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8D326D" w14:textId="4AE896BF" w:rsidR="00C77B17" w:rsidRPr="00C77B17" w:rsidRDefault="00C77B17" w:rsidP="00C77B17">
      <w:pPr>
        <w:spacing w:before="100" w:beforeAutospacing="1" w:after="100" w:afterAutospacing="1" w:line="240" w:lineRule="auto"/>
        <w:rPr>
          <w:rFonts w:ascii="Times New Roman" w:eastAsia="Times New Roman" w:hAnsi="Times New Roman" w:cs="Times New Roman"/>
          <w:sz w:val="24"/>
          <w:szCs w:val="24"/>
          <w:lang w:eastAsia="fr-FR"/>
        </w:rPr>
      </w:pPr>
      <w:bookmarkStart w:id="0" w:name="_Hlk150440135"/>
      <w:r w:rsidRPr="00C77B17">
        <w:rPr>
          <w:rFonts w:ascii="Times New Roman" w:eastAsia="Times New Roman" w:hAnsi="Times New Roman" w:cs="Times New Roman"/>
          <w:noProof/>
          <w:sz w:val="24"/>
          <w:szCs w:val="24"/>
          <w:lang w:eastAsia="fr-FR"/>
        </w:rPr>
        <w:drawing>
          <wp:anchor distT="0" distB="0" distL="114300" distR="114300" simplePos="0" relativeHeight="251658240" behindDoc="1" locked="0" layoutInCell="1" allowOverlap="1" wp14:anchorId="053619EC" wp14:editId="59E987FB">
            <wp:simplePos x="0" y="0"/>
            <wp:positionH relativeFrom="column">
              <wp:posOffset>-316230</wp:posOffset>
            </wp:positionH>
            <wp:positionV relativeFrom="paragraph">
              <wp:posOffset>-216535</wp:posOffset>
            </wp:positionV>
            <wp:extent cx="7001845" cy="9900000"/>
            <wp:effectExtent l="0" t="0" r="8890" b="6350"/>
            <wp:wrapNone/>
            <wp:docPr id="1" name="Image 1" descr="S:\COMMUNICATION\COM 2024-2025\KIT COMMUNICATION INTERNE\SYLLABUS\2024-2025\COUVERTURE\Couvertures 24 - 25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OMMUNICATION\COM 2024-2025\KIT COMMUNICATION INTERNE\SYLLABUS\2024-2025\COUVERTURE\Couvertures 24 - 256.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7001845" cy="99000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DCE1959" w14:textId="5102961C" w:rsidR="00751A65" w:rsidRDefault="00751A65">
      <w:r>
        <w:br w:type="page"/>
      </w:r>
    </w:p>
    <w:tbl>
      <w:tblPr>
        <w:tblW w:w="9782" w:type="dxa"/>
        <w:tblInd w:w="-294" w:type="dxa"/>
        <w:tblLayout w:type="fixed"/>
        <w:tblCellMar>
          <w:left w:w="0" w:type="dxa"/>
          <w:right w:w="0" w:type="dxa"/>
        </w:tblCellMar>
        <w:tblLook w:val="01E0" w:firstRow="1" w:lastRow="1" w:firstColumn="1" w:lastColumn="1" w:noHBand="0" w:noVBand="0"/>
      </w:tblPr>
      <w:tblGrid>
        <w:gridCol w:w="9782"/>
      </w:tblGrid>
      <w:tr w:rsidR="004470D8" w:rsidRPr="009E01A7" w14:paraId="513C87F6" w14:textId="77777777" w:rsidTr="009E0A0E">
        <w:trPr>
          <w:trHeight w:hRule="exact" w:val="524"/>
        </w:trPr>
        <w:tc>
          <w:tcPr>
            <w:tcW w:w="9782" w:type="dxa"/>
            <w:tcBorders>
              <w:top w:val="single" w:sz="8" w:space="0" w:color="6F2F9F"/>
              <w:left w:val="single" w:sz="8" w:space="0" w:color="6F2F9F"/>
              <w:bottom w:val="single" w:sz="4" w:space="0" w:color="auto"/>
              <w:right w:val="single" w:sz="8" w:space="0" w:color="6F2F9F"/>
            </w:tcBorders>
            <w:shd w:val="clear" w:color="auto" w:fill="62257F"/>
            <w:vAlign w:val="center"/>
          </w:tcPr>
          <w:p w14:paraId="0480835F" w14:textId="5954304F" w:rsidR="004470D8" w:rsidRPr="00BC71AD" w:rsidRDefault="004470D8" w:rsidP="0076060A">
            <w:pPr>
              <w:spacing w:after="0" w:line="240" w:lineRule="auto"/>
              <w:ind w:left="143" w:right="-23"/>
              <w:jc w:val="center"/>
              <w:rPr>
                <w:rFonts w:ascii="Ando Bold" w:eastAsia="Calibri" w:hAnsi="Ando Bold" w:cs="Calibri"/>
                <w:color w:val="FFFFFF" w:themeColor="background1"/>
                <w:sz w:val="32"/>
                <w:szCs w:val="24"/>
              </w:rPr>
            </w:pPr>
            <w:r w:rsidRPr="00BC71AD">
              <w:rPr>
                <w:rFonts w:ascii="Ando Bold" w:eastAsia="Calibri" w:hAnsi="Ando Bold" w:cs="Calibri"/>
                <w:bCs/>
                <w:color w:val="FFFFFF" w:themeColor="background1"/>
                <w:position w:val="1"/>
                <w:sz w:val="44"/>
                <w:szCs w:val="24"/>
              </w:rPr>
              <w:lastRenderedPageBreak/>
              <w:t>UE9.1 PILOTAGE DE L’INNOVATION</w:t>
            </w:r>
          </w:p>
        </w:tc>
      </w:tr>
      <w:bookmarkEnd w:id="0"/>
    </w:tbl>
    <w:p w14:paraId="1A38C7E7" w14:textId="77777777" w:rsidR="004470D8" w:rsidRDefault="004470D8"/>
    <w:tbl>
      <w:tblPr>
        <w:tblW w:w="9748" w:type="dxa"/>
        <w:tblInd w:w="-294" w:type="dxa"/>
        <w:tblBorders>
          <w:top w:val="single" w:sz="12" w:space="0" w:color="FFFFFF" w:themeColor="background1"/>
          <w:left w:val="single" w:sz="12" w:space="0" w:color="FFFFFF" w:themeColor="background1"/>
          <w:bottom w:val="single" w:sz="12" w:space="0" w:color="FFFFFF" w:themeColor="background1"/>
          <w:right w:val="single" w:sz="12" w:space="0" w:color="FFFFFF" w:themeColor="background1"/>
          <w:insideH w:val="single" w:sz="12" w:space="0" w:color="FFFFFF" w:themeColor="background1"/>
          <w:insideV w:val="single" w:sz="12" w:space="0" w:color="FFFFFF" w:themeColor="background1"/>
        </w:tblBorders>
        <w:tblLayout w:type="fixed"/>
        <w:tblCellMar>
          <w:left w:w="0" w:type="dxa"/>
          <w:right w:w="0" w:type="dxa"/>
        </w:tblCellMar>
        <w:tblLook w:val="01E0" w:firstRow="1" w:lastRow="1" w:firstColumn="1" w:lastColumn="1" w:noHBand="0" w:noVBand="0"/>
      </w:tblPr>
      <w:tblGrid>
        <w:gridCol w:w="1951"/>
        <w:gridCol w:w="567"/>
        <w:gridCol w:w="1843"/>
        <w:gridCol w:w="3404"/>
        <w:gridCol w:w="1983"/>
      </w:tblGrid>
      <w:tr w:rsidR="00BD791B" w14:paraId="3FCD8D32" w14:textId="77777777" w:rsidTr="006236C0">
        <w:trPr>
          <w:trHeight w:hRule="exact" w:val="890"/>
        </w:trPr>
        <w:tc>
          <w:tcPr>
            <w:tcW w:w="9748" w:type="dxa"/>
            <w:gridSpan w:val="5"/>
            <w:shd w:val="clear" w:color="auto" w:fill="62257F"/>
            <w:vAlign w:val="center"/>
          </w:tcPr>
          <w:p w14:paraId="37B542B9" w14:textId="77777777" w:rsidR="00BD791B" w:rsidRPr="00BC71AD" w:rsidRDefault="00BD791B" w:rsidP="006236C0">
            <w:pPr>
              <w:spacing w:before="1" w:after="0" w:line="240" w:lineRule="auto"/>
              <w:ind w:left="29" w:right="74"/>
              <w:jc w:val="center"/>
              <w:rPr>
                <w:rFonts w:ascii="Ando Bold" w:eastAsia="Calibri" w:hAnsi="Ando Bold" w:cs="Calibri"/>
                <w:color w:val="FFFFFF" w:themeColor="background1"/>
                <w:sz w:val="24"/>
                <w:szCs w:val="24"/>
              </w:rPr>
            </w:pPr>
            <w:r w:rsidRPr="00BC71AD">
              <w:rPr>
                <w:rFonts w:ascii="Ando Bold" w:eastAsia="Calibri" w:hAnsi="Ando Bold" w:cs="Calibri"/>
                <w:bCs/>
                <w:color w:val="FFFFFF" w:themeColor="background1"/>
                <w:spacing w:val="-1"/>
                <w:sz w:val="40"/>
                <w:szCs w:val="24"/>
              </w:rPr>
              <w:t>[</w:t>
            </w:r>
            <w:r w:rsidRPr="00BC71AD">
              <w:rPr>
                <w:rFonts w:ascii="Ando Bold" w:eastAsia="Calibri" w:hAnsi="Ando Bold" w:cs="Calibri"/>
                <w:bCs/>
                <w:color w:val="FFFFFF" w:themeColor="background1"/>
                <w:sz w:val="40"/>
                <w:szCs w:val="24"/>
              </w:rPr>
              <w:t>C</w:t>
            </w:r>
            <w:r w:rsidRPr="00BC71AD">
              <w:rPr>
                <w:rFonts w:ascii="Ando Bold" w:eastAsia="Calibri" w:hAnsi="Ando Bold" w:cs="Calibri"/>
                <w:bCs/>
                <w:color w:val="FFFFFF" w:themeColor="background1"/>
                <w:spacing w:val="1"/>
                <w:sz w:val="40"/>
                <w:szCs w:val="24"/>
              </w:rPr>
              <w:t>I</w:t>
            </w:r>
            <w:r w:rsidRPr="00BC71AD">
              <w:rPr>
                <w:rFonts w:ascii="Ando Bold" w:eastAsia="Calibri" w:hAnsi="Ando Bold" w:cs="Calibri"/>
                <w:bCs/>
                <w:color w:val="FFFFFF" w:themeColor="background1"/>
                <w:sz w:val="40"/>
                <w:szCs w:val="24"/>
              </w:rPr>
              <w:t>9]</w:t>
            </w:r>
            <w:r w:rsidRPr="00BC71AD">
              <w:rPr>
                <w:rFonts w:ascii="Ando Bold" w:eastAsia="Calibri" w:hAnsi="Ando Bold" w:cs="Calibri"/>
                <w:bCs/>
                <w:color w:val="FFFFFF" w:themeColor="background1"/>
                <w:spacing w:val="-4"/>
                <w:sz w:val="40"/>
                <w:szCs w:val="24"/>
              </w:rPr>
              <w:t xml:space="preserve"> </w:t>
            </w:r>
            <w:r w:rsidRPr="00830B88">
              <w:rPr>
                <w:rFonts w:ascii="Ando Bold" w:eastAsia="Calibri" w:hAnsi="Ando Bold" w:cs="Calibri"/>
                <w:bCs/>
                <w:color w:val="FFFFFF" w:themeColor="background1"/>
                <w:spacing w:val="-1"/>
                <w:sz w:val="40"/>
                <w:szCs w:val="24"/>
              </w:rPr>
              <w:t>Outils du Chef de Projet :</w:t>
            </w:r>
            <w:r>
              <w:rPr>
                <w:rFonts w:ascii="Ando Bold" w:eastAsia="Calibri" w:hAnsi="Ando Bold" w:cs="Calibri"/>
                <w:bCs/>
                <w:color w:val="FFFFFF" w:themeColor="background1"/>
                <w:spacing w:val="-1"/>
                <w:sz w:val="40"/>
                <w:szCs w:val="24"/>
              </w:rPr>
              <w:t xml:space="preserve"> </w:t>
            </w:r>
            <w:r w:rsidRPr="00830B88">
              <w:rPr>
                <w:rFonts w:ascii="Ando Bold" w:eastAsia="Calibri" w:hAnsi="Ando Bold" w:cs="Calibri"/>
                <w:bCs/>
                <w:color w:val="FFFFFF" w:themeColor="background1"/>
                <w:spacing w:val="-1"/>
                <w:sz w:val="40"/>
                <w:szCs w:val="24"/>
              </w:rPr>
              <w:t>Du Business Plan à la Réalisation</w:t>
            </w:r>
          </w:p>
        </w:tc>
      </w:tr>
      <w:tr w:rsidR="00BD791B" w14:paraId="3FA5F83C" w14:textId="77777777" w:rsidTr="006236C0">
        <w:trPr>
          <w:trHeight w:hRule="exact" w:val="415"/>
        </w:trPr>
        <w:tc>
          <w:tcPr>
            <w:tcW w:w="1951" w:type="dxa"/>
            <w:shd w:val="clear" w:color="auto" w:fill="282D46"/>
            <w:vAlign w:val="center"/>
          </w:tcPr>
          <w:p w14:paraId="4BAE96C6" w14:textId="77777777" w:rsidR="00BD791B" w:rsidRPr="0097068E" w:rsidRDefault="00BD791B" w:rsidP="006236C0">
            <w:pPr>
              <w:spacing w:after="0" w:line="240" w:lineRule="auto"/>
              <w:ind w:left="142" w:right="-23"/>
              <w:rPr>
                <w:rFonts w:ascii="Roboto Condensed" w:eastAsia="Calibri" w:hAnsi="Roboto Condensed" w:cs="Calibri"/>
                <w:b/>
                <w:color w:val="FFFFFF" w:themeColor="background1"/>
              </w:rPr>
            </w:pPr>
            <w:r w:rsidRPr="0097068E">
              <w:rPr>
                <w:rFonts w:ascii="Roboto Condensed" w:eastAsia="Calibri" w:hAnsi="Roboto Condensed" w:cs="Calibri"/>
                <w:b/>
                <w:bCs/>
                <w:color w:val="FFFFFF" w:themeColor="background1"/>
                <w:spacing w:val="-1"/>
              </w:rPr>
              <w:t>S</w:t>
            </w:r>
            <w:r w:rsidRPr="0097068E">
              <w:rPr>
                <w:rFonts w:ascii="Roboto Condensed" w:eastAsia="Calibri" w:hAnsi="Roboto Condensed" w:cs="Calibri"/>
                <w:b/>
                <w:bCs/>
                <w:color w:val="FFFFFF" w:themeColor="background1"/>
              </w:rPr>
              <w:t>E</w:t>
            </w:r>
            <w:r w:rsidRPr="0097068E">
              <w:rPr>
                <w:rFonts w:ascii="Roboto Condensed" w:eastAsia="Calibri" w:hAnsi="Roboto Condensed" w:cs="Calibri"/>
                <w:b/>
                <w:bCs/>
                <w:color w:val="FFFFFF" w:themeColor="background1"/>
                <w:spacing w:val="-1"/>
              </w:rPr>
              <w:t>M</w:t>
            </w:r>
            <w:r w:rsidRPr="0097068E">
              <w:rPr>
                <w:rFonts w:ascii="Roboto Condensed" w:eastAsia="Calibri" w:hAnsi="Roboto Condensed" w:cs="Calibri"/>
                <w:b/>
                <w:bCs/>
                <w:color w:val="FFFFFF" w:themeColor="background1"/>
              </w:rPr>
              <w:t>E</w:t>
            </w:r>
            <w:r w:rsidRPr="0097068E">
              <w:rPr>
                <w:rFonts w:ascii="Roboto Condensed" w:eastAsia="Calibri" w:hAnsi="Roboto Condensed" w:cs="Calibri"/>
                <w:b/>
                <w:bCs/>
                <w:color w:val="FFFFFF" w:themeColor="background1"/>
                <w:spacing w:val="-1"/>
              </w:rPr>
              <w:t>S</w:t>
            </w:r>
            <w:r w:rsidRPr="0097068E">
              <w:rPr>
                <w:rFonts w:ascii="Roboto Condensed" w:eastAsia="Calibri" w:hAnsi="Roboto Condensed" w:cs="Calibri"/>
                <w:b/>
                <w:bCs/>
                <w:color w:val="FFFFFF" w:themeColor="background1"/>
                <w:spacing w:val="1"/>
              </w:rPr>
              <w:t>T</w:t>
            </w:r>
            <w:r w:rsidRPr="0097068E">
              <w:rPr>
                <w:rFonts w:ascii="Roboto Condensed" w:eastAsia="Calibri" w:hAnsi="Roboto Condensed" w:cs="Calibri"/>
                <w:b/>
                <w:bCs/>
                <w:color w:val="FFFFFF" w:themeColor="background1"/>
              </w:rPr>
              <w:t>RE</w:t>
            </w:r>
            <w:r w:rsidRPr="0097068E">
              <w:rPr>
                <w:rFonts w:ascii="Roboto Condensed" w:eastAsia="Calibri" w:hAnsi="Roboto Condensed" w:cs="Calibri"/>
                <w:b/>
                <w:bCs/>
                <w:color w:val="FFFFFF" w:themeColor="background1"/>
                <w:spacing w:val="-1"/>
              </w:rPr>
              <w:t xml:space="preserve"> </w:t>
            </w:r>
            <w:r w:rsidRPr="0097068E">
              <w:rPr>
                <w:rFonts w:ascii="Roboto Condensed" w:eastAsia="Calibri" w:hAnsi="Roboto Condensed" w:cs="Calibri"/>
                <w:b/>
                <w:bCs/>
                <w:color w:val="FFFFFF" w:themeColor="background1"/>
              </w:rPr>
              <w:t>9</w:t>
            </w:r>
          </w:p>
        </w:tc>
        <w:tc>
          <w:tcPr>
            <w:tcW w:w="5814" w:type="dxa"/>
            <w:gridSpan w:val="3"/>
            <w:tcBorders>
              <w:bottom w:val="single" w:sz="4" w:space="0" w:color="auto"/>
            </w:tcBorders>
            <w:shd w:val="clear" w:color="auto" w:fill="F1E5F7"/>
            <w:vAlign w:val="center"/>
          </w:tcPr>
          <w:p w14:paraId="03DAFB15" w14:textId="77777777" w:rsidR="00BD791B" w:rsidRPr="00550FD7" w:rsidRDefault="00BD791B" w:rsidP="006236C0">
            <w:pPr>
              <w:spacing w:after="0" w:line="240" w:lineRule="auto"/>
              <w:ind w:left="96" w:right="-23"/>
              <w:rPr>
                <w:rFonts w:ascii="Roboto Condensed" w:eastAsia="Calibri" w:hAnsi="Roboto Condensed" w:cs="Calibri"/>
              </w:rPr>
            </w:pPr>
            <w:r w:rsidRPr="00A860D8">
              <w:rPr>
                <w:rFonts w:ascii="Roboto Condensed" w:eastAsia="Calibri" w:hAnsi="Roboto Condensed" w:cs="Calibri"/>
                <w:spacing w:val="1"/>
                <w:position w:val="1"/>
              </w:rPr>
              <w:t>Pô</w:t>
            </w:r>
            <w:r w:rsidRPr="00A860D8">
              <w:rPr>
                <w:rFonts w:ascii="Roboto Condensed" w:eastAsia="Calibri" w:hAnsi="Roboto Condensed" w:cs="Calibri"/>
                <w:spacing w:val="-3"/>
                <w:position w:val="1"/>
              </w:rPr>
              <w:t>l</w:t>
            </w:r>
            <w:r w:rsidRPr="00A860D8">
              <w:rPr>
                <w:rFonts w:ascii="Roboto Condensed" w:eastAsia="Calibri" w:hAnsi="Roboto Condensed" w:cs="Calibri"/>
                <w:position w:val="1"/>
              </w:rPr>
              <w:t>e</w:t>
            </w:r>
            <w:r w:rsidRPr="00A860D8">
              <w:rPr>
                <w:rFonts w:ascii="Roboto Condensed" w:eastAsia="Calibri" w:hAnsi="Roboto Condensed" w:cs="Calibri"/>
                <w:spacing w:val="2"/>
                <w:position w:val="1"/>
              </w:rPr>
              <w:t xml:space="preserve"> </w:t>
            </w:r>
            <w:r w:rsidRPr="00A860D8">
              <w:rPr>
                <w:rFonts w:ascii="Roboto Condensed" w:eastAsia="Calibri" w:hAnsi="Roboto Condensed" w:cs="Calibri"/>
                <w:position w:val="1"/>
              </w:rPr>
              <w:t>:</w:t>
            </w:r>
            <w:r w:rsidRPr="00A860D8">
              <w:rPr>
                <w:rFonts w:ascii="Roboto Condensed" w:eastAsia="Calibri" w:hAnsi="Roboto Condensed" w:cs="Calibri"/>
                <w:spacing w:val="-1"/>
                <w:position w:val="1"/>
              </w:rPr>
              <w:t xml:space="preserve"> </w:t>
            </w:r>
            <w:r w:rsidRPr="00A860D8">
              <w:rPr>
                <w:rFonts w:ascii="Roboto Condensed" w:eastAsia="Calibri" w:hAnsi="Roboto Condensed" w:cs="Calibri"/>
                <w:position w:val="1"/>
              </w:rPr>
              <w:t>C</w:t>
            </w:r>
            <w:r w:rsidRPr="00A860D8">
              <w:rPr>
                <w:rFonts w:ascii="Roboto Condensed" w:eastAsia="Calibri" w:hAnsi="Roboto Condensed" w:cs="Calibri"/>
                <w:spacing w:val="1"/>
                <w:position w:val="1"/>
              </w:rPr>
              <w:t>o</w:t>
            </w:r>
            <w:r w:rsidRPr="00A860D8">
              <w:rPr>
                <w:rFonts w:ascii="Roboto Condensed" w:eastAsia="Calibri" w:hAnsi="Roboto Condensed" w:cs="Calibri"/>
                <w:spacing w:val="-3"/>
                <w:position w:val="1"/>
              </w:rPr>
              <w:t>n</w:t>
            </w:r>
            <w:r w:rsidRPr="00A860D8">
              <w:rPr>
                <w:rFonts w:ascii="Roboto Condensed" w:eastAsia="Calibri" w:hAnsi="Roboto Condensed" w:cs="Calibri"/>
                <w:position w:val="1"/>
              </w:rPr>
              <w:t>cept</w:t>
            </w:r>
            <w:r w:rsidRPr="00A860D8">
              <w:rPr>
                <w:rFonts w:ascii="Roboto Condensed" w:eastAsia="Calibri" w:hAnsi="Roboto Condensed" w:cs="Calibri"/>
                <w:spacing w:val="-2"/>
                <w:position w:val="1"/>
              </w:rPr>
              <w:t>i</w:t>
            </w:r>
            <w:r w:rsidRPr="00A860D8">
              <w:rPr>
                <w:rFonts w:ascii="Roboto Condensed" w:eastAsia="Calibri" w:hAnsi="Roboto Condensed" w:cs="Calibri"/>
                <w:spacing w:val="1"/>
                <w:position w:val="1"/>
              </w:rPr>
              <w:t>o</w:t>
            </w:r>
            <w:r w:rsidRPr="00A860D8">
              <w:rPr>
                <w:rFonts w:ascii="Roboto Condensed" w:eastAsia="Calibri" w:hAnsi="Roboto Condensed" w:cs="Calibri"/>
                <w:spacing w:val="-1"/>
                <w:position w:val="1"/>
              </w:rPr>
              <w:t>n</w:t>
            </w:r>
            <w:r w:rsidRPr="00A860D8">
              <w:rPr>
                <w:rFonts w:ascii="Roboto Condensed" w:eastAsia="Calibri" w:hAnsi="Roboto Condensed" w:cs="Calibri"/>
                <w:spacing w:val="1"/>
                <w:position w:val="1"/>
              </w:rPr>
              <w:t>/</w:t>
            </w:r>
            <w:r w:rsidRPr="00A860D8">
              <w:rPr>
                <w:rFonts w:ascii="Roboto Condensed" w:eastAsia="Calibri" w:hAnsi="Roboto Condensed" w:cs="Calibri"/>
                <w:position w:val="1"/>
              </w:rPr>
              <w:t>I</w:t>
            </w:r>
            <w:r w:rsidRPr="00A860D8">
              <w:rPr>
                <w:rFonts w:ascii="Roboto Condensed" w:eastAsia="Calibri" w:hAnsi="Roboto Condensed" w:cs="Calibri"/>
                <w:spacing w:val="-1"/>
                <w:position w:val="1"/>
              </w:rPr>
              <w:t>nno</w:t>
            </w:r>
            <w:r w:rsidRPr="00A860D8">
              <w:rPr>
                <w:rFonts w:ascii="Roboto Condensed" w:eastAsia="Calibri" w:hAnsi="Roboto Condensed" w:cs="Calibri"/>
                <w:spacing w:val="1"/>
                <w:position w:val="1"/>
              </w:rPr>
              <w:t>v</w:t>
            </w:r>
            <w:r w:rsidRPr="00A860D8">
              <w:rPr>
                <w:rFonts w:ascii="Roboto Condensed" w:eastAsia="Calibri" w:hAnsi="Roboto Condensed" w:cs="Calibri"/>
                <w:position w:val="1"/>
              </w:rPr>
              <w:t>at</w:t>
            </w:r>
            <w:r w:rsidRPr="00A860D8">
              <w:rPr>
                <w:rFonts w:ascii="Roboto Condensed" w:eastAsia="Calibri" w:hAnsi="Roboto Condensed" w:cs="Calibri"/>
                <w:spacing w:val="-2"/>
                <w:position w:val="1"/>
              </w:rPr>
              <w:t>i</w:t>
            </w:r>
            <w:r w:rsidRPr="00A860D8">
              <w:rPr>
                <w:rFonts w:ascii="Roboto Condensed" w:eastAsia="Calibri" w:hAnsi="Roboto Condensed" w:cs="Calibri"/>
                <w:spacing w:val="1"/>
                <w:position w:val="1"/>
              </w:rPr>
              <w:t>o</w:t>
            </w:r>
            <w:r w:rsidRPr="00A860D8">
              <w:rPr>
                <w:rFonts w:ascii="Roboto Condensed" w:eastAsia="Calibri" w:hAnsi="Roboto Condensed" w:cs="Calibri"/>
                <w:position w:val="1"/>
              </w:rPr>
              <w:t>n</w:t>
            </w:r>
          </w:p>
        </w:tc>
        <w:tc>
          <w:tcPr>
            <w:tcW w:w="1983" w:type="dxa"/>
            <w:shd w:val="clear" w:color="auto" w:fill="F1E5F7"/>
            <w:vAlign w:val="center"/>
          </w:tcPr>
          <w:p w14:paraId="02DEFD3E" w14:textId="77777777" w:rsidR="00BD791B" w:rsidRPr="00550FD7" w:rsidRDefault="00BD791B" w:rsidP="006236C0">
            <w:pPr>
              <w:spacing w:after="0" w:line="240" w:lineRule="auto"/>
              <w:ind w:left="171" w:right="-20"/>
              <w:rPr>
                <w:rFonts w:ascii="Roboto Condensed" w:eastAsia="Calibri" w:hAnsi="Roboto Condensed" w:cs="Calibri"/>
              </w:rPr>
            </w:pPr>
            <w:r w:rsidRPr="00550FD7">
              <w:rPr>
                <w:rFonts w:ascii="Roboto Condensed" w:eastAsia="Calibri" w:hAnsi="Roboto Condensed" w:cs="Calibri"/>
                <w:i/>
                <w:color w:val="A6A6A6"/>
                <w:spacing w:val="1"/>
              </w:rPr>
              <w:t>M</w:t>
            </w:r>
            <w:r w:rsidRPr="00550FD7">
              <w:rPr>
                <w:rFonts w:ascii="Roboto Condensed" w:eastAsia="Calibri" w:hAnsi="Roboto Condensed" w:cs="Calibri"/>
                <w:i/>
                <w:color w:val="A6A6A6"/>
              </w:rPr>
              <w:t>AJ</w:t>
            </w:r>
            <w:r w:rsidRPr="00550FD7">
              <w:rPr>
                <w:rFonts w:ascii="Roboto Condensed" w:eastAsia="Calibri" w:hAnsi="Roboto Condensed" w:cs="Calibri"/>
                <w:i/>
                <w:color w:val="A6A6A6"/>
                <w:spacing w:val="-1"/>
              </w:rPr>
              <w:t xml:space="preserve"> </w:t>
            </w:r>
            <w:r w:rsidRPr="00550FD7">
              <w:rPr>
                <w:rFonts w:ascii="Roboto Condensed" w:eastAsia="Calibri" w:hAnsi="Roboto Condensed" w:cs="Calibri"/>
                <w:i/>
                <w:color w:val="A6A6A6"/>
              </w:rPr>
              <w:t>:</w:t>
            </w:r>
            <w:r w:rsidRPr="00550FD7">
              <w:rPr>
                <w:rFonts w:ascii="Roboto Condensed" w:eastAsia="Calibri" w:hAnsi="Roboto Condensed" w:cs="Calibri"/>
                <w:i/>
                <w:color w:val="A6A6A6"/>
                <w:spacing w:val="-1"/>
              </w:rPr>
              <w:t xml:space="preserve"> </w:t>
            </w:r>
            <w:r>
              <w:rPr>
                <w:rFonts w:ascii="Roboto Condensed" w:eastAsia="Calibri" w:hAnsi="Roboto Condensed" w:cs="Calibri"/>
                <w:i/>
                <w:color w:val="A6A6A6"/>
                <w:spacing w:val="1"/>
              </w:rPr>
              <w:t>07</w:t>
            </w:r>
            <w:r w:rsidRPr="00550FD7">
              <w:rPr>
                <w:rFonts w:ascii="Roboto Condensed" w:eastAsia="Calibri" w:hAnsi="Roboto Condensed" w:cs="Calibri"/>
                <w:i/>
                <w:color w:val="A6A6A6"/>
                <w:spacing w:val="1"/>
              </w:rPr>
              <w:t>/</w:t>
            </w:r>
            <w:r w:rsidRPr="00550FD7">
              <w:rPr>
                <w:rFonts w:ascii="Roboto Condensed" w:eastAsia="Calibri" w:hAnsi="Roboto Condensed" w:cs="Calibri"/>
                <w:i/>
                <w:color w:val="A6A6A6"/>
                <w:spacing w:val="-2"/>
              </w:rPr>
              <w:t>20</w:t>
            </w:r>
            <w:r>
              <w:rPr>
                <w:rFonts w:ascii="Roboto Condensed" w:eastAsia="Calibri" w:hAnsi="Roboto Condensed" w:cs="Calibri"/>
                <w:i/>
                <w:color w:val="A6A6A6"/>
                <w:spacing w:val="-2"/>
              </w:rPr>
              <w:t>24</w:t>
            </w:r>
          </w:p>
        </w:tc>
      </w:tr>
      <w:tr w:rsidR="00BD791B" w14:paraId="69A96100" w14:textId="77777777" w:rsidTr="006236C0">
        <w:trPr>
          <w:trHeight w:hRule="exact" w:val="360"/>
        </w:trPr>
        <w:tc>
          <w:tcPr>
            <w:tcW w:w="4361" w:type="dxa"/>
            <w:gridSpan w:val="3"/>
            <w:shd w:val="clear" w:color="auto" w:fill="F1E5F7"/>
            <w:vAlign w:val="center"/>
          </w:tcPr>
          <w:p w14:paraId="5D30DEEE" w14:textId="77777777" w:rsidR="00BD791B" w:rsidRPr="001C04B7" w:rsidRDefault="00BD791B" w:rsidP="006236C0">
            <w:pPr>
              <w:spacing w:after="0" w:line="240" w:lineRule="auto"/>
              <w:ind w:left="97" w:right="-20"/>
              <w:rPr>
                <w:rFonts w:ascii="Roboto Condensed" w:eastAsia="Calibri" w:hAnsi="Roboto Condensed" w:cs="Calibri"/>
              </w:rPr>
            </w:pPr>
            <w:r w:rsidRPr="005B57FF">
              <w:rPr>
                <w:rFonts w:ascii="Roboto Condensed" w:eastAsia="Calibri" w:hAnsi="Roboto Condensed" w:cs="Calibri"/>
                <w:b/>
                <w:spacing w:val="-1"/>
                <w:position w:val="1"/>
              </w:rPr>
              <w:t>H</w:t>
            </w:r>
            <w:r w:rsidRPr="005B57FF">
              <w:rPr>
                <w:rFonts w:ascii="Roboto Condensed" w:eastAsia="Calibri" w:hAnsi="Roboto Condensed" w:cs="Calibri"/>
                <w:b/>
                <w:spacing w:val="1"/>
                <w:position w:val="1"/>
              </w:rPr>
              <w:t>o</w:t>
            </w:r>
            <w:r w:rsidRPr="005B57FF">
              <w:rPr>
                <w:rFonts w:ascii="Roboto Condensed" w:eastAsia="Calibri" w:hAnsi="Roboto Condensed" w:cs="Calibri"/>
                <w:b/>
                <w:position w:val="1"/>
              </w:rPr>
              <w:t>ra</w:t>
            </w:r>
            <w:r w:rsidRPr="005B57FF">
              <w:rPr>
                <w:rFonts w:ascii="Roboto Condensed" w:eastAsia="Calibri" w:hAnsi="Roboto Condensed" w:cs="Calibri"/>
                <w:b/>
                <w:spacing w:val="-1"/>
                <w:position w:val="1"/>
              </w:rPr>
              <w:t>i</w:t>
            </w:r>
            <w:r w:rsidRPr="005B57FF">
              <w:rPr>
                <w:rFonts w:ascii="Roboto Condensed" w:eastAsia="Calibri" w:hAnsi="Roboto Condensed" w:cs="Calibri"/>
                <w:b/>
                <w:position w:val="1"/>
              </w:rPr>
              <w:t>re</w:t>
            </w:r>
            <w:r w:rsidRPr="005B57FF">
              <w:rPr>
                <w:rFonts w:ascii="Roboto Condensed" w:eastAsia="Calibri" w:hAnsi="Roboto Condensed" w:cs="Calibri"/>
                <w:b/>
                <w:spacing w:val="1"/>
                <w:position w:val="1"/>
              </w:rPr>
              <w:t xml:space="preserve"> </w:t>
            </w:r>
            <w:r w:rsidRPr="005B57FF">
              <w:rPr>
                <w:rFonts w:ascii="Roboto Condensed" w:eastAsia="Calibri" w:hAnsi="Roboto Condensed" w:cs="Calibri"/>
                <w:b/>
                <w:spacing w:val="-1"/>
                <w:position w:val="1"/>
              </w:rPr>
              <w:t>p</w:t>
            </w:r>
            <w:r w:rsidRPr="005B57FF">
              <w:rPr>
                <w:rFonts w:ascii="Roboto Condensed" w:eastAsia="Calibri" w:hAnsi="Roboto Condensed" w:cs="Calibri"/>
                <w:b/>
                <w:spacing w:val="-3"/>
                <w:position w:val="1"/>
              </w:rPr>
              <w:t>r</w:t>
            </w:r>
            <w:r w:rsidRPr="005B57FF">
              <w:rPr>
                <w:rFonts w:ascii="Roboto Condensed" w:eastAsia="Calibri" w:hAnsi="Roboto Condensed" w:cs="Calibri"/>
                <w:b/>
                <w:position w:val="1"/>
              </w:rPr>
              <w:t>és</w:t>
            </w:r>
            <w:r w:rsidRPr="005B57FF">
              <w:rPr>
                <w:rFonts w:ascii="Roboto Condensed" w:eastAsia="Calibri" w:hAnsi="Roboto Condensed" w:cs="Calibri"/>
                <w:b/>
                <w:spacing w:val="1"/>
                <w:position w:val="1"/>
              </w:rPr>
              <w:t>e</w:t>
            </w:r>
            <w:r w:rsidRPr="005B57FF">
              <w:rPr>
                <w:rFonts w:ascii="Roboto Condensed" w:eastAsia="Calibri" w:hAnsi="Roboto Condensed" w:cs="Calibri"/>
                <w:b/>
                <w:spacing w:val="-1"/>
                <w:position w:val="1"/>
              </w:rPr>
              <w:t>n</w:t>
            </w:r>
            <w:r w:rsidRPr="005B57FF">
              <w:rPr>
                <w:rFonts w:ascii="Roboto Condensed" w:eastAsia="Calibri" w:hAnsi="Roboto Condensed" w:cs="Calibri"/>
                <w:b/>
                <w:position w:val="1"/>
              </w:rPr>
              <w:t>t</w:t>
            </w:r>
            <w:r w:rsidRPr="005B57FF">
              <w:rPr>
                <w:rFonts w:ascii="Roboto Condensed" w:eastAsia="Calibri" w:hAnsi="Roboto Condensed" w:cs="Calibri"/>
                <w:b/>
                <w:spacing w:val="-2"/>
                <w:position w:val="1"/>
              </w:rPr>
              <w:t>i</w:t>
            </w:r>
            <w:r w:rsidRPr="005B57FF">
              <w:rPr>
                <w:rFonts w:ascii="Roboto Condensed" w:eastAsia="Calibri" w:hAnsi="Roboto Condensed" w:cs="Calibri"/>
                <w:b/>
                <w:position w:val="1"/>
              </w:rPr>
              <w:t>el</w:t>
            </w:r>
            <w:r w:rsidRPr="005B57FF">
              <w:rPr>
                <w:rFonts w:ascii="Roboto Condensed" w:eastAsia="Calibri" w:hAnsi="Roboto Condensed" w:cs="Calibri"/>
                <w:b/>
                <w:spacing w:val="1"/>
                <w:position w:val="1"/>
              </w:rPr>
              <w:t xml:space="preserve"> </w:t>
            </w:r>
            <w:r w:rsidRPr="005B57FF">
              <w:rPr>
                <w:rFonts w:ascii="Roboto Condensed" w:eastAsia="Calibri" w:hAnsi="Roboto Condensed" w:cs="Calibri"/>
                <w:b/>
                <w:position w:val="1"/>
              </w:rPr>
              <w:t>:</w:t>
            </w:r>
            <w:r w:rsidRPr="005B57FF">
              <w:rPr>
                <w:rFonts w:ascii="Roboto Condensed" w:eastAsia="Calibri" w:hAnsi="Roboto Condensed" w:cs="Calibri"/>
                <w:b/>
                <w:spacing w:val="-1"/>
                <w:position w:val="1"/>
              </w:rPr>
              <w:t xml:space="preserve"> 4</w:t>
            </w:r>
            <w:r w:rsidRPr="005B57FF">
              <w:rPr>
                <w:rFonts w:ascii="Roboto Condensed" w:eastAsia="Calibri" w:hAnsi="Roboto Condensed" w:cs="Calibri"/>
                <w:b/>
                <w:position w:val="1"/>
              </w:rPr>
              <w:t>h</w:t>
            </w:r>
            <w:r w:rsidRPr="005B57FF">
              <w:rPr>
                <w:rFonts w:ascii="Roboto Condensed" w:eastAsia="Calibri" w:hAnsi="Roboto Condensed" w:cs="Calibri"/>
                <w:b/>
                <w:spacing w:val="-1"/>
                <w:position w:val="1"/>
              </w:rPr>
              <w:t xml:space="preserve"> </w:t>
            </w:r>
            <w:r w:rsidRPr="005B57FF">
              <w:rPr>
                <w:rFonts w:ascii="Roboto Condensed" w:eastAsia="Calibri" w:hAnsi="Roboto Condensed" w:cs="Calibri"/>
                <w:b/>
                <w:spacing w:val="-2"/>
                <w:position w:val="1"/>
              </w:rPr>
              <w:t>C</w:t>
            </w:r>
            <w:r w:rsidRPr="005B57FF">
              <w:rPr>
                <w:rFonts w:ascii="Roboto Condensed" w:eastAsia="Calibri" w:hAnsi="Roboto Condensed" w:cs="Calibri"/>
                <w:b/>
                <w:spacing w:val="1"/>
                <w:position w:val="1"/>
              </w:rPr>
              <w:t>M</w:t>
            </w:r>
            <w:r w:rsidRPr="005B57FF">
              <w:rPr>
                <w:rFonts w:ascii="Roboto Condensed" w:eastAsia="Calibri" w:hAnsi="Roboto Condensed" w:cs="Calibri"/>
                <w:b/>
                <w:position w:val="1"/>
              </w:rPr>
              <w:t>/</w:t>
            </w:r>
            <w:r w:rsidRPr="005B57FF">
              <w:rPr>
                <w:rFonts w:ascii="Roboto Condensed" w:eastAsia="Calibri" w:hAnsi="Roboto Condensed" w:cs="Calibri"/>
                <w:b/>
                <w:spacing w:val="-1"/>
                <w:position w:val="1"/>
              </w:rPr>
              <w:t xml:space="preserve"> </w:t>
            </w:r>
            <w:r w:rsidRPr="005B57FF">
              <w:rPr>
                <w:rFonts w:ascii="Roboto Condensed" w:eastAsia="Calibri" w:hAnsi="Roboto Condensed" w:cs="Calibri"/>
                <w:b/>
                <w:spacing w:val="2"/>
                <w:position w:val="1"/>
              </w:rPr>
              <w:t>8</w:t>
            </w:r>
            <w:r w:rsidRPr="005B57FF">
              <w:rPr>
                <w:rFonts w:ascii="Roboto Condensed" w:eastAsia="Calibri" w:hAnsi="Roboto Condensed" w:cs="Calibri"/>
                <w:b/>
                <w:position w:val="1"/>
              </w:rPr>
              <w:t>h</w:t>
            </w:r>
            <w:r w:rsidRPr="005B57FF">
              <w:rPr>
                <w:rFonts w:ascii="Roboto Condensed" w:eastAsia="Calibri" w:hAnsi="Roboto Condensed" w:cs="Calibri"/>
                <w:b/>
                <w:spacing w:val="-1"/>
                <w:position w:val="1"/>
              </w:rPr>
              <w:t xml:space="preserve"> T</w:t>
            </w:r>
            <w:r w:rsidRPr="005B57FF">
              <w:rPr>
                <w:rFonts w:ascii="Roboto Condensed" w:eastAsia="Calibri" w:hAnsi="Roboto Condensed" w:cs="Calibri"/>
                <w:b/>
                <w:spacing w:val="-2"/>
                <w:position w:val="1"/>
              </w:rPr>
              <w:t>D</w:t>
            </w:r>
            <w:r w:rsidRPr="005B57FF">
              <w:rPr>
                <w:rFonts w:ascii="Roboto Condensed" w:eastAsia="Calibri" w:hAnsi="Roboto Condensed" w:cs="Calibri"/>
                <w:b/>
                <w:spacing w:val="1"/>
                <w:position w:val="1"/>
              </w:rPr>
              <w:t>/</w:t>
            </w:r>
            <w:r w:rsidRPr="005B57FF">
              <w:rPr>
                <w:rFonts w:ascii="Roboto Condensed" w:eastAsia="Calibri" w:hAnsi="Roboto Condensed" w:cs="Calibri"/>
                <w:b/>
                <w:spacing w:val="-2"/>
                <w:position w:val="1"/>
              </w:rPr>
              <w:t>8</w:t>
            </w:r>
            <w:r w:rsidRPr="005B57FF">
              <w:rPr>
                <w:rFonts w:ascii="Roboto Condensed" w:eastAsia="Calibri" w:hAnsi="Roboto Condensed" w:cs="Calibri"/>
                <w:b/>
                <w:position w:val="1"/>
              </w:rPr>
              <w:t>h</w:t>
            </w:r>
            <w:r w:rsidRPr="005B57FF">
              <w:rPr>
                <w:rFonts w:ascii="Roboto Condensed" w:eastAsia="Calibri" w:hAnsi="Roboto Condensed" w:cs="Calibri"/>
                <w:b/>
                <w:spacing w:val="-1"/>
                <w:position w:val="1"/>
              </w:rPr>
              <w:t xml:space="preserve"> </w:t>
            </w:r>
            <w:r w:rsidRPr="005B57FF">
              <w:rPr>
                <w:rFonts w:ascii="Roboto Condensed" w:eastAsia="Calibri" w:hAnsi="Roboto Condensed" w:cs="Calibri"/>
                <w:b/>
                <w:position w:val="1"/>
              </w:rPr>
              <w:t>au</w:t>
            </w:r>
            <w:r w:rsidRPr="005B57FF">
              <w:rPr>
                <w:rFonts w:ascii="Roboto Condensed" w:eastAsia="Calibri" w:hAnsi="Roboto Condensed" w:cs="Calibri"/>
                <w:b/>
                <w:spacing w:val="-3"/>
                <w:position w:val="1"/>
              </w:rPr>
              <w:t>t</w:t>
            </w:r>
            <w:r w:rsidRPr="005B57FF">
              <w:rPr>
                <w:rFonts w:ascii="Roboto Condensed" w:eastAsia="Calibri" w:hAnsi="Roboto Condensed" w:cs="Calibri"/>
                <w:b/>
                <w:spacing w:val="1"/>
                <w:position w:val="1"/>
              </w:rPr>
              <w:t>o</w:t>
            </w:r>
            <w:r w:rsidRPr="001C04B7">
              <w:rPr>
                <w:rFonts w:ascii="Roboto Condensed" w:eastAsia="Calibri" w:hAnsi="Roboto Condensed" w:cs="Calibri"/>
                <w:position w:val="1"/>
              </w:rPr>
              <w:t>.</w:t>
            </w:r>
          </w:p>
        </w:tc>
        <w:tc>
          <w:tcPr>
            <w:tcW w:w="3404" w:type="dxa"/>
            <w:shd w:val="clear" w:color="auto" w:fill="F1E5F7"/>
            <w:vAlign w:val="center"/>
          </w:tcPr>
          <w:p w14:paraId="36E525BB" w14:textId="77777777" w:rsidR="00BD791B" w:rsidRPr="001C04B7" w:rsidRDefault="00BD791B" w:rsidP="006236C0">
            <w:pPr>
              <w:spacing w:after="0" w:line="240" w:lineRule="auto"/>
              <w:ind w:left="97" w:right="-20"/>
              <w:rPr>
                <w:rFonts w:ascii="Roboto Condensed" w:eastAsia="Calibri" w:hAnsi="Roboto Condensed" w:cs="Calibri"/>
              </w:rPr>
            </w:pPr>
            <w:r w:rsidRPr="001C04B7">
              <w:rPr>
                <w:rFonts w:ascii="Roboto Condensed" w:eastAsia="Calibri" w:hAnsi="Roboto Condensed" w:cs="Calibri"/>
                <w:position w:val="1"/>
              </w:rPr>
              <w:t>Tra</w:t>
            </w:r>
            <w:r w:rsidRPr="001C04B7">
              <w:rPr>
                <w:rFonts w:ascii="Roboto Condensed" w:eastAsia="Calibri" w:hAnsi="Roboto Condensed" w:cs="Calibri"/>
                <w:spacing w:val="1"/>
                <w:position w:val="1"/>
              </w:rPr>
              <w:t>v</w:t>
            </w:r>
            <w:r w:rsidRPr="001C04B7">
              <w:rPr>
                <w:rFonts w:ascii="Roboto Condensed" w:eastAsia="Calibri" w:hAnsi="Roboto Condensed" w:cs="Calibri"/>
                <w:position w:val="1"/>
              </w:rPr>
              <w:t xml:space="preserve">ail </w:t>
            </w:r>
            <w:r w:rsidRPr="001C04B7">
              <w:rPr>
                <w:rFonts w:ascii="Roboto Condensed" w:eastAsia="Calibri" w:hAnsi="Roboto Condensed" w:cs="Calibri"/>
                <w:spacing w:val="-3"/>
                <w:position w:val="1"/>
              </w:rPr>
              <w:t>p</w:t>
            </w:r>
            <w:r w:rsidRPr="001C04B7">
              <w:rPr>
                <w:rFonts w:ascii="Roboto Condensed" w:eastAsia="Calibri" w:hAnsi="Roboto Condensed" w:cs="Calibri"/>
                <w:position w:val="1"/>
              </w:rPr>
              <w:t>ers</w:t>
            </w:r>
            <w:r w:rsidRPr="001C04B7">
              <w:rPr>
                <w:rFonts w:ascii="Roboto Condensed" w:eastAsia="Calibri" w:hAnsi="Roboto Condensed" w:cs="Calibri"/>
                <w:spacing w:val="1"/>
                <w:position w:val="1"/>
              </w:rPr>
              <w:t>o</w:t>
            </w:r>
            <w:r w:rsidRPr="001C04B7">
              <w:rPr>
                <w:rFonts w:ascii="Roboto Condensed" w:eastAsia="Calibri" w:hAnsi="Roboto Condensed" w:cs="Calibri"/>
                <w:spacing w:val="-1"/>
                <w:position w:val="1"/>
              </w:rPr>
              <w:t>nn</w:t>
            </w:r>
            <w:r w:rsidRPr="001C04B7">
              <w:rPr>
                <w:rFonts w:ascii="Roboto Condensed" w:eastAsia="Calibri" w:hAnsi="Roboto Condensed" w:cs="Calibri"/>
                <w:position w:val="1"/>
              </w:rPr>
              <w:t>el</w:t>
            </w:r>
            <w:r w:rsidRPr="001C04B7">
              <w:rPr>
                <w:rFonts w:ascii="Roboto Condensed" w:eastAsia="Calibri" w:hAnsi="Roboto Condensed" w:cs="Calibri"/>
                <w:spacing w:val="-1"/>
                <w:position w:val="1"/>
              </w:rPr>
              <w:t xml:space="preserve"> </w:t>
            </w:r>
            <w:r w:rsidRPr="001C04B7">
              <w:rPr>
                <w:rFonts w:ascii="Roboto Condensed" w:eastAsia="Calibri" w:hAnsi="Roboto Condensed" w:cs="Calibri"/>
                <w:position w:val="1"/>
              </w:rPr>
              <w:t>:</w:t>
            </w:r>
            <w:r w:rsidRPr="001C04B7">
              <w:rPr>
                <w:rFonts w:ascii="Roboto Condensed" w:eastAsia="Calibri" w:hAnsi="Roboto Condensed" w:cs="Calibri"/>
                <w:spacing w:val="-1"/>
                <w:position w:val="1"/>
              </w:rPr>
              <w:t xml:space="preserve"> </w:t>
            </w:r>
            <w:r w:rsidRPr="001C04B7">
              <w:rPr>
                <w:rFonts w:ascii="Roboto Condensed" w:eastAsia="Calibri" w:hAnsi="Roboto Condensed" w:cs="Calibri"/>
                <w:spacing w:val="-2"/>
                <w:position w:val="1"/>
              </w:rPr>
              <w:t>1</w:t>
            </w:r>
            <w:r w:rsidRPr="001C04B7">
              <w:rPr>
                <w:rFonts w:ascii="Roboto Condensed" w:eastAsia="Calibri" w:hAnsi="Roboto Condensed" w:cs="Calibri"/>
                <w:spacing w:val="1"/>
                <w:position w:val="1"/>
              </w:rPr>
              <w:t>5</w:t>
            </w:r>
            <w:r w:rsidRPr="001C04B7">
              <w:rPr>
                <w:rFonts w:ascii="Roboto Condensed" w:eastAsia="Calibri" w:hAnsi="Roboto Condensed" w:cs="Calibri"/>
                <w:position w:val="1"/>
              </w:rPr>
              <w:t>h</w:t>
            </w:r>
          </w:p>
        </w:tc>
        <w:tc>
          <w:tcPr>
            <w:tcW w:w="1983" w:type="dxa"/>
            <w:shd w:val="clear" w:color="auto" w:fill="F1E5F7"/>
            <w:vAlign w:val="center"/>
          </w:tcPr>
          <w:p w14:paraId="0FE54589" w14:textId="77777777" w:rsidR="00BD791B" w:rsidRPr="00550FD7" w:rsidRDefault="00BD791B" w:rsidP="006236C0">
            <w:pPr>
              <w:spacing w:after="0" w:line="267" w:lineRule="exact"/>
              <w:ind w:left="97" w:right="-20"/>
              <w:rPr>
                <w:rFonts w:ascii="Roboto Condensed" w:eastAsia="Calibri" w:hAnsi="Roboto Condensed" w:cs="Calibri"/>
              </w:rPr>
            </w:pPr>
            <w:r w:rsidRPr="00550FD7">
              <w:rPr>
                <w:rFonts w:ascii="Roboto Condensed" w:eastAsia="Calibri" w:hAnsi="Roboto Condensed" w:cs="Calibri"/>
                <w:position w:val="1"/>
              </w:rPr>
              <w:t>ECTS :</w:t>
            </w:r>
            <w:r w:rsidRPr="00550FD7">
              <w:rPr>
                <w:rFonts w:ascii="Roboto Condensed" w:eastAsia="Calibri" w:hAnsi="Roboto Condensed" w:cs="Calibri"/>
                <w:spacing w:val="-1"/>
                <w:position w:val="1"/>
              </w:rPr>
              <w:t xml:space="preserve"> </w:t>
            </w:r>
            <w:r w:rsidRPr="00550FD7">
              <w:rPr>
                <w:rFonts w:ascii="Roboto Condensed" w:eastAsia="Calibri" w:hAnsi="Roboto Condensed" w:cs="Calibri"/>
                <w:position w:val="1"/>
              </w:rPr>
              <w:t>1</w:t>
            </w:r>
          </w:p>
        </w:tc>
      </w:tr>
      <w:tr w:rsidR="00BD791B" w14:paraId="078CB900" w14:textId="77777777" w:rsidTr="006236C0">
        <w:trPr>
          <w:trHeight w:hRule="exact" w:val="486"/>
        </w:trPr>
        <w:tc>
          <w:tcPr>
            <w:tcW w:w="4361" w:type="dxa"/>
            <w:gridSpan w:val="3"/>
            <w:shd w:val="clear" w:color="auto" w:fill="282D46"/>
            <w:vAlign w:val="center"/>
          </w:tcPr>
          <w:p w14:paraId="21FB1ABD" w14:textId="77777777" w:rsidR="00BD791B" w:rsidRPr="0097068E" w:rsidRDefault="00BD791B" w:rsidP="006236C0">
            <w:pPr>
              <w:spacing w:after="0" w:line="240" w:lineRule="auto"/>
              <w:ind w:left="97" w:right="-20"/>
              <w:rPr>
                <w:rFonts w:ascii="Roboto Condensed" w:eastAsia="Calibri" w:hAnsi="Roboto Condensed" w:cs="Calibri"/>
                <w:b/>
                <w:color w:val="FFFFFF" w:themeColor="background1"/>
                <w:szCs w:val="28"/>
              </w:rPr>
            </w:pPr>
            <w:r w:rsidRPr="0097068E">
              <w:rPr>
                <w:rFonts w:ascii="Roboto Condensed" w:eastAsia="Calibri" w:hAnsi="Roboto Condensed" w:cs="Calibri"/>
                <w:b/>
                <w:bCs/>
                <w:color w:val="FFFFFF" w:themeColor="background1"/>
                <w:szCs w:val="28"/>
              </w:rPr>
              <w:t>Resp</w:t>
            </w:r>
            <w:r w:rsidRPr="0097068E">
              <w:rPr>
                <w:rFonts w:ascii="Roboto Condensed" w:eastAsia="Calibri" w:hAnsi="Roboto Condensed" w:cs="Calibri"/>
                <w:b/>
                <w:bCs/>
                <w:color w:val="FFFFFF" w:themeColor="background1"/>
                <w:spacing w:val="-1"/>
                <w:szCs w:val="28"/>
              </w:rPr>
              <w:t>on</w:t>
            </w:r>
            <w:r w:rsidRPr="0097068E">
              <w:rPr>
                <w:rFonts w:ascii="Roboto Condensed" w:eastAsia="Calibri" w:hAnsi="Roboto Condensed" w:cs="Calibri"/>
                <w:b/>
                <w:bCs/>
                <w:color w:val="FFFFFF" w:themeColor="background1"/>
                <w:szCs w:val="28"/>
              </w:rPr>
              <w:t>s</w:t>
            </w:r>
            <w:r w:rsidRPr="0097068E">
              <w:rPr>
                <w:rFonts w:ascii="Roboto Condensed" w:eastAsia="Calibri" w:hAnsi="Roboto Condensed" w:cs="Calibri"/>
                <w:b/>
                <w:bCs/>
                <w:color w:val="FFFFFF" w:themeColor="background1"/>
                <w:spacing w:val="-1"/>
                <w:szCs w:val="28"/>
              </w:rPr>
              <w:t>ab</w:t>
            </w:r>
            <w:r w:rsidRPr="0097068E">
              <w:rPr>
                <w:rFonts w:ascii="Roboto Condensed" w:eastAsia="Calibri" w:hAnsi="Roboto Condensed" w:cs="Calibri"/>
                <w:b/>
                <w:bCs/>
                <w:color w:val="FFFFFF" w:themeColor="background1"/>
                <w:spacing w:val="1"/>
                <w:szCs w:val="28"/>
              </w:rPr>
              <w:t>l</w:t>
            </w:r>
            <w:r w:rsidRPr="0097068E">
              <w:rPr>
                <w:rFonts w:ascii="Roboto Condensed" w:eastAsia="Calibri" w:hAnsi="Roboto Condensed" w:cs="Calibri"/>
                <w:b/>
                <w:bCs/>
                <w:color w:val="FFFFFF" w:themeColor="background1"/>
                <w:szCs w:val="28"/>
              </w:rPr>
              <w:t xml:space="preserve">e : </w:t>
            </w:r>
            <w:r>
              <w:rPr>
                <w:rFonts w:ascii="Roboto Condensed" w:eastAsia="Calibri" w:hAnsi="Roboto Condensed" w:cs="Calibri"/>
                <w:b/>
                <w:bCs/>
                <w:color w:val="FFFFFF" w:themeColor="background1"/>
                <w:spacing w:val="-1"/>
                <w:szCs w:val="28"/>
              </w:rPr>
              <w:t>B. MARCHE</w:t>
            </w:r>
          </w:p>
        </w:tc>
        <w:tc>
          <w:tcPr>
            <w:tcW w:w="5387" w:type="dxa"/>
            <w:gridSpan w:val="2"/>
            <w:shd w:val="clear" w:color="auto" w:fill="F1E5F7"/>
            <w:vAlign w:val="center"/>
          </w:tcPr>
          <w:p w14:paraId="393D810E" w14:textId="77777777" w:rsidR="00BD791B" w:rsidRPr="00550FD7" w:rsidRDefault="00BD791B" w:rsidP="006236C0">
            <w:pPr>
              <w:spacing w:after="0" w:line="240" w:lineRule="auto"/>
              <w:ind w:left="97" w:right="-20"/>
              <w:rPr>
                <w:rFonts w:ascii="Roboto Condensed" w:eastAsia="Calibri" w:hAnsi="Roboto Condensed" w:cs="Calibri"/>
              </w:rPr>
            </w:pPr>
            <w:r w:rsidRPr="00550FD7">
              <w:rPr>
                <w:rFonts w:ascii="Roboto Condensed" w:eastAsia="Calibri" w:hAnsi="Roboto Condensed" w:cs="Calibri"/>
                <w:position w:val="1"/>
              </w:rPr>
              <w:t>I</w:t>
            </w:r>
            <w:r w:rsidRPr="00550FD7">
              <w:rPr>
                <w:rFonts w:ascii="Roboto Condensed" w:eastAsia="Calibri" w:hAnsi="Roboto Condensed" w:cs="Calibri"/>
                <w:spacing w:val="-1"/>
                <w:position w:val="1"/>
              </w:rPr>
              <w:t>n</w:t>
            </w:r>
            <w:r w:rsidRPr="00550FD7">
              <w:rPr>
                <w:rFonts w:ascii="Roboto Condensed" w:eastAsia="Calibri" w:hAnsi="Roboto Condensed" w:cs="Calibri"/>
                <w:position w:val="1"/>
              </w:rPr>
              <w:t>t</w:t>
            </w:r>
            <w:r w:rsidRPr="00550FD7">
              <w:rPr>
                <w:rFonts w:ascii="Roboto Condensed" w:eastAsia="Calibri" w:hAnsi="Roboto Condensed" w:cs="Calibri"/>
                <w:spacing w:val="1"/>
                <w:position w:val="1"/>
              </w:rPr>
              <w:t>e</w:t>
            </w:r>
            <w:r w:rsidRPr="00550FD7">
              <w:rPr>
                <w:rFonts w:ascii="Roboto Condensed" w:eastAsia="Calibri" w:hAnsi="Roboto Condensed" w:cs="Calibri"/>
                <w:position w:val="1"/>
              </w:rPr>
              <w:t>r</w:t>
            </w:r>
            <w:r w:rsidRPr="00550FD7">
              <w:rPr>
                <w:rFonts w:ascii="Roboto Condensed" w:eastAsia="Calibri" w:hAnsi="Roboto Condensed" w:cs="Calibri"/>
                <w:spacing w:val="1"/>
                <w:position w:val="1"/>
              </w:rPr>
              <w:t>v</w:t>
            </w:r>
            <w:r w:rsidRPr="00550FD7">
              <w:rPr>
                <w:rFonts w:ascii="Roboto Condensed" w:eastAsia="Calibri" w:hAnsi="Roboto Condensed" w:cs="Calibri"/>
                <w:position w:val="1"/>
              </w:rPr>
              <w:t>ena</w:t>
            </w:r>
            <w:r w:rsidRPr="00550FD7">
              <w:rPr>
                <w:rFonts w:ascii="Roboto Condensed" w:eastAsia="Calibri" w:hAnsi="Roboto Condensed" w:cs="Calibri"/>
                <w:spacing w:val="-1"/>
                <w:position w:val="1"/>
              </w:rPr>
              <w:t>n</w:t>
            </w:r>
            <w:r w:rsidRPr="00550FD7">
              <w:rPr>
                <w:rFonts w:ascii="Roboto Condensed" w:eastAsia="Calibri" w:hAnsi="Roboto Condensed" w:cs="Calibri"/>
                <w:position w:val="1"/>
              </w:rPr>
              <w:t>t :</w:t>
            </w:r>
            <w:r w:rsidRPr="00550FD7">
              <w:rPr>
                <w:rFonts w:ascii="Roboto Condensed" w:eastAsia="Calibri" w:hAnsi="Roboto Condensed" w:cs="Calibri"/>
                <w:spacing w:val="-1"/>
                <w:position w:val="1"/>
              </w:rPr>
              <w:t xml:space="preserve"> </w:t>
            </w:r>
            <w:r>
              <w:rPr>
                <w:rFonts w:ascii="Roboto Condensed" w:eastAsia="Calibri" w:hAnsi="Roboto Condensed" w:cs="Calibri"/>
                <w:spacing w:val="-1"/>
                <w:position w:val="1"/>
              </w:rPr>
              <w:t>C</w:t>
            </w:r>
            <w:r w:rsidRPr="00550FD7">
              <w:rPr>
                <w:rFonts w:ascii="Roboto Condensed" w:eastAsia="Calibri" w:hAnsi="Roboto Condensed" w:cs="Calibri"/>
                <w:spacing w:val="-1"/>
                <w:position w:val="1"/>
              </w:rPr>
              <w:t xml:space="preserve">. </w:t>
            </w:r>
            <w:proofErr w:type="spellStart"/>
            <w:r>
              <w:rPr>
                <w:rFonts w:ascii="Roboto Condensed" w:eastAsia="Calibri" w:hAnsi="Roboto Condensed" w:cs="Calibri"/>
                <w:spacing w:val="-1"/>
                <w:position w:val="1"/>
              </w:rPr>
              <w:t>Waeckerlé</w:t>
            </w:r>
            <w:proofErr w:type="spellEnd"/>
            <w:r w:rsidRPr="00550FD7">
              <w:rPr>
                <w:rFonts w:ascii="Roboto Condensed" w:eastAsia="Calibri" w:hAnsi="Roboto Condensed" w:cs="Calibri"/>
                <w:spacing w:val="-1"/>
                <w:position w:val="1"/>
              </w:rPr>
              <w:t xml:space="preserve"> (</w:t>
            </w:r>
            <w:r w:rsidRPr="00550FD7">
              <w:rPr>
                <w:rFonts w:ascii="Roboto Condensed" w:eastAsia="Calibri" w:hAnsi="Roboto Condensed" w:cs="Calibri"/>
                <w:position w:val="1"/>
              </w:rPr>
              <w:t>e</w:t>
            </w:r>
            <w:r w:rsidRPr="00550FD7">
              <w:rPr>
                <w:rFonts w:ascii="Roboto Condensed" w:eastAsia="Calibri" w:hAnsi="Roboto Condensed" w:cs="Calibri"/>
                <w:spacing w:val="1"/>
                <w:position w:val="1"/>
              </w:rPr>
              <w:t>x</w:t>
            </w:r>
            <w:r w:rsidRPr="00550FD7">
              <w:rPr>
                <w:rFonts w:ascii="Roboto Condensed" w:eastAsia="Calibri" w:hAnsi="Roboto Condensed" w:cs="Calibri"/>
                <w:spacing w:val="-2"/>
                <w:position w:val="1"/>
              </w:rPr>
              <w:t>t</w:t>
            </w:r>
            <w:r w:rsidRPr="00550FD7">
              <w:rPr>
                <w:rFonts w:ascii="Roboto Condensed" w:eastAsia="Calibri" w:hAnsi="Roboto Condensed" w:cs="Calibri"/>
                <w:position w:val="1"/>
              </w:rPr>
              <w:t>erne p</w:t>
            </w:r>
            <w:r w:rsidRPr="00550FD7">
              <w:rPr>
                <w:rFonts w:ascii="Roboto Condensed" w:eastAsia="Calibri" w:hAnsi="Roboto Condensed" w:cs="Calibri"/>
                <w:spacing w:val="-3"/>
                <w:position w:val="1"/>
              </w:rPr>
              <w:t>r</w:t>
            </w:r>
            <w:r w:rsidRPr="00550FD7">
              <w:rPr>
                <w:rFonts w:ascii="Roboto Condensed" w:eastAsia="Calibri" w:hAnsi="Roboto Condensed" w:cs="Calibri"/>
                <w:spacing w:val="1"/>
                <w:position w:val="1"/>
              </w:rPr>
              <w:t>o</w:t>
            </w:r>
            <w:r w:rsidRPr="00550FD7">
              <w:rPr>
                <w:rFonts w:ascii="Roboto Condensed" w:eastAsia="Calibri" w:hAnsi="Roboto Condensed" w:cs="Calibri"/>
                <w:position w:val="1"/>
              </w:rPr>
              <w:t>f</w:t>
            </w:r>
            <w:r w:rsidRPr="00550FD7">
              <w:rPr>
                <w:rFonts w:ascii="Roboto Condensed" w:eastAsia="Calibri" w:hAnsi="Roboto Condensed" w:cs="Calibri"/>
                <w:spacing w:val="-2"/>
                <w:position w:val="1"/>
              </w:rPr>
              <w:t>e</w:t>
            </w:r>
            <w:r w:rsidRPr="00550FD7">
              <w:rPr>
                <w:rFonts w:ascii="Roboto Condensed" w:eastAsia="Calibri" w:hAnsi="Roboto Condensed" w:cs="Calibri"/>
                <w:position w:val="1"/>
              </w:rPr>
              <w:t>ssi</w:t>
            </w:r>
            <w:r w:rsidRPr="00550FD7">
              <w:rPr>
                <w:rFonts w:ascii="Roboto Condensed" w:eastAsia="Calibri" w:hAnsi="Roboto Condensed" w:cs="Calibri"/>
                <w:spacing w:val="1"/>
                <w:position w:val="1"/>
              </w:rPr>
              <w:t>o</w:t>
            </w:r>
            <w:r w:rsidRPr="00550FD7">
              <w:rPr>
                <w:rFonts w:ascii="Roboto Condensed" w:eastAsia="Calibri" w:hAnsi="Roboto Condensed" w:cs="Calibri"/>
                <w:spacing w:val="-1"/>
                <w:position w:val="1"/>
              </w:rPr>
              <w:t>nn</w:t>
            </w:r>
            <w:r w:rsidRPr="00550FD7">
              <w:rPr>
                <w:rFonts w:ascii="Roboto Condensed" w:eastAsia="Calibri" w:hAnsi="Roboto Condensed" w:cs="Calibri"/>
                <w:position w:val="1"/>
              </w:rPr>
              <w:t>el)</w:t>
            </w:r>
          </w:p>
        </w:tc>
      </w:tr>
      <w:tr w:rsidR="00BD791B" w14:paraId="1F6AAC61" w14:textId="77777777" w:rsidTr="006236C0">
        <w:trPr>
          <w:trHeight w:hRule="exact" w:val="1989"/>
        </w:trPr>
        <w:tc>
          <w:tcPr>
            <w:tcW w:w="2518" w:type="dxa"/>
            <w:gridSpan w:val="2"/>
            <w:shd w:val="clear" w:color="auto" w:fill="282D46"/>
            <w:vAlign w:val="center"/>
          </w:tcPr>
          <w:p w14:paraId="3CA1F058" w14:textId="77777777" w:rsidR="00BD791B" w:rsidRPr="0097068E" w:rsidRDefault="00BD791B" w:rsidP="006236C0">
            <w:pPr>
              <w:spacing w:after="0" w:line="240" w:lineRule="auto"/>
              <w:ind w:left="97" w:right="-20"/>
              <w:rPr>
                <w:rFonts w:ascii="Roboto Condensed" w:eastAsia="Calibri" w:hAnsi="Roboto Condensed" w:cs="Calibri"/>
                <w:b/>
                <w:color w:val="FFFFFF" w:themeColor="background1"/>
                <w:szCs w:val="28"/>
              </w:rPr>
            </w:pPr>
            <w:r w:rsidRPr="0097068E">
              <w:rPr>
                <w:rFonts w:ascii="Roboto Condensed" w:eastAsia="Calibri" w:hAnsi="Roboto Condensed" w:cs="Calibri"/>
                <w:b/>
                <w:bCs/>
                <w:color w:val="FFFFFF" w:themeColor="background1"/>
                <w:position w:val="1"/>
                <w:szCs w:val="28"/>
              </w:rPr>
              <w:t>A</w:t>
            </w:r>
            <w:r w:rsidRPr="0097068E">
              <w:rPr>
                <w:rFonts w:ascii="Roboto Condensed" w:eastAsia="Calibri" w:hAnsi="Roboto Condensed" w:cs="Calibri"/>
                <w:b/>
                <w:bCs/>
                <w:color w:val="FFFFFF" w:themeColor="background1"/>
                <w:spacing w:val="2"/>
                <w:position w:val="1"/>
                <w:szCs w:val="28"/>
              </w:rPr>
              <w:t>c</w:t>
            </w:r>
            <w:r w:rsidRPr="0097068E">
              <w:rPr>
                <w:rFonts w:ascii="Roboto Condensed" w:eastAsia="Calibri" w:hAnsi="Roboto Condensed" w:cs="Calibri"/>
                <w:b/>
                <w:bCs/>
                <w:color w:val="FFFFFF" w:themeColor="background1"/>
                <w:spacing w:val="-1"/>
                <w:position w:val="1"/>
                <w:szCs w:val="28"/>
              </w:rPr>
              <w:t>qu</w:t>
            </w:r>
            <w:r w:rsidRPr="0097068E">
              <w:rPr>
                <w:rFonts w:ascii="Roboto Condensed" w:eastAsia="Calibri" w:hAnsi="Roboto Condensed" w:cs="Calibri"/>
                <w:b/>
                <w:bCs/>
                <w:color w:val="FFFFFF" w:themeColor="background1"/>
                <w:spacing w:val="-2"/>
                <w:position w:val="1"/>
                <w:szCs w:val="28"/>
              </w:rPr>
              <w:t>i</w:t>
            </w:r>
            <w:r w:rsidRPr="0097068E">
              <w:rPr>
                <w:rFonts w:ascii="Roboto Condensed" w:eastAsia="Calibri" w:hAnsi="Roboto Condensed" w:cs="Calibri"/>
                <w:b/>
                <w:bCs/>
                <w:color w:val="FFFFFF" w:themeColor="background1"/>
                <w:position w:val="1"/>
                <w:szCs w:val="28"/>
              </w:rPr>
              <w:t>s</w:t>
            </w:r>
            <w:r w:rsidRPr="0097068E">
              <w:rPr>
                <w:rFonts w:ascii="Roboto Condensed" w:eastAsia="Calibri" w:hAnsi="Roboto Condensed" w:cs="Calibri"/>
                <w:b/>
                <w:bCs/>
                <w:color w:val="FFFFFF" w:themeColor="background1"/>
                <w:spacing w:val="1"/>
                <w:position w:val="1"/>
                <w:szCs w:val="28"/>
              </w:rPr>
              <w:t xml:space="preserve"> </w:t>
            </w:r>
            <w:r w:rsidRPr="0097068E">
              <w:rPr>
                <w:rFonts w:ascii="Roboto Condensed" w:eastAsia="Calibri" w:hAnsi="Roboto Condensed" w:cs="Calibri"/>
                <w:b/>
                <w:bCs/>
                <w:color w:val="FFFFFF" w:themeColor="background1"/>
                <w:position w:val="1"/>
                <w:szCs w:val="28"/>
              </w:rPr>
              <w:t>d’</w:t>
            </w:r>
            <w:r w:rsidRPr="0097068E">
              <w:rPr>
                <w:rFonts w:ascii="Roboto Condensed" w:eastAsia="Calibri" w:hAnsi="Roboto Condensed" w:cs="Calibri"/>
                <w:b/>
                <w:bCs/>
                <w:color w:val="FFFFFF" w:themeColor="background1"/>
                <w:spacing w:val="-1"/>
                <w:position w:val="1"/>
                <w:szCs w:val="28"/>
              </w:rPr>
              <w:t>app</w:t>
            </w:r>
            <w:r w:rsidRPr="0097068E">
              <w:rPr>
                <w:rFonts w:ascii="Roboto Condensed" w:eastAsia="Calibri" w:hAnsi="Roboto Condensed" w:cs="Calibri"/>
                <w:b/>
                <w:bCs/>
                <w:color w:val="FFFFFF" w:themeColor="background1"/>
                <w:spacing w:val="1"/>
                <w:position w:val="1"/>
                <w:szCs w:val="28"/>
              </w:rPr>
              <w:t>r</w:t>
            </w:r>
            <w:r w:rsidRPr="0097068E">
              <w:rPr>
                <w:rFonts w:ascii="Roboto Condensed" w:eastAsia="Calibri" w:hAnsi="Roboto Condensed" w:cs="Calibri"/>
                <w:b/>
                <w:bCs/>
                <w:color w:val="FFFFFF" w:themeColor="background1"/>
                <w:spacing w:val="-1"/>
                <w:position w:val="1"/>
                <w:szCs w:val="28"/>
              </w:rPr>
              <w:t>en</w:t>
            </w:r>
            <w:r w:rsidRPr="0097068E">
              <w:rPr>
                <w:rFonts w:ascii="Roboto Condensed" w:eastAsia="Calibri" w:hAnsi="Roboto Condensed" w:cs="Calibri"/>
                <w:b/>
                <w:bCs/>
                <w:color w:val="FFFFFF" w:themeColor="background1"/>
                <w:position w:val="1"/>
                <w:szCs w:val="28"/>
              </w:rPr>
              <w:t>t</w:t>
            </w:r>
            <w:r w:rsidRPr="0097068E">
              <w:rPr>
                <w:rFonts w:ascii="Roboto Condensed" w:eastAsia="Calibri" w:hAnsi="Roboto Condensed" w:cs="Calibri"/>
                <w:b/>
                <w:bCs/>
                <w:color w:val="FFFFFF" w:themeColor="background1"/>
                <w:spacing w:val="-1"/>
                <w:position w:val="1"/>
                <w:szCs w:val="28"/>
              </w:rPr>
              <w:t>i</w:t>
            </w:r>
            <w:r w:rsidRPr="0097068E">
              <w:rPr>
                <w:rFonts w:ascii="Roboto Condensed" w:eastAsia="Calibri" w:hAnsi="Roboto Condensed" w:cs="Calibri"/>
                <w:b/>
                <w:bCs/>
                <w:color w:val="FFFFFF" w:themeColor="background1"/>
                <w:position w:val="1"/>
                <w:szCs w:val="28"/>
              </w:rPr>
              <w:t>ss</w:t>
            </w:r>
            <w:r w:rsidRPr="0097068E">
              <w:rPr>
                <w:rFonts w:ascii="Roboto Condensed" w:eastAsia="Calibri" w:hAnsi="Roboto Condensed" w:cs="Calibri"/>
                <w:b/>
                <w:bCs/>
                <w:color w:val="FFFFFF" w:themeColor="background1"/>
                <w:spacing w:val="-1"/>
                <w:position w:val="1"/>
                <w:szCs w:val="28"/>
              </w:rPr>
              <w:t>a</w:t>
            </w:r>
            <w:r w:rsidRPr="0097068E">
              <w:rPr>
                <w:rFonts w:ascii="Roboto Condensed" w:eastAsia="Calibri" w:hAnsi="Roboto Condensed" w:cs="Calibri"/>
                <w:b/>
                <w:bCs/>
                <w:color w:val="FFFFFF" w:themeColor="background1"/>
                <w:spacing w:val="1"/>
                <w:position w:val="1"/>
                <w:szCs w:val="28"/>
              </w:rPr>
              <w:t>g</w:t>
            </w:r>
            <w:r w:rsidRPr="0097068E">
              <w:rPr>
                <w:rFonts w:ascii="Roboto Condensed" w:eastAsia="Calibri" w:hAnsi="Roboto Condensed" w:cs="Calibri"/>
                <w:b/>
                <w:bCs/>
                <w:color w:val="FFFFFF" w:themeColor="background1"/>
                <w:position w:val="1"/>
                <w:szCs w:val="28"/>
              </w:rPr>
              <w:t xml:space="preserve">e </w:t>
            </w:r>
            <w:r w:rsidRPr="0097068E">
              <w:rPr>
                <w:rFonts w:ascii="Roboto Condensed" w:eastAsia="Calibri" w:hAnsi="Roboto Condensed" w:cs="Calibri"/>
                <w:b/>
                <w:bCs/>
                <w:color w:val="FFFFFF" w:themeColor="background1"/>
                <w:spacing w:val="1"/>
                <w:szCs w:val="28"/>
              </w:rPr>
              <w:t>v</w:t>
            </w:r>
            <w:r w:rsidRPr="0097068E">
              <w:rPr>
                <w:rFonts w:ascii="Roboto Condensed" w:eastAsia="Calibri" w:hAnsi="Roboto Condensed" w:cs="Calibri"/>
                <w:b/>
                <w:bCs/>
                <w:color w:val="FFFFFF" w:themeColor="background1"/>
                <w:spacing w:val="-1"/>
                <w:szCs w:val="28"/>
              </w:rPr>
              <w:t>i</w:t>
            </w:r>
            <w:r w:rsidRPr="0097068E">
              <w:rPr>
                <w:rFonts w:ascii="Roboto Condensed" w:eastAsia="Calibri" w:hAnsi="Roboto Condensed" w:cs="Calibri"/>
                <w:b/>
                <w:bCs/>
                <w:color w:val="FFFFFF" w:themeColor="background1"/>
                <w:szCs w:val="28"/>
              </w:rPr>
              <w:t>s</w:t>
            </w:r>
            <w:r w:rsidRPr="0097068E">
              <w:rPr>
                <w:rFonts w:ascii="Roboto Condensed" w:eastAsia="Calibri" w:hAnsi="Roboto Condensed" w:cs="Calibri"/>
                <w:b/>
                <w:bCs/>
                <w:color w:val="FFFFFF" w:themeColor="background1"/>
                <w:spacing w:val="-1"/>
                <w:szCs w:val="28"/>
              </w:rPr>
              <w:t>é</w:t>
            </w:r>
            <w:r w:rsidRPr="0097068E">
              <w:rPr>
                <w:rFonts w:ascii="Roboto Condensed" w:eastAsia="Calibri" w:hAnsi="Roboto Condensed" w:cs="Calibri"/>
                <w:b/>
                <w:bCs/>
                <w:color w:val="FFFFFF" w:themeColor="background1"/>
                <w:szCs w:val="28"/>
              </w:rPr>
              <w:t>s</w:t>
            </w:r>
          </w:p>
        </w:tc>
        <w:tc>
          <w:tcPr>
            <w:tcW w:w="7230" w:type="dxa"/>
            <w:gridSpan w:val="3"/>
            <w:shd w:val="clear" w:color="auto" w:fill="F1E5F7"/>
            <w:vAlign w:val="center"/>
          </w:tcPr>
          <w:p w14:paraId="2B8E346A" w14:textId="77777777" w:rsidR="00BD791B" w:rsidRDefault="00BD791B" w:rsidP="006236C0">
            <w:pPr>
              <w:spacing w:after="0" w:line="240" w:lineRule="auto"/>
              <w:ind w:left="100" w:right="-20"/>
              <w:jc w:val="both"/>
              <w:rPr>
                <w:rFonts w:ascii="Roboto Condensed" w:eastAsia="Calibri" w:hAnsi="Roboto Condensed" w:cs="Calibri"/>
                <w:position w:val="1"/>
                <w:sz w:val="20"/>
                <w:szCs w:val="20"/>
              </w:rPr>
            </w:pPr>
            <w:r>
              <w:rPr>
                <w:rFonts w:ascii="Roboto Condensed" w:eastAsia="Calibri" w:hAnsi="Roboto Condensed" w:cs="Calibri"/>
                <w:position w:val="1"/>
                <w:sz w:val="20"/>
                <w:szCs w:val="20"/>
              </w:rPr>
              <w:t>A la fin du module, les étudiants doivent être capables de :</w:t>
            </w:r>
          </w:p>
          <w:p w14:paraId="097D9530" w14:textId="77777777" w:rsidR="00BD791B" w:rsidRPr="00830B88" w:rsidRDefault="00BD791B" w:rsidP="00BD791B">
            <w:pPr>
              <w:pStyle w:val="Paragraphedeliste"/>
              <w:widowControl/>
              <w:numPr>
                <w:ilvl w:val="0"/>
                <w:numId w:val="41"/>
              </w:numPr>
              <w:suppressAutoHyphens w:val="0"/>
              <w:spacing w:after="0" w:line="240" w:lineRule="auto"/>
              <w:ind w:right="-20"/>
              <w:jc w:val="both"/>
              <w:rPr>
                <w:rFonts w:ascii="Roboto Condensed" w:hAnsi="Roboto Condensed" w:cs="Calibri"/>
                <w:position w:val="1"/>
                <w:sz w:val="20"/>
                <w:szCs w:val="20"/>
              </w:rPr>
            </w:pPr>
            <w:r w:rsidRPr="00830B88">
              <w:rPr>
                <w:rFonts w:ascii="Roboto Condensed" w:hAnsi="Roboto Condensed" w:cs="Calibri"/>
                <w:position w:val="1"/>
                <w:sz w:val="20"/>
                <w:szCs w:val="20"/>
              </w:rPr>
              <w:t>Connaître</w:t>
            </w:r>
            <w:r w:rsidRPr="00830B88">
              <w:rPr>
                <w:rFonts w:ascii="Roboto Condensed" w:hAnsi="Roboto Condensed" w:cs="Calibri"/>
                <w:spacing w:val="1"/>
                <w:position w:val="1"/>
                <w:sz w:val="20"/>
                <w:szCs w:val="20"/>
              </w:rPr>
              <w:t xml:space="preserve"> </w:t>
            </w:r>
            <w:r w:rsidRPr="00830B88">
              <w:rPr>
                <w:rFonts w:ascii="Roboto Condensed" w:hAnsi="Roboto Condensed" w:cs="Calibri"/>
                <w:spacing w:val="-1"/>
                <w:position w:val="1"/>
                <w:sz w:val="20"/>
                <w:szCs w:val="20"/>
              </w:rPr>
              <w:t>l</w:t>
            </w:r>
            <w:r w:rsidRPr="00830B88">
              <w:rPr>
                <w:rFonts w:ascii="Roboto Condensed" w:hAnsi="Roboto Condensed" w:cs="Calibri"/>
                <w:position w:val="1"/>
                <w:sz w:val="20"/>
                <w:szCs w:val="20"/>
              </w:rPr>
              <w:t>es</w:t>
            </w:r>
            <w:r w:rsidRPr="00830B88">
              <w:rPr>
                <w:rFonts w:ascii="Roboto Condensed" w:hAnsi="Roboto Condensed" w:cs="Calibri"/>
                <w:spacing w:val="-2"/>
                <w:position w:val="1"/>
                <w:sz w:val="20"/>
                <w:szCs w:val="20"/>
              </w:rPr>
              <w:t xml:space="preserve"> </w:t>
            </w:r>
            <w:r w:rsidRPr="00830B88">
              <w:rPr>
                <w:rFonts w:ascii="Roboto Condensed" w:hAnsi="Roboto Condensed" w:cs="Calibri"/>
                <w:spacing w:val="-1"/>
                <w:position w:val="1"/>
                <w:sz w:val="20"/>
                <w:szCs w:val="20"/>
              </w:rPr>
              <w:t>m</w:t>
            </w:r>
            <w:r w:rsidRPr="00830B88">
              <w:rPr>
                <w:rFonts w:ascii="Roboto Condensed" w:hAnsi="Roboto Condensed" w:cs="Calibri"/>
                <w:position w:val="1"/>
                <w:sz w:val="20"/>
                <w:szCs w:val="20"/>
              </w:rPr>
              <w:t>é</w:t>
            </w:r>
            <w:r w:rsidRPr="00830B88">
              <w:rPr>
                <w:rFonts w:ascii="Roboto Condensed" w:hAnsi="Roboto Condensed" w:cs="Calibri"/>
                <w:spacing w:val="1"/>
                <w:position w:val="1"/>
                <w:sz w:val="20"/>
                <w:szCs w:val="20"/>
              </w:rPr>
              <w:t>t</w:t>
            </w:r>
            <w:r w:rsidRPr="00830B88">
              <w:rPr>
                <w:rFonts w:ascii="Roboto Condensed" w:hAnsi="Roboto Condensed" w:cs="Calibri"/>
                <w:spacing w:val="-3"/>
                <w:position w:val="1"/>
                <w:sz w:val="20"/>
                <w:szCs w:val="20"/>
              </w:rPr>
              <w:t>h</w:t>
            </w:r>
            <w:r w:rsidRPr="00830B88">
              <w:rPr>
                <w:rFonts w:ascii="Roboto Condensed" w:hAnsi="Roboto Condensed" w:cs="Calibri"/>
                <w:spacing w:val="1"/>
                <w:position w:val="1"/>
                <w:sz w:val="20"/>
                <w:szCs w:val="20"/>
              </w:rPr>
              <w:t>o</w:t>
            </w:r>
            <w:r w:rsidRPr="00830B88">
              <w:rPr>
                <w:rFonts w:ascii="Roboto Condensed" w:hAnsi="Roboto Condensed" w:cs="Calibri"/>
                <w:spacing w:val="-1"/>
                <w:position w:val="1"/>
                <w:sz w:val="20"/>
                <w:szCs w:val="20"/>
              </w:rPr>
              <w:t>d</w:t>
            </w:r>
            <w:r w:rsidRPr="00830B88">
              <w:rPr>
                <w:rFonts w:ascii="Roboto Condensed" w:hAnsi="Roboto Condensed" w:cs="Calibri"/>
                <w:position w:val="1"/>
                <w:sz w:val="20"/>
                <w:szCs w:val="20"/>
              </w:rPr>
              <w:t>es</w:t>
            </w:r>
            <w:r w:rsidRPr="00830B88">
              <w:rPr>
                <w:rFonts w:ascii="Roboto Condensed" w:hAnsi="Roboto Condensed" w:cs="Calibri"/>
                <w:spacing w:val="1"/>
                <w:position w:val="1"/>
                <w:sz w:val="20"/>
                <w:szCs w:val="20"/>
              </w:rPr>
              <w:t xml:space="preserve"> </w:t>
            </w:r>
            <w:r w:rsidRPr="00830B88">
              <w:rPr>
                <w:rFonts w:ascii="Roboto Condensed" w:hAnsi="Roboto Condensed" w:cs="Calibri"/>
                <w:spacing w:val="-1"/>
                <w:position w:val="1"/>
                <w:sz w:val="20"/>
                <w:szCs w:val="20"/>
              </w:rPr>
              <w:t>d</w:t>
            </w:r>
            <w:r w:rsidRPr="00830B88">
              <w:rPr>
                <w:rFonts w:ascii="Roboto Condensed" w:hAnsi="Roboto Condensed" w:cs="Calibri"/>
                <w:position w:val="1"/>
                <w:sz w:val="20"/>
                <w:szCs w:val="20"/>
              </w:rPr>
              <w:t>’éla</w:t>
            </w:r>
            <w:r w:rsidRPr="00830B88">
              <w:rPr>
                <w:rFonts w:ascii="Roboto Condensed" w:hAnsi="Roboto Condensed" w:cs="Calibri"/>
                <w:spacing w:val="-3"/>
                <w:position w:val="1"/>
                <w:sz w:val="20"/>
                <w:szCs w:val="20"/>
              </w:rPr>
              <w:t>b</w:t>
            </w:r>
            <w:r w:rsidRPr="00830B88">
              <w:rPr>
                <w:rFonts w:ascii="Roboto Condensed" w:hAnsi="Roboto Condensed" w:cs="Calibri"/>
                <w:spacing w:val="1"/>
                <w:position w:val="1"/>
                <w:sz w:val="20"/>
                <w:szCs w:val="20"/>
              </w:rPr>
              <w:t>o</w:t>
            </w:r>
            <w:r w:rsidRPr="00830B88">
              <w:rPr>
                <w:rFonts w:ascii="Roboto Condensed" w:hAnsi="Roboto Condensed" w:cs="Calibri"/>
                <w:position w:val="1"/>
                <w:sz w:val="20"/>
                <w:szCs w:val="20"/>
              </w:rPr>
              <w:t>rat</w:t>
            </w:r>
            <w:r w:rsidRPr="00830B88">
              <w:rPr>
                <w:rFonts w:ascii="Roboto Condensed" w:hAnsi="Roboto Condensed" w:cs="Calibri"/>
                <w:spacing w:val="-3"/>
                <w:position w:val="1"/>
                <w:sz w:val="20"/>
                <w:szCs w:val="20"/>
              </w:rPr>
              <w:t>i</w:t>
            </w:r>
            <w:r w:rsidRPr="00830B88">
              <w:rPr>
                <w:rFonts w:ascii="Roboto Condensed" w:hAnsi="Roboto Condensed" w:cs="Calibri"/>
                <w:spacing w:val="1"/>
                <w:position w:val="1"/>
                <w:sz w:val="20"/>
                <w:szCs w:val="20"/>
              </w:rPr>
              <w:t>o</w:t>
            </w:r>
            <w:r w:rsidRPr="00830B88">
              <w:rPr>
                <w:rFonts w:ascii="Roboto Condensed" w:hAnsi="Roboto Condensed" w:cs="Calibri"/>
                <w:position w:val="1"/>
                <w:sz w:val="20"/>
                <w:szCs w:val="20"/>
              </w:rPr>
              <w:t>n d’</w:t>
            </w:r>
            <w:r w:rsidRPr="00830B88">
              <w:rPr>
                <w:rFonts w:ascii="Roboto Condensed" w:hAnsi="Roboto Condensed" w:cs="Calibri"/>
                <w:spacing w:val="-1"/>
                <w:position w:val="1"/>
                <w:sz w:val="20"/>
                <w:szCs w:val="20"/>
              </w:rPr>
              <w:t>u</w:t>
            </w:r>
            <w:r w:rsidRPr="00830B88">
              <w:rPr>
                <w:rFonts w:ascii="Roboto Condensed" w:hAnsi="Roboto Condensed" w:cs="Calibri"/>
                <w:position w:val="1"/>
                <w:sz w:val="20"/>
                <w:szCs w:val="20"/>
              </w:rPr>
              <w:t>n pro</w:t>
            </w:r>
            <w:r w:rsidRPr="00830B88">
              <w:rPr>
                <w:rFonts w:ascii="Roboto Condensed" w:hAnsi="Roboto Condensed" w:cs="Calibri"/>
                <w:spacing w:val="-2"/>
                <w:position w:val="1"/>
                <w:sz w:val="20"/>
                <w:szCs w:val="20"/>
              </w:rPr>
              <w:t>je</w:t>
            </w:r>
            <w:r w:rsidRPr="00830B88">
              <w:rPr>
                <w:rFonts w:ascii="Roboto Condensed" w:hAnsi="Roboto Condensed" w:cs="Calibri"/>
                <w:position w:val="1"/>
                <w:sz w:val="20"/>
                <w:szCs w:val="20"/>
              </w:rPr>
              <w:t>t</w:t>
            </w:r>
            <w:r w:rsidRPr="00830B88">
              <w:rPr>
                <w:rFonts w:ascii="Roboto Condensed" w:hAnsi="Roboto Condensed" w:cs="Calibri"/>
                <w:spacing w:val="1"/>
                <w:position w:val="1"/>
                <w:sz w:val="20"/>
                <w:szCs w:val="20"/>
              </w:rPr>
              <w:t xml:space="preserve"> </w:t>
            </w:r>
            <w:r w:rsidRPr="00830B88">
              <w:rPr>
                <w:rFonts w:ascii="Roboto Condensed" w:hAnsi="Roboto Condensed" w:cs="Calibri"/>
                <w:spacing w:val="-1"/>
                <w:position w:val="1"/>
                <w:sz w:val="20"/>
                <w:szCs w:val="20"/>
              </w:rPr>
              <w:t>d</w:t>
            </w:r>
            <w:r w:rsidRPr="00830B88">
              <w:rPr>
                <w:rFonts w:ascii="Roboto Condensed" w:hAnsi="Roboto Condensed" w:cs="Calibri"/>
                <w:position w:val="1"/>
                <w:sz w:val="20"/>
                <w:szCs w:val="20"/>
              </w:rPr>
              <w:t>’act</w:t>
            </w:r>
            <w:r w:rsidRPr="00830B88">
              <w:rPr>
                <w:rFonts w:ascii="Roboto Condensed" w:hAnsi="Roboto Condensed" w:cs="Calibri"/>
                <w:spacing w:val="-2"/>
                <w:position w:val="1"/>
                <w:sz w:val="20"/>
                <w:szCs w:val="20"/>
              </w:rPr>
              <w:t>i</w:t>
            </w:r>
            <w:r w:rsidRPr="00830B88">
              <w:rPr>
                <w:rFonts w:ascii="Roboto Condensed" w:hAnsi="Roboto Condensed" w:cs="Calibri"/>
                <w:spacing w:val="1"/>
                <w:position w:val="1"/>
                <w:sz w:val="20"/>
                <w:szCs w:val="20"/>
              </w:rPr>
              <w:t>v</w:t>
            </w:r>
            <w:r w:rsidRPr="00830B88">
              <w:rPr>
                <w:rFonts w:ascii="Roboto Condensed" w:hAnsi="Roboto Condensed" w:cs="Calibri"/>
                <w:position w:val="1"/>
                <w:sz w:val="20"/>
                <w:szCs w:val="20"/>
              </w:rPr>
              <w:t>ité</w:t>
            </w:r>
            <w:r w:rsidRPr="00830B88">
              <w:rPr>
                <w:rFonts w:ascii="Roboto Condensed" w:hAnsi="Roboto Condensed" w:cs="Calibri"/>
                <w:spacing w:val="-2"/>
                <w:position w:val="1"/>
                <w:sz w:val="20"/>
                <w:szCs w:val="20"/>
              </w:rPr>
              <w:t xml:space="preserve"> </w:t>
            </w:r>
            <w:r w:rsidRPr="00830B88">
              <w:rPr>
                <w:rFonts w:ascii="Roboto Condensed" w:hAnsi="Roboto Condensed" w:cs="Calibri"/>
                <w:position w:val="1"/>
                <w:sz w:val="20"/>
                <w:szCs w:val="20"/>
              </w:rPr>
              <w:t>n</w:t>
            </w:r>
            <w:r w:rsidRPr="00830B88">
              <w:rPr>
                <w:rFonts w:ascii="Roboto Condensed" w:hAnsi="Roboto Condensed" w:cs="Calibri"/>
                <w:spacing w:val="1"/>
                <w:position w:val="1"/>
                <w:sz w:val="20"/>
                <w:szCs w:val="20"/>
              </w:rPr>
              <w:t>o</w:t>
            </w:r>
            <w:r w:rsidRPr="00830B88">
              <w:rPr>
                <w:rFonts w:ascii="Roboto Condensed" w:hAnsi="Roboto Condensed" w:cs="Calibri"/>
                <w:spacing w:val="-3"/>
                <w:position w:val="1"/>
                <w:sz w:val="20"/>
                <w:szCs w:val="20"/>
              </w:rPr>
              <w:t>u</w:t>
            </w:r>
            <w:r w:rsidRPr="00830B88">
              <w:rPr>
                <w:rFonts w:ascii="Roboto Condensed" w:hAnsi="Roboto Condensed" w:cs="Calibri"/>
                <w:spacing w:val="1"/>
                <w:position w:val="1"/>
                <w:sz w:val="20"/>
                <w:szCs w:val="20"/>
              </w:rPr>
              <w:t>v</w:t>
            </w:r>
            <w:r w:rsidRPr="00830B88">
              <w:rPr>
                <w:rFonts w:ascii="Roboto Condensed" w:hAnsi="Roboto Condensed" w:cs="Calibri"/>
                <w:position w:val="1"/>
                <w:sz w:val="20"/>
                <w:szCs w:val="20"/>
              </w:rPr>
              <w:t>elle</w:t>
            </w:r>
          </w:p>
          <w:p w14:paraId="31D0FB46" w14:textId="77777777" w:rsidR="00BD791B" w:rsidRPr="00830B88" w:rsidRDefault="00BD791B" w:rsidP="00BD791B">
            <w:pPr>
              <w:pStyle w:val="Paragraphedeliste"/>
              <w:widowControl/>
              <w:numPr>
                <w:ilvl w:val="0"/>
                <w:numId w:val="41"/>
              </w:numPr>
              <w:suppressAutoHyphens w:val="0"/>
              <w:spacing w:after="0" w:line="240" w:lineRule="auto"/>
              <w:ind w:right="35"/>
              <w:jc w:val="both"/>
              <w:rPr>
                <w:rFonts w:ascii="Roboto Condensed" w:hAnsi="Roboto Condensed" w:cs="Calibri"/>
                <w:sz w:val="20"/>
                <w:szCs w:val="20"/>
              </w:rPr>
            </w:pPr>
            <w:r w:rsidRPr="00830B88">
              <w:rPr>
                <w:rFonts w:ascii="Roboto Condensed" w:hAnsi="Roboto Condensed" w:cs="Calibri"/>
                <w:sz w:val="20"/>
                <w:szCs w:val="20"/>
              </w:rPr>
              <w:t>Connaître les</w:t>
            </w:r>
            <w:r w:rsidRPr="00830B88">
              <w:rPr>
                <w:rFonts w:ascii="Roboto Condensed" w:hAnsi="Roboto Condensed" w:cs="Calibri"/>
                <w:spacing w:val="6"/>
                <w:sz w:val="20"/>
                <w:szCs w:val="20"/>
              </w:rPr>
              <w:t xml:space="preserve"> </w:t>
            </w:r>
            <w:r w:rsidRPr="00830B88">
              <w:rPr>
                <w:rFonts w:ascii="Roboto Condensed" w:hAnsi="Roboto Condensed" w:cs="Calibri"/>
                <w:sz w:val="20"/>
                <w:szCs w:val="20"/>
              </w:rPr>
              <w:t>é</w:t>
            </w:r>
            <w:r w:rsidRPr="00830B88">
              <w:rPr>
                <w:rFonts w:ascii="Roboto Condensed" w:hAnsi="Roboto Condensed" w:cs="Calibri"/>
                <w:spacing w:val="-2"/>
                <w:sz w:val="20"/>
                <w:szCs w:val="20"/>
              </w:rPr>
              <w:t>l</w:t>
            </w:r>
            <w:r w:rsidRPr="00830B88">
              <w:rPr>
                <w:rFonts w:ascii="Roboto Condensed" w:hAnsi="Roboto Condensed" w:cs="Calibri"/>
                <w:sz w:val="20"/>
                <w:szCs w:val="20"/>
              </w:rPr>
              <w:t>é</w:t>
            </w:r>
            <w:r w:rsidRPr="00830B88">
              <w:rPr>
                <w:rFonts w:ascii="Roboto Condensed" w:hAnsi="Roboto Condensed" w:cs="Calibri"/>
                <w:spacing w:val="-1"/>
                <w:sz w:val="20"/>
                <w:szCs w:val="20"/>
              </w:rPr>
              <w:t>m</w:t>
            </w:r>
            <w:r w:rsidRPr="00830B88">
              <w:rPr>
                <w:rFonts w:ascii="Roboto Condensed" w:hAnsi="Roboto Condensed" w:cs="Calibri"/>
                <w:sz w:val="20"/>
                <w:szCs w:val="20"/>
              </w:rPr>
              <w:t>e</w:t>
            </w:r>
            <w:r w:rsidRPr="00830B88">
              <w:rPr>
                <w:rFonts w:ascii="Roboto Condensed" w:hAnsi="Roboto Condensed" w:cs="Calibri"/>
                <w:spacing w:val="-3"/>
                <w:sz w:val="20"/>
                <w:szCs w:val="20"/>
              </w:rPr>
              <w:t>n</w:t>
            </w:r>
            <w:r w:rsidRPr="00830B88">
              <w:rPr>
                <w:rFonts w:ascii="Roboto Condensed" w:hAnsi="Roboto Condensed" w:cs="Calibri"/>
                <w:sz w:val="20"/>
                <w:szCs w:val="20"/>
              </w:rPr>
              <w:t>ts</w:t>
            </w:r>
            <w:r w:rsidRPr="00830B88">
              <w:rPr>
                <w:rFonts w:ascii="Roboto Condensed" w:hAnsi="Roboto Condensed" w:cs="Calibri"/>
                <w:spacing w:val="6"/>
                <w:sz w:val="20"/>
                <w:szCs w:val="20"/>
              </w:rPr>
              <w:t xml:space="preserve"> </w:t>
            </w:r>
            <w:r w:rsidRPr="00830B88">
              <w:rPr>
                <w:rFonts w:ascii="Roboto Condensed" w:hAnsi="Roboto Condensed" w:cs="Calibri"/>
                <w:spacing w:val="-1"/>
                <w:sz w:val="20"/>
                <w:szCs w:val="20"/>
              </w:rPr>
              <w:t>n</w:t>
            </w:r>
            <w:r w:rsidRPr="00830B88">
              <w:rPr>
                <w:rFonts w:ascii="Roboto Condensed" w:hAnsi="Roboto Condensed" w:cs="Calibri"/>
                <w:sz w:val="20"/>
                <w:szCs w:val="20"/>
              </w:rPr>
              <w:t>éc</w:t>
            </w:r>
            <w:r w:rsidRPr="00830B88">
              <w:rPr>
                <w:rFonts w:ascii="Roboto Condensed" w:hAnsi="Roboto Condensed" w:cs="Calibri"/>
                <w:spacing w:val="1"/>
                <w:sz w:val="20"/>
                <w:szCs w:val="20"/>
              </w:rPr>
              <w:t>e</w:t>
            </w:r>
            <w:r w:rsidRPr="00830B88">
              <w:rPr>
                <w:rFonts w:ascii="Roboto Condensed" w:hAnsi="Roboto Condensed" w:cs="Calibri"/>
                <w:spacing w:val="-2"/>
                <w:sz w:val="20"/>
                <w:szCs w:val="20"/>
              </w:rPr>
              <w:t>s</w:t>
            </w:r>
            <w:r w:rsidRPr="00830B88">
              <w:rPr>
                <w:rFonts w:ascii="Roboto Condensed" w:hAnsi="Roboto Condensed" w:cs="Calibri"/>
                <w:sz w:val="20"/>
                <w:szCs w:val="20"/>
              </w:rPr>
              <w:t>sai</w:t>
            </w:r>
            <w:r w:rsidRPr="00830B88">
              <w:rPr>
                <w:rFonts w:ascii="Roboto Condensed" w:hAnsi="Roboto Condensed" w:cs="Calibri"/>
                <w:spacing w:val="-1"/>
                <w:sz w:val="20"/>
                <w:szCs w:val="20"/>
              </w:rPr>
              <w:t>r</w:t>
            </w:r>
            <w:r w:rsidRPr="00830B88">
              <w:rPr>
                <w:rFonts w:ascii="Roboto Condensed" w:hAnsi="Roboto Condensed" w:cs="Calibri"/>
                <w:sz w:val="20"/>
                <w:szCs w:val="20"/>
              </w:rPr>
              <w:t>es</w:t>
            </w:r>
            <w:r w:rsidRPr="00830B88">
              <w:rPr>
                <w:rFonts w:ascii="Roboto Condensed" w:hAnsi="Roboto Condensed" w:cs="Calibri"/>
                <w:spacing w:val="6"/>
                <w:sz w:val="20"/>
                <w:szCs w:val="20"/>
              </w:rPr>
              <w:t xml:space="preserve"> </w:t>
            </w:r>
            <w:r w:rsidRPr="00830B88">
              <w:rPr>
                <w:rFonts w:ascii="Roboto Condensed" w:hAnsi="Roboto Condensed" w:cs="Calibri"/>
                <w:sz w:val="20"/>
                <w:szCs w:val="20"/>
              </w:rPr>
              <w:t>à</w:t>
            </w:r>
            <w:r w:rsidRPr="00830B88">
              <w:rPr>
                <w:rFonts w:ascii="Roboto Condensed" w:hAnsi="Roboto Condensed" w:cs="Calibri"/>
                <w:spacing w:val="5"/>
                <w:sz w:val="20"/>
                <w:szCs w:val="20"/>
              </w:rPr>
              <w:t xml:space="preserve"> </w:t>
            </w:r>
            <w:r w:rsidRPr="00830B88">
              <w:rPr>
                <w:rFonts w:ascii="Roboto Condensed" w:hAnsi="Roboto Condensed" w:cs="Calibri"/>
                <w:spacing w:val="-3"/>
                <w:sz w:val="20"/>
                <w:szCs w:val="20"/>
              </w:rPr>
              <w:t>l</w:t>
            </w:r>
            <w:r w:rsidRPr="00830B88">
              <w:rPr>
                <w:rFonts w:ascii="Roboto Condensed" w:hAnsi="Roboto Condensed" w:cs="Calibri"/>
                <w:sz w:val="20"/>
                <w:szCs w:val="20"/>
              </w:rPr>
              <w:t>’</w:t>
            </w:r>
            <w:r w:rsidRPr="00830B88">
              <w:rPr>
                <w:rFonts w:ascii="Roboto Condensed" w:hAnsi="Roboto Condensed" w:cs="Calibri"/>
                <w:spacing w:val="1"/>
                <w:sz w:val="20"/>
                <w:szCs w:val="20"/>
              </w:rPr>
              <w:t>o</w:t>
            </w:r>
            <w:r w:rsidRPr="00830B88">
              <w:rPr>
                <w:rFonts w:ascii="Roboto Condensed" w:hAnsi="Roboto Condensed" w:cs="Calibri"/>
                <w:sz w:val="20"/>
                <w:szCs w:val="20"/>
              </w:rPr>
              <w:t>r</w:t>
            </w:r>
            <w:r w:rsidRPr="00830B88">
              <w:rPr>
                <w:rFonts w:ascii="Roboto Condensed" w:hAnsi="Roboto Condensed" w:cs="Calibri"/>
                <w:spacing w:val="-1"/>
                <w:sz w:val="20"/>
                <w:szCs w:val="20"/>
              </w:rPr>
              <w:t>g</w:t>
            </w:r>
            <w:r w:rsidRPr="00830B88">
              <w:rPr>
                <w:rFonts w:ascii="Roboto Condensed" w:hAnsi="Roboto Condensed" w:cs="Calibri"/>
                <w:sz w:val="20"/>
                <w:szCs w:val="20"/>
              </w:rPr>
              <w:t>a</w:t>
            </w:r>
            <w:r w:rsidRPr="00830B88">
              <w:rPr>
                <w:rFonts w:ascii="Roboto Condensed" w:hAnsi="Roboto Condensed" w:cs="Calibri"/>
                <w:spacing w:val="-1"/>
                <w:sz w:val="20"/>
                <w:szCs w:val="20"/>
              </w:rPr>
              <w:t>n</w:t>
            </w:r>
            <w:r w:rsidRPr="00830B88">
              <w:rPr>
                <w:rFonts w:ascii="Roboto Condensed" w:hAnsi="Roboto Condensed" w:cs="Calibri"/>
                <w:sz w:val="20"/>
                <w:szCs w:val="20"/>
              </w:rPr>
              <w:t>isat</w:t>
            </w:r>
            <w:r w:rsidRPr="00830B88">
              <w:rPr>
                <w:rFonts w:ascii="Roboto Condensed" w:hAnsi="Roboto Condensed" w:cs="Calibri"/>
                <w:spacing w:val="-3"/>
                <w:sz w:val="20"/>
                <w:szCs w:val="20"/>
              </w:rPr>
              <w:t>i</w:t>
            </w:r>
            <w:r w:rsidRPr="00830B88">
              <w:rPr>
                <w:rFonts w:ascii="Roboto Condensed" w:hAnsi="Roboto Condensed" w:cs="Calibri"/>
                <w:spacing w:val="1"/>
                <w:sz w:val="20"/>
                <w:szCs w:val="20"/>
              </w:rPr>
              <w:t>o</w:t>
            </w:r>
            <w:r w:rsidRPr="00830B88">
              <w:rPr>
                <w:rFonts w:ascii="Roboto Condensed" w:hAnsi="Roboto Condensed" w:cs="Calibri"/>
                <w:sz w:val="20"/>
                <w:szCs w:val="20"/>
              </w:rPr>
              <w:t>n</w:t>
            </w:r>
            <w:r w:rsidRPr="00830B88">
              <w:rPr>
                <w:rFonts w:ascii="Roboto Condensed" w:hAnsi="Roboto Condensed" w:cs="Calibri"/>
                <w:spacing w:val="5"/>
                <w:sz w:val="20"/>
                <w:szCs w:val="20"/>
              </w:rPr>
              <w:t xml:space="preserve"> </w:t>
            </w:r>
            <w:r w:rsidRPr="00830B88">
              <w:rPr>
                <w:rFonts w:ascii="Roboto Condensed" w:hAnsi="Roboto Condensed" w:cs="Calibri"/>
                <w:spacing w:val="-1"/>
                <w:sz w:val="20"/>
                <w:szCs w:val="20"/>
              </w:rPr>
              <w:t>d</w:t>
            </w:r>
            <w:r w:rsidRPr="00830B88">
              <w:rPr>
                <w:rFonts w:ascii="Roboto Condensed" w:hAnsi="Roboto Condensed" w:cs="Calibri"/>
                <w:sz w:val="20"/>
                <w:szCs w:val="20"/>
              </w:rPr>
              <w:t>u</w:t>
            </w:r>
            <w:r w:rsidRPr="00830B88">
              <w:rPr>
                <w:rFonts w:ascii="Roboto Condensed" w:hAnsi="Roboto Condensed" w:cs="Calibri"/>
                <w:spacing w:val="5"/>
                <w:sz w:val="20"/>
                <w:szCs w:val="20"/>
              </w:rPr>
              <w:t xml:space="preserve"> </w:t>
            </w:r>
            <w:r w:rsidRPr="00830B88">
              <w:rPr>
                <w:rFonts w:ascii="Roboto Condensed" w:hAnsi="Roboto Condensed" w:cs="Calibri"/>
                <w:sz w:val="20"/>
                <w:szCs w:val="20"/>
              </w:rPr>
              <w:t>fi</w:t>
            </w:r>
            <w:r w:rsidRPr="00830B88">
              <w:rPr>
                <w:rFonts w:ascii="Roboto Condensed" w:hAnsi="Roboto Condensed" w:cs="Calibri"/>
                <w:spacing w:val="-1"/>
                <w:sz w:val="20"/>
                <w:szCs w:val="20"/>
              </w:rPr>
              <w:t>n</w:t>
            </w:r>
            <w:r w:rsidRPr="00830B88">
              <w:rPr>
                <w:rFonts w:ascii="Roboto Condensed" w:hAnsi="Roboto Condensed" w:cs="Calibri"/>
                <w:sz w:val="20"/>
                <w:szCs w:val="20"/>
              </w:rPr>
              <w:t>a</w:t>
            </w:r>
            <w:r w:rsidRPr="00830B88">
              <w:rPr>
                <w:rFonts w:ascii="Roboto Condensed" w:hAnsi="Roboto Condensed" w:cs="Calibri"/>
                <w:spacing w:val="-1"/>
                <w:sz w:val="20"/>
                <w:szCs w:val="20"/>
              </w:rPr>
              <w:t>n</w:t>
            </w:r>
            <w:r w:rsidRPr="00830B88">
              <w:rPr>
                <w:rFonts w:ascii="Roboto Condensed" w:hAnsi="Roboto Condensed" w:cs="Calibri"/>
                <w:sz w:val="20"/>
                <w:szCs w:val="20"/>
              </w:rPr>
              <w:t>ceme</w:t>
            </w:r>
            <w:r w:rsidRPr="00830B88">
              <w:rPr>
                <w:rFonts w:ascii="Roboto Condensed" w:hAnsi="Roboto Condensed" w:cs="Calibri"/>
                <w:spacing w:val="-1"/>
                <w:sz w:val="20"/>
                <w:szCs w:val="20"/>
              </w:rPr>
              <w:t>n</w:t>
            </w:r>
            <w:r w:rsidRPr="00830B88">
              <w:rPr>
                <w:rFonts w:ascii="Roboto Condensed" w:hAnsi="Roboto Condensed" w:cs="Calibri"/>
                <w:sz w:val="20"/>
                <w:szCs w:val="20"/>
              </w:rPr>
              <w:t>t</w:t>
            </w:r>
            <w:r w:rsidRPr="00830B88">
              <w:rPr>
                <w:rFonts w:ascii="Roboto Condensed" w:hAnsi="Roboto Condensed" w:cs="Calibri"/>
                <w:spacing w:val="6"/>
                <w:sz w:val="20"/>
                <w:szCs w:val="20"/>
              </w:rPr>
              <w:t xml:space="preserve"> </w:t>
            </w:r>
            <w:r w:rsidRPr="00830B88">
              <w:rPr>
                <w:rFonts w:ascii="Roboto Condensed" w:hAnsi="Roboto Condensed" w:cs="Calibri"/>
                <w:spacing w:val="-1"/>
                <w:sz w:val="20"/>
                <w:szCs w:val="20"/>
              </w:rPr>
              <w:t>d</w:t>
            </w:r>
            <w:r w:rsidRPr="00830B88">
              <w:rPr>
                <w:rFonts w:ascii="Roboto Condensed" w:hAnsi="Roboto Condensed" w:cs="Calibri"/>
                <w:sz w:val="20"/>
                <w:szCs w:val="20"/>
              </w:rPr>
              <w:t>’</w:t>
            </w:r>
            <w:r w:rsidRPr="00830B88">
              <w:rPr>
                <w:rFonts w:ascii="Roboto Condensed" w:hAnsi="Roboto Condensed" w:cs="Calibri"/>
                <w:spacing w:val="-1"/>
                <w:sz w:val="20"/>
                <w:szCs w:val="20"/>
              </w:rPr>
              <w:t>u</w:t>
            </w:r>
            <w:r w:rsidRPr="00830B88">
              <w:rPr>
                <w:rFonts w:ascii="Roboto Condensed" w:hAnsi="Roboto Condensed" w:cs="Calibri"/>
                <w:sz w:val="20"/>
                <w:szCs w:val="20"/>
              </w:rPr>
              <w:t xml:space="preserve">n </w:t>
            </w:r>
            <w:r w:rsidRPr="00830B88">
              <w:rPr>
                <w:rFonts w:ascii="Roboto Condensed" w:hAnsi="Roboto Condensed" w:cs="Calibri"/>
                <w:spacing w:val="-1"/>
                <w:sz w:val="20"/>
                <w:szCs w:val="20"/>
              </w:rPr>
              <w:t>p</w:t>
            </w:r>
            <w:r w:rsidRPr="00830B88">
              <w:rPr>
                <w:rFonts w:ascii="Roboto Condensed" w:hAnsi="Roboto Condensed" w:cs="Calibri"/>
                <w:sz w:val="20"/>
                <w:szCs w:val="20"/>
              </w:rPr>
              <w:t>r</w:t>
            </w:r>
            <w:r w:rsidRPr="00830B88">
              <w:rPr>
                <w:rFonts w:ascii="Roboto Condensed" w:hAnsi="Roboto Condensed" w:cs="Calibri"/>
                <w:spacing w:val="1"/>
                <w:sz w:val="20"/>
                <w:szCs w:val="20"/>
              </w:rPr>
              <w:t>o</w:t>
            </w:r>
            <w:r w:rsidRPr="00830B88">
              <w:rPr>
                <w:rFonts w:ascii="Roboto Condensed" w:hAnsi="Roboto Condensed" w:cs="Calibri"/>
                <w:sz w:val="20"/>
                <w:szCs w:val="20"/>
              </w:rPr>
              <w:t>jet</w:t>
            </w:r>
            <w:r w:rsidRPr="00830B88">
              <w:rPr>
                <w:rFonts w:ascii="Roboto Condensed" w:hAnsi="Roboto Condensed" w:cs="Calibri"/>
                <w:spacing w:val="-1"/>
                <w:sz w:val="20"/>
                <w:szCs w:val="20"/>
              </w:rPr>
              <w:t xml:space="preserve"> </w:t>
            </w:r>
            <w:r w:rsidRPr="00830B88">
              <w:rPr>
                <w:rFonts w:ascii="Roboto Condensed" w:hAnsi="Roboto Condensed" w:cs="Calibri"/>
                <w:spacing w:val="2"/>
                <w:sz w:val="20"/>
                <w:szCs w:val="20"/>
              </w:rPr>
              <w:t>o</w:t>
            </w:r>
            <w:r w:rsidRPr="00830B88">
              <w:rPr>
                <w:rFonts w:ascii="Roboto Condensed" w:hAnsi="Roboto Condensed" w:cs="Calibri"/>
                <w:sz w:val="20"/>
                <w:szCs w:val="20"/>
              </w:rPr>
              <w:t>u d’</w:t>
            </w:r>
            <w:r w:rsidRPr="00830B88">
              <w:rPr>
                <w:rFonts w:ascii="Roboto Condensed" w:hAnsi="Roboto Condensed" w:cs="Calibri"/>
                <w:spacing w:val="-1"/>
                <w:sz w:val="20"/>
                <w:szCs w:val="20"/>
              </w:rPr>
              <w:t>un</w:t>
            </w:r>
            <w:r w:rsidRPr="00830B88">
              <w:rPr>
                <w:rFonts w:ascii="Roboto Condensed" w:hAnsi="Roboto Condensed" w:cs="Calibri"/>
                <w:sz w:val="20"/>
                <w:szCs w:val="20"/>
              </w:rPr>
              <w:t>e</w:t>
            </w:r>
            <w:r w:rsidRPr="00830B88">
              <w:rPr>
                <w:rFonts w:ascii="Roboto Condensed" w:hAnsi="Roboto Condensed" w:cs="Calibri"/>
                <w:spacing w:val="-2"/>
                <w:sz w:val="20"/>
                <w:szCs w:val="20"/>
              </w:rPr>
              <w:t xml:space="preserve"> </w:t>
            </w:r>
            <w:r w:rsidRPr="00830B88">
              <w:rPr>
                <w:rFonts w:ascii="Roboto Condensed" w:hAnsi="Roboto Condensed" w:cs="Calibri"/>
                <w:spacing w:val="1"/>
                <w:sz w:val="20"/>
                <w:szCs w:val="20"/>
              </w:rPr>
              <w:t>e</w:t>
            </w:r>
            <w:r w:rsidRPr="00830B88">
              <w:rPr>
                <w:rFonts w:ascii="Roboto Condensed" w:hAnsi="Roboto Condensed" w:cs="Calibri"/>
                <w:spacing w:val="-1"/>
                <w:sz w:val="20"/>
                <w:szCs w:val="20"/>
              </w:rPr>
              <w:t>n</w:t>
            </w:r>
            <w:r w:rsidRPr="00830B88">
              <w:rPr>
                <w:rFonts w:ascii="Roboto Condensed" w:hAnsi="Roboto Condensed" w:cs="Calibri"/>
                <w:sz w:val="20"/>
                <w:szCs w:val="20"/>
              </w:rPr>
              <w:t>t</w:t>
            </w:r>
            <w:r w:rsidRPr="00830B88">
              <w:rPr>
                <w:rFonts w:ascii="Roboto Condensed" w:hAnsi="Roboto Condensed" w:cs="Calibri"/>
                <w:spacing w:val="-2"/>
                <w:sz w:val="20"/>
                <w:szCs w:val="20"/>
              </w:rPr>
              <w:t>r</w:t>
            </w:r>
            <w:r w:rsidRPr="00830B88">
              <w:rPr>
                <w:rFonts w:ascii="Roboto Condensed" w:hAnsi="Roboto Condensed" w:cs="Calibri"/>
                <w:sz w:val="20"/>
                <w:szCs w:val="20"/>
              </w:rPr>
              <w:t>epr</w:t>
            </w:r>
            <w:r w:rsidRPr="00830B88">
              <w:rPr>
                <w:rFonts w:ascii="Roboto Condensed" w:hAnsi="Roboto Condensed" w:cs="Calibri"/>
                <w:spacing w:val="-1"/>
                <w:sz w:val="20"/>
                <w:szCs w:val="20"/>
              </w:rPr>
              <w:t>i</w:t>
            </w:r>
            <w:r w:rsidRPr="00830B88">
              <w:rPr>
                <w:rFonts w:ascii="Roboto Condensed" w:hAnsi="Roboto Condensed" w:cs="Calibri"/>
                <w:sz w:val="20"/>
                <w:szCs w:val="20"/>
              </w:rPr>
              <w:t>se</w:t>
            </w:r>
          </w:p>
          <w:p w14:paraId="3944860B" w14:textId="77777777" w:rsidR="00BD791B" w:rsidRDefault="00BD791B" w:rsidP="00BD791B">
            <w:pPr>
              <w:pStyle w:val="Paragraphedeliste"/>
              <w:widowControl/>
              <w:numPr>
                <w:ilvl w:val="0"/>
                <w:numId w:val="41"/>
              </w:numPr>
              <w:suppressAutoHyphens w:val="0"/>
              <w:spacing w:after="0" w:line="240" w:lineRule="auto"/>
              <w:ind w:right="-20"/>
              <w:jc w:val="both"/>
              <w:rPr>
                <w:rFonts w:ascii="Roboto Condensed" w:hAnsi="Roboto Condensed" w:cs="Calibri"/>
                <w:sz w:val="20"/>
                <w:szCs w:val="20"/>
              </w:rPr>
            </w:pPr>
            <w:r w:rsidRPr="00830B88">
              <w:rPr>
                <w:rFonts w:ascii="Roboto Condensed" w:hAnsi="Roboto Condensed" w:cs="Calibri"/>
                <w:spacing w:val="1"/>
                <w:sz w:val="20"/>
                <w:szCs w:val="20"/>
              </w:rPr>
              <w:t>Maîtriser l</w:t>
            </w:r>
            <w:r w:rsidRPr="00830B88">
              <w:rPr>
                <w:rFonts w:ascii="Roboto Condensed" w:hAnsi="Roboto Condensed" w:cs="Calibri"/>
                <w:sz w:val="20"/>
                <w:szCs w:val="20"/>
              </w:rPr>
              <w:t>es</w:t>
            </w:r>
            <w:r w:rsidRPr="00830B88">
              <w:rPr>
                <w:rFonts w:ascii="Roboto Condensed" w:hAnsi="Roboto Condensed" w:cs="Calibri"/>
                <w:spacing w:val="-2"/>
                <w:sz w:val="20"/>
                <w:szCs w:val="20"/>
              </w:rPr>
              <w:t xml:space="preserve"> </w:t>
            </w:r>
            <w:r w:rsidRPr="00830B88">
              <w:rPr>
                <w:rFonts w:ascii="Roboto Condensed" w:hAnsi="Roboto Condensed" w:cs="Calibri"/>
                <w:spacing w:val="1"/>
                <w:sz w:val="20"/>
                <w:szCs w:val="20"/>
              </w:rPr>
              <w:t>t</w:t>
            </w:r>
            <w:r w:rsidRPr="00830B88">
              <w:rPr>
                <w:rFonts w:ascii="Roboto Condensed" w:hAnsi="Roboto Condensed" w:cs="Calibri"/>
                <w:spacing w:val="-2"/>
                <w:sz w:val="20"/>
                <w:szCs w:val="20"/>
              </w:rPr>
              <w:t>e</w:t>
            </w:r>
            <w:r w:rsidRPr="00830B88">
              <w:rPr>
                <w:rFonts w:ascii="Roboto Condensed" w:hAnsi="Roboto Condensed" w:cs="Calibri"/>
                <w:sz w:val="20"/>
                <w:szCs w:val="20"/>
              </w:rPr>
              <w:t>ch</w:t>
            </w:r>
            <w:r w:rsidRPr="00830B88">
              <w:rPr>
                <w:rFonts w:ascii="Roboto Condensed" w:hAnsi="Roboto Condensed" w:cs="Calibri"/>
                <w:spacing w:val="-1"/>
                <w:sz w:val="20"/>
                <w:szCs w:val="20"/>
              </w:rPr>
              <w:t>n</w:t>
            </w:r>
            <w:r w:rsidRPr="00830B88">
              <w:rPr>
                <w:rFonts w:ascii="Roboto Condensed" w:hAnsi="Roboto Condensed" w:cs="Calibri"/>
                <w:sz w:val="20"/>
                <w:szCs w:val="20"/>
              </w:rPr>
              <w:t>i</w:t>
            </w:r>
            <w:r w:rsidRPr="00830B88">
              <w:rPr>
                <w:rFonts w:ascii="Roboto Condensed" w:hAnsi="Roboto Condensed" w:cs="Calibri"/>
                <w:spacing w:val="-1"/>
                <w:sz w:val="20"/>
                <w:szCs w:val="20"/>
              </w:rPr>
              <w:t>qu</w:t>
            </w:r>
            <w:r w:rsidRPr="00830B88">
              <w:rPr>
                <w:rFonts w:ascii="Roboto Condensed" w:hAnsi="Roboto Condensed" w:cs="Calibri"/>
                <w:sz w:val="20"/>
                <w:szCs w:val="20"/>
              </w:rPr>
              <w:t>es</w:t>
            </w:r>
            <w:r w:rsidRPr="00830B88">
              <w:rPr>
                <w:rFonts w:ascii="Roboto Condensed" w:hAnsi="Roboto Condensed" w:cs="Calibri"/>
                <w:spacing w:val="1"/>
                <w:sz w:val="20"/>
                <w:szCs w:val="20"/>
              </w:rPr>
              <w:t xml:space="preserve"> </w:t>
            </w:r>
            <w:r w:rsidRPr="00830B88">
              <w:rPr>
                <w:rFonts w:ascii="Roboto Condensed" w:hAnsi="Roboto Condensed" w:cs="Calibri"/>
                <w:spacing w:val="-3"/>
                <w:sz w:val="20"/>
                <w:szCs w:val="20"/>
              </w:rPr>
              <w:t>d</w:t>
            </w:r>
            <w:r w:rsidRPr="00830B88">
              <w:rPr>
                <w:rFonts w:ascii="Roboto Condensed" w:hAnsi="Roboto Condensed" w:cs="Calibri"/>
                <w:sz w:val="20"/>
                <w:szCs w:val="20"/>
              </w:rPr>
              <w:t>’i</w:t>
            </w:r>
            <w:r w:rsidRPr="00830B88">
              <w:rPr>
                <w:rFonts w:ascii="Roboto Condensed" w:hAnsi="Roboto Condensed" w:cs="Calibri"/>
                <w:spacing w:val="-1"/>
                <w:sz w:val="20"/>
                <w:szCs w:val="20"/>
              </w:rPr>
              <w:t>ng</w:t>
            </w:r>
            <w:r w:rsidRPr="00830B88">
              <w:rPr>
                <w:rFonts w:ascii="Roboto Condensed" w:hAnsi="Roboto Condensed" w:cs="Calibri"/>
                <w:sz w:val="20"/>
                <w:szCs w:val="20"/>
              </w:rPr>
              <w:t>én</w:t>
            </w:r>
            <w:r w:rsidRPr="00830B88">
              <w:rPr>
                <w:rFonts w:ascii="Roboto Condensed" w:hAnsi="Roboto Condensed" w:cs="Calibri"/>
                <w:spacing w:val="-1"/>
                <w:sz w:val="20"/>
                <w:szCs w:val="20"/>
              </w:rPr>
              <w:t>i</w:t>
            </w:r>
            <w:r w:rsidRPr="00830B88">
              <w:rPr>
                <w:rFonts w:ascii="Roboto Condensed" w:hAnsi="Roboto Condensed" w:cs="Calibri"/>
                <w:sz w:val="20"/>
                <w:szCs w:val="20"/>
              </w:rPr>
              <w:t>erie</w:t>
            </w:r>
            <w:r w:rsidRPr="00830B88">
              <w:rPr>
                <w:rFonts w:ascii="Roboto Condensed" w:hAnsi="Roboto Condensed" w:cs="Calibri"/>
                <w:spacing w:val="1"/>
                <w:sz w:val="20"/>
                <w:szCs w:val="20"/>
              </w:rPr>
              <w:t xml:space="preserve"> </w:t>
            </w:r>
            <w:r w:rsidRPr="00830B88">
              <w:rPr>
                <w:rFonts w:ascii="Roboto Condensed" w:hAnsi="Roboto Condensed" w:cs="Calibri"/>
                <w:spacing w:val="-1"/>
                <w:sz w:val="20"/>
                <w:szCs w:val="20"/>
              </w:rPr>
              <w:t>g</w:t>
            </w:r>
            <w:r w:rsidRPr="00830B88">
              <w:rPr>
                <w:rFonts w:ascii="Roboto Condensed" w:hAnsi="Roboto Condensed" w:cs="Calibri"/>
                <w:sz w:val="20"/>
                <w:szCs w:val="20"/>
              </w:rPr>
              <w:t>l</w:t>
            </w:r>
            <w:r w:rsidRPr="00830B88">
              <w:rPr>
                <w:rFonts w:ascii="Roboto Condensed" w:hAnsi="Roboto Condensed" w:cs="Calibri"/>
                <w:spacing w:val="1"/>
                <w:sz w:val="20"/>
                <w:szCs w:val="20"/>
              </w:rPr>
              <w:t>o</w:t>
            </w:r>
            <w:r w:rsidRPr="00830B88">
              <w:rPr>
                <w:rFonts w:ascii="Roboto Condensed" w:hAnsi="Roboto Condensed" w:cs="Calibri"/>
                <w:spacing w:val="-1"/>
                <w:sz w:val="20"/>
                <w:szCs w:val="20"/>
              </w:rPr>
              <w:t>b</w:t>
            </w:r>
            <w:r w:rsidRPr="00830B88">
              <w:rPr>
                <w:rFonts w:ascii="Roboto Condensed" w:hAnsi="Roboto Condensed" w:cs="Calibri"/>
                <w:sz w:val="20"/>
                <w:szCs w:val="20"/>
              </w:rPr>
              <w:t>a</w:t>
            </w:r>
            <w:r w:rsidRPr="00830B88">
              <w:rPr>
                <w:rFonts w:ascii="Roboto Condensed" w:hAnsi="Roboto Condensed" w:cs="Calibri"/>
                <w:spacing w:val="-3"/>
                <w:sz w:val="20"/>
                <w:szCs w:val="20"/>
              </w:rPr>
              <w:t>l</w:t>
            </w:r>
            <w:r w:rsidRPr="00830B88">
              <w:rPr>
                <w:rFonts w:ascii="Roboto Condensed" w:hAnsi="Roboto Condensed" w:cs="Calibri"/>
                <w:sz w:val="20"/>
                <w:szCs w:val="20"/>
              </w:rPr>
              <w:t>e</w:t>
            </w:r>
            <w:r w:rsidRPr="00830B88">
              <w:rPr>
                <w:rFonts w:ascii="Roboto Condensed" w:hAnsi="Roboto Condensed" w:cs="Calibri"/>
                <w:spacing w:val="1"/>
                <w:sz w:val="20"/>
                <w:szCs w:val="20"/>
              </w:rPr>
              <w:t xml:space="preserve"> </w:t>
            </w:r>
            <w:r w:rsidRPr="00830B88">
              <w:rPr>
                <w:rFonts w:ascii="Roboto Condensed" w:hAnsi="Roboto Condensed" w:cs="Calibri"/>
                <w:spacing w:val="-1"/>
                <w:sz w:val="20"/>
                <w:szCs w:val="20"/>
              </w:rPr>
              <w:t>d</w:t>
            </w:r>
            <w:r w:rsidRPr="00830B88">
              <w:rPr>
                <w:rFonts w:ascii="Roboto Condensed" w:hAnsi="Roboto Condensed" w:cs="Calibri"/>
                <w:sz w:val="20"/>
                <w:szCs w:val="20"/>
              </w:rPr>
              <w:t>’éla</w:t>
            </w:r>
            <w:r w:rsidRPr="00830B88">
              <w:rPr>
                <w:rFonts w:ascii="Roboto Condensed" w:hAnsi="Roboto Condensed" w:cs="Calibri"/>
                <w:spacing w:val="-3"/>
                <w:sz w:val="20"/>
                <w:szCs w:val="20"/>
              </w:rPr>
              <w:t>b</w:t>
            </w:r>
            <w:r w:rsidRPr="00830B88">
              <w:rPr>
                <w:rFonts w:ascii="Roboto Condensed" w:hAnsi="Roboto Condensed" w:cs="Calibri"/>
                <w:spacing w:val="1"/>
                <w:sz w:val="20"/>
                <w:szCs w:val="20"/>
              </w:rPr>
              <w:t>o</w:t>
            </w:r>
            <w:r w:rsidRPr="00830B88">
              <w:rPr>
                <w:rFonts w:ascii="Roboto Condensed" w:hAnsi="Roboto Condensed" w:cs="Calibri"/>
                <w:spacing w:val="-3"/>
                <w:sz w:val="20"/>
                <w:szCs w:val="20"/>
              </w:rPr>
              <w:t>r</w:t>
            </w:r>
            <w:r w:rsidRPr="00830B88">
              <w:rPr>
                <w:rFonts w:ascii="Roboto Condensed" w:hAnsi="Roboto Condensed" w:cs="Calibri"/>
                <w:sz w:val="20"/>
                <w:szCs w:val="20"/>
              </w:rPr>
              <w:t>ati</w:t>
            </w:r>
            <w:r w:rsidRPr="00830B88">
              <w:rPr>
                <w:rFonts w:ascii="Roboto Condensed" w:hAnsi="Roboto Condensed" w:cs="Calibri"/>
                <w:spacing w:val="1"/>
                <w:sz w:val="20"/>
                <w:szCs w:val="20"/>
              </w:rPr>
              <w:t>o</w:t>
            </w:r>
            <w:r w:rsidRPr="00830B88">
              <w:rPr>
                <w:rFonts w:ascii="Roboto Condensed" w:hAnsi="Roboto Condensed" w:cs="Calibri"/>
                <w:sz w:val="20"/>
                <w:szCs w:val="20"/>
              </w:rPr>
              <w:t>n du</w:t>
            </w:r>
            <w:r w:rsidRPr="00830B88">
              <w:rPr>
                <w:rFonts w:ascii="Roboto Condensed" w:hAnsi="Roboto Condensed" w:cs="Calibri"/>
                <w:spacing w:val="-1"/>
                <w:sz w:val="20"/>
                <w:szCs w:val="20"/>
              </w:rPr>
              <w:t xml:space="preserve"> </w:t>
            </w:r>
            <w:r w:rsidRPr="00830B88">
              <w:rPr>
                <w:rFonts w:ascii="Roboto Condensed" w:hAnsi="Roboto Condensed" w:cs="Calibri"/>
                <w:sz w:val="20"/>
                <w:szCs w:val="20"/>
              </w:rPr>
              <w:t>b</w:t>
            </w:r>
            <w:r w:rsidRPr="00830B88">
              <w:rPr>
                <w:rFonts w:ascii="Roboto Condensed" w:hAnsi="Roboto Condensed" w:cs="Calibri"/>
                <w:spacing w:val="-1"/>
                <w:sz w:val="20"/>
                <w:szCs w:val="20"/>
              </w:rPr>
              <w:t>u</w:t>
            </w:r>
            <w:r w:rsidRPr="00830B88">
              <w:rPr>
                <w:rFonts w:ascii="Roboto Condensed" w:hAnsi="Roboto Condensed" w:cs="Calibri"/>
                <w:sz w:val="20"/>
                <w:szCs w:val="20"/>
              </w:rPr>
              <w:t>si</w:t>
            </w:r>
            <w:r w:rsidRPr="00830B88">
              <w:rPr>
                <w:rFonts w:ascii="Roboto Condensed" w:hAnsi="Roboto Condensed" w:cs="Calibri"/>
                <w:spacing w:val="-1"/>
                <w:sz w:val="20"/>
                <w:szCs w:val="20"/>
              </w:rPr>
              <w:t>n</w:t>
            </w:r>
            <w:r w:rsidRPr="00830B88">
              <w:rPr>
                <w:rFonts w:ascii="Roboto Condensed" w:hAnsi="Roboto Condensed" w:cs="Calibri"/>
                <w:sz w:val="20"/>
                <w:szCs w:val="20"/>
              </w:rPr>
              <w:t>ess</w:t>
            </w:r>
            <w:r w:rsidRPr="00830B88">
              <w:rPr>
                <w:rFonts w:ascii="Roboto Condensed" w:hAnsi="Roboto Condensed" w:cs="Calibri"/>
                <w:spacing w:val="-2"/>
                <w:sz w:val="20"/>
                <w:szCs w:val="20"/>
              </w:rPr>
              <w:t xml:space="preserve"> </w:t>
            </w:r>
            <w:r w:rsidRPr="00830B88">
              <w:rPr>
                <w:rFonts w:ascii="Roboto Condensed" w:hAnsi="Roboto Condensed" w:cs="Calibri"/>
                <w:sz w:val="20"/>
                <w:szCs w:val="20"/>
              </w:rPr>
              <w:t>pl</w:t>
            </w:r>
            <w:r w:rsidRPr="00830B88">
              <w:rPr>
                <w:rFonts w:ascii="Roboto Condensed" w:hAnsi="Roboto Condensed" w:cs="Calibri"/>
                <w:spacing w:val="-1"/>
                <w:sz w:val="20"/>
                <w:szCs w:val="20"/>
              </w:rPr>
              <w:t>a</w:t>
            </w:r>
            <w:r w:rsidRPr="00830B88">
              <w:rPr>
                <w:rFonts w:ascii="Roboto Condensed" w:hAnsi="Roboto Condensed" w:cs="Calibri"/>
                <w:sz w:val="20"/>
                <w:szCs w:val="20"/>
              </w:rPr>
              <w:t>n</w:t>
            </w:r>
          </w:p>
          <w:p w14:paraId="14D73721" w14:textId="77777777" w:rsidR="00BD791B" w:rsidRPr="00830B88" w:rsidRDefault="00BD791B" w:rsidP="00BD791B">
            <w:pPr>
              <w:pStyle w:val="Paragraphedeliste"/>
              <w:widowControl/>
              <w:numPr>
                <w:ilvl w:val="0"/>
                <w:numId w:val="41"/>
              </w:numPr>
              <w:suppressAutoHyphens w:val="0"/>
              <w:spacing w:after="0" w:line="240" w:lineRule="auto"/>
              <w:ind w:right="-20"/>
              <w:jc w:val="both"/>
              <w:rPr>
                <w:rFonts w:ascii="Roboto Condensed" w:hAnsi="Roboto Condensed" w:cs="Calibri"/>
                <w:sz w:val="20"/>
                <w:szCs w:val="20"/>
              </w:rPr>
            </w:pPr>
            <w:r w:rsidRPr="00830B88">
              <w:rPr>
                <w:rFonts w:ascii="Roboto Condensed" w:hAnsi="Roboto Condensed" w:cs="Calibri"/>
                <w:sz w:val="20"/>
                <w:szCs w:val="20"/>
              </w:rPr>
              <w:t>Appréhender le métier de chef de projet et pratiquer ses tâches clés, son quotidien</w:t>
            </w:r>
          </w:p>
        </w:tc>
      </w:tr>
      <w:tr w:rsidR="00BD791B" w14:paraId="3E7076F1" w14:textId="77777777" w:rsidTr="006236C0">
        <w:trPr>
          <w:trHeight w:hRule="exact" w:val="3953"/>
        </w:trPr>
        <w:tc>
          <w:tcPr>
            <w:tcW w:w="2518" w:type="dxa"/>
            <w:gridSpan w:val="2"/>
            <w:shd w:val="clear" w:color="auto" w:fill="282D46"/>
            <w:vAlign w:val="center"/>
          </w:tcPr>
          <w:p w14:paraId="5A63D257" w14:textId="77777777" w:rsidR="00BD791B" w:rsidRPr="0097068E" w:rsidRDefault="00BD791B" w:rsidP="006236C0">
            <w:pPr>
              <w:spacing w:after="0" w:line="240" w:lineRule="auto"/>
              <w:ind w:left="97" w:right="-20"/>
              <w:rPr>
                <w:rFonts w:ascii="Roboto Condensed" w:eastAsia="Calibri" w:hAnsi="Roboto Condensed" w:cs="Calibri"/>
                <w:b/>
                <w:color w:val="FFFFFF" w:themeColor="background1"/>
                <w:szCs w:val="28"/>
              </w:rPr>
            </w:pPr>
            <w:r w:rsidRPr="0097068E">
              <w:rPr>
                <w:rFonts w:ascii="Roboto Condensed" w:eastAsia="Calibri" w:hAnsi="Roboto Condensed" w:cs="Calibri"/>
                <w:b/>
                <w:bCs/>
                <w:color w:val="FFFFFF" w:themeColor="background1"/>
                <w:spacing w:val="1"/>
                <w:position w:val="1"/>
                <w:szCs w:val="28"/>
              </w:rPr>
              <w:t>C</w:t>
            </w:r>
            <w:r w:rsidRPr="0097068E">
              <w:rPr>
                <w:rFonts w:ascii="Roboto Condensed" w:eastAsia="Calibri" w:hAnsi="Roboto Condensed" w:cs="Calibri"/>
                <w:b/>
                <w:bCs/>
                <w:color w:val="FFFFFF" w:themeColor="background1"/>
                <w:spacing w:val="-1"/>
                <w:position w:val="1"/>
                <w:szCs w:val="28"/>
              </w:rPr>
              <w:t>on</w:t>
            </w:r>
            <w:r w:rsidRPr="0097068E">
              <w:rPr>
                <w:rFonts w:ascii="Roboto Condensed" w:eastAsia="Calibri" w:hAnsi="Roboto Condensed" w:cs="Calibri"/>
                <w:b/>
                <w:bCs/>
                <w:color w:val="FFFFFF" w:themeColor="background1"/>
                <w:position w:val="1"/>
                <w:szCs w:val="28"/>
              </w:rPr>
              <w:t>t</w:t>
            </w:r>
            <w:r w:rsidRPr="0097068E">
              <w:rPr>
                <w:rFonts w:ascii="Roboto Condensed" w:eastAsia="Calibri" w:hAnsi="Roboto Condensed" w:cs="Calibri"/>
                <w:b/>
                <w:bCs/>
                <w:color w:val="FFFFFF" w:themeColor="background1"/>
                <w:spacing w:val="1"/>
                <w:position w:val="1"/>
                <w:szCs w:val="28"/>
              </w:rPr>
              <w:t>ri</w:t>
            </w:r>
            <w:r w:rsidRPr="0097068E">
              <w:rPr>
                <w:rFonts w:ascii="Roboto Condensed" w:eastAsia="Calibri" w:hAnsi="Roboto Condensed" w:cs="Calibri"/>
                <w:b/>
                <w:bCs/>
                <w:color w:val="FFFFFF" w:themeColor="background1"/>
                <w:spacing w:val="-1"/>
                <w:position w:val="1"/>
                <w:szCs w:val="28"/>
              </w:rPr>
              <w:t>bu</w:t>
            </w:r>
            <w:r w:rsidRPr="0097068E">
              <w:rPr>
                <w:rFonts w:ascii="Roboto Condensed" w:eastAsia="Calibri" w:hAnsi="Roboto Condensed" w:cs="Calibri"/>
                <w:b/>
                <w:bCs/>
                <w:color w:val="FFFFFF" w:themeColor="background1"/>
                <w:position w:val="1"/>
                <w:szCs w:val="28"/>
              </w:rPr>
              <w:t>t</w:t>
            </w:r>
            <w:r w:rsidRPr="0097068E">
              <w:rPr>
                <w:rFonts w:ascii="Roboto Condensed" w:eastAsia="Calibri" w:hAnsi="Roboto Condensed" w:cs="Calibri"/>
                <w:b/>
                <w:bCs/>
                <w:color w:val="FFFFFF" w:themeColor="background1"/>
                <w:spacing w:val="1"/>
                <w:position w:val="1"/>
                <w:szCs w:val="28"/>
              </w:rPr>
              <w:t>i</w:t>
            </w:r>
            <w:r w:rsidRPr="0097068E">
              <w:rPr>
                <w:rFonts w:ascii="Roboto Condensed" w:eastAsia="Calibri" w:hAnsi="Roboto Condensed" w:cs="Calibri"/>
                <w:b/>
                <w:bCs/>
                <w:color w:val="FFFFFF" w:themeColor="background1"/>
                <w:spacing w:val="-1"/>
                <w:position w:val="1"/>
                <w:szCs w:val="28"/>
              </w:rPr>
              <w:t>o</w:t>
            </w:r>
            <w:r w:rsidRPr="0097068E">
              <w:rPr>
                <w:rFonts w:ascii="Roboto Condensed" w:eastAsia="Calibri" w:hAnsi="Roboto Condensed" w:cs="Calibri"/>
                <w:b/>
                <w:bCs/>
                <w:color w:val="FFFFFF" w:themeColor="background1"/>
                <w:position w:val="1"/>
                <w:szCs w:val="28"/>
              </w:rPr>
              <w:t>n</w:t>
            </w:r>
            <w:r w:rsidRPr="0097068E">
              <w:rPr>
                <w:rFonts w:ascii="Roboto Condensed" w:eastAsia="Calibri" w:hAnsi="Roboto Condensed" w:cs="Calibri"/>
                <w:b/>
                <w:bCs/>
                <w:color w:val="FFFFFF" w:themeColor="background1"/>
                <w:spacing w:val="-1"/>
                <w:position w:val="1"/>
                <w:szCs w:val="28"/>
              </w:rPr>
              <w:t xml:space="preserve"> </w:t>
            </w:r>
            <w:r w:rsidRPr="0097068E">
              <w:rPr>
                <w:rFonts w:ascii="Roboto Condensed" w:eastAsia="Calibri" w:hAnsi="Roboto Condensed" w:cs="Calibri"/>
                <w:b/>
                <w:bCs/>
                <w:color w:val="FFFFFF" w:themeColor="background1"/>
                <w:position w:val="1"/>
                <w:szCs w:val="28"/>
              </w:rPr>
              <w:t xml:space="preserve">au </w:t>
            </w:r>
            <w:r w:rsidRPr="0097068E">
              <w:rPr>
                <w:rFonts w:ascii="Roboto Condensed" w:eastAsia="Calibri" w:hAnsi="Roboto Condensed" w:cs="Calibri"/>
                <w:b/>
                <w:bCs/>
                <w:color w:val="FFFFFF" w:themeColor="background1"/>
                <w:spacing w:val="1"/>
                <w:szCs w:val="28"/>
              </w:rPr>
              <w:t>r</w:t>
            </w:r>
            <w:r w:rsidRPr="0097068E">
              <w:rPr>
                <w:rFonts w:ascii="Roboto Condensed" w:eastAsia="Calibri" w:hAnsi="Roboto Condensed" w:cs="Calibri"/>
                <w:b/>
                <w:bCs/>
                <w:color w:val="FFFFFF" w:themeColor="background1"/>
                <w:spacing w:val="-1"/>
                <w:szCs w:val="28"/>
              </w:rPr>
              <w:t>é</w:t>
            </w:r>
            <w:r w:rsidRPr="0097068E">
              <w:rPr>
                <w:rFonts w:ascii="Roboto Condensed" w:eastAsia="Calibri" w:hAnsi="Roboto Condensed" w:cs="Calibri"/>
                <w:b/>
                <w:bCs/>
                <w:color w:val="FFFFFF" w:themeColor="background1"/>
                <w:szCs w:val="28"/>
              </w:rPr>
              <w:t>f</w:t>
            </w:r>
            <w:r w:rsidRPr="0097068E">
              <w:rPr>
                <w:rFonts w:ascii="Roboto Condensed" w:eastAsia="Calibri" w:hAnsi="Roboto Condensed" w:cs="Calibri"/>
                <w:b/>
                <w:bCs/>
                <w:color w:val="FFFFFF" w:themeColor="background1"/>
                <w:spacing w:val="-1"/>
                <w:szCs w:val="28"/>
              </w:rPr>
              <w:t>é</w:t>
            </w:r>
            <w:r w:rsidRPr="0097068E">
              <w:rPr>
                <w:rFonts w:ascii="Roboto Condensed" w:eastAsia="Calibri" w:hAnsi="Roboto Condensed" w:cs="Calibri"/>
                <w:b/>
                <w:bCs/>
                <w:color w:val="FFFFFF" w:themeColor="background1"/>
                <w:spacing w:val="1"/>
                <w:szCs w:val="28"/>
              </w:rPr>
              <w:t>r</w:t>
            </w:r>
            <w:r w:rsidRPr="0097068E">
              <w:rPr>
                <w:rFonts w:ascii="Roboto Condensed" w:eastAsia="Calibri" w:hAnsi="Roboto Condensed" w:cs="Calibri"/>
                <w:b/>
                <w:bCs/>
                <w:color w:val="FFFFFF" w:themeColor="background1"/>
                <w:spacing w:val="-1"/>
                <w:szCs w:val="28"/>
              </w:rPr>
              <w:t>en</w:t>
            </w:r>
            <w:r w:rsidRPr="0097068E">
              <w:rPr>
                <w:rFonts w:ascii="Roboto Condensed" w:eastAsia="Calibri" w:hAnsi="Roboto Condensed" w:cs="Calibri"/>
                <w:b/>
                <w:bCs/>
                <w:color w:val="FFFFFF" w:themeColor="background1"/>
                <w:szCs w:val="28"/>
              </w:rPr>
              <w:t>t</w:t>
            </w:r>
            <w:r w:rsidRPr="0097068E">
              <w:rPr>
                <w:rFonts w:ascii="Roboto Condensed" w:eastAsia="Calibri" w:hAnsi="Roboto Condensed" w:cs="Calibri"/>
                <w:b/>
                <w:bCs/>
                <w:color w:val="FFFFFF" w:themeColor="background1"/>
                <w:spacing w:val="1"/>
                <w:szCs w:val="28"/>
              </w:rPr>
              <w:t>i</w:t>
            </w:r>
            <w:r w:rsidRPr="0097068E">
              <w:rPr>
                <w:rFonts w:ascii="Roboto Condensed" w:eastAsia="Calibri" w:hAnsi="Roboto Condensed" w:cs="Calibri"/>
                <w:b/>
                <w:bCs/>
                <w:color w:val="FFFFFF" w:themeColor="background1"/>
                <w:spacing w:val="-1"/>
                <w:szCs w:val="28"/>
              </w:rPr>
              <w:t>e</w:t>
            </w:r>
            <w:r w:rsidRPr="0097068E">
              <w:rPr>
                <w:rFonts w:ascii="Roboto Condensed" w:eastAsia="Calibri" w:hAnsi="Roboto Condensed" w:cs="Calibri"/>
                <w:b/>
                <w:bCs/>
                <w:color w:val="FFFFFF" w:themeColor="background1"/>
                <w:szCs w:val="28"/>
              </w:rPr>
              <w:t>l</w:t>
            </w:r>
            <w:r w:rsidRPr="0097068E">
              <w:rPr>
                <w:rFonts w:ascii="Roboto Condensed" w:eastAsia="Calibri" w:hAnsi="Roboto Condensed" w:cs="Calibri"/>
                <w:b/>
                <w:bCs/>
                <w:color w:val="FFFFFF" w:themeColor="background1"/>
                <w:spacing w:val="-1"/>
                <w:szCs w:val="28"/>
              </w:rPr>
              <w:t xml:space="preserve"> </w:t>
            </w:r>
            <w:r w:rsidRPr="0097068E">
              <w:rPr>
                <w:rFonts w:ascii="Roboto Condensed" w:eastAsia="Calibri" w:hAnsi="Roboto Condensed" w:cs="Calibri"/>
                <w:b/>
                <w:bCs/>
                <w:color w:val="FFFFFF" w:themeColor="background1"/>
                <w:szCs w:val="28"/>
              </w:rPr>
              <w:t>Em</w:t>
            </w:r>
            <w:r w:rsidRPr="0097068E">
              <w:rPr>
                <w:rFonts w:ascii="Roboto Condensed" w:eastAsia="Calibri" w:hAnsi="Roboto Condensed" w:cs="Calibri"/>
                <w:b/>
                <w:bCs/>
                <w:color w:val="FFFFFF" w:themeColor="background1"/>
                <w:spacing w:val="-1"/>
                <w:szCs w:val="28"/>
              </w:rPr>
              <w:t>p</w:t>
            </w:r>
            <w:r w:rsidRPr="0097068E">
              <w:rPr>
                <w:rFonts w:ascii="Roboto Condensed" w:eastAsia="Calibri" w:hAnsi="Roboto Condensed" w:cs="Calibri"/>
                <w:b/>
                <w:bCs/>
                <w:color w:val="FFFFFF" w:themeColor="background1"/>
                <w:spacing w:val="1"/>
                <w:szCs w:val="28"/>
              </w:rPr>
              <w:t>l</w:t>
            </w:r>
            <w:r w:rsidRPr="0097068E">
              <w:rPr>
                <w:rFonts w:ascii="Roboto Condensed" w:eastAsia="Calibri" w:hAnsi="Roboto Condensed" w:cs="Calibri"/>
                <w:b/>
                <w:bCs/>
                <w:color w:val="FFFFFF" w:themeColor="background1"/>
                <w:spacing w:val="-3"/>
                <w:szCs w:val="28"/>
              </w:rPr>
              <w:t>o</w:t>
            </w:r>
            <w:r w:rsidRPr="0097068E">
              <w:rPr>
                <w:rFonts w:ascii="Roboto Condensed" w:eastAsia="Calibri" w:hAnsi="Roboto Condensed" w:cs="Calibri"/>
                <w:b/>
                <w:bCs/>
                <w:color w:val="FFFFFF" w:themeColor="background1"/>
                <w:spacing w:val="2"/>
                <w:szCs w:val="28"/>
              </w:rPr>
              <w:t>i</w:t>
            </w:r>
            <w:r w:rsidRPr="0097068E">
              <w:rPr>
                <w:rFonts w:ascii="Roboto Condensed" w:eastAsia="Calibri" w:hAnsi="Roboto Condensed" w:cs="Calibri"/>
                <w:b/>
                <w:bCs/>
                <w:color w:val="FFFFFF" w:themeColor="background1"/>
                <w:szCs w:val="28"/>
              </w:rPr>
              <w:t xml:space="preserve">- </w:t>
            </w:r>
            <w:r w:rsidRPr="0097068E">
              <w:rPr>
                <w:rFonts w:ascii="Roboto Condensed" w:eastAsia="Calibri" w:hAnsi="Roboto Condensed" w:cs="Calibri"/>
                <w:b/>
                <w:bCs/>
                <w:color w:val="FFFFFF" w:themeColor="background1"/>
                <w:spacing w:val="1"/>
                <w:szCs w:val="28"/>
              </w:rPr>
              <w:t>C</w:t>
            </w:r>
            <w:r w:rsidRPr="0097068E">
              <w:rPr>
                <w:rFonts w:ascii="Roboto Condensed" w:eastAsia="Calibri" w:hAnsi="Roboto Condensed" w:cs="Calibri"/>
                <w:b/>
                <w:bCs/>
                <w:color w:val="FFFFFF" w:themeColor="background1"/>
                <w:spacing w:val="-1"/>
                <w:szCs w:val="28"/>
              </w:rPr>
              <w:t>o</w:t>
            </w:r>
            <w:r w:rsidRPr="0097068E">
              <w:rPr>
                <w:rFonts w:ascii="Roboto Condensed" w:eastAsia="Calibri" w:hAnsi="Roboto Condensed" w:cs="Calibri"/>
                <w:b/>
                <w:bCs/>
                <w:color w:val="FFFFFF" w:themeColor="background1"/>
                <w:szCs w:val="28"/>
              </w:rPr>
              <w:t>mp</w:t>
            </w:r>
            <w:r w:rsidRPr="0097068E">
              <w:rPr>
                <w:rFonts w:ascii="Roboto Condensed" w:eastAsia="Calibri" w:hAnsi="Roboto Condensed" w:cs="Calibri"/>
                <w:b/>
                <w:bCs/>
                <w:color w:val="FFFFFF" w:themeColor="background1"/>
                <w:spacing w:val="-1"/>
                <w:szCs w:val="28"/>
              </w:rPr>
              <w:t>é</w:t>
            </w:r>
            <w:r w:rsidRPr="0097068E">
              <w:rPr>
                <w:rFonts w:ascii="Roboto Condensed" w:eastAsia="Calibri" w:hAnsi="Roboto Condensed" w:cs="Calibri"/>
                <w:b/>
                <w:bCs/>
                <w:color w:val="FFFFFF" w:themeColor="background1"/>
                <w:szCs w:val="28"/>
              </w:rPr>
              <w:t>te</w:t>
            </w:r>
            <w:r w:rsidRPr="0097068E">
              <w:rPr>
                <w:rFonts w:ascii="Roboto Condensed" w:eastAsia="Calibri" w:hAnsi="Roboto Condensed" w:cs="Calibri"/>
                <w:b/>
                <w:bCs/>
                <w:color w:val="FFFFFF" w:themeColor="background1"/>
                <w:spacing w:val="-1"/>
                <w:szCs w:val="28"/>
              </w:rPr>
              <w:t>n</w:t>
            </w:r>
            <w:r w:rsidRPr="0097068E">
              <w:rPr>
                <w:rFonts w:ascii="Roboto Condensed" w:eastAsia="Calibri" w:hAnsi="Roboto Condensed" w:cs="Calibri"/>
                <w:b/>
                <w:bCs/>
                <w:color w:val="FFFFFF" w:themeColor="background1"/>
                <w:spacing w:val="1"/>
                <w:szCs w:val="28"/>
              </w:rPr>
              <w:t>c</w:t>
            </w:r>
            <w:r w:rsidRPr="0097068E">
              <w:rPr>
                <w:rFonts w:ascii="Roboto Condensed" w:eastAsia="Calibri" w:hAnsi="Roboto Condensed" w:cs="Calibri"/>
                <w:b/>
                <w:bCs/>
                <w:color w:val="FFFFFF" w:themeColor="background1"/>
                <w:spacing w:val="-1"/>
                <w:szCs w:val="28"/>
              </w:rPr>
              <w:t>e</w:t>
            </w:r>
            <w:r w:rsidRPr="0097068E">
              <w:rPr>
                <w:rFonts w:ascii="Roboto Condensed" w:eastAsia="Calibri" w:hAnsi="Roboto Condensed" w:cs="Calibri"/>
                <w:b/>
                <w:bCs/>
                <w:color w:val="FFFFFF" w:themeColor="background1"/>
                <w:szCs w:val="28"/>
              </w:rPr>
              <w:t>s</w:t>
            </w:r>
          </w:p>
        </w:tc>
        <w:tc>
          <w:tcPr>
            <w:tcW w:w="7230" w:type="dxa"/>
            <w:gridSpan w:val="3"/>
            <w:shd w:val="clear" w:color="auto" w:fill="F1E5F7"/>
            <w:vAlign w:val="center"/>
          </w:tcPr>
          <w:p w14:paraId="428929EC" w14:textId="77777777" w:rsidR="00BD791B" w:rsidRPr="00550FD7" w:rsidRDefault="00BD791B" w:rsidP="006236C0">
            <w:pPr>
              <w:spacing w:after="0" w:line="240" w:lineRule="auto"/>
              <w:ind w:left="100" w:right="-20"/>
              <w:rPr>
                <w:rFonts w:ascii="Roboto Condensed" w:hAnsi="Roboto Condensed"/>
                <w:sz w:val="20"/>
                <w:szCs w:val="20"/>
              </w:rPr>
            </w:pPr>
            <w:r w:rsidRPr="00550FD7">
              <w:rPr>
                <w:rFonts w:ascii="Roboto Condensed" w:hAnsi="Roboto Condensed"/>
                <w:b/>
                <w:bCs/>
                <w:sz w:val="20"/>
                <w:szCs w:val="20"/>
              </w:rPr>
              <w:t>C3 : ELABORER ET IMPLEMENTER DES PROCESSUS D’INNOVATION (PRODUITS, SERVICES,</w:t>
            </w:r>
            <w:r>
              <w:rPr>
                <w:rFonts w:ascii="Roboto Condensed" w:hAnsi="Roboto Condensed"/>
                <w:b/>
                <w:bCs/>
                <w:sz w:val="20"/>
                <w:szCs w:val="20"/>
              </w:rPr>
              <w:t xml:space="preserve"> …</w:t>
            </w:r>
            <w:r w:rsidRPr="00550FD7">
              <w:rPr>
                <w:rFonts w:ascii="Roboto Condensed" w:hAnsi="Roboto Condensed"/>
                <w:b/>
                <w:bCs/>
                <w:sz w:val="20"/>
                <w:szCs w:val="20"/>
              </w:rPr>
              <w:t>)</w:t>
            </w:r>
            <w:r>
              <w:rPr>
                <w:rFonts w:ascii="Roboto Condensed" w:hAnsi="Roboto Condensed"/>
                <w:b/>
                <w:bCs/>
                <w:color w:val="FFFFFF"/>
                <w:sz w:val="20"/>
                <w:szCs w:val="20"/>
              </w:rPr>
              <w:br/>
            </w:r>
            <w:r w:rsidRPr="00550FD7">
              <w:rPr>
                <w:rFonts w:ascii="Roboto Condensed" w:hAnsi="Roboto Condensed"/>
                <w:b/>
                <w:bCs/>
                <w:sz w:val="20"/>
                <w:szCs w:val="20"/>
              </w:rPr>
              <w:t xml:space="preserve">C3.1 </w:t>
            </w:r>
            <w:r w:rsidRPr="00550FD7">
              <w:rPr>
                <w:rFonts w:ascii="Roboto Condensed" w:hAnsi="Roboto Condensed"/>
                <w:sz w:val="20"/>
                <w:szCs w:val="20"/>
              </w:rPr>
              <w:t>Définir un positionnement produit sur la base d’une approche intégrée de veille et d’analyse de l’environnement de l’entreprise, de ses enjeux technologiques, économiques et de développement durable, et de sa stratégie de développement.</w:t>
            </w:r>
          </w:p>
          <w:p w14:paraId="231A262B" w14:textId="77777777" w:rsidR="00BD791B" w:rsidRDefault="00BD791B" w:rsidP="006236C0">
            <w:pPr>
              <w:spacing w:after="0" w:line="240" w:lineRule="auto"/>
              <w:ind w:left="100" w:right="-20"/>
              <w:rPr>
                <w:rFonts w:ascii="Roboto Condensed" w:hAnsi="Roboto Condensed"/>
                <w:sz w:val="20"/>
                <w:szCs w:val="20"/>
              </w:rPr>
            </w:pPr>
            <w:r w:rsidRPr="00550FD7">
              <w:rPr>
                <w:rFonts w:ascii="Roboto Condensed" w:hAnsi="Roboto Condensed"/>
                <w:b/>
                <w:bCs/>
                <w:sz w:val="20"/>
                <w:szCs w:val="20"/>
              </w:rPr>
              <w:t xml:space="preserve">C3.5 </w:t>
            </w:r>
            <w:r w:rsidRPr="00550FD7">
              <w:rPr>
                <w:rFonts w:ascii="Roboto Condensed" w:hAnsi="Roboto Condensed"/>
                <w:sz w:val="20"/>
                <w:szCs w:val="20"/>
              </w:rPr>
              <w:t xml:space="preserve">Implémenter le projet innovant en tenant compte des impératifs commerciaux, financiers, de production et de la </w:t>
            </w:r>
            <w:proofErr w:type="spellStart"/>
            <w:r w:rsidRPr="00550FD7">
              <w:rPr>
                <w:rFonts w:ascii="Roboto Condensed" w:hAnsi="Roboto Condensed"/>
                <w:sz w:val="20"/>
                <w:szCs w:val="20"/>
              </w:rPr>
              <w:t>supply-chain</w:t>
            </w:r>
            <w:proofErr w:type="spellEnd"/>
            <w:r w:rsidRPr="00550FD7">
              <w:rPr>
                <w:rFonts w:ascii="Roboto Condensed" w:hAnsi="Roboto Condensed"/>
                <w:sz w:val="20"/>
                <w:szCs w:val="20"/>
              </w:rPr>
              <w:t>, en réalisant l’interface avec les parties prenantes internes et externes du projet.</w:t>
            </w:r>
          </w:p>
          <w:p w14:paraId="3D36F485" w14:textId="77777777" w:rsidR="00BD791B" w:rsidRDefault="00BD791B" w:rsidP="006236C0">
            <w:pPr>
              <w:spacing w:after="0" w:line="240" w:lineRule="auto"/>
              <w:ind w:left="100" w:right="-20"/>
              <w:rPr>
                <w:rFonts w:ascii="Roboto Condensed" w:hAnsi="Roboto Condensed"/>
                <w:b/>
                <w:bCs/>
                <w:sz w:val="20"/>
                <w:szCs w:val="20"/>
              </w:rPr>
            </w:pPr>
            <w:r w:rsidRPr="00550FD7">
              <w:rPr>
                <w:rFonts w:ascii="Roboto Condensed" w:hAnsi="Roboto Condensed"/>
                <w:b/>
                <w:bCs/>
                <w:sz w:val="20"/>
                <w:szCs w:val="20"/>
              </w:rPr>
              <w:t>C</w:t>
            </w:r>
            <w:r>
              <w:rPr>
                <w:rFonts w:ascii="Roboto Condensed" w:hAnsi="Roboto Condensed"/>
                <w:b/>
                <w:bCs/>
                <w:sz w:val="20"/>
                <w:szCs w:val="20"/>
              </w:rPr>
              <w:t>4 : STRUCTURER ET PILOTER UN PROJET</w:t>
            </w:r>
          </w:p>
          <w:p w14:paraId="004F754D" w14:textId="77777777" w:rsidR="00BD791B" w:rsidRDefault="00BD791B" w:rsidP="006236C0">
            <w:pPr>
              <w:spacing w:after="0" w:line="240" w:lineRule="auto"/>
              <w:ind w:left="100" w:right="-20"/>
              <w:rPr>
                <w:rFonts w:ascii="Roboto Condensed" w:hAnsi="Roboto Condensed"/>
                <w:sz w:val="20"/>
                <w:szCs w:val="20"/>
              </w:rPr>
            </w:pPr>
            <w:r>
              <w:rPr>
                <w:rFonts w:ascii="Roboto Condensed" w:hAnsi="Roboto Condensed"/>
                <w:b/>
                <w:bCs/>
                <w:sz w:val="20"/>
                <w:szCs w:val="20"/>
              </w:rPr>
              <w:t xml:space="preserve">C4.3 </w:t>
            </w:r>
            <w:r w:rsidRPr="006768B0">
              <w:rPr>
                <w:rFonts w:ascii="Roboto Condensed" w:hAnsi="Roboto Condensed"/>
                <w:sz w:val="20"/>
                <w:szCs w:val="20"/>
              </w:rPr>
              <w:t>Piloter le projet en adaptant les méthodes et outils de pilotage, ainsi que les indicateurs de</w:t>
            </w:r>
            <w:r>
              <w:rPr>
                <w:rFonts w:ascii="Roboto Condensed" w:hAnsi="Roboto Condensed"/>
                <w:sz w:val="20"/>
                <w:szCs w:val="20"/>
              </w:rPr>
              <w:t xml:space="preserve"> </w:t>
            </w:r>
            <w:r w:rsidRPr="006768B0">
              <w:rPr>
                <w:rFonts w:ascii="Roboto Condensed" w:hAnsi="Roboto Condensed"/>
                <w:sz w:val="20"/>
                <w:szCs w:val="20"/>
              </w:rPr>
              <w:t>suivi (</w:t>
            </w:r>
            <w:r>
              <w:rPr>
                <w:rFonts w:ascii="Roboto Condensed" w:hAnsi="Roboto Condensed"/>
                <w:sz w:val="20"/>
                <w:szCs w:val="20"/>
              </w:rPr>
              <w:t xml:space="preserve">coûts, </w:t>
            </w:r>
            <w:r w:rsidRPr="006768B0">
              <w:rPr>
                <w:rFonts w:ascii="Roboto Condensed" w:hAnsi="Roboto Condensed"/>
                <w:sz w:val="20"/>
                <w:szCs w:val="20"/>
              </w:rPr>
              <w:t xml:space="preserve">délais, sécurité, qualité, </w:t>
            </w:r>
            <w:r>
              <w:rPr>
                <w:rFonts w:ascii="Roboto Condensed" w:hAnsi="Roboto Condensed"/>
                <w:sz w:val="20"/>
                <w:szCs w:val="20"/>
              </w:rPr>
              <w:t xml:space="preserve">…) </w:t>
            </w:r>
            <w:r w:rsidRPr="006768B0">
              <w:rPr>
                <w:rFonts w:ascii="Roboto Condensed" w:hAnsi="Roboto Condensed"/>
                <w:sz w:val="20"/>
                <w:szCs w:val="20"/>
              </w:rPr>
              <w:t>au contexte et à la nature du projet</w:t>
            </w:r>
          </w:p>
          <w:p w14:paraId="0353BC6E" w14:textId="77777777" w:rsidR="00BD791B" w:rsidRPr="00550FD7" w:rsidRDefault="00BD791B" w:rsidP="006236C0">
            <w:pPr>
              <w:spacing w:after="0" w:line="240" w:lineRule="auto"/>
              <w:ind w:left="100" w:right="-20"/>
              <w:rPr>
                <w:rFonts w:ascii="Roboto Condensed" w:eastAsia="Calibri" w:hAnsi="Roboto Condensed" w:cs="Calibri"/>
                <w:sz w:val="20"/>
                <w:szCs w:val="20"/>
              </w:rPr>
            </w:pPr>
            <w:r w:rsidRPr="00703442">
              <w:rPr>
                <w:rFonts w:ascii="Roboto Condensed" w:eastAsia="Calibri" w:hAnsi="Roboto Condensed" w:cs="Calibri"/>
                <w:b/>
                <w:bCs/>
                <w:sz w:val="20"/>
                <w:szCs w:val="20"/>
              </w:rPr>
              <w:t>C4.4</w:t>
            </w:r>
            <w:r w:rsidRPr="00703442">
              <w:rPr>
                <w:rFonts w:ascii="Roboto Condensed" w:eastAsia="Calibri" w:hAnsi="Roboto Condensed" w:cs="Calibri"/>
                <w:sz w:val="20"/>
                <w:szCs w:val="20"/>
              </w:rPr>
              <w:t xml:space="preserve"> Piloter, coordonner et assurer le suivi d’un projet d’ingénierie collaborative inter</w:t>
            </w:r>
            <w:r>
              <w:rPr>
                <w:rFonts w:ascii="Roboto Condensed" w:eastAsia="Calibri" w:hAnsi="Roboto Condensed" w:cs="Calibri"/>
                <w:sz w:val="20"/>
                <w:szCs w:val="20"/>
              </w:rPr>
              <w:t>-m</w:t>
            </w:r>
            <w:r w:rsidRPr="00703442">
              <w:rPr>
                <w:rFonts w:ascii="Roboto Condensed" w:eastAsia="Calibri" w:hAnsi="Roboto Condensed" w:cs="Calibri"/>
                <w:sz w:val="20"/>
                <w:szCs w:val="20"/>
              </w:rPr>
              <w:t>étiers,</w:t>
            </w:r>
            <w:r>
              <w:rPr>
                <w:rFonts w:ascii="Roboto Condensed" w:eastAsia="Calibri" w:hAnsi="Roboto Condensed" w:cs="Calibri"/>
                <w:sz w:val="20"/>
                <w:szCs w:val="20"/>
              </w:rPr>
              <w:t xml:space="preserve"> </w:t>
            </w:r>
            <w:proofErr w:type="spellStart"/>
            <w:r w:rsidRPr="00703442">
              <w:rPr>
                <w:rFonts w:ascii="Roboto Condensed" w:eastAsia="Calibri" w:hAnsi="Roboto Condensed" w:cs="Calibri"/>
                <w:sz w:val="20"/>
                <w:szCs w:val="20"/>
              </w:rPr>
              <w:t>inter</w:t>
            </w:r>
            <w:r>
              <w:rPr>
                <w:rFonts w:ascii="Roboto Condensed" w:eastAsia="Calibri" w:hAnsi="Roboto Condensed" w:cs="Calibri"/>
                <w:sz w:val="20"/>
                <w:szCs w:val="20"/>
              </w:rPr>
              <w:t>-</w:t>
            </w:r>
            <w:r w:rsidRPr="00703442">
              <w:rPr>
                <w:rFonts w:ascii="Roboto Condensed" w:eastAsia="Calibri" w:hAnsi="Roboto Condensed" w:cs="Calibri"/>
                <w:sz w:val="20"/>
                <w:szCs w:val="20"/>
              </w:rPr>
              <w:t>services</w:t>
            </w:r>
            <w:proofErr w:type="spellEnd"/>
            <w:r w:rsidRPr="00703442">
              <w:rPr>
                <w:rFonts w:ascii="Roboto Condensed" w:eastAsia="Calibri" w:hAnsi="Roboto Condensed" w:cs="Calibri"/>
                <w:sz w:val="20"/>
                <w:szCs w:val="20"/>
              </w:rPr>
              <w:t xml:space="preserve"> inter</w:t>
            </w:r>
            <w:r>
              <w:rPr>
                <w:rFonts w:ascii="Roboto Condensed" w:eastAsia="Calibri" w:hAnsi="Roboto Condensed" w:cs="Calibri"/>
                <w:sz w:val="20"/>
                <w:szCs w:val="20"/>
              </w:rPr>
              <w:t>-c</w:t>
            </w:r>
            <w:r w:rsidRPr="00703442">
              <w:rPr>
                <w:rFonts w:ascii="Roboto Condensed" w:eastAsia="Calibri" w:hAnsi="Roboto Condensed" w:cs="Calibri"/>
                <w:sz w:val="20"/>
                <w:szCs w:val="20"/>
              </w:rPr>
              <w:t>ompétences et inter</w:t>
            </w:r>
            <w:r>
              <w:rPr>
                <w:rFonts w:ascii="Roboto Condensed" w:eastAsia="Calibri" w:hAnsi="Roboto Condensed" w:cs="Calibri"/>
                <w:sz w:val="20"/>
                <w:szCs w:val="20"/>
              </w:rPr>
              <w:t>-</w:t>
            </w:r>
            <w:r w:rsidRPr="00703442">
              <w:rPr>
                <w:rFonts w:ascii="Roboto Condensed" w:eastAsia="Calibri" w:hAnsi="Roboto Condensed" w:cs="Calibri"/>
                <w:sz w:val="20"/>
                <w:szCs w:val="20"/>
              </w:rPr>
              <w:t>cultures, au service de l’innovation et/ou de</w:t>
            </w:r>
            <w:r>
              <w:rPr>
                <w:rFonts w:ascii="Roboto Condensed" w:eastAsia="Calibri" w:hAnsi="Roboto Condensed" w:cs="Calibri"/>
                <w:sz w:val="20"/>
                <w:szCs w:val="20"/>
              </w:rPr>
              <w:t xml:space="preserve"> </w:t>
            </w:r>
            <w:r w:rsidRPr="00703442">
              <w:rPr>
                <w:rFonts w:ascii="Roboto Condensed" w:eastAsia="Calibri" w:hAnsi="Roboto Condensed" w:cs="Calibri"/>
                <w:sz w:val="20"/>
                <w:szCs w:val="20"/>
              </w:rPr>
              <w:t>l’amélioration continue</w:t>
            </w:r>
          </w:p>
        </w:tc>
      </w:tr>
      <w:tr w:rsidR="00BD791B" w14:paraId="49CF6A4B" w14:textId="77777777" w:rsidTr="006236C0">
        <w:trPr>
          <w:trHeight w:hRule="exact" w:val="444"/>
        </w:trPr>
        <w:tc>
          <w:tcPr>
            <w:tcW w:w="2518" w:type="dxa"/>
            <w:gridSpan w:val="2"/>
            <w:shd w:val="clear" w:color="auto" w:fill="282D46"/>
            <w:vAlign w:val="center"/>
          </w:tcPr>
          <w:p w14:paraId="7B8FDF7D" w14:textId="77777777" w:rsidR="00BD791B" w:rsidRPr="0097068E" w:rsidRDefault="00BD791B" w:rsidP="006236C0">
            <w:pPr>
              <w:spacing w:after="0" w:line="240" w:lineRule="auto"/>
              <w:ind w:left="97" w:right="-20"/>
              <w:rPr>
                <w:rFonts w:ascii="Roboto Condensed" w:eastAsia="Calibri" w:hAnsi="Roboto Condensed" w:cs="Calibri"/>
                <w:b/>
                <w:color w:val="FFFFFF" w:themeColor="background1"/>
                <w:szCs w:val="28"/>
              </w:rPr>
            </w:pPr>
            <w:r w:rsidRPr="0097068E">
              <w:rPr>
                <w:rFonts w:ascii="Roboto Condensed" w:eastAsia="Calibri" w:hAnsi="Roboto Condensed" w:cs="Calibri"/>
                <w:b/>
                <w:bCs/>
                <w:color w:val="FFFFFF" w:themeColor="background1"/>
                <w:position w:val="1"/>
                <w:szCs w:val="28"/>
              </w:rPr>
              <w:t>P</w:t>
            </w:r>
            <w:r w:rsidRPr="0097068E">
              <w:rPr>
                <w:rFonts w:ascii="Roboto Condensed" w:eastAsia="Calibri" w:hAnsi="Roboto Condensed" w:cs="Calibri"/>
                <w:b/>
                <w:bCs/>
                <w:color w:val="FFFFFF" w:themeColor="background1"/>
                <w:spacing w:val="1"/>
                <w:position w:val="1"/>
                <w:szCs w:val="28"/>
              </w:rPr>
              <w:t>r</w:t>
            </w:r>
            <w:r w:rsidRPr="0097068E">
              <w:rPr>
                <w:rFonts w:ascii="Roboto Condensed" w:eastAsia="Calibri" w:hAnsi="Roboto Condensed" w:cs="Calibri"/>
                <w:b/>
                <w:bCs/>
                <w:color w:val="FFFFFF" w:themeColor="background1"/>
                <w:spacing w:val="-1"/>
                <w:position w:val="1"/>
                <w:szCs w:val="28"/>
              </w:rPr>
              <w:t>é</w:t>
            </w:r>
            <w:r w:rsidRPr="0097068E">
              <w:rPr>
                <w:rFonts w:ascii="Roboto Condensed" w:eastAsia="Calibri" w:hAnsi="Roboto Condensed" w:cs="Calibri"/>
                <w:b/>
                <w:bCs/>
                <w:color w:val="FFFFFF" w:themeColor="background1"/>
                <w:spacing w:val="1"/>
                <w:position w:val="1"/>
                <w:szCs w:val="28"/>
              </w:rPr>
              <w:t>r</w:t>
            </w:r>
            <w:r w:rsidRPr="0097068E">
              <w:rPr>
                <w:rFonts w:ascii="Roboto Condensed" w:eastAsia="Calibri" w:hAnsi="Roboto Condensed" w:cs="Calibri"/>
                <w:b/>
                <w:bCs/>
                <w:color w:val="FFFFFF" w:themeColor="background1"/>
                <w:spacing w:val="-1"/>
                <w:position w:val="1"/>
                <w:szCs w:val="28"/>
              </w:rPr>
              <w:t>equ</w:t>
            </w:r>
            <w:r w:rsidRPr="0097068E">
              <w:rPr>
                <w:rFonts w:ascii="Roboto Condensed" w:eastAsia="Calibri" w:hAnsi="Roboto Condensed" w:cs="Calibri"/>
                <w:b/>
                <w:bCs/>
                <w:color w:val="FFFFFF" w:themeColor="background1"/>
                <w:spacing w:val="1"/>
                <w:position w:val="1"/>
                <w:szCs w:val="28"/>
              </w:rPr>
              <w:t>i</w:t>
            </w:r>
            <w:r w:rsidRPr="0097068E">
              <w:rPr>
                <w:rFonts w:ascii="Roboto Condensed" w:eastAsia="Calibri" w:hAnsi="Roboto Condensed" w:cs="Calibri"/>
                <w:b/>
                <w:bCs/>
                <w:color w:val="FFFFFF" w:themeColor="background1"/>
                <w:position w:val="1"/>
                <w:szCs w:val="28"/>
              </w:rPr>
              <w:t>s</w:t>
            </w:r>
          </w:p>
        </w:tc>
        <w:tc>
          <w:tcPr>
            <w:tcW w:w="7230" w:type="dxa"/>
            <w:gridSpan w:val="3"/>
            <w:shd w:val="clear" w:color="auto" w:fill="F1E5F7"/>
            <w:vAlign w:val="center"/>
          </w:tcPr>
          <w:p w14:paraId="597DCA86" w14:textId="77777777" w:rsidR="00BD791B" w:rsidRPr="00550FD7" w:rsidRDefault="00BD791B" w:rsidP="006236C0">
            <w:pPr>
              <w:spacing w:after="0" w:line="240" w:lineRule="auto"/>
              <w:ind w:left="100" w:right="-20"/>
              <w:rPr>
                <w:rFonts w:ascii="Roboto Condensed" w:eastAsia="Calibri" w:hAnsi="Roboto Condensed" w:cs="Calibri"/>
                <w:sz w:val="20"/>
                <w:szCs w:val="20"/>
              </w:rPr>
            </w:pPr>
            <w:r w:rsidRPr="00550FD7">
              <w:rPr>
                <w:rFonts w:ascii="Roboto Condensed" w:eastAsia="Calibri" w:hAnsi="Roboto Condensed" w:cs="Calibri"/>
                <w:spacing w:val="1"/>
                <w:position w:val="1"/>
                <w:sz w:val="20"/>
                <w:szCs w:val="20"/>
              </w:rPr>
              <w:t>Mo</w:t>
            </w:r>
            <w:r w:rsidRPr="00550FD7">
              <w:rPr>
                <w:rFonts w:ascii="Roboto Condensed" w:eastAsia="Calibri" w:hAnsi="Roboto Condensed" w:cs="Calibri"/>
                <w:spacing w:val="-1"/>
                <w:position w:val="1"/>
                <w:sz w:val="20"/>
                <w:szCs w:val="20"/>
              </w:rPr>
              <w:t>du</w:t>
            </w:r>
            <w:r w:rsidRPr="00550FD7">
              <w:rPr>
                <w:rFonts w:ascii="Roboto Condensed" w:eastAsia="Calibri" w:hAnsi="Roboto Condensed" w:cs="Calibri"/>
                <w:position w:val="1"/>
                <w:sz w:val="20"/>
                <w:szCs w:val="20"/>
              </w:rPr>
              <w:t>les</w:t>
            </w:r>
            <w:r w:rsidRPr="00550FD7">
              <w:rPr>
                <w:rFonts w:ascii="Roboto Condensed" w:eastAsia="Calibri" w:hAnsi="Roboto Condensed" w:cs="Calibri"/>
                <w:spacing w:val="-2"/>
                <w:position w:val="1"/>
                <w:sz w:val="20"/>
                <w:szCs w:val="20"/>
              </w:rPr>
              <w:t xml:space="preserve"> </w:t>
            </w:r>
            <w:r w:rsidRPr="00550FD7">
              <w:rPr>
                <w:rFonts w:ascii="Roboto Condensed" w:eastAsia="Calibri" w:hAnsi="Roboto Condensed" w:cs="Calibri"/>
                <w:position w:val="1"/>
                <w:sz w:val="20"/>
                <w:szCs w:val="20"/>
              </w:rPr>
              <w:t>du</w:t>
            </w:r>
            <w:r w:rsidRPr="00550FD7">
              <w:rPr>
                <w:rFonts w:ascii="Roboto Condensed" w:eastAsia="Calibri" w:hAnsi="Roboto Condensed" w:cs="Calibri"/>
                <w:spacing w:val="-1"/>
                <w:position w:val="1"/>
                <w:sz w:val="20"/>
                <w:szCs w:val="20"/>
              </w:rPr>
              <w:t xml:space="preserve"> </w:t>
            </w:r>
            <w:r w:rsidRPr="00550FD7">
              <w:rPr>
                <w:rFonts w:ascii="Roboto Condensed" w:eastAsia="Calibri" w:hAnsi="Roboto Condensed" w:cs="Calibri"/>
                <w:position w:val="1"/>
                <w:sz w:val="20"/>
                <w:szCs w:val="20"/>
              </w:rPr>
              <w:t>p</w:t>
            </w:r>
            <w:r w:rsidRPr="00550FD7">
              <w:rPr>
                <w:rFonts w:ascii="Roboto Condensed" w:eastAsia="Calibri" w:hAnsi="Roboto Condensed" w:cs="Calibri"/>
                <w:spacing w:val="1"/>
                <w:position w:val="1"/>
                <w:sz w:val="20"/>
                <w:szCs w:val="20"/>
              </w:rPr>
              <w:t>ô</w:t>
            </w:r>
            <w:r w:rsidRPr="00550FD7">
              <w:rPr>
                <w:rFonts w:ascii="Roboto Condensed" w:eastAsia="Calibri" w:hAnsi="Roboto Condensed" w:cs="Calibri"/>
                <w:spacing w:val="-3"/>
                <w:position w:val="1"/>
                <w:sz w:val="20"/>
                <w:szCs w:val="20"/>
              </w:rPr>
              <w:t>l</w:t>
            </w:r>
            <w:r w:rsidRPr="00550FD7">
              <w:rPr>
                <w:rFonts w:ascii="Roboto Condensed" w:eastAsia="Calibri" w:hAnsi="Roboto Condensed" w:cs="Calibri"/>
                <w:position w:val="1"/>
                <w:sz w:val="20"/>
                <w:szCs w:val="20"/>
              </w:rPr>
              <w:t>e</w:t>
            </w:r>
            <w:r w:rsidRPr="00550FD7">
              <w:rPr>
                <w:rFonts w:ascii="Roboto Condensed" w:eastAsia="Calibri" w:hAnsi="Roboto Condensed" w:cs="Calibri"/>
                <w:spacing w:val="1"/>
                <w:position w:val="1"/>
                <w:sz w:val="20"/>
                <w:szCs w:val="20"/>
              </w:rPr>
              <w:t xml:space="preserve"> </w:t>
            </w:r>
            <w:r w:rsidRPr="00550FD7">
              <w:rPr>
                <w:rFonts w:ascii="Roboto Condensed" w:eastAsia="Calibri" w:hAnsi="Roboto Condensed" w:cs="Calibri"/>
                <w:position w:val="1"/>
                <w:sz w:val="20"/>
                <w:szCs w:val="20"/>
              </w:rPr>
              <w:t>G</w:t>
            </w:r>
            <w:r>
              <w:rPr>
                <w:rFonts w:ascii="Roboto Condensed" w:eastAsia="Calibri" w:hAnsi="Roboto Condensed" w:cs="Calibri"/>
                <w:position w:val="1"/>
                <w:sz w:val="20"/>
                <w:szCs w:val="20"/>
              </w:rPr>
              <w:t>énie Industriel et Conception Innovation</w:t>
            </w:r>
          </w:p>
        </w:tc>
      </w:tr>
      <w:tr w:rsidR="00BD791B" w14:paraId="464C7BF3" w14:textId="77777777" w:rsidTr="006236C0">
        <w:trPr>
          <w:trHeight w:hRule="exact" w:val="288"/>
        </w:trPr>
        <w:tc>
          <w:tcPr>
            <w:tcW w:w="2518" w:type="dxa"/>
            <w:gridSpan w:val="2"/>
            <w:shd w:val="clear" w:color="auto" w:fill="282D46"/>
            <w:vAlign w:val="center"/>
          </w:tcPr>
          <w:p w14:paraId="352DA380" w14:textId="77777777" w:rsidR="00BD791B" w:rsidRPr="0097068E" w:rsidRDefault="00BD791B" w:rsidP="006236C0">
            <w:pPr>
              <w:spacing w:after="0" w:line="240" w:lineRule="auto"/>
              <w:ind w:left="97" w:right="-20"/>
              <w:rPr>
                <w:rFonts w:ascii="Roboto Condensed" w:eastAsia="Calibri" w:hAnsi="Roboto Condensed" w:cs="Calibri"/>
                <w:b/>
                <w:color w:val="FFFFFF" w:themeColor="background1"/>
                <w:szCs w:val="28"/>
              </w:rPr>
            </w:pPr>
            <w:r w:rsidRPr="0097068E">
              <w:rPr>
                <w:rFonts w:ascii="Roboto Condensed" w:eastAsia="Calibri" w:hAnsi="Roboto Condensed" w:cs="Calibri"/>
                <w:b/>
                <w:bCs/>
                <w:color w:val="FFFFFF" w:themeColor="background1"/>
                <w:position w:val="1"/>
                <w:szCs w:val="28"/>
              </w:rPr>
              <w:t>L</w:t>
            </w:r>
            <w:r w:rsidRPr="0097068E">
              <w:rPr>
                <w:rFonts w:ascii="Roboto Condensed" w:eastAsia="Calibri" w:hAnsi="Roboto Condensed" w:cs="Calibri"/>
                <w:b/>
                <w:bCs/>
                <w:color w:val="FFFFFF" w:themeColor="background1"/>
                <w:spacing w:val="1"/>
                <w:position w:val="1"/>
                <w:szCs w:val="28"/>
              </w:rPr>
              <w:t>i</w:t>
            </w:r>
            <w:r w:rsidRPr="0097068E">
              <w:rPr>
                <w:rFonts w:ascii="Roboto Condensed" w:eastAsia="Calibri" w:hAnsi="Roboto Condensed" w:cs="Calibri"/>
                <w:b/>
                <w:bCs/>
                <w:color w:val="FFFFFF" w:themeColor="background1"/>
                <w:spacing w:val="-1"/>
                <w:position w:val="1"/>
                <w:szCs w:val="28"/>
              </w:rPr>
              <w:t>en</w:t>
            </w:r>
            <w:r w:rsidRPr="0097068E">
              <w:rPr>
                <w:rFonts w:ascii="Roboto Condensed" w:eastAsia="Calibri" w:hAnsi="Roboto Condensed" w:cs="Calibri"/>
                <w:b/>
                <w:bCs/>
                <w:color w:val="FFFFFF" w:themeColor="background1"/>
                <w:position w:val="1"/>
                <w:szCs w:val="28"/>
              </w:rPr>
              <w:t>s</w:t>
            </w:r>
            <w:r w:rsidRPr="0097068E">
              <w:rPr>
                <w:rFonts w:ascii="Roboto Condensed" w:eastAsia="Calibri" w:hAnsi="Roboto Condensed" w:cs="Calibri"/>
                <w:b/>
                <w:bCs/>
                <w:color w:val="FFFFFF" w:themeColor="background1"/>
                <w:spacing w:val="1"/>
                <w:position w:val="1"/>
                <w:szCs w:val="28"/>
              </w:rPr>
              <w:t xml:space="preserve"> </w:t>
            </w:r>
            <w:r w:rsidRPr="0097068E">
              <w:rPr>
                <w:rFonts w:ascii="Roboto Condensed" w:eastAsia="Calibri" w:hAnsi="Roboto Condensed" w:cs="Calibri"/>
                <w:b/>
                <w:bCs/>
                <w:color w:val="FFFFFF" w:themeColor="background1"/>
                <w:position w:val="1"/>
                <w:szCs w:val="28"/>
              </w:rPr>
              <w:t>p</w:t>
            </w:r>
            <w:r w:rsidRPr="0097068E">
              <w:rPr>
                <w:rFonts w:ascii="Roboto Condensed" w:eastAsia="Calibri" w:hAnsi="Roboto Condensed" w:cs="Calibri"/>
                <w:b/>
                <w:bCs/>
                <w:color w:val="FFFFFF" w:themeColor="background1"/>
                <w:spacing w:val="-1"/>
                <w:position w:val="1"/>
                <w:szCs w:val="28"/>
              </w:rPr>
              <w:t>éda</w:t>
            </w:r>
            <w:r w:rsidRPr="0097068E">
              <w:rPr>
                <w:rFonts w:ascii="Roboto Condensed" w:eastAsia="Calibri" w:hAnsi="Roboto Condensed" w:cs="Calibri"/>
                <w:b/>
                <w:bCs/>
                <w:color w:val="FFFFFF" w:themeColor="background1"/>
                <w:spacing w:val="1"/>
                <w:position w:val="1"/>
                <w:szCs w:val="28"/>
              </w:rPr>
              <w:t>g</w:t>
            </w:r>
            <w:r w:rsidRPr="0097068E">
              <w:rPr>
                <w:rFonts w:ascii="Roboto Condensed" w:eastAsia="Calibri" w:hAnsi="Roboto Condensed" w:cs="Calibri"/>
                <w:b/>
                <w:bCs/>
                <w:color w:val="FFFFFF" w:themeColor="background1"/>
                <w:spacing w:val="-1"/>
                <w:position w:val="1"/>
                <w:szCs w:val="28"/>
              </w:rPr>
              <w:t>o</w:t>
            </w:r>
            <w:r w:rsidRPr="0097068E">
              <w:rPr>
                <w:rFonts w:ascii="Roboto Condensed" w:eastAsia="Calibri" w:hAnsi="Roboto Condensed" w:cs="Calibri"/>
                <w:b/>
                <w:bCs/>
                <w:color w:val="FFFFFF" w:themeColor="background1"/>
                <w:spacing w:val="-2"/>
                <w:position w:val="1"/>
                <w:szCs w:val="28"/>
              </w:rPr>
              <w:t>g</w:t>
            </w:r>
            <w:r w:rsidRPr="0097068E">
              <w:rPr>
                <w:rFonts w:ascii="Roboto Condensed" w:eastAsia="Calibri" w:hAnsi="Roboto Condensed" w:cs="Calibri"/>
                <w:b/>
                <w:bCs/>
                <w:color w:val="FFFFFF" w:themeColor="background1"/>
                <w:spacing w:val="1"/>
                <w:position w:val="1"/>
                <w:szCs w:val="28"/>
              </w:rPr>
              <w:t>i</w:t>
            </w:r>
            <w:r w:rsidRPr="0097068E">
              <w:rPr>
                <w:rFonts w:ascii="Roboto Condensed" w:eastAsia="Calibri" w:hAnsi="Roboto Condensed" w:cs="Calibri"/>
                <w:b/>
                <w:bCs/>
                <w:color w:val="FFFFFF" w:themeColor="background1"/>
                <w:spacing w:val="-1"/>
                <w:position w:val="1"/>
                <w:szCs w:val="28"/>
              </w:rPr>
              <w:t>que</w:t>
            </w:r>
            <w:r w:rsidRPr="0097068E">
              <w:rPr>
                <w:rFonts w:ascii="Roboto Condensed" w:eastAsia="Calibri" w:hAnsi="Roboto Condensed" w:cs="Calibri"/>
                <w:b/>
                <w:bCs/>
                <w:color w:val="FFFFFF" w:themeColor="background1"/>
                <w:position w:val="1"/>
                <w:szCs w:val="28"/>
              </w:rPr>
              <w:t>s</w:t>
            </w:r>
          </w:p>
        </w:tc>
        <w:tc>
          <w:tcPr>
            <w:tcW w:w="7230" w:type="dxa"/>
            <w:gridSpan w:val="3"/>
            <w:shd w:val="clear" w:color="auto" w:fill="F1E5F7"/>
            <w:vAlign w:val="center"/>
          </w:tcPr>
          <w:p w14:paraId="32E640B0" w14:textId="77777777" w:rsidR="00BD791B" w:rsidRPr="00550FD7" w:rsidRDefault="00BD791B" w:rsidP="006236C0">
            <w:pPr>
              <w:spacing w:after="0" w:line="240" w:lineRule="auto"/>
              <w:ind w:left="100" w:right="-20"/>
              <w:rPr>
                <w:rFonts w:ascii="Roboto Condensed" w:eastAsia="Calibri" w:hAnsi="Roboto Condensed" w:cs="Calibri"/>
                <w:sz w:val="20"/>
                <w:szCs w:val="20"/>
              </w:rPr>
            </w:pPr>
            <w:r w:rsidRPr="00550FD7">
              <w:rPr>
                <w:rFonts w:ascii="Roboto Condensed" w:eastAsia="Calibri" w:hAnsi="Roboto Condensed" w:cs="Calibri"/>
                <w:spacing w:val="1"/>
                <w:position w:val="1"/>
                <w:sz w:val="20"/>
                <w:szCs w:val="20"/>
              </w:rPr>
              <w:t>L</w:t>
            </w:r>
            <w:r w:rsidRPr="00550FD7">
              <w:rPr>
                <w:rFonts w:ascii="Roboto Condensed" w:eastAsia="Calibri" w:hAnsi="Roboto Condensed" w:cs="Calibri"/>
                <w:position w:val="1"/>
                <w:sz w:val="20"/>
                <w:szCs w:val="20"/>
              </w:rPr>
              <w:t>ie</w:t>
            </w:r>
            <w:r w:rsidRPr="00550FD7">
              <w:rPr>
                <w:rFonts w:ascii="Roboto Condensed" w:eastAsia="Calibri" w:hAnsi="Roboto Condensed" w:cs="Calibri"/>
                <w:spacing w:val="-1"/>
                <w:position w:val="1"/>
                <w:sz w:val="20"/>
                <w:szCs w:val="20"/>
              </w:rPr>
              <w:t>n</w:t>
            </w:r>
            <w:r w:rsidRPr="00550FD7">
              <w:rPr>
                <w:rFonts w:ascii="Roboto Condensed" w:eastAsia="Calibri" w:hAnsi="Roboto Condensed" w:cs="Calibri"/>
                <w:position w:val="1"/>
                <w:sz w:val="20"/>
                <w:szCs w:val="20"/>
              </w:rPr>
              <w:t xml:space="preserve">s </w:t>
            </w:r>
            <w:r w:rsidRPr="00550FD7">
              <w:rPr>
                <w:rFonts w:ascii="Roboto Condensed" w:eastAsia="Calibri" w:hAnsi="Roboto Condensed" w:cs="Calibri"/>
                <w:spacing w:val="-2"/>
                <w:position w:val="1"/>
                <w:sz w:val="20"/>
                <w:szCs w:val="20"/>
              </w:rPr>
              <w:t>a</w:t>
            </w:r>
            <w:r w:rsidRPr="00550FD7">
              <w:rPr>
                <w:rFonts w:ascii="Roboto Condensed" w:eastAsia="Calibri" w:hAnsi="Roboto Condensed" w:cs="Calibri"/>
                <w:spacing w:val="1"/>
                <w:position w:val="1"/>
                <w:sz w:val="20"/>
                <w:szCs w:val="20"/>
              </w:rPr>
              <w:t>v</w:t>
            </w:r>
            <w:r w:rsidRPr="00550FD7">
              <w:rPr>
                <w:rFonts w:ascii="Roboto Condensed" w:eastAsia="Calibri" w:hAnsi="Roboto Condensed" w:cs="Calibri"/>
                <w:position w:val="1"/>
                <w:sz w:val="20"/>
                <w:szCs w:val="20"/>
              </w:rPr>
              <w:t>ec</w:t>
            </w:r>
            <w:r w:rsidRPr="00550FD7">
              <w:rPr>
                <w:rFonts w:ascii="Roboto Condensed" w:eastAsia="Calibri" w:hAnsi="Roboto Condensed" w:cs="Calibri"/>
                <w:spacing w:val="-1"/>
                <w:position w:val="1"/>
                <w:sz w:val="20"/>
                <w:szCs w:val="20"/>
              </w:rPr>
              <w:t xml:space="preserve"> </w:t>
            </w:r>
            <w:r w:rsidRPr="00550FD7">
              <w:rPr>
                <w:rFonts w:ascii="Roboto Condensed" w:eastAsia="Calibri" w:hAnsi="Roboto Condensed" w:cs="Calibri"/>
                <w:position w:val="1"/>
                <w:sz w:val="20"/>
                <w:szCs w:val="20"/>
              </w:rPr>
              <w:t>les</w:t>
            </w:r>
            <w:r w:rsidRPr="00550FD7">
              <w:rPr>
                <w:rFonts w:ascii="Roboto Condensed" w:eastAsia="Calibri" w:hAnsi="Roboto Condensed" w:cs="Calibri"/>
                <w:spacing w:val="1"/>
                <w:position w:val="1"/>
                <w:sz w:val="20"/>
                <w:szCs w:val="20"/>
              </w:rPr>
              <w:t xml:space="preserve"> </w:t>
            </w:r>
            <w:r w:rsidRPr="00550FD7">
              <w:rPr>
                <w:rFonts w:ascii="Roboto Condensed" w:eastAsia="Calibri" w:hAnsi="Roboto Condensed" w:cs="Calibri"/>
                <w:spacing w:val="-3"/>
                <w:position w:val="1"/>
                <w:sz w:val="20"/>
                <w:szCs w:val="20"/>
              </w:rPr>
              <w:t>p</w:t>
            </w:r>
            <w:r w:rsidRPr="00550FD7">
              <w:rPr>
                <w:rFonts w:ascii="Roboto Condensed" w:eastAsia="Calibri" w:hAnsi="Roboto Condensed" w:cs="Calibri"/>
                <w:spacing w:val="1"/>
                <w:position w:val="1"/>
                <w:sz w:val="20"/>
                <w:szCs w:val="20"/>
              </w:rPr>
              <w:t>ô</w:t>
            </w:r>
            <w:r w:rsidRPr="00550FD7">
              <w:rPr>
                <w:rFonts w:ascii="Roboto Condensed" w:eastAsia="Calibri" w:hAnsi="Roboto Condensed" w:cs="Calibri"/>
                <w:position w:val="1"/>
                <w:sz w:val="20"/>
                <w:szCs w:val="20"/>
              </w:rPr>
              <w:t>les</w:t>
            </w:r>
            <w:r>
              <w:rPr>
                <w:rFonts w:ascii="Roboto Condensed" w:eastAsia="Calibri" w:hAnsi="Roboto Condensed" w:cs="Calibri"/>
                <w:position w:val="1"/>
                <w:sz w:val="20"/>
                <w:szCs w:val="20"/>
              </w:rPr>
              <w:t xml:space="preserve"> Génie Industriel, Conception-Innovation</w:t>
            </w:r>
            <w:r>
              <w:rPr>
                <w:rFonts w:ascii="Roboto Condensed" w:eastAsia="Calibri" w:hAnsi="Roboto Condensed" w:cs="Calibri"/>
                <w:spacing w:val="-2"/>
                <w:position w:val="1"/>
                <w:sz w:val="20"/>
                <w:szCs w:val="20"/>
              </w:rPr>
              <w:t>, Gestion Entrepreneuriale</w:t>
            </w:r>
          </w:p>
        </w:tc>
      </w:tr>
      <w:tr w:rsidR="00BD791B" w14:paraId="4FA37CCF" w14:textId="77777777" w:rsidTr="006236C0">
        <w:trPr>
          <w:trHeight w:hRule="exact" w:val="2130"/>
        </w:trPr>
        <w:tc>
          <w:tcPr>
            <w:tcW w:w="2518" w:type="dxa"/>
            <w:gridSpan w:val="2"/>
            <w:shd w:val="clear" w:color="auto" w:fill="282D46"/>
            <w:vAlign w:val="center"/>
          </w:tcPr>
          <w:p w14:paraId="7F3BF536" w14:textId="77777777" w:rsidR="00BD791B" w:rsidRPr="0097068E" w:rsidRDefault="00BD791B" w:rsidP="006236C0">
            <w:pPr>
              <w:spacing w:after="0" w:line="240" w:lineRule="auto"/>
              <w:ind w:left="97" w:right="-20"/>
              <w:rPr>
                <w:rFonts w:ascii="Roboto Condensed" w:eastAsia="Calibri" w:hAnsi="Roboto Condensed" w:cs="Calibri"/>
                <w:b/>
                <w:color w:val="FFFFFF" w:themeColor="background1"/>
                <w:szCs w:val="28"/>
              </w:rPr>
            </w:pPr>
            <w:r w:rsidRPr="0097068E">
              <w:rPr>
                <w:rFonts w:ascii="Roboto Condensed" w:eastAsia="Calibri" w:hAnsi="Roboto Condensed" w:cs="Calibri"/>
                <w:b/>
                <w:bCs/>
                <w:color w:val="FFFFFF" w:themeColor="background1"/>
                <w:spacing w:val="1"/>
                <w:position w:val="1"/>
                <w:szCs w:val="28"/>
              </w:rPr>
              <w:t>C</w:t>
            </w:r>
            <w:r w:rsidRPr="0097068E">
              <w:rPr>
                <w:rFonts w:ascii="Roboto Condensed" w:eastAsia="Calibri" w:hAnsi="Roboto Condensed" w:cs="Calibri"/>
                <w:b/>
                <w:bCs/>
                <w:color w:val="FFFFFF" w:themeColor="background1"/>
                <w:spacing w:val="-1"/>
                <w:position w:val="1"/>
                <w:szCs w:val="28"/>
              </w:rPr>
              <w:t>on</w:t>
            </w:r>
            <w:r w:rsidRPr="0097068E">
              <w:rPr>
                <w:rFonts w:ascii="Roboto Condensed" w:eastAsia="Calibri" w:hAnsi="Roboto Condensed" w:cs="Calibri"/>
                <w:b/>
                <w:bCs/>
                <w:color w:val="FFFFFF" w:themeColor="background1"/>
                <w:position w:val="1"/>
                <w:szCs w:val="28"/>
              </w:rPr>
              <w:t>te</w:t>
            </w:r>
            <w:r w:rsidRPr="0097068E">
              <w:rPr>
                <w:rFonts w:ascii="Roboto Condensed" w:eastAsia="Calibri" w:hAnsi="Roboto Condensed" w:cs="Calibri"/>
                <w:b/>
                <w:bCs/>
                <w:color w:val="FFFFFF" w:themeColor="background1"/>
                <w:spacing w:val="-1"/>
                <w:position w:val="1"/>
                <w:szCs w:val="28"/>
              </w:rPr>
              <w:t>n</w:t>
            </w:r>
            <w:r w:rsidRPr="0097068E">
              <w:rPr>
                <w:rFonts w:ascii="Roboto Condensed" w:eastAsia="Calibri" w:hAnsi="Roboto Condensed" w:cs="Calibri"/>
                <w:b/>
                <w:bCs/>
                <w:color w:val="FFFFFF" w:themeColor="background1"/>
                <w:position w:val="1"/>
                <w:szCs w:val="28"/>
              </w:rPr>
              <w:t>u</w:t>
            </w:r>
          </w:p>
        </w:tc>
        <w:tc>
          <w:tcPr>
            <w:tcW w:w="7230" w:type="dxa"/>
            <w:gridSpan w:val="3"/>
            <w:shd w:val="clear" w:color="auto" w:fill="F1E5F7"/>
            <w:vAlign w:val="center"/>
          </w:tcPr>
          <w:p w14:paraId="3A3B13F3" w14:textId="77777777" w:rsidR="00BD791B" w:rsidRDefault="00BD791B" w:rsidP="006236C0">
            <w:pPr>
              <w:spacing w:after="0" w:line="240" w:lineRule="auto"/>
              <w:rPr>
                <w:rFonts w:ascii="Roboto Condensed" w:hAnsi="Roboto Condensed"/>
                <w:sz w:val="20"/>
                <w:szCs w:val="20"/>
              </w:rPr>
            </w:pPr>
            <w:r>
              <w:rPr>
                <w:rFonts w:ascii="Roboto Condensed" w:hAnsi="Roboto Condensed"/>
                <w:sz w:val="20"/>
                <w:szCs w:val="20"/>
              </w:rPr>
              <w:t>Pratique de cas d’études concrets autour des axes principaux de la gestion de projet :</w:t>
            </w:r>
          </w:p>
          <w:p w14:paraId="07792A85" w14:textId="77777777" w:rsidR="00BD791B" w:rsidRDefault="00BD791B" w:rsidP="00BD791B">
            <w:pPr>
              <w:pStyle w:val="Paragraphedeliste"/>
              <w:widowControl/>
              <w:numPr>
                <w:ilvl w:val="0"/>
                <w:numId w:val="40"/>
              </w:numPr>
              <w:suppressAutoHyphens w:val="0"/>
              <w:spacing w:after="0" w:line="240" w:lineRule="auto"/>
              <w:rPr>
                <w:rFonts w:ascii="Roboto Condensed" w:hAnsi="Roboto Condensed"/>
                <w:sz w:val="20"/>
                <w:szCs w:val="20"/>
              </w:rPr>
            </w:pPr>
            <w:r>
              <w:rPr>
                <w:rFonts w:ascii="Roboto Condensed" w:hAnsi="Roboto Condensed"/>
                <w:sz w:val="20"/>
                <w:szCs w:val="20"/>
              </w:rPr>
              <w:t xml:space="preserve">Qualité </w:t>
            </w:r>
          </w:p>
          <w:p w14:paraId="4E60F09B" w14:textId="77777777" w:rsidR="00BD791B" w:rsidRDefault="00BD791B" w:rsidP="00BD791B">
            <w:pPr>
              <w:pStyle w:val="Paragraphedeliste"/>
              <w:widowControl/>
              <w:numPr>
                <w:ilvl w:val="0"/>
                <w:numId w:val="40"/>
              </w:numPr>
              <w:suppressAutoHyphens w:val="0"/>
              <w:spacing w:after="0" w:line="240" w:lineRule="auto"/>
              <w:rPr>
                <w:rFonts w:ascii="Roboto Condensed" w:hAnsi="Roboto Condensed"/>
                <w:sz w:val="20"/>
                <w:szCs w:val="20"/>
              </w:rPr>
            </w:pPr>
            <w:r>
              <w:rPr>
                <w:rFonts w:ascii="Roboto Condensed" w:hAnsi="Roboto Condensed"/>
                <w:sz w:val="20"/>
                <w:szCs w:val="20"/>
              </w:rPr>
              <w:t>Délais</w:t>
            </w:r>
          </w:p>
          <w:p w14:paraId="77FB3E4D" w14:textId="77777777" w:rsidR="00BD791B" w:rsidRDefault="00BD791B" w:rsidP="00BD791B">
            <w:pPr>
              <w:pStyle w:val="Paragraphedeliste"/>
              <w:widowControl/>
              <w:numPr>
                <w:ilvl w:val="0"/>
                <w:numId w:val="40"/>
              </w:numPr>
              <w:suppressAutoHyphens w:val="0"/>
              <w:spacing w:after="0" w:line="240" w:lineRule="auto"/>
              <w:rPr>
                <w:rFonts w:ascii="Roboto Condensed" w:hAnsi="Roboto Condensed"/>
                <w:sz w:val="20"/>
                <w:szCs w:val="20"/>
              </w:rPr>
            </w:pPr>
            <w:r>
              <w:rPr>
                <w:rFonts w:ascii="Roboto Condensed" w:hAnsi="Roboto Condensed"/>
                <w:sz w:val="20"/>
                <w:szCs w:val="20"/>
              </w:rPr>
              <w:t>Coûts</w:t>
            </w:r>
          </w:p>
          <w:p w14:paraId="7C920190" w14:textId="77777777" w:rsidR="00BD791B" w:rsidRDefault="00BD791B" w:rsidP="00BD791B">
            <w:pPr>
              <w:pStyle w:val="Paragraphedeliste"/>
              <w:widowControl/>
              <w:numPr>
                <w:ilvl w:val="0"/>
                <w:numId w:val="40"/>
              </w:numPr>
              <w:suppressAutoHyphens w:val="0"/>
              <w:spacing w:after="0" w:line="240" w:lineRule="auto"/>
              <w:rPr>
                <w:rFonts w:ascii="Roboto Condensed" w:hAnsi="Roboto Condensed"/>
                <w:sz w:val="20"/>
                <w:szCs w:val="20"/>
              </w:rPr>
            </w:pPr>
            <w:r>
              <w:rPr>
                <w:rFonts w:ascii="Roboto Condensed" w:hAnsi="Roboto Condensed"/>
                <w:sz w:val="20"/>
                <w:szCs w:val="20"/>
              </w:rPr>
              <w:t>Risques</w:t>
            </w:r>
          </w:p>
          <w:p w14:paraId="0852D93E" w14:textId="77777777" w:rsidR="00BD791B" w:rsidRDefault="00BD791B" w:rsidP="00BD791B">
            <w:pPr>
              <w:pStyle w:val="Paragraphedeliste"/>
              <w:widowControl/>
              <w:numPr>
                <w:ilvl w:val="0"/>
                <w:numId w:val="40"/>
              </w:numPr>
              <w:suppressAutoHyphens w:val="0"/>
              <w:spacing w:after="0" w:line="240" w:lineRule="auto"/>
              <w:rPr>
                <w:rFonts w:ascii="Roboto Condensed" w:hAnsi="Roboto Condensed"/>
                <w:sz w:val="20"/>
                <w:szCs w:val="20"/>
              </w:rPr>
            </w:pPr>
            <w:r>
              <w:rPr>
                <w:rFonts w:ascii="Roboto Condensed" w:hAnsi="Roboto Condensed"/>
                <w:sz w:val="20"/>
                <w:szCs w:val="20"/>
              </w:rPr>
              <w:t xml:space="preserve">Documentation (dont Business Plan : </w:t>
            </w:r>
            <w:bookmarkStart w:id="1" w:name="_Hlk171580130"/>
            <w:r w:rsidRPr="00A860D8">
              <w:rPr>
                <w:rFonts w:ascii="Roboto Condensed" w:hAnsi="Roboto Condensed"/>
                <w:sz w:val="20"/>
                <w:szCs w:val="20"/>
              </w:rPr>
              <w:t>Explication de la notion, exemples et mise en application</w:t>
            </w:r>
            <w:bookmarkEnd w:id="1"/>
            <w:r>
              <w:rPr>
                <w:rFonts w:ascii="Roboto Condensed" w:hAnsi="Roboto Condensed"/>
                <w:sz w:val="20"/>
                <w:szCs w:val="20"/>
              </w:rPr>
              <w:t>)</w:t>
            </w:r>
          </w:p>
          <w:p w14:paraId="6D64D099" w14:textId="77777777" w:rsidR="00BD791B" w:rsidRPr="00BC57AD" w:rsidRDefault="00BD791B" w:rsidP="00BD791B">
            <w:pPr>
              <w:pStyle w:val="Paragraphedeliste"/>
              <w:widowControl/>
              <w:numPr>
                <w:ilvl w:val="0"/>
                <w:numId w:val="40"/>
              </w:numPr>
              <w:suppressAutoHyphens w:val="0"/>
              <w:spacing w:after="0" w:line="240" w:lineRule="auto"/>
              <w:rPr>
                <w:rFonts w:ascii="Roboto Condensed" w:hAnsi="Roboto Condensed"/>
                <w:sz w:val="20"/>
                <w:szCs w:val="20"/>
              </w:rPr>
            </w:pPr>
            <w:r>
              <w:rPr>
                <w:rFonts w:ascii="Roboto Condensed" w:hAnsi="Roboto Condensed"/>
                <w:sz w:val="20"/>
                <w:szCs w:val="20"/>
              </w:rPr>
              <w:t>…</w:t>
            </w:r>
          </w:p>
        </w:tc>
      </w:tr>
      <w:tr w:rsidR="00BD791B" w14:paraId="68FB79AB" w14:textId="77777777" w:rsidTr="006236C0">
        <w:trPr>
          <w:trHeight w:hRule="exact" w:val="557"/>
        </w:trPr>
        <w:tc>
          <w:tcPr>
            <w:tcW w:w="2518" w:type="dxa"/>
            <w:gridSpan w:val="2"/>
            <w:shd w:val="clear" w:color="auto" w:fill="282D46"/>
            <w:vAlign w:val="center"/>
          </w:tcPr>
          <w:p w14:paraId="4DF7FB86" w14:textId="77777777" w:rsidR="00BD791B" w:rsidRPr="0097068E" w:rsidRDefault="00BD791B" w:rsidP="006236C0">
            <w:pPr>
              <w:spacing w:after="0" w:line="240" w:lineRule="auto"/>
              <w:ind w:left="97" w:right="-20"/>
              <w:rPr>
                <w:rFonts w:ascii="Roboto Condensed" w:eastAsia="Calibri" w:hAnsi="Roboto Condensed" w:cs="Calibri"/>
                <w:b/>
                <w:color w:val="FFFFFF" w:themeColor="background1"/>
                <w:szCs w:val="28"/>
              </w:rPr>
            </w:pPr>
            <w:r w:rsidRPr="0097068E">
              <w:rPr>
                <w:rFonts w:ascii="Roboto Condensed" w:eastAsia="Calibri" w:hAnsi="Roboto Condensed" w:cs="Calibri"/>
                <w:b/>
                <w:bCs/>
                <w:color w:val="FFFFFF" w:themeColor="background1"/>
                <w:spacing w:val="-1"/>
                <w:position w:val="1"/>
                <w:szCs w:val="28"/>
              </w:rPr>
              <w:t>Moda</w:t>
            </w:r>
            <w:r w:rsidRPr="0097068E">
              <w:rPr>
                <w:rFonts w:ascii="Roboto Condensed" w:eastAsia="Calibri" w:hAnsi="Roboto Condensed" w:cs="Calibri"/>
                <w:b/>
                <w:bCs/>
                <w:color w:val="FFFFFF" w:themeColor="background1"/>
                <w:spacing w:val="1"/>
                <w:position w:val="1"/>
                <w:szCs w:val="28"/>
              </w:rPr>
              <w:t>li</w:t>
            </w:r>
            <w:r w:rsidRPr="0097068E">
              <w:rPr>
                <w:rFonts w:ascii="Roboto Condensed" w:eastAsia="Calibri" w:hAnsi="Roboto Condensed" w:cs="Calibri"/>
                <w:b/>
                <w:bCs/>
                <w:color w:val="FFFFFF" w:themeColor="background1"/>
                <w:position w:val="1"/>
                <w:szCs w:val="28"/>
              </w:rPr>
              <w:t xml:space="preserve">tés </w:t>
            </w:r>
            <w:r w:rsidRPr="0097068E">
              <w:rPr>
                <w:rFonts w:ascii="Roboto Condensed" w:eastAsia="Calibri" w:hAnsi="Roboto Condensed" w:cs="Calibri"/>
                <w:b/>
                <w:bCs/>
                <w:color w:val="FFFFFF" w:themeColor="background1"/>
                <w:spacing w:val="-1"/>
                <w:szCs w:val="28"/>
              </w:rPr>
              <w:t>d</w:t>
            </w:r>
            <w:r w:rsidRPr="0097068E">
              <w:rPr>
                <w:rFonts w:ascii="Roboto Condensed" w:eastAsia="Calibri" w:hAnsi="Roboto Condensed" w:cs="Calibri"/>
                <w:b/>
                <w:bCs/>
                <w:color w:val="FFFFFF" w:themeColor="background1"/>
                <w:szCs w:val="28"/>
              </w:rPr>
              <w:t>’e</w:t>
            </w:r>
            <w:r w:rsidRPr="0097068E">
              <w:rPr>
                <w:rFonts w:ascii="Roboto Condensed" w:eastAsia="Calibri" w:hAnsi="Roboto Condensed" w:cs="Calibri"/>
                <w:b/>
                <w:bCs/>
                <w:color w:val="FFFFFF" w:themeColor="background1"/>
                <w:spacing w:val="-1"/>
                <w:szCs w:val="28"/>
              </w:rPr>
              <w:t>n</w:t>
            </w:r>
            <w:r w:rsidRPr="0097068E">
              <w:rPr>
                <w:rFonts w:ascii="Roboto Condensed" w:eastAsia="Calibri" w:hAnsi="Roboto Condensed" w:cs="Calibri"/>
                <w:b/>
                <w:bCs/>
                <w:color w:val="FFFFFF" w:themeColor="background1"/>
                <w:szCs w:val="28"/>
              </w:rPr>
              <w:t>s</w:t>
            </w:r>
            <w:r w:rsidRPr="0097068E">
              <w:rPr>
                <w:rFonts w:ascii="Roboto Condensed" w:eastAsia="Calibri" w:hAnsi="Roboto Condensed" w:cs="Calibri"/>
                <w:b/>
                <w:bCs/>
                <w:color w:val="FFFFFF" w:themeColor="background1"/>
                <w:spacing w:val="-1"/>
                <w:szCs w:val="28"/>
              </w:rPr>
              <w:t>e</w:t>
            </w:r>
            <w:r w:rsidRPr="0097068E">
              <w:rPr>
                <w:rFonts w:ascii="Roboto Condensed" w:eastAsia="Calibri" w:hAnsi="Roboto Condensed" w:cs="Calibri"/>
                <w:b/>
                <w:bCs/>
                <w:color w:val="FFFFFF" w:themeColor="background1"/>
                <w:spacing w:val="1"/>
                <w:szCs w:val="28"/>
              </w:rPr>
              <w:t>ig</w:t>
            </w:r>
            <w:r w:rsidRPr="0097068E">
              <w:rPr>
                <w:rFonts w:ascii="Roboto Condensed" w:eastAsia="Calibri" w:hAnsi="Roboto Condensed" w:cs="Calibri"/>
                <w:b/>
                <w:bCs/>
                <w:color w:val="FFFFFF" w:themeColor="background1"/>
                <w:spacing w:val="-1"/>
                <w:szCs w:val="28"/>
              </w:rPr>
              <w:t>ne</w:t>
            </w:r>
            <w:r w:rsidRPr="0097068E">
              <w:rPr>
                <w:rFonts w:ascii="Roboto Condensed" w:eastAsia="Calibri" w:hAnsi="Roboto Condensed" w:cs="Calibri"/>
                <w:b/>
                <w:bCs/>
                <w:color w:val="FFFFFF" w:themeColor="background1"/>
                <w:szCs w:val="28"/>
              </w:rPr>
              <w:t>me</w:t>
            </w:r>
            <w:r w:rsidRPr="0097068E">
              <w:rPr>
                <w:rFonts w:ascii="Roboto Condensed" w:eastAsia="Calibri" w:hAnsi="Roboto Condensed" w:cs="Calibri"/>
                <w:b/>
                <w:bCs/>
                <w:color w:val="FFFFFF" w:themeColor="background1"/>
                <w:spacing w:val="-1"/>
                <w:szCs w:val="28"/>
              </w:rPr>
              <w:t>n</w:t>
            </w:r>
            <w:r w:rsidRPr="0097068E">
              <w:rPr>
                <w:rFonts w:ascii="Roboto Condensed" w:eastAsia="Calibri" w:hAnsi="Roboto Condensed" w:cs="Calibri"/>
                <w:b/>
                <w:bCs/>
                <w:color w:val="FFFFFF" w:themeColor="background1"/>
                <w:szCs w:val="28"/>
              </w:rPr>
              <w:t>t</w:t>
            </w:r>
          </w:p>
        </w:tc>
        <w:tc>
          <w:tcPr>
            <w:tcW w:w="7230" w:type="dxa"/>
            <w:gridSpan w:val="3"/>
            <w:shd w:val="clear" w:color="auto" w:fill="F1E5F7"/>
            <w:vAlign w:val="center"/>
          </w:tcPr>
          <w:p w14:paraId="3D7913DA" w14:textId="77777777" w:rsidR="00BD791B" w:rsidRPr="00550FD7" w:rsidRDefault="00BD791B" w:rsidP="006236C0">
            <w:pPr>
              <w:spacing w:after="0" w:line="240" w:lineRule="auto"/>
              <w:ind w:left="100" w:right="-20"/>
              <w:rPr>
                <w:rFonts w:ascii="Roboto Condensed" w:eastAsia="Calibri" w:hAnsi="Roboto Condensed" w:cs="Calibri"/>
                <w:sz w:val="20"/>
                <w:szCs w:val="20"/>
              </w:rPr>
            </w:pPr>
            <w:r w:rsidRPr="00550FD7">
              <w:rPr>
                <w:rFonts w:ascii="Roboto Condensed" w:eastAsia="Calibri" w:hAnsi="Roboto Condensed" w:cs="Calibri"/>
                <w:spacing w:val="1"/>
                <w:position w:val="1"/>
                <w:sz w:val="20"/>
                <w:szCs w:val="20"/>
              </w:rPr>
              <w:t>En présentiel CM + TD en demi groupe</w:t>
            </w:r>
          </w:p>
        </w:tc>
      </w:tr>
      <w:tr w:rsidR="00BD791B" w14:paraId="12083E35" w14:textId="77777777" w:rsidTr="006236C0">
        <w:trPr>
          <w:trHeight w:hRule="exact" w:val="826"/>
        </w:trPr>
        <w:tc>
          <w:tcPr>
            <w:tcW w:w="2518" w:type="dxa"/>
            <w:gridSpan w:val="2"/>
            <w:shd w:val="clear" w:color="auto" w:fill="282D46"/>
            <w:vAlign w:val="center"/>
          </w:tcPr>
          <w:p w14:paraId="12778F68" w14:textId="77777777" w:rsidR="00BD791B" w:rsidRPr="0097068E" w:rsidRDefault="00BD791B" w:rsidP="006236C0">
            <w:pPr>
              <w:spacing w:after="0" w:line="240" w:lineRule="auto"/>
              <w:ind w:left="97" w:right="-20"/>
              <w:rPr>
                <w:rFonts w:ascii="Roboto Condensed" w:eastAsia="Calibri" w:hAnsi="Roboto Condensed" w:cs="Calibri"/>
                <w:b/>
                <w:color w:val="FFFFFF" w:themeColor="background1"/>
                <w:szCs w:val="28"/>
              </w:rPr>
            </w:pPr>
            <w:r w:rsidRPr="0097068E">
              <w:rPr>
                <w:rFonts w:ascii="Roboto Condensed" w:eastAsia="Calibri" w:hAnsi="Roboto Condensed" w:cs="Calibri"/>
                <w:b/>
                <w:bCs/>
                <w:color w:val="FFFFFF" w:themeColor="background1"/>
                <w:spacing w:val="-1"/>
                <w:position w:val="1"/>
                <w:szCs w:val="28"/>
              </w:rPr>
              <w:t>Moda</w:t>
            </w:r>
            <w:r w:rsidRPr="0097068E">
              <w:rPr>
                <w:rFonts w:ascii="Roboto Condensed" w:eastAsia="Calibri" w:hAnsi="Roboto Condensed" w:cs="Calibri"/>
                <w:b/>
                <w:bCs/>
                <w:color w:val="FFFFFF" w:themeColor="background1"/>
                <w:spacing w:val="1"/>
                <w:position w:val="1"/>
                <w:szCs w:val="28"/>
              </w:rPr>
              <w:t>li</w:t>
            </w:r>
            <w:r w:rsidRPr="0097068E">
              <w:rPr>
                <w:rFonts w:ascii="Roboto Condensed" w:eastAsia="Calibri" w:hAnsi="Roboto Condensed" w:cs="Calibri"/>
                <w:b/>
                <w:bCs/>
                <w:color w:val="FFFFFF" w:themeColor="background1"/>
                <w:position w:val="1"/>
                <w:szCs w:val="28"/>
              </w:rPr>
              <w:t>tés</w:t>
            </w:r>
            <w:r w:rsidRPr="0097068E">
              <w:rPr>
                <w:rFonts w:ascii="Roboto Condensed" w:eastAsia="Calibri" w:hAnsi="Roboto Condensed" w:cs="Calibri"/>
                <w:b/>
                <w:bCs/>
                <w:color w:val="FFFFFF" w:themeColor="background1"/>
                <w:spacing w:val="1"/>
                <w:position w:val="1"/>
                <w:szCs w:val="28"/>
              </w:rPr>
              <w:t xml:space="preserve"> </w:t>
            </w:r>
            <w:r w:rsidRPr="0097068E">
              <w:rPr>
                <w:rFonts w:ascii="Roboto Condensed" w:eastAsia="Calibri" w:hAnsi="Roboto Condensed" w:cs="Calibri"/>
                <w:b/>
                <w:bCs/>
                <w:color w:val="FFFFFF" w:themeColor="background1"/>
                <w:spacing w:val="-1"/>
                <w:position w:val="1"/>
                <w:szCs w:val="28"/>
              </w:rPr>
              <w:t>d</w:t>
            </w:r>
            <w:r w:rsidRPr="0097068E">
              <w:rPr>
                <w:rFonts w:ascii="Roboto Condensed" w:eastAsia="Calibri" w:hAnsi="Roboto Condensed" w:cs="Calibri"/>
                <w:b/>
                <w:bCs/>
                <w:color w:val="FFFFFF" w:themeColor="background1"/>
                <w:position w:val="1"/>
                <w:szCs w:val="28"/>
              </w:rPr>
              <w:t>’</w:t>
            </w:r>
            <w:r w:rsidRPr="0097068E">
              <w:rPr>
                <w:rFonts w:ascii="Roboto Condensed" w:eastAsia="Calibri" w:hAnsi="Roboto Condensed" w:cs="Calibri"/>
                <w:b/>
                <w:bCs/>
                <w:color w:val="FFFFFF" w:themeColor="background1"/>
                <w:spacing w:val="-2"/>
                <w:position w:val="1"/>
                <w:szCs w:val="28"/>
              </w:rPr>
              <w:t>é</w:t>
            </w:r>
            <w:r w:rsidRPr="0097068E">
              <w:rPr>
                <w:rFonts w:ascii="Roboto Condensed" w:eastAsia="Calibri" w:hAnsi="Roboto Condensed" w:cs="Calibri"/>
                <w:b/>
                <w:bCs/>
                <w:color w:val="FFFFFF" w:themeColor="background1"/>
                <w:spacing w:val="1"/>
                <w:position w:val="1"/>
                <w:szCs w:val="28"/>
              </w:rPr>
              <w:t>v</w:t>
            </w:r>
            <w:r w:rsidRPr="0097068E">
              <w:rPr>
                <w:rFonts w:ascii="Roboto Condensed" w:eastAsia="Calibri" w:hAnsi="Roboto Condensed" w:cs="Calibri"/>
                <w:b/>
                <w:bCs/>
                <w:color w:val="FFFFFF" w:themeColor="background1"/>
                <w:spacing w:val="-1"/>
                <w:position w:val="1"/>
                <w:szCs w:val="28"/>
              </w:rPr>
              <w:t>a</w:t>
            </w:r>
            <w:r w:rsidRPr="0097068E">
              <w:rPr>
                <w:rFonts w:ascii="Roboto Condensed" w:eastAsia="Calibri" w:hAnsi="Roboto Condensed" w:cs="Calibri"/>
                <w:b/>
                <w:bCs/>
                <w:color w:val="FFFFFF" w:themeColor="background1"/>
                <w:spacing w:val="1"/>
                <w:position w:val="1"/>
                <w:szCs w:val="28"/>
              </w:rPr>
              <w:t>l</w:t>
            </w:r>
            <w:r w:rsidRPr="0097068E">
              <w:rPr>
                <w:rFonts w:ascii="Roboto Condensed" w:eastAsia="Calibri" w:hAnsi="Roboto Condensed" w:cs="Calibri"/>
                <w:b/>
                <w:bCs/>
                <w:color w:val="FFFFFF" w:themeColor="background1"/>
                <w:spacing w:val="-1"/>
                <w:position w:val="1"/>
                <w:szCs w:val="28"/>
              </w:rPr>
              <w:t>ua</w:t>
            </w:r>
            <w:r w:rsidRPr="0097068E">
              <w:rPr>
                <w:rFonts w:ascii="Roboto Condensed" w:eastAsia="Calibri" w:hAnsi="Roboto Condensed" w:cs="Calibri"/>
                <w:b/>
                <w:bCs/>
                <w:color w:val="FFFFFF" w:themeColor="background1"/>
                <w:position w:val="1"/>
                <w:szCs w:val="28"/>
              </w:rPr>
              <w:t>t</w:t>
            </w:r>
            <w:r w:rsidRPr="0097068E">
              <w:rPr>
                <w:rFonts w:ascii="Roboto Condensed" w:eastAsia="Calibri" w:hAnsi="Roboto Condensed" w:cs="Calibri"/>
                <w:b/>
                <w:bCs/>
                <w:color w:val="FFFFFF" w:themeColor="background1"/>
                <w:spacing w:val="1"/>
                <w:position w:val="1"/>
                <w:szCs w:val="28"/>
              </w:rPr>
              <w:t>i</w:t>
            </w:r>
            <w:r w:rsidRPr="0097068E">
              <w:rPr>
                <w:rFonts w:ascii="Roboto Condensed" w:eastAsia="Calibri" w:hAnsi="Roboto Condensed" w:cs="Calibri"/>
                <w:b/>
                <w:bCs/>
                <w:color w:val="FFFFFF" w:themeColor="background1"/>
                <w:spacing w:val="-1"/>
                <w:position w:val="1"/>
                <w:szCs w:val="28"/>
              </w:rPr>
              <w:t>o</w:t>
            </w:r>
            <w:r w:rsidRPr="0097068E">
              <w:rPr>
                <w:rFonts w:ascii="Roboto Condensed" w:eastAsia="Calibri" w:hAnsi="Roboto Condensed" w:cs="Calibri"/>
                <w:b/>
                <w:bCs/>
                <w:color w:val="FFFFFF" w:themeColor="background1"/>
                <w:position w:val="1"/>
                <w:szCs w:val="28"/>
              </w:rPr>
              <w:t xml:space="preserve">n </w:t>
            </w:r>
            <w:r w:rsidRPr="0097068E">
              <w:rPr>
                <w:rFonts w:ascii="Roboto Condensed" w:eastAsia="Calibri" w:hAnsi="Roboto Condensed" w:cs="Calibri"/>
                <w:b/>
                <w:bCs/>
                <w:color w:val="FFFFFF" w:themeColor="background1"/>
                <w:spacing w:val="-1"/>
                <w:position w:val="1"/>
                <w:szCs w:val="28"/>
              </w:rPr>
              <w:t>de</w:t>
            </w:r>
            <w:r w:rsidRPr="0097068E">
              <w:rPr>
                <w:rFonts w:ascii="Roboto Condensed" w:eastAsia="Calibri" w:hAnsi="Roboto Condensed" w:cs="Calibri"/>
                <w:b/>
                <w:bCs/>
                <w:color w:val="FFFFFF" w:themeColor="background1"/>
                <w:position w:val="1"/>
                <w:szCs w:val="28"/>
              </w:rPr>
              <w:t>s</w:t>
            </w:r>
            <w:r w:rsidRPr="0097068E">
              <w:rPr>
                <w:rFonts w:ascii="Roboto Condensed" w:eastAsia="Calibri" w:hAnsi="Roboto Condensed" w:cs="Calibri"/>
                <w:b/>
                <w:bCs/>
                <w:color w:val="FFFFFF" w:themeColor="background1"/>
                <w:spacing w:val="1"/>
                <w:position w:val="1"/>
                <w:szCs w:val="28"/>
              </w:rPr>
              <w:t xml:space="preserve"> </w:t>
            </w:r>
            <w:r w:rsidRPr="0097068E">
              <w:rPr>
                <w:rFonts w:ascii="Roboto Condensed" w:eastAsia="Calibri" w:hAnsi="Roboto Condensed" w:cs="Calibri"/>
                <w:b/>
                <w:bCs/>
                <w:color w:val="FFFFFF" w:themeColor="background1"/>
                <w:position w:val="1"/>
                <w:szCs w:val="28"/>
              </w:rPr>
              <w:t>ac</w:t>
            </w:r>
            <w:r w:rsidRPr="0097068E">
              <w:rPr>
                <w:rFonts w:ascii="Roboto Condensed" w:eastAsia="Calibri" w:hAnsi="Roboto Condensed" w:cs="Calibri"/>
                <w:b/>
                <w:bCs/>
                <w:color w:val="FFFFFF" w:themeColor="background1"/>
                <w:spacing w:val="-1"/>
                <w:position w:val="1"/>
                <w:szCs w:val="28"/>
              </w:rPr>
              <w:t>qu</w:t>
            </w:r>
            <w:r w:rsidRPr="0097068E">
              <w:rPr>
                <w:rFonts w:ascii="Roboto Condensed" w:eastAsia="Calibri" w:hAnsi="Roboto Condensed" w:cs="Calibri"/>
                <w:b/>
                <w:bCs/>
                <w:color w:val="FFFFFF" w:themeColor="background1"/>
                <w:spacing w:val="1"/>
                <w:position w:val="1"/>
                <w:szCs w:val="28"/>
              </w:rPr>
              <w:t>i</w:t>
            </w:r>
            <w:r w:rsidRPr="0097068E">
              <w:rPr>
                <w:rFonts w:ascii="Roboto Condensed" w:eastAsia="Calibri" w:hAnsi="Roboto Condensed" w:cs="Calibri"/>
                <w:b/>
                <w:bCs/>
                <w:color w:val="FFFFFF" w:themeColor="background1"/>
                <w:position w:val="1"/>
                <w:szCs w:val="28"/>
              </w:rPr>
              <w:t xml:space="preserve">s </w:t>
            </w:r>
            <w:r w:rsidRPr="0097068E">
              <w:rPr>
                <w:rFonts w:ascii="Roboto Condensed" w:eastAsia="Calibri" w:hAnsi="Roboto Condensed" w:cs="Calibri"/>
                <w:b/>
                <w:bCs/>
                <w:color w:val="FFFFFF" w:themeColor="background1"/>
                <w:spacing w:val="-1"/>
                <w:szCs w:val="28"/>
              </w:rPr>
              <w:t>d</w:t>
            </w:r>
            <w:r w:rsidRPr="0097068E">
              <w:rPr>
                <w:rFonts w:ascii="Roboto Condensed" w:eastAsia="Calibri" w:hAnsi="Roboto Condensed" w:cs="Calibri"/>
                <w:b/>
                <w:bCs/>
                <w:color w:val="FFFFFF" w:themeColor="background1"/>
                <w:szCs w:val="28"/>
              </w:rPr>
              <w:t>’a</w:t>
            </w:r>
            <w:r w:rsidRPr="0097068E">
              <w:rPr>
                <w:rFonts w:ascii="Roboto Condensed" w:eastAsia="Calibri" w:hAnsi="Roboto Condensed" w:cs="Calibri"/>
                <w:b/>
                <w:bCs/>
                <w:color w:val="FFFFFF" w:themeColor="background1"/>
                <w:spacing w:val="-1"/>
                <w:szCs w:val="28"/>
              </w:rPr>
              <w:t>pp</w:t>
            </w:r>
            <w:r w:rsidRPr="0097068E">
              <w:rPr>
                <w:rFonts w:ascii="Roboto Condensed" w:eastAsia="Calibri" w:hAnsi="Roboto Condensed" w:cs="Calibri"/>
                <w:b/>
                <w:bCs/>
                <w:color w:val="FFFFFF" w:themeColor="background1"/>
                <w:spacing w:val="1"/>
                <w:szCs w:val="28"/>
              </w:rPr>
              <w:t>r</w:t>
            </w:r>
            <w:r w:rsidRPr="0097068E">
              <w:rPr>
                <w:rFonts w:ascii="Roboto Condensed" w:eastAsia="Calibri" w:hAnsi="Roboto Condensed" w:cs="Calibri"/>
                <w:b/>
                <w:bCs/>
                <w:color w:val="FFFFFF" w:themeColor="background1"/>
                <w:spacing w:val="-1"/>
                <w:szCs w:val="28"/>
              </w:rPr>
              <w:t>en</w:t>
            </w:r>
            <w:r w:rsidRPr="0097068E">
              <w:rPr>
                <w:rFonts w:ascii="Roboto Condensed" w:eastAsia="Calibri" w:hAnsi="Roboto Condensed" w:cs="Calibri"/>
                <w:b/>
                <w:bCs/>
                <w:color w:val="FFFFFF" w:themeColor="background1"/>
                <w:szCs w:val="28"/>
              </w:rPr>
              <w:t>t</w:t>
            </w:r>
            <w:r w:rsidRPr="0097068E">
              <w:rPr>
                <w:rFonts w:ascii="Roboto Condensed" w:eastAsia="Calibri" w:hAnsi="Roboto Condensed" w:cs="Calibri"/>
                <w:b/>
                <w:bCs/>
                <w:color w:val="FFFFFF" w:themeColor="background1"/>
                <w:spacing w:val="1"/>
                <w:szCs w:val="28"/>
              </w:rPr>
              <w:t>i</w:t>
            </w:r>
            <w:r w:rsidRPr="0097068E">
              <w:rPr>
                <w:rFonts w:ascii="Roboto Condensed" w:eastAsia="Calibri" w:hAnsi="Roboto Condensed" w:cs="Calibri"/>
                <w:b/>
                <w:bCs/>
                <w:color w:val="FFFFFF" w:themeColor="background1"/>
                <w:szCs w:val="28"/>
              </w:rPr>
              <w:t>ss</w:t>
            </w:r>
            <w:r w:rsidRPr="0097068E">
              <w:rPr>
                <w:rFonts w:ascii="Roboto Condensed" w:eastAsia="Calibri" w:hAnsi="Roboto Condensed" w:cs="Calibri"/>
                <w:b/>
                <w:bCs/>
                <w:color w:val="FFFFFF" w:themeColor="background1"/>
                <w:spacing w:val="-1"/>
                <w:szCs w:val="28"/>
              </w:rPr>
              <w:t>a</w:t>
            </w:r>
            <w:r w:rsidRPr="0097068E">
              <w:rPr>
                <w:rFonts w:ascii="Roboto Condensed" w:eastAsia="Calibri" w:hAnsi="Roboto Condensed" w:cs="Calibri"/>
                <w:b/>
                <w:bCs/>
                <w:color w:val="FFFFFF" w:themeColor="background1"/>
                <w:spacing w:val="1"/>
                <w:szCs w:val="28"/>
              </w:rPr>
              <w:t>g</w:t>
            </w:r>
            <w:r w:rsidRPr="0097068E">
              <w:rPr>
                <w:rFonts w:ascii="Roboto Condensed" w:eastAsia="Calibri" w:hAnsi="Roboto Condensed" w:cs="Calibri"/>
                <w:b/>
                <w:bCs/>
                <w:color w:val="FFFFFF" w:themeColor="background1"/>
                <w:szCs w:val="28"/>
              </w:rPr>
              <w:t>e</w:t>
            </w:r>
          </w:p>
        </w:tc>
        <w:tc>
          <w:tcPr>
            <w:tcW w:w="7230" w:type="dxa"/>
            <w:gridSpan w:val="3"/>
            <w:shd w:val="clear" w:color="auto" w:fill="F1E5F7"/>
            <w:vAlign w:val="center"/>
          </w:tcPr>
          <w:p w14:paraId="0FC54D0B" w14:textId="77777777" w:rsidR="00BD791B" w:rsidRPr="00550FD7" w:rsidRDefault="00BD791B" w:rsidP="006236C0">
            <w:pPr>
              <w:tabs>
                <w:tab w:val="left" w:pos="820"/>
              </w:tabs>
              <w:spacing w:after="0" w:line="240" w:lineRule="auto"/>
              <w:ind w:left="460" w:right="-20" w:hanging="284"/>
              <w:rPr>
                <w:rFonts w:ascii="Roboto Condensed" w:eastAsia="Calibri" w:hAnsi="Roboto Condensed" w:cs="Calibri"/>
                <w:sz w:val="20"/>
                <w:szCs w:val="20"/>
              </w:rPr>
            </w:pPr>
            <w:r w:rsidRPr="00550FD7">
              <w:rPr>
                <w:rFonts w:ascii="Roboto Condensed" w:eastAsia="Calibri" w:hAnsi="Roboto Condensed" w:cs="Calibri"/>
                <w:position w:val="1"/>
                <w:sz w:val="20"/>
                <w:szCs w:val="20"/>
              </w:rPr>
              <w:t>-</w:t>
            </w:r>
            <w:r w:rsidRPr="00550FD7">
              <w:rPr>
                <w:rFonts w:ascii="Roboto Condensed" w:eastAsia="Calibri" w:hAnsi="Roboto Condensed" w:cs="Calibri"/>
                <w:position w:val="1"/>
                <w:sz w:val="20"/>
                <w:szCs w:val="20"/>
              </w:rPr>
              <w:tab/>
              <w:t>1</w:t>
            </w:r>
            <w:r w:rsidRPr="00550FD7">
              <w:rPr>
                <w:rFonts w:ascii="Roboto Condensed" w:eastAsia="Calibri" w:hAnsi="Roboto Condensed" w:cs="Calibri"/>
                <w:spacing w:val="1"/>
                <w:position w:val="1"/>
                <w:sz w:val="20"/>
                <w:szCs w:val="20"/>
              </w:rPr>
              <w:t xml:space="preserve"> é</w:t>
            </w:r>
            <w:r w:rsidRPr="00550FD7">
              <w:rPr>
                <w:rFonts w:ascii="Roboto Condensed" w:eastAsia="Calibri" w:hAnsi="Roboto Condensed" w:cs="Calibri"/>
                <w:position w:val="1"/>
                <w:sz w:val="20"/>
                <w:szCs w:val="20"/>
              </w:rPr>
              <w:t>tu</w:t>
            </w:r>
            <w:r w:rsidRPr="00550FD7">
              <w:rPr>
                <w:rFonts w:ascii="Roboto Condensed" w:eastAsia="Calibri" w:hAnsi="Roboto Condensed" w:cs="Calibri"/>
                <w:spacing w:val="-3"/>
                <w:position w:val="1"/>
                <w:sz w:val="20"/>
                <w:szCs w:val="20"/>
              </w:rPr>
              <w:t>d</w:t>
            </w:r>
            <w:r w:rsidRPr="00550FD7">
              <w:rPr>
                <w:rFonts w:ascii="Roboto Condensed" w:eastAsia="Calibri" w:hAnsi="Roboto Condensed" w:cs="Calibri"/>
                <w:position w:val="1"/>
                <w:sz w:val="20"/>
                <w:szCs w:val="20"/>
              </w:rPr>
              <w:t>e</w:t>
            </w:r>
            <w:r w:rsidRPr="00550FD7">
              <w:rPr>
                <w:rFonts w:ascii="Roboto Condensed" w:eastAsia="Calibri" w:hAnsi="Roboto Condensed" w:cs="Calibri"/>
                <w:spacing w:val="1"/>
                <w:position w:val="1"/>
                <w:sz w:val="20"/>
                <w:szCs w:val="20"/>
              </w:rPr>
              <w:t xml:space="preserve"> </w:t>
            </w:r>
            <w:r w:rsidRPr="00550FD7">
              <w:rPr>
                <w:rFonts w:ascii="Roboto Condensed" w:eastAsia="Calibri" w:hAnsi="Roboto Condensed" w:cs="Calibri"/>
                <w:spacing w:val="-1"/>
                <w:position w:val="1"/>
                <w:sz w:val="20"/>
                <w:szCs w:val="20"/>
              </w:rPr>
              <w:t>d</w:t>
            </w:r>
            <w:r w:rsidRPr="00550FD7">
              <w:rPr>
                <w:rFonts w:ascii="Roboto Condensed" w:eastAsia="Calibri" w:hAnsi="Roboto Condensed" w:cs="Calibri"/>
                <w:position w:val="1"/>
                <w:sz w:val="20"/>
                <w:szCs w:val="20"/>
              </w:rPr>
              <w:t>e</w:t>
            </w:r>
            <w:r w:rsidRPr="00550FD7">
              <w:rPr>
                <w:rFonts w:ascii="Roboto Condensed" w:eastAsia="Calibri" w:hAnsi="Roboto Condensed" w:cs="Calibri"/>
                <w:spacing w:val="-1"/>
                <w:position w:val="1"/>
                <w:sz w:val="20"/>
                <w:szCs w:val="20"/>
              </w:rPr>
              <w:t xml:space="preserve"> </w:t>
            </w:r>
            <w:r w:rsidRPr="00550FD7">
              <w:rPr>
                <w:rFonts w:ascii="Roboto Condensed" w:eastAsia="Calibri" w:hAnsi="Roboto Condensed" w:cs="Calibri"/>
                <w:position w:val="1"/>
                <w:sz w:val="20"/>
                <w:szCs w:val="20"/>
              </w:rPr>
              <w:t xml:space="preserve">cas </w:t>
            </w:r>
            <w:r w:rsidRPr="00550FD7">
              <w:rPr>
                <w:rFonts w:ascii="Roboto Condensed" w:eastAsia="Calibri" w:hAnsi="Roboto Condensed" w:cs="Calibri"/>
                <w:spacing w:val="1"/>
                <w:position w:val="1"/>
                <w:sz w:val="20"/>
                <w:szCs w:val="20"/>
              </w:rPr>
              <w:t>e</w:t>
            </w:r>
            <w:r w:rsidRPr="00550FD7">
              <w:rPr>
                <w:rFonts w:ascii="Roboto Condensed" w:eastAsia="Calibri" w:hAnsi="Roboto Condensed" w:cs="Calibri"/>
                <w:position w:val="1"/>
                <w:sz w:val="20"/>
                <w:szCs w:val="20"/>
              </w:rPr>
              <w:t>n</w:t>
            </w:r>
            <w:r w:rsidRPr="00550FD7">
              <w:rPr>
                <w:rFonts w:ascii="Roboto Condensed" w:eastAsia="Calibri" w:hAnsi="Roboto Condensed" w:cs="Calibri"/>
                <w:spacing w:val="-3"/>
                <w:position w:val="1"/>
                <w:sz w:val="20"/>
                <w:szCs w:val="20"/>
              </w:rPr>
              <w:t xml:space="preserve"> </w:t>
            </w:r>
            <w:r w:rsidRPr="00550FD7">
              <w:rPr>
                <w:rFonts w:ascii="Roboto Condensed" w:eastAsia="Calibri" w:hAnsi="Roboto Condensed" w:cs="Calibri"/>
                <w:position w:val="1"/>
                <w:sz w:val="20"/>
                <w:szCs w:val="20"/>
              </w:rPr>
              <w:t>gr</w:t>
            </w:r>
            <w:r w:rsidRPr="00550FD7">
              <w:rPr>
                <w:rFonts w:ascii="Roboto Condensed" w:eastAsia="Calibri" w:hAnsi="Roboto Condensed" w:cs="Calibri"/>
                <w:spacing w:val="1"/>
                <w:position w:val="1"/>
                <w:sz w:val="20"/>
                <w:szCs w:val="20"/>
              </w:rPr>
              <w:t>o</w:t>
            </w:r>
            <w:r w:rsidRPr="00550FD7">
              <w:rPr>
                <w:rFonts w:ascii="Roboto Condensed" w:eastAsia="Calibri" w:hAnsi="Roboto Condensed" w:cs="Calibri"/>
                <w:spacing w:val="-1"/>
                <w:position w:val="1"/>
                <w:sz w:val="20"/>
                <w:szCs w:val="20"/>
              </w:rPr>
              <w:t>up</w:t>
            </w:r>
            <w:r w:rsidRPr="00550FD7">
              <w:rPr>
                <w:rFonts w:ascii="Roboto Condensed" w:eastAsia="Calibri" w:hAnsi="Roboto Condensed" w:cs="Calibri"/>
                <w:position w:val="1"/>
                <w:sz w:val="20"/>
                <w:szCs w:val="20"/>
              </w:rPr>
              <w:t>e</w:t>
            </w:r>
            <w:r>
              <w:rPr>
                <w:rFonts w:ascii="Roboto Condensed" w:eastAsia="Calibri" w:hAnsi="Roboto Condensed" w:cs="Calibri"/>
                <w:position w:val="1"/>
                <w:sz w:val="20"/>
                <w:szCs w:val="20"/>
              </w:rPr>
              <w:t xml:space="preserve"> dédié à la réalisation d’un business plan</w:t>
            </w:r>
          </w:p>
          <w:p w14:paraId="1F2964AF" w14:textId="77777777" w:rsidR="00BD791B" w:rsidRPr="00550FD7" w:rsidRDefault="00BD791B" w:rsidP="006236C0">
            <w:pPr>
              <w:tabs>
                <w:tab w:val="left" w:pos="820"/>
              </w:tabs>
              <w:spacing w:after="0" w:line="240" w:lineRule="auto"/>
              <w:ind w:left="460" w:right="-20" w:hanging="284"/>
              <w:rPr>
                <w:rFonts w:ascii="Roboto Condensed" w:eastAsia="Calibri" w:hAnsi="Roboto Condensed" w:cs="Calibri"/>
                <w:sz w:val="20"/>
                <w:szCs w:val="20"/>
              </w:rPr>
            </w:pPr>
            <w:r w:rsidRPr="00550FD7">
              <w:rPr>
                <w:rFonts w:ascii="Roboto Condensed" w:eastAsia="Calibri" w:hAnsi="Roboto Condensed" w:cs="Calibri"/>
                <w:position w:val="1"/>
                <w:sz w:val="20"/>
                <w:szCs w:val="20"/>
              </w:rPr>
              <w:t>-</w:t>
            </w:r>
            <w:r w:rsidRPr="00550FD7">
              <w:rPr>
                <w:rFonts w:ascii="Roboto Condensed" w:eastAsia="Calibri" w:hAnsi="Roboto Condensed" w:cs="Calibri"/>
                <w:position w:val="1"/>
                <w:sz w:val="20"/>
                <w:szCs w:val="20"/>
              </w:rPr>
              <w:tab/>
              <w:t>1</w:t>
            </w:r>
            <w:r w:rsidRPr="00550FD7">
              <w:rPr>
                <w:rFonts w:ascii="Roboto Condensed" w:eastAsia="Calibri" w:hAnsi="Roboto Condensed" w:cs="Calibri"/>
                <w:spacing w:val="2"/>
                <w:position w:val="1"/>
                <w:sz w:val="20"/>
                <w:szCs w:val="20"/>
              </w:rPr>
              <w:t xml:space="preserve"> </w:t>
            </w:r>
            <w:r w:rsidRPr="00550FD7">
              <w:rPr>
                <w:rFonts w:ascii="Roboto Condensed" w:eastAsia="Calibri" w:hAnsi="Roboto Condensed" w:cs="Calibri"/>
                <w:spacing w:val="-2"/>
                <w:position w:val="1"/>
                <w:sz w:val="20"/>
                <w:szCs w:val="20"/>
              </w:rPr>
              <w:t>c</w:t>
            </w:r>
            <w:r w:rsidRPr="00550FD7">
              <w:rPr>
                <w:rFonts w:ascii="Roboto Condensed" w:eastAsia="Calibri" w:hAnsi="Roboto Condensed" w:cs="Calibri"/>
                <w:spacing w:val="1"/>
                <w:position w:val="1"/>
                <w:sz w:val="20"/>
                <w:szCs w:val="20"/>
              </w:rPr>
              <w:t>o</w:t>
            </w:r>
            <w:r w:rsidRPr="00550FD7">
              <w:rPr>
                <w:rFonts w:ascii="Roboto Condensed" w:eastAsia="Calibri" w:hAnsi="Roboto Condensed" w:cs="Calibri"/>
                <w:spacing w:val="-1"/>
                <w:position w:val="1"/>
                <w:sz w:val="20"/>
                <w:szCs w:val="20"/>
              </w:rPr>
              <w:t>n</w:t>
            </w:r>
            <w:r w:rsidRPr="00550FD7">
              <w:rPr>
                <w:rFonts w:ascii="Roboto Condensed" w:eastAsia="Calibri" w:hAnsi="Roboto Condensed" w:cs="Calibri"/>
                <w:position w:val="1"/>
                <w:sz w:val="20"/>
                <w:szCs w:val="20"/>
              </w:rPr>
              <w:t>t</w:t>
            </w:r>
            <w:r w:rsidRPr="00550FD7">
              <w:rPr>
                <w:rFonts w:ascii="Roboto Condensed" w:eastAsia="Calibri" w:hAnsi="Roboto Condensed" w:cs="Calibri"/>
                <w:spacing w:val="-2"/>
                <w:position w:val="1"/>
                <w:sz w:val="20"/>
                <w:szCs w:val="20"/>
              </w:rPr>
              <w:t>r</w:t>
            </w:r>
            <w:r w:rsidRPr="00550FD7">
              <w:rPr>
                <w:rFonts w:ascii="Roboto Condensed" w:eastAsia="Calibri" w:hAnsi="Roboto Condensed" w:cs="Calibri"/>
                <w:spacing w:val="1"/>
                <w:position w:val="1"/>
                <w:sz w:val="20"/>
                <w:szCs w:val="20"/>
              </w:rPr>
              <w:t>ô</w:t>
            </w:r>
            <w:r w:rsidRPr="00550FD7">
              <w:rPr>
                <w:rFonts w:ascii="Roboto Condensed" w:eastAsia="Calibri" w:hAnsi="Roboto Condensed" w:cs="Calibri"/>
                <w:position w:val="1"/>
                <w:sz w:val="20"/>
                <w:szCs w:val="20"/>
              </w:rPr>
              <w:t>le</w:t>
            </w:r>
            <w:r w:rsidRPr="00550FD7">
              <w:rPr>
                <w:rFonts w:ascii="Roboto Condensed" w:eastAsia="Calibri" w:hAnsi="Roboto Condensed" w:cs="Calibri"/>
                <w:spacing w:val="1"/>
                <w:position w:val="1"/>
                <w:sz w:val="20"/>
                <w:szCs w:val="20"/>
              </w:rPr>
              <w:t xml:space="preserve"> </w:t>
            </w:r>
            <w:r w:rsidRPr="00550FD7">
              <w:rPr>
                <w:rFonts w:ascii="Roboto Condensed" w:eastAsia="Calibri" w:hAnsi="Roboto Condensed" w:cs="Calibri"/>
                <w:spacing w:val="-1"/>
                <w:position w:val="1"/>
                <w:sz w:val="20"/>
                <w:szCs w:val="20"/>
              </w:rPr>
              <w:t>d</w:t>
            </w:r>
            <w:r>
              <w:rPr>
                <w:rFonts w:ascii="Roboto Condensed" w:eastAsia="Calibri" w:hAnsi="Roboto Condensed" w:cs="Calibri"/>
                <w:position w:val="1"/>
                <w:sz w:val="20"/>
                <w:szCs w:val="20"/>
              </w:rPr>
              <w:t>’1</w:t>
            </w:r>
            <w:r w:rsidRPr="00550FD7">
              <w:rPr>
                <w:rFonts w:ascii="Roboto Condensed" w:eastAsia="Calibri" w:hAnsi="Roboto Condensed" w:cs="Calibri"/>
                <w:position w:val="1"/>
                <w:sz w:val="20"/>
                <w:szCs w:val="20"/>
              </w:rPr>
              <w:t>h</w:t>
            </w:r>
            <w:r w:rsidRPr="00550FD7">
              <w:rPr>
                <w:rFonts w:ascii="Roboto Condensed" w:eastAsia="Calibri" w:hAnsi="Roboto Condensed" w:cs="Calibri"/>
                <w:spacing w:val="-1"/>
                <w:position w:val="1"/>
                <w:sz w:val="20"/>
                <w:szCs w:val="20"/>
              </w:rPr>
              <w:t xml:space="preserve"> </w:t>
            </w:r>
            <w:r w:rsidRPr="00550FD7">
              <w:rPr>
                <w:rFonts w:ascii="Roboto Condensed" w:eastAsia="Calibri" w:hAnsi="Roboto Condensed" w:cs="Calibri"/>
                <w:position w:val="1"/>
                <w:sz w:val="20"/>
                <w:szCs w:val="20"/>
              </w:rPr>
              <w:t>in</w:t>
            </w:r>
            <w:r w:rsidRPr="00550FD7">
              <w:rPr>
                <w:rFonts w:ascii="Roboto Condensed" w:eastAsia="Calibri" w:hAnsi="Roboto Condensed" w:cs="Calibri"/>
                <w:spacing w:val="-1"/>
                <w:position w:val="1"/>
                <w:sz w:val="20"/>
                <w:szCs w:val="20"/>
              </w:rPr>
              <w:t>d</w:t>
            </w:r>
            <w:r w:rsidRPr="00550FD7">
              <w:rPr>
                <w:rFonts w:ascii="Roboto Condensed" w:eastAsia="Calibri" w:hAnsi="Roboto Condensed" w:cs="Calibri"/>
                <w:position w:val="1"/>
                <w:sz w:val="20"/>
                <w:szCs w:val="20"/>
              </w:rPr>
              <w:t>ivid</w:t>
            </w:r>
            <w:r w:rsidRPr="00550FD7">
              <w:rPr>
                <w:rFonts w:ascii="Roboto Condensed" w:eastAsia="Calibri" w:hAnsi="Roboto Condensed" w:cs="Calibri"/>
                <w:spacing w:val="-3"/>
                <w:position w:val="1"/>
                <w:sz w:val="20"/>
                <w:szCs w:val="20"/>
              </w:rPr>
              <w:t>u</w:t>
            </w:r>
            <w:r w:rsidRPr="00550FD7">
              <w:rPr>
                <w:rFonts w:ascii="Roboto Condensed" w:eastAsia="Calibri" w:hAnsi="Roboto Condensed" w:cs="Calibri"/>
                <w:position w:val="1"/>
                <w:sz w:val="20"/>
                <w:szCs w:val="20"/>
              </w:rPr>
              <w:t>el</w:t>
            </w:r>
          </w:p>
        </w:tc>
      </w:tr>
      <w:tr w:rsidR="00BD791B" w14:paraId="5F8BC126" w14:textId="77777777" w:rsidTr="006236C0">
        <w:trPr>
          <w:trHeight w:hRule="exact" w:val="559"/>
        </w:trPr>
        <w:tc>
          <w:tcPr>
            <w:tcW w:w="2518" w:type="dxa"/>
            <w:gridSpan w:val="2"/>
            <w:shd w:val="clear" w:color="auto" w:fill="282D46"/>
            <w:vAlign w:val="center"/>
          </w:tcPr>
          <w:p w14:paraId="6147264F" w14:textId="77777777" w:rsidR="00BD791B" w:rsidRPr="0097068E" w:rsidRDefault="00BD791B" w:rsidP="006236C0">
            <w:pPr>
              <w:spacing w:after="0" w:line="240" w:lineRule="auto"/>
              <w:ind w:left="97" w:right="-20"/>
              <w:rPr>
                <w:rFonts w:ascii="Roboto Condensed" w:eastAsia="Calibri" w:hAnsi="Roboto Condensed" w:cs="Calibri"/>
                <w:b/>
                <w:color w:val="FFFFFF" w:themeColor="background1"/>
                <w:szCs w:val="28"/>
              </w:rPr>
            </w:pPr>
            <w:r w:rsidRPr="0097068E">
              <w:rPr>
                <w:rFonts w:ascii="Roboto Condensed" w:eastAsia="Calibri" w:hAnsi="Roboto Condensed" w:cs="Calibri"/>
                <w:b/>
                <w:bCs/>
                <w:color w:val="FFFFFF" w:themeColor="background1"/>
                <w:position w:val="1"/>
                <w:szCs w:val="28"/>
              </w:rPr>
              <w:t>Res</w:t>
            </w:r>
            <w:r w:rsidRPr="0097068E">
              <w:rPr>
                <w:rFonts w:ascii="Roboto Condensed" w:eastAsia="Calibri" w:hAnsi="Roboto Condensed" w:cs="Calibri"/>
                <w:b/>
                <w:bCs/>
                <w:color w:val="FFFFFF" w:themeColor="background1"/>
                <w:spacing w:val="1"/>
                <w:position w:val="1"/>
                <w:szCs w:val="28"/>
              </w:rPr>
              <w:t>s</w:t>
            </w:r>
            <w:r w:rsidRPr="0097068E">
              <w:rPr>
                <w:rFonts w:ascii="Roboto Condensed" w:eastAsia="Calibri" w:hAnsi="Roboto Condensed" w:cs="Calibri"/>
                <w:b/>
                <w:bCs/>
                <w:color w:val="FFFFFF" w:themeColor="background1"/>
                <w:spacing w:val="-1"/>
                <w:position w:val="1"/>
                <w:szCs w:val="28"/>
              </w:rPr>
              <w:t>ou</w:t>
            </w:r>
            <w:r w:rsidRPr="0097068E">
              <w:rPr>
                <w:rFonts w:ascii="Roboto Condensed" w:eastAsia="Calibri" w:hAnsi="Roboto Condensed" w:cs="Calibri"/>
                <w:b/>
                <w:bCs/>
                <w:color w:val="FFFFFF" w:themeColor="background1"/>
                <w:spacing w:val="-2"/>
                <w:position w:val="1"/>
                <w:szCs w:val="28"/>
              </w:rPr>
              <w:t>r</w:t>
            </w:r>
            <w:r w:rsidRPr="0097068E">
              <w:rPr>
                <w:rFonts w:ascii="Roboto Condensed" w:eastAsia="Calibri" w:hAnsi="Roboto Condensed" w:cs="Calibri"/>
                <w:b/>
                <w:bCs/>
                <w:color w:val="FFFFFF" w:themeColor="background1"/>
                <w:spacing w:val="1"/>
                <w:position w:val="1"/>
                <w:szCs w:val="28"/>
              </w:rPr>
              <w:t>c</w:t>
            </w:r>
            <w:r w:rsidRPr="0097068E">
              <w:rPr>
                <w:rFonts w:ascii="Roboto Condensed" w:eastAsia="Calibri" w:hAnsi="Roboto Condensed" w:cs="Calibri"/>
                <w:b/>
                <w:bCs/>
                <w:color w:val="FFFFFF" w:themeColor="background1"/>
                <w:spacing w:val="-1"/>
                <w:position w:val="1"/>
                <w:szCs w:val="28"/>
              </w:rPr>
              <w:t>e</w:t>
            </w:r>
            <w:r w:rsidRPr="0097068E">
              <w:rPr>
                <w:rFonts w:ascii="Roboto Condensed" w:eastAsia="Calibri" w:hAnsi="Roboto Condensed" w:cs="Calibri"/>
                <w:b/>
                <w:bCs/>
                <w:color w:val="FFFFFF" w:themeColor="background1"/>
                <w:position w:val="1"/>
                <w:szCs w:val="28"/>
              </w:rPr>
              <w:t>s</w:t>
            </w:r>
            <w:r w:rsidRPr="0097068E">
              <w:rPr>
                <w:rFonts w:ascii="Roboto Condensed" w:eastAsia="Calibri" w:hAnsi="Roboto Condensed" w:cs="Calibri"/>
                <w:b/>
                <w:bCs/>
                <w:color w:val="FFFFFF" w:themeColor="background1"/>
                <w:spacing w:val="1"/>
                <w:position w:val="1"/>
                <w:szCs w:val="28"/>
              </w:rPr>
              <w:t xml:space="preserve"> </w:t>
            </w:r>
            <w:r w:rsidRPr="0097068E">
              <w:rPr>
                <w:rFonts w:ascii="Roboto Condensed" w:eastAsia="Calibri" w:hAnsi="Roboto Condensed" w:cs="Calibri"/>
                <w:b/>
                <w:bCs/>
                <w:color w:val="FFFFFF" w:themeColor="background1"/>
                <w:position w:val="1"/>
                <w:szCs w:val="28"/>
              </w:rPr>
              <w:t>-</w:t>
            </w:r>
            <w:r w:rsidRPr="0097068E">
              <w:rPr>
                <w:rFonts w:ascii="Roboto Condensed" w:eastAsia="Calibri" w:hAnsi="Roboto Condensed" w:cs="Calibri"/>
                <w:b/>
                <w:bCs/>
                <w:color w:val="FFFFFF" w:themeColor="background1"/>
                <w:spacing w:val="-2"/>
                <w:position w:val="1"/>
                <w:szCs w:val="28"/>
              </w:rPr>
              <w:t xml:space="preserve"> </w:t>
            </w:r>
            <w:r w:rsidRPr="0097068E">
              <w:rPr>
                <w:rFonts w:ascii="Roboto Condensed" w:eastAsia="Calibri" w:hAnsi="Roboto Condensed" w:cs="Calibri"/>
                <w:b/>
                <w:bCs/>
                <w:color w:val="FFFFFF" w:themeColor="background1"/>
                <w:spacing w:val="1"/>
                <w:position w:val="1"/>
                <w:szCs w:val="28"/>
              </w:rPr>
              <w:t>r</w:t>
            </w:r>
            <w:r w:rsidRPr="0097068E">
              <w:rPr>
                <w:rFonts w:ascii="Roboto Condensed" w:eastAsia="Calibri" w:hAnsi="Roboto Condensed" w:cs="Calibri"/>
                <w:b/>
                <w:bCs/>
                <w:color w:val="FFFFFF" w:themeColor="background1"/>
                <w:spacing w:val="-1"/>
                <w:position w:val="1"/>
                <w:szCs w:val="28"/>
              </w:rPr>
              <w:t>é</w:t>
            </w:r>
            <w:r w:rsidRPr="0097068E">
              <w:rPr>
                <w:rFonts w:ascii="Roboto Condensed" w:eastAsia="Calibri" w:hAnsi="Roboto Condensed" w:cs="Calibri"/>
                <w:b/>
                <w:bCs/>
                <w:color w:val="FFFFFF" w:themeColor="background1"/>
                <w:position w:val="1"/>
                <w:szCs w:val="28"/>
              </w:rPr>
              <w:t>f</w:t>
            </w:r>
            <w:r w:rsidRPr="0097068E">
              <w:rPr>
                <w:rFonts w:ascii="Roboto Condensed" w:eastAsia="Calibri" w:hAnsi="Roboto Condensed" w:cs="Calibri"/>
                <w:b/>
                <w:bCs/>
                <w:color w:val="FFFFFF" w:themeColor="background1"/>
                <w:spacing w:val="-1"/>
                <w:position w:val="1"/>
                <w:szCs w:val="28"/>
              </w:rPr>
              <w:t>é</w:t>
            </w:r>
            <w:r w:rsidRPr="0097068E">
              <w:rPr>
                <w:rFonts w:ascii="Roboto Condensed" w:eastAsia="Calibri" w:hAnsi="Roboto Condensed" w:cs="Calibri"/>
                <w:b/>
                <w:bCs/>
                <w:color w:val="FFFFFF" w:themeColor="background1"/>
                <w:spacing w:val="1"/>
                <w:position w:val="1"/>
                <w:szCs w:val="28"/>
              </w:rPr>
              <w:t>r</w:t>
            </w:r>
            <w:r w:rsidRPr="0097068E">
              <w:rPr>
                <w:rFonts w:ascii="Roboto Condensed" w:eastAsia="Calibri" w:hAnsi="Roboto Condensed" w:cs="Calibri"/>
                <w:b/>
                <w:bCs/>
                <w:color w:val="FFFFFF" w:themeColor="background1"/>
                <w:spacing w:val="-1"/>
                <w:position w:val="1"/>
                <w:szCs w:val="28"/>
              </w:rPr>
              <w:t>en</w:t>
            </w:r>
            <w:r w:rsidRPr="0097068E">
              <w:rPr>
                <w:rFonts w:ascii="Roboto Condensed" w:eastAsia="Calibri" w:hAnsi="Roboto Condensed" w:cs="Calibri"/>
                <w:b/>
                <w:bCs/>
                <w:color w:val="FFFFFF" w:themeColor="background1"/>
                <w:spacing w:val="1"/>
                <w:position w:val="1"/>
                <w:szCs w:val="28"/>
              </w:rPr>
              <w:t>c</w:t>
            </w:r>
            <w:r w:rsidRPr="0097068E">
              <w:rPr>
                <w:rFonts w:ascii="Roboto Condensed" w:eastAsia="Calibri" w:hAnsi="Roboto Condensed" w:cs="Calibri"/>
                <w:b/>
                <w:bCs/>
                <w:color w:val="FFFFFF" w:themeColor="background1"/>
                <w:spacing w:val="-3"/>
                <w:position w:val="1"/>
                <w:szCs w:val="28"/>
              </w:rPr>
              <w:t>e</w:t>
            </w:r>
            <w:r w:rsidRPr="0097068E">
              <w:rPr>
                <w:rFonts w:ascii="Roboto Condensed" w:eastAsia="Calibri" w:hAnsi="Roboto Condensed" w:cs="Calibri"/>
                <w:b/>
                <w:bCs/>
                <w:color w:val="FFFFFF" w:themeColor="background1"/>
                <w:position w:val="1"/>
                <w:szCs w:val="28"/>
              </w:rPr>
              <w:t>s</w:t>
            </w:r>
          </w:p>
        </w:tc>
        <w:tc>
          <w:tcPr>
            <w:tcW w:w="7230" w:type="dxa"/>
            <w:gridSpan w:val="3"/>
            <w:shd w:val="clear" w:color="auto" w:fill="F1E5F7"/>
            <w:vAlign w:val="center"/>
          </w:tcPr>
          <w:p w14:paraId="0195813D" w14:textId="77777777" w:rsidR="00BD791B" w:rsidRPr="00550FD7" w:rsidRDefault="00BD791B" w:rsidP="006236C0">
            <w:pPr>
              <w:spacing w:after="0" w:line="240" w:lineRule="auto"/>
              <w:rPr>
                <w:rFonts w:ascii="Roboto Condensed" w:hAnsi="Roboto Condensed"/>
                <w:sz w:val="20"/>
                <w:szCs w:val="20"/>
              </w:rPr>
            </w:pPr>
          </w:p>
        </w:tc>
      </w:tr>
    </w:tbl>
    <w:p w14:paraId="4C621F40" w14:textId="160C4083" w:rsidR="00B31676" w:rsidRDefault="00B31676"/>
    <w:p w14:paraId="6F139716" w14:textId="77777777" w:rsidR="00B31676" w:rsidRDefault="00B31676">
      <w:r>
        <w:br w:type="page"/>
      </w:r>
    </w:p>
    <w:tbl>
      <w:tblPr>
        <w:tblW w:w="9498" w:type="dxa"/>
        <w:tblInd w:w="-10" w:type="dxa"/>
        <w:tblBorders>
          <w:top w:val="single" w:sz="12" w:space="0" w:color="FFFFFF" w:themeColor="background1"/>
          <w:left w:val="single" w:sz="12" w:space="0" w:color="FFFFFF" w:themeColor="background1"/>
          <w:bottom w:val="single" w:sz="12" w:space="0" w:color="FFFFFF" w:themeColor="background1"/>
          <w:right w:val="single" w:sz="12" w:space="0" w:color="FFFFFF" w:themeColor="background1"/>
          <w:insideH w:val="single" w:sz="12" w:space="0" w:color="FFFFFF" w:themeColor="background1"/>
          <w:insideV w:val="single" w:sz="12" w:space="0" w:color="FFFFFF" w:themeColor="background1"/>
        </w:tblBorders>
        <w:tblLayout w:type="fixed"/>
        <w:tblCellMar>
          <w:left w:w="10" w:type="dxa"/>
          <w:right w:w="10" w:type="dxa"/>
        </w:tblCellMar>
        <w:tblLook w:val="01E0" w:firstRow="1" w:lastRow="1" w:firstColumn="1" w:lastColumn="1" w:noHBand="0" w:noVBand="0"/>
      </w:tblPr>
      <w:tblGrid>
        <w:gridCol w:w="1951"/>
        <w:gridCol w:w="596"/>
        <w:gridCol w:w="1673"/>
        <w:gridCol w:w="3121"/>
        <w:gridCol w:w="1341"/>
        <w:gridCol w:w="816"/>
      </w:tblGrid>
      <w:tr w:rsidR="00005323" w:rsidRPr="003E53C3" w14:paraId="6A27DDB0" w14:textId="77777777" w:rsidTr="006236C0">
        <w:trPr>
          <w:trHeight w:hRule="exact" w:val="597"/>
        </w:trPr>
        <w:tc>
          <w:tcPr>
            <w:tcW w:w="9498" w:type="dxa"/>
            <w:gridSpan w:val="6"/>
            <w:shd w:val="clear" w:color="auto" w:fill="62257F"/>
            <w:vAlign w:val="center"/>
          </w:tcPr>
          <w:p w14:paraId="58986A03" w14:textId="77777777" w:rsidR="00005323" w:rsidRPr="00640B4E" w:rsidRDefault="00005323" w:rsidP="006236C0">
            <w:pPr>
              <w:spacing w:after="0" w:line="240" w:lineRule="auto"/>
              <w:ind w:right="-20"/>
              <w:jc w:val="center"/>
              <w:rPr>
                <w:rFonts w:ascii="Ando Bold" w:hAnsi="Ando Bold" w:cs="Times New Roman"/>
                <w:color w:val="FFFFFF" w:themeColor="background1"/>
                <w:szCs w:val="20"/>
              </w:rPr>
            </w:pPr>
            <w:r w:rsidRPr="00640B4E">
              <w:rPr>
                <w:rFonts w:ascii="Ando Bold" w:hAnsi="Ando Bold" w:cs="Times New Roman"/>
                <w:bCs/>
                <w:color w:val="FFFFFF" w:themeColor="background1"/>
                <w:spacing w:val="-1"/>
                <w:sz w:val="40"/>
                <w:szCs w:val="20"/>
              </w:rPr>
              <w:lastRenderedPageBreak/>
              <w:t>[</w:t>
            </w:r>
            <w:r w:rsidRPr="00640B4E">
              <w:rPr>
                <w:rFonts w:ascii="Ando Bold" w:hAnsi="Ando Bold" w:cs="Times New Roman"/>
                <w:bCs/>
                <w:color w:val="FFFFFF" w:themeColor="background1"/>
                <w:sz w:val="40"/>
                <w:szCs w:val="20"/>
              </w:rPr>
              <w:t>CI1</w:t>
            </w:r>
            <w:r w:rsidRPr="00640B4E">
              <w:rPr>
                <w:rFonts w:ascii="Ando Bold" w:hAnsi="Ando Bold" w:cs="Times New Roman"/>
                <w:bCs/>
                <w:color w:val="FFFFFF" w:themeColor="background1"/>
                <w:spacing w:val="1"/>
                <w:sz w:val="40"/>
                <w:szCs w:val="20"/>
              </w:rPr>
              <w:t>0</w:t>
            </w:r>
            <w:r w:rsidRPr="00640B4E">
              <w:rPr>
                <w:rFonts w:ascii="Ando Bold" w:hAnsi="Ando Bold" w:cs="Times New Roman"/>
                <w:bCs/>
                <w:color w:val="FFFFFF" w:themeColor="background1"/>
                <w:sz w:val="40"/>
                <w:szCs w:val="20"/>
              </w:rPr>
              <w:t>]</w:t>
            </w:r>
            <w:r w:rsidRPr="00640B4E">
              <w:rPr>
                <w:rFonts w:ascii="Ando Bold" w:hAnsi="Ando Bold" w:cs="Times New Roman"/>
                <w:bCs/>
                <w:color w:val="FFFFFF" w:themeColor="background1"/>
                <w:spacing w:val="-2"/>
                <w:sz w:val="40"/>
                <w:szCs w:val="20"/>
              </w:rPr>
              <w:t xml:space="preserve"> INTELLIGENCE COLLECTIVE EN MILIEU COMPLEXE</w:t>
            </w:r>
          </w:p>
        </w:tc>
      </w:tr>
      <w:tr w:rsidR="00005323" w:rsidRPr="003E53C3" w14:paraId="2AA5ABC8" w14:textId="77777777" w:rsidTr="006236C0">
        <w:trPr>
          <w:trHeight w:hRule="exact" w:val="418"/>
        </w:trPr>
        <w:tc>
          <w:tcPr>
            <w:tcW w:w="1951" w:type="dxa"/>
            <w:shd w:val="clear" w:color="auto" w:fill="282D46"/>
            <w:vAlign w:val="center"/>
          </w:tcPr>
          <w:p w14:paraId="167098A9" w14:textId="77777777" w:rsidR="00005323" w:rsidRPr="00404B7F" w:rsidRDefault="00005323" w:rsidP="006236C0">
            <w:pPr>
              <w:spacing w:after="0" w:line="240" w:lineRule="auto"/>
              <w:ind w:left="407" w:right="-20"/>
              <w:rPr>
                <w:rFonts w:ascii="Roboto Condensed" w:hAnsi="Roboto Condensed" w:cs="Times New Roman"/>
                <w:b/>
                <w:color w:val="FFFFFF" w:themeColor="background1"/>
                <w:szCs w:val="20"/>
              </w:rPr>
            </w:pPr>
            <w:r w:rsidRPr="00404B7F">
              <w:rPr>
                <w:rFonts w:ascii="Roboto Condensed" w:hAnsi="Roboto Condensed" w:cs="Times New Roman"/>
                <w:b/>
                <w:bCs/>
                <w:color w:val="FFFFFF" w:themeColor="background1"/>
                <w:spacing w:val="-1"/>
                <w:szCs w:val="20"/>
              </w:rPr>
              <w:t>S</w:t>
            </w:r>
            <w:r w:rsidRPr="00404B7F">
              <w:rPr>
                <w:rFonts w:ascii="Roboto Condensed" w:hAnsi="Roboto Condensed" w:cs="Times New Roman"/>
                <w:b/>
                <w:bCs/>
                <w:color w:val="FFFFFF" w:themeColor="background1"/>
                <w:szCs w:val="20"/>
              </w:rPr>
              <w:t>E</w:t>
            </w:r>
            <w:r w:rsidRPr="00404B7F">
              <w:rPr>
                <w:rFonts w:ascii="Roboto Condensed" w:hAnsi="Roboto Condensed" w:cs="Times New Roman"/>
                <w:b/>
                <w:bCs/>
                <w:color w:val="FFFFFF" w:themeColor="background1"/>
                <w:spacing w:val="-1"/>
                <w:szCs w:val="20"/>
              </w:rPr>
              <w:t>M</w:t>
            </w:r>
            <w:r w:rsidRPr="00404B7F">
              <w:rPr>
                <w:rFonts w:ascii="Roboto Condensed" w:hAnsi="Roboto Condensed" w:cs="Times New Roman"/>
                <w:b/>
                <w:bCs/>
                <w:color w:val="FFFFFF" w:themeColor="background1"/>
                <w:szCs w:val="20"/>
              </w:rPr>
              <w:t>E</w:t>
            </w:r>
            <w:r w:rsidRPr="00404B7F">
              <w:rPr>
                <w:rFonts w:ascii="Roboto Condensed" w:hAnsi="Roboto Condensed" w:cs="Times New Roman"/>
                <w:b/>
                <w:bCs/>
                <w:color w:val="FFFFFF" w:themeColor="background1"/>
                <w:spacing w:val="-1"/>
                <w:szCs w:val="20"/>
              </w:rPr>
              <w:t>S</w:t>
            </w:r>
            <w:r w:rsidRPr="00404B7F">
              <w:rPr>
                <w:rFonts w:ascii="Roboto Condensed" w:hAnsi="Roboto Condensed" w:cs="Times New Roman"/>
                <w:b/>
                <w:bCs/>
                <w:color w:val="FFFFFF" w:themeColor="background1"/>
                <w:spacing w:val="1"/>
                <w:szCs w:val="20"/>
              </w:rPr>
              <w:t>T</w:t>
            </w:r>
            <w:r w:rsidRPr="00404B7F">
              <w:rPr>
                <w:rFonts w:ascii="Roboto Condensed" w:hAnsi="Roboto Condensed" w:cs="Times New Roman"/>
                <w:b/>
                <w:bCs/>
                <w:color w:val="FFFFFF" w:themeColor="background1"/>
                <w:szCs w:val="20"/>
              </w:rPr>
              <w:t>RE</w:t>
            </w:r>
            <w:r w:rsidRPr="00404B7F">
              <w:rPr>
                <w:rFonts w:ascii="Roboto Condensed" w:hAnsi="Roboto Condensed" w:cs="Times New Roman"/>
                <w:b/>
                <w:bCs/>
                <w:color w:val="FFFFFF" w:themeColor="background1"/>
                <w:spacing w:val="-1"/>
                <w:szCs w:val="20"/>
              </w:rPr>
              <w:t xml:space="preserve"> </w:t>
            </w:r>
            <w:r w:rsidRPr="00404B7F">
              <w:rPr>
                <w:rFonts w:ascii="Roboto Condensed" w:hAnsi="Roboto Condensed" w:cs="Times New Roman"/>
                <w:b/>
                <w:bCs/>
                <w:color w:val="FFFFFF" w:themeColor="background1"/>
                <w:szCs w:val="20"/>
              </w:rPr>
              <w:t>9</w:t>
            </w:r>
          </w:p>
        </w:tc>
        <w:tc>
          <w:tcPr>
            <w:tcW w:w="5390" w:type="dxa"/>
            <w:gridSpan w:val="3"/>
            <w:shd w:val="clear" w:color="auto" w:fill="F1E5F7"/>
            <w:vAlign w:val="center"/>
          </w:tcPr>
          <w:p w14:paraId="789D3833" w14:textId="77777777" w:rsidR="00005323" w:rsidRPr="003E53C3" w:rsidRDefault="00005323" w:rsidP="006236C0">
            <w:pPr>
              <w:spacing w:after="0" w:line="240" w:lineRule="auto"/>
              <w:ind w:left="97" w:right="-20"/>
              <w:rPr>
                <w:rFonts w:ascii="Roboto Condensed" w:hAnsi="Roboto Condensed" w:cs="Times New Roman"/>
                <w:szCs w:val="20"/>
              </w:rPr>
            </w:pPr>
            <w:r w:rsidRPr="003E53C3">
              <w:rPr>
                <w:rFonts w:ascii="Roboto Condensed" w:hAnsi="Roboto Condensed" w:cs="Times New Roman"/>
                <w:spacing w:val="1"/>
                <w:position w:val="1"/>
                <w:szCs w:val="20"/>
              </w:rPr>
              <w:t>Pô</w:t>
            </w:r>
            <w:r w:rsidRPr="003E53C3">
              <w:rPr>
                <w:rFonts w:ascii="Roboto Condensed" w:hAnsi="Roboto Condensed" w:cs="Times New Roman"/>
                <w:spacing w:val="-3"/>
                <w:position w:val="1"/>
                <w:szCs w:val="20"/>
              </w:rPr>
              <w:t>l</w:t>
            </w:r>
            <w:r w:rsidRPr="003E53C3">
              <w:rPr>
                <w:rFonts w:ascii="Roboto Condensed" w:hAnsi="Roboto Condensed" w:cs="Times New Roman"/>
                <w:position w:val="1"/>
                <w:szCs w:val="20"/>
              </w:rPr>
              <w:t>e</w:t>
            </w:r>
            <w:r w:rsidRPr="003E53C3">
              <w:rPr>
                <w:rFonts w:ascii="Roboto Condensed" w:hAnsi="Roboto Condensed" w:cs="Times New Roman"/>
                <w:spacing w:val="2"/>
                <w:position w:val="1"/>
                <w:szCs w:val="20"/>
              </w:rPr>
              <w:t xml:space="preserve"> </w:t>
            </w:r>
            <w:r w:rsidRPr="003E53C3">
              <w:rPr>
                <w:rFonts w:ascii="Roboto Condensed" w:hAnsi="Roboto Condensed" w:cs="Times New Roman"/>
                <w:position w:val="1"/>
                <w:szCs w:val="20"/>
              </w:rPr>
              <w:t>:</w:t>
            </w:r>
            <w:r w:rsidRPr="003E53C3">
              <w:rPr>
                <w:rFonts w:ascii="Roboto Condensed" w:hAnsi="Roboto Condensed" w:cs="Times New Roman"/>
                <w:spacing w:val="-1"/>
                <w:position w:val="1"/>
                <w:szCs w:val="20"/>
              </w:rPr>
              <w:t xml:space="preserve"> </w:t>
            </w:r>
            <w:r w:rsidRPr="003E53C3">
              <w:rPr>
                <w:rFonts w:ascii="Roboto Condensed" w:hAnsi="Roboto Condensed" w:cs="Times New Roman"/>
                <w:spacing w:val="-2"/>
                <w:position w:val="1"/>
                <w:szCs w:val="20"/>
              </w:rPr>
              <w:t>c</w:t>
            </w:r>
            <w:r w:rsidRPr="003E53C3">
              <w:rPr>
                <w:rFonts w:ascii="Roboto Condensed" w:hAnsi="Roboto Condensed" w:cs="Times New Roman"/>
                <w:spacing w:val="1"/>
                <w:position w:val="1"/>
                <w:szCs w:val="20"/>
              </w:rPr>
              <w:t>o</w:t>
            </w:r>
            <w:r w:rsidRPr="003E53C3">
              <w:rPr>
                <w:rFonts w:ascii="Roboto Condensed" w:hAnsi="Roboto Condensed" w:cs="Times New Roman"/>
                <w:spacing w:val="-1"/>
                <w:position w:val="1"/>
                <w:szCs w:val="20"/>
              </w:rPr>
              <w:t>n</w:t>
            </w:r>
            <w:r w:rsidRPr="003E53C3">
              <w:rPr>
                <w:rFonts w:ascii="Roboto Condensed" w:hAnsi="Roboto Condensed" w:cs="Times New Roman"/>
                <w:position w:val="1"/>
                <w:szCs w:val="20"/>
              </w:rPr>
              <w:t>cept</w:t>
            </w:r>
            <w:r w:rsidRPr="003E53C3">
              <w:rPr>
                <w:rFonts w:ascii="Roboto Condensed" w:hAnsi="Roboto Condensed" w:cs="Times New Roman"/>
                <w:spacing w:val="-2"/>
                <w:position w:val="1"/>
                <w:szCs w:val="20"/>
              </w:rPr>
              <w:t>i</w:t>
            </w:r>
            <w:r w:rsidRPr="003E53C3">
              <w:rPr>
                <w:rFonts w:ascii="Roboto Condensed" w:hAnsi="Roboto Condensed" w:cs="Times New Roman"/>
                <w:spacing w:val="1"/>
                <w:position w:val="1"/>
                <w:szCs w:val="20"/>
              </w:rPr>
              <w:t>o</w:t>
            </w:r>
            <w:r w:rsidRPr="003E53C3">
              <w:rPr>
                <w:rFonts w:ascii="Roboto Condensed" w:hAnsi="Roboto Condensed" w:cs="Times New Roman"/>
                <w:position w:val="1"/>
                <w:szCs w:val="20"/>
              </w:rPr>
              <w:t>n</w:t>
            </w:r>
            <w:r w:rsidRPr="003E53C3">
              <w:rPr>
                <w:rFonts w:ascii="Roboto Condensed" w:hAnsi="Roboto Condensed" w:cs="Times New Roman"/>
                <w:spacing w:val="-1"/>
                <w:position w:val="1"/>
                <w:szCs w:val="20"/>
              </w:rPr>
              <w:t xml:space="preserve"> </w:t>
            </w:r>
            <w:r w:rsidRPr="003E53C3">
              <w:rPr>
                <w:rFonts w:ascii="Roboto Condensed" w:hAnsi="Roboto Condensed" w:cs="Times New Roman"/>
                <w:position w:val="1"/>
                <w:szCs w:val="20"/>
              </w:rPr>
              <w:t>I</w:t>
            </w:r>
            <w:r w:rsidRPr="003E53C3">
              <w:rPr>
                <w:rFonts w:ascii="Roboto Condensed" w:hAnsi="Roboto Condensed" w:cs="Times New Roman"/>
                <w:spacing w:val="-1"/>
                <w:position w:val="1"/>
                <w:szCs w:val="20"/>
              </w:rPr>
              <w:t>nno</w:t>
            </w:r>
            <w:r w:rsidRPr="003E53C3">
              <w:rPr>
                <w:rFonts w:ascii="Roboto Condensed" w:hAnsi="Roboto Condensed" w:cs="Times New Roman"/>
                <w:spacing w:val="1"/>
                <w:position w:val="1"/>
                <w:szCs w:val="20"/>
              </w:rPr>
              <w:t>v</w:t>
            </w:r>
            <w:r w:rsidRPr="003E53C3">
              <w:rPr>
                <w:rFonts w:ascii="Roboto Condensed" w:hAnsi="Roboto Condensed" w:cs="Times New Roman"/>
                <w:position w:val="1"/>
                <w:szCs w:val="20"/>
              </w:rPr>
              <w:t>at</w:t>
            </w:r>
            <w:r w:rsidRPr="003E53C3">
              <w:rPr>
                <w:rFonts w:ascii="Roboto Condensed" w:hAnsi="Roboto Condensed" w:cs="Times New Roman"/>
                <w:spacing w:val="-2"/>
                <w:position w:val="1"/>
                <w:szCs w:val="20"/>
              </w:rPr>
              <w:t>i</w:t>
            </w:r>
            <w:r w:rsidRPr="003E53C3">
              <w:rPr>
                <w:rFonts w:ascii="Roboto Condensed" w:hAnsi="Roboto Condensed" w:cs="Times New Roman"/>
                <w:spacing w:val="-1"/>
                <w:position w:val="1"/>
                <w:szCs w:val="20"/>
              </w:rPr>
              <w:t>o</w:t>
            </w:r>
            <w:r w:rsidRPr="003E53C3">
              <w:rPr>
                <w:rFonts w:ascii="Roboto Condensed" w:hAnsi="Roboto Condensed" w:cs="Times New Roman"/>
                <w:position w:val="1"/>
                <w:szCs w:val="20"/>
              </w:rPr>
              <w:t>n</w:t>
            </w:r>
          </w:p>
        </w:tc>
        <w:tc>
          <w:tcPr>
            <w:tcW w:w="1341" w:type="dxa"/>
            <w:shd w:val="clear" w:color="auto" w:fill="F1E5F7"/>
            <w:vAlign w:val="center"/>
          </w:tcPr>
          <w:p w14:paraId="4281EE32" w14:textId="0C365992" w:rsidR="00005323" w:rsidRPr="003E53C3" w:rsidRDefault="00005323" w:rsidP="006236C0">
            <w:pPr>
              <w:spacing w:after="0" w:line="240" w:lineRule="auto"/>
              <w:ind w:left="59"/>
              <w:rPr>
                <w:rFonts w:ascii="Roboto Condensed" w:hAnsi="Roboto Condensed" w:cs="Times New Roman"/>
                <w:szCs w:val="20"/>
              </w:rPr>
            </w:pPr>
            <w:r w:rsidRPr="003E53C3">
              <w:rPr>
                <w:rFonts w:ascii="Roboto Condensed" w:hAnsi="Roboto Condensed" w:cs="Times New Roman"/>
                <w:i/>
                <w:color w:val="A6A6A6"/>
                <w:spacing w:val="1"/>
                <w:szCs w:val="20"/>
              </w:rPr>
              <w:t>M</w:t>
            </w:r>
            <w:r w:rsidRPr="003E53C3">
              <w:rPr>
                <w:rFonts w:ascii="Roboto Condensed" w:hAnsi="Roboto Condensed" w:cs="Times New Roman"/>
                <w:i/>
                <w:color w:val="A6A6A6"/>
                <w:szCs w:val="20"/>
              </w:rPr>
              <w:t>AJ</w:t>
            </w:r>
            <w:r w:rsidRPr="003E53C3">
              <w:rPr>
                <w:rFonts w:ascii="Roboto Condensed" w:hAnsi="Roboto Condensed" w:cs="Times New Roman"/>
                <w:i/>
                <w:color w:val="A6A6A6"/>
                <w:spacing w:val="-1"/>
                <w:szCs w:val="20"/>
              </w:rPr>
              <w:t xml:space="preserve"> </w:t>
            </w:r>
            <w:r w:rsidRPr="003E53C3">
              <w:rPr>
                <w:rFonts w:ascii="Roboto Condensed" w:hAnsi="Roboto Condensed" w:cs="Times New Roman"/>
                <w:i/>
                <w:color w:val="A6A6A6"/>
                <w:szCs w:val="20"/>
              </w:rPr>
              <w:t>:</w:t>
            </w:r>
            <w:r w:rsidRPr="003E53C3">
              <w:rPr>
                <w:rFonts w:ascii="Roboto Condensed" w:hAnsi="Roboto Condensed" w:cs="Times New Roman"/>
                <w:i/>
                <w:color w:val="A6A6A6"/>
                <w:spacing w:val="-1"/>
                <w:szCs w:val="20"/>
              </w:rPr>
              <w:t xml:space="preserve"> </w:t>
            </w:r>
            <w:r>
              <w:rPr>
                <w:rFonts w:ascii="Roboto Condensed" w:hAnsi="Roboto Condensed" w:cs="Times New Roman"/>
                <w:i/>
                <w:color w:val="A6A6A6"/>
                <w:spacing w:val="1"/>
                <w:szCs w:val="20"/>
              </w:rPr>
              <w:t>07/2024</w:t>
            </w:r>
          </w:p>
        </w:tc>
        <w:tc>
          <w:tcPr>
            <w:tcW w:w="816" w:type="dxa"/>
            <w:shd w:val="clear" w:color="auto" w:fill="F1E5F7"/>
            <w:vAlign w:val="center"/>
          </w:tcPr>
          <w:p w14:paraId="0D9BBCC6" w14:textId="77777777" w:rsidR="00005323" w:rsidRPr="003E53C3" w:rsidRDefault="00005323" w:rsidP="006236C0">
            <w:pPr>
              <w:spacing w:after="0" w:line="240" w:lineRule="auto"/>
              <w:ind w:left="671" w:right="-20"/>
              <w:rPr>
                <w:rFonts w:ascii="Roboto Condensed" w:hAnsi="Roboto Condensed" w:cs="Times New Roman"/>
                <w:szCs w:val="20"/>
              </w:rPr>
            </w:pPr>
          </w:p>
        </w:tc>
      </w:tr>
      <w:tr w:rsidR="00005323" w:rsidRPr="003E53C3" w14:paraId="1BB04B74" w14:textId="77777777" w:rsidTr="006236C0">
        <w:trPr>
          <w:trHeight w:hRule="exact" w:val="360"/>
        </w:trPr>
        <w:tc>
          <w:tcPr>
            <w:tcW w:w="4220" w:type="dxa"/>
            <w:gridSpan w:val="3"/>
            <w:shd w:val="clear" w:color="auto" w:fill="F1E5F7"/>
            <w:vAlign w:val="center"/>
          </w:tcPr>
          <w:p w14:paraId="30BBE5CF" w14:textId="77777777" w:rsidR="00005323" w:rsidRPr="00640B4E" w:rsidRDefault="00005323" w:rsidP="006236C0">
            <w:pPr>
              <w:spacing w:after="0" w:line="240" w:lineRule="auto"/>
              <w:ind w:left="97" w:right="-20"/>
              <w:rPr>
                <w:rFonts w:ascii="Roboto Condensed" w:hAnsi="Roboto Condensed" w:cs="Times New Roman"/>
                <w:b/>
                <w:szCs w:val="20"/>
              </w:rPr>
            </w:pPr>
            <w:r w:rsidRPr="00640B4E">
              <w:rPr>
                <w:rFonts w:ascii="Roboto Condensed" w:hAnsi="Roboto Condensed" w:cs="Times New Roman"/>
                <w:b/>
                <w:spacing w:val="-1"/>
                <w:position w:val="1"/>
                <w:szCs w:val="20"/>
              </w:rPr>
              <w:t>H</w:t>
            </w:r>
            <w:r w:rsidRPr="00640B4E">
              <w:rPr>
                <w:rFonts w:ascii="Roboto Condensed" w:hAnsi="Roboto Condensed" w:cs="Times New Roman"/>
                <w:b/>
                <w:spacing w:val="1"/>
                <w:position w:val="1"/>
                <w:szCs w:val="20"/>
              </w:rPr>
              <w:t>o</w:t>
            </w:r>
            <w:r w:rsidRPr="00640B4E">
              <w:rPr>
                <w:rFonts w:ascii="Roboto Condensed" w:hAnsi="Roboto Condensed" w:cs="Times New Roman"/>
                <w:b/>
                <w:position w:val="1"/>
                <w:szCs w:val="20"/>
              </w:rPr>
              <w:t>ra</w:t>
            </w:r>
            <w:r w:rsidRPr="00640B4E">
              <w:rPr>
                <w:rFonts w:ascii="Roboto Condensed" w:hAnsi="Roboto Condensed" w:cs="Times New Roman"/>
                <w:b/>
                <w:spacing w:val="-1"/>
                <w:position w:val="1"/>
                <w:szCs w:val="20"/>
              </w:rPr>
              <w:t>i</w:t>
            </w:r>
            <w:r w:rsidRPr="00640B4E">
              <w:rPr>
                <w:rFonts w:ascii="Roboto Condensed" w:hAnsi="Roboto Condensed" w:cs="Times New Roman"/>
                <w:b/>
                <w:position w:val="1"/>
                <w:szCs w:val="20"/>
              </w:rPr>
              <w:t>re</w:t>
            </w:r>
            <w:r w:rsidRPr="00640B4E">
              <w:rPr>
                <w:rFonts w:ascii="Roboto Condensed" w:hAnsi="Roboto Condensed" w:cs="Times New Roman"/>
                <w:b/>
                <w:spacing w:val="1"/>
                <w:position w:val="1"/>
                <w:szCs w:val="20"/>
              </w:rPr>
              <w:t xml:space="preserve"> </w:t>
            </w:r>
            <w:r w:rsidRPr="00640B4E">
              <w:rPr>
                <w:rFonts w:ascii="Roboto Condensed" w:hAnsi="Roboto Condensed" w:cs="Times New Roman"/>
                <w:b/>
                <w:spacing w:val="-1"/>
                <w:position w:val="1"/>
                <w:szCs w:val="20"/>
              </w:rPr>
              <w:t>p</w:t>
            </w:r>
            <w:r w:rsidRPr="00640B4E">
              <w:rPr>
                <w:rFonts w:ascii="Roboto Condensed" w:hAnsi="Roboto Condensed" w:cs="Times New Roman"/>
                <w:b/>
                <w:spacing w:val="-3"/>
                <w:position w:val="1"/>
                <w:szCs w:val="20"/>
              </w:rPr>
              <w:t>r</w:t>
            </w:r>
            <w:r w:rsidRPr="00640B4E">
              <w:rPr>
                <w:rFonts w:ascii="Roboto Condensed" w:hAnsi="Roboto Condensed" w:cs="Times New Roman"/>
                <w:b/>
                <w:position w:val="1"/>
                <w:szCs w:val="20"/>
              </w:rPr>
              <w:t>és</w:t>
            </w:r>
            <w:r w:rsidRPr="00640B4E">
              <w:rPr>
                <w:rFonts w:ascii="Roboto Condensed" w:hAnsi="Roboto Condensed" w:cs="Times New Roman"/>
                <w:b/>
                <w:spacing w:val="1"/>
                <w:position w:val="1"/>
                <w:szCs w:val="20"/>
              </w:rPr>
              <w:t>e</w:t>
            </w:r>
            <w:r w:rsidRPr="00640B4E">
              <w:rPr>
                <w:rFonts w:ascii="Roboto Condensed" w:hAnsi="Roboto Condensed" w:cs="Times New Roman"/>
                <w:b/>
                <w:spacing w:val="-1"/>
                <w:position w:val="1"/>
                <w:szCs w:val="20"/>
              </w:rPr>
              <w:t>n</w:t>
            </w:r>
            <w:r w:rsidRPr="00640B4E">
              <w:rPr>
                <w:rFonts w:ascii="Roboto Condensed" w:hAnsi="Roboto Condensed" w:cs="Times New Roman"/>
                <w:b/>
                <w:position w:val="1"/>
                <w:szCs w:val="20"/>
              </w:rPr>
              <w:t>t</w:t>
            </w:r>
            <w:r w:rsidRPr="00640B4E">
              <w:rPr>
                <w:rFonts w:ascii="Roboto Condensed" w:hAnsi="Roboto Condensed" w:cs="Times New Roman"/>
                <w:b/>
                <w:spacing w:val="-2"/>
                <w:position w:val="1"/>
                <w:szCs w:val="20"/>
              </w:rPr>
              <w:t>i</w:t>
            </w:r>
            <w:r w:rsidRPr="00640B4E">
              <w:rPr>
                <w:rFonts w:ascii="Roboto Condensed" w:hAnsi="Roboto Condensed" w:cs="Times New Roman"/>
                <w:b/>
                <w:position w:val="1"/>
                <w:szCs w:val="20"/>
              </w:rPr>
              <w:t>el</w:t>
            </w:r>
            <w:r w:rsidRPr="00640B4E">
              <w:rPr>
                <w:rFonts w:ascii="Roboto Condensed" w:hAnsi="Roboto Condensed" w:cs="Times New Roman"/>
                <w:b/>
                <w:spacing w:val="1"/>
                <w:position w:val="1"/>
                <w:szCs w:val="20"/>
              </w:rPr>
              <w:t xml:space="preserve"> </w:t>
            </w:r>
            <w:r w:rsidRPr="00640B4E">
              <w:rPr>
                <w:rFonts w:ascii="Roboto Condensed" w:hAnsi="Roboto Condensed" w:cs="Times New Roman"/>
                <w:b/>
                <w:position w:val="1"/>
                <w:szCs w:val="20"/>
              </w:rPr>
              <w:t>:</w:t>
            </w:r>
            <w:r w:rsidRPr="00640B4E">
              <w:rPr>
                <w:rFonts w:ascii="Roboto Condensed" w:hAnsi="Roboto Condensed" w:cs="Times New Roman"/>
                <w:b/>
                <w:spacing w:val="-1"/>
                <w:position w:val="1"/>
                <w:szCs w:val="20"/>
              </w:rPr>
              <w:t xml:space="preserve"> </w:t>
            </w:r>
            <w:r w:rsidRPr="00640B4E">
              <w:rPr>
                <w:rFonts w:ascii="Roboto Condensed" w:hAnsi="Roboto Condensed" w:cs="Times New Roman"/>
                <w:b/>
                <w:position w:val="1"/>
                <w:szCs w:val="20"/>
              </w:rPr>
              <w:t>5,75h</w:t>
            </w:r>
            <w:r w:rsidRPr="00640B4E">
              <w:rPr>
                <w:rFonts w:ascii="Roboto Condensed" w:hAnsi="Roboto Condensed" w:cs="Times New Roman"/>
                <w:b/>
                <w:spacing w:val="-3"/>
                <w:position w:val="1"/>
                <w:szCs w:val="20"/>
              </w:rPr>
              <w:t xml:space="preserve"> </w:t>
            </w:r>
            <w:r w:rsidRPr="00640B4E">
              <w:rPr>
                <w:rFonts w:ascii="Roboto Condensed" w:hAnsi="Roboto Condensed" w:cs="Times New Roman"/>
                <w:b/>
                <w:position w:val="1"/>
                <w:szCs w:val="20"/>
              </w:rPr>
              <w:t>CM</w:t>
            </w:r>
            <w:r w:rsidRPr="00640B4E">
              <w:rPr>
                <w:rFonts w:ascii="Roboto Condensed" w:hAnsi="Roboto Condensed" w:cs="Times New Roman"/>
                <w:b/>
                <w:spacing w:val="-1"/>
                <w:position w:val="1"/>
                <w:szCs w:val="20"/>
              </w:rPr>
              <w:t xml:space="preserve"> </w:t>
            </w:r>
            <w:r w:rsidRPr="00640B4E">
              <w:rPr>
                <w:rFonts w:ascii="Roboto Condensed" w:hAnsi="Roboto Condensed" w:cs="Times New Roman"/>
                <w:b/>
                <w:position w:val="1"/>
                <w:szCs w:val="20"/>
              </w:rPr>
              <w:t xml:space="preserve">/ </w:t>
            </w:r>
            <w:r w:rsidRPr="00640B4E">
              <w:rPr>
                <w:rFonts w:ascii="Roboto Condensed" w:hAnsi="Roboto Condensed" w:cs="Times New Roman"/>
                <w:b/>
                <w:spacing w:val="1"/>
                <w:position w:val="1"/>
                <w:szCs w:val="20"/>
              </w:rPr>
              <w:t>26</w:t>
            </w:r>
            <w:r w:rsidRPr="00640B4E">
              <w:rPr>
                <w:rFonts w:ascii="Roboto Condensed" w:hAnsi="Roboto Condensed" w:cs="Times New Roman"/>
                <w:b/>
                <w:position w:val="1"/>
                <w:szCs w:val="20"/>
              </w:rPr>
              <w:t>h</w:t>
            </w:r>
            <w:r w:rsidRPr="00640B4E">
              <w:rPr>
                <w:rFonts w:ascii="Roboto Condensed" w:hAnsi="Roboto Condensed" w:cs="Times New Roman"/>
                <w:b/>
                <w:spacing w:val="-3"/>
                <w:position w:val="1"/>
                <w:szCs w:val="20"/>
              </w:rPr>
              <w:t xml:space="preserve"> </w:t>
            </w:r>
            <w:r w:rsidRPr="00640B4E">
              <w:rPr>
                <w:rFonts w:ascii="Roboto Condensed" w:hAnsi="Roboto Condensed" w:cs="Times New Roman"/>
                <w:b/>
                <w:position w:val="1"/>
                <w:szCs w:val="20"/>
              </w:rPr>
              <w:t>TD</w:t>
            </w:r>
          </w:p>
        </w:tc>
        <w:tc>
          <w:tcPr>
            <w:tcW w:w="3121" w:type="dxa"/>
            <w:shd w:val="clear" w:color="auto" w:fill="F1E5F7"/>
            <w:vAlign w:val="center"/>
          </w:tcPr>
          <w:p w14:paraId="336BFAFC" w14:textId="77777777" w:rsidR="00005323" w:rsidRPr="003E53C3" w:rsidRDefault="00005323" w:rsidP="006236C0">
            <w:pPr>
              <w:spacing w:after="0" w:line="240" w:lineRule="auto"/>
              <w:ind w:left="97" w:right="-20"/>
              <w:rPr>
                <w:rFonts w:ascii="Roboto Condensed" w:hAnsi="Roboto Condensed" w:cs="Times New Roman"/>
                <w:szCs w:val="20"/>
              </w:rPr>
            </w:pPr>
            <w:r w:rsidRPr="003E53C3">
              <w:rPr>
                <w:rFonts w:ascii="Roboto Condensed" w:hAnsi="Roboto Condensed" w:cs="Times New Roman"/>
                <w:position w:val="1"/>
                <w:szCs w:val="20"/>
              </w:rPr>
              <w:t>Tra</w:t>
            </w:r>
            <w:r w:rsidRPr="003E53C3">
              <w:rPr>
                <w:rFonts w:ascii="Roboto Condensed" w:hAnsi="Roboto Condensed" w:cs="Times New Roman"/>
                <w:spacing w:val="1"/>
                <w:position w:val="1"/>
                <w:szCs w:val="20"/>
              </w:rPr>
              <w:t>v</w:t>
            </w:r>
            <w:r w:rsidRPr="003E53C3">
              <w:rPr>
                <w:rFonts w:ascii="Roboto Condensed" w:hAnsi="Roboto Condensed" w:cs="Times New Roman"/>
                <w:position w:val="1"/>
                <w:szCs w:val="20"/>
              </w:rPr>
              <w:t xml:space="preserve">ail </w:t>
            </w:r>
            <w:r w:rsidRPr="003E53C3">
              <w:rPr>
                <w:rFonts w:ascii="Roboto Condensed" w:hAnsi="Roboto Condensed" w:cs="Times New Roman"/>
                <w:spacing w:val="-3"/>
                <w:position w:val="1"/>
                <w:szCs w:val="20"/>
              </w:rPr>
              <w:t>p</w:t>
            </w:r>
            <w:r w:rsidRPr="003E53C3">
              <w:rPr>
                <w:rFonts w:ascii="Roboto Condensed" w:hAnsi="Roboto Condensed" w:cs="Times New Roman"/>
                <w:position w:val="1"/>
                <w:szCs w:val="20"/>
              </w:rPr>
              <w:t>ers</w:t>
            </w:r>
            <w:r w:rsidRPr="003E53C3">
              <w:rPr>
                <w:rFonts w:ascii="Roboto Condensed" w:hAnsi="Roboto Condensed" w:cs="Times New Roman"/>
                <w:spacing w:val="1"/>
                <w:position w:val="1"/>
                <w:szCs w:val="20"/>
              </w:rPr>
              <w:t>o</w:t>
            </w:r>
            <w:r w:rsidRPr="003E53C3">
              <w:rPr>
                <w:rFonts w:ascii="Roboto Condensed" w:hAnsi="Roboto Condensed" w:cs="Times New Roman"/>
                <w:spacing w:val="-1"/>
                <w:position w:val="1"/>
                <w:szCs w:val="20"/>
              </w:rPr>
              <w:t>nn</w:t>
            </w:r>
            <w:r w:rsidRPr="003E53C3">
              <w:rPr>
                <w:rFonts w:ascii="Roboto Condensed" w:hAnsi="Roboto Condensed" w:cs="Times New Roman"/>
                <w:position w:val="1"/>
                <w:szCs w:val="20"/>
              </w:rPr>
              <w:t>el</w:t>
            </w:r>
            <w:r w:rsidRPr="003E53C3">
              <w:rPr>
                <w:rFonts w:ascii="Roboto Condensed" w:hAnsi="Roboto Condensed" w:cs="Times New Roman"/>
                <w:spacing w:val="-1"/>
                <w:position w:val="1"/>
                <w:szCs w:val="20"/>
              </w:rPr>
              <w:t xml:space="preserve"> </w:t>
            </w:r>
            <w:r w:rsidRPr="003E53C3">
              <w:rPr>
                <w:rFonts w:ascii="Roboto Condensed" w:hAnsi="Roboto Condensed" w:cs="Times New Roman"/>
                <w:position w:val="1"/>
                <w:szCs w:val="20"/>
              </w:rPr>
              <w:t>:</w:t>
            </w:r>
            <w:r w:rsidRPr="003E53C3">
              <w:rPr>
                <w:rFonts w:ascii="Roboto Condensed" w:hAnsi="Roboto Condensed" w:cs="Times New Roman"/>
                <w:spacing w:val="-1"/>
                <w:position w:val="1"/>
                <w:szCs w:val="20"/>
              </w:rPr>
              <w:t xml:space="preserve"> 20 h</w:t>
            </w:r>
          </w:p>
        </w:tc>
        <w:tc>
          <w:tcPr>
            <w:tcW w:w="2157" w:type="dxa"/>
            <w:gridSpan w:val="2"/>
            <w:shd w:val="clear" w:color="auto" w:fill="F1E5F7"/>
            <w:vAlign w:val="center"/>
          </w:tcPr>
          <w:p w14:paraId="508865A5" w14:textId="77777777" w:rsidR="00005323" w:rsidRPr="003E53C3" w:rsidRDefault="00005323" w:rsidP="006236C0">
            <w:pPr>
              <w:spacing w:after="0" w:line="240" w:lineRule="auto"/>
              <w:ind w:left="-126" w:firstLine="126"/>
              <w:rPr>
                <w:rFonts w:ascii="Roboto Condensed" w:hAnsi="Roboto Condensed" w:cs="Times New Roman"/>
                <w:szCs w:val="20"/>
              </w:rPr>
            </w:pPr>
            <w:r>
              <w:rPr>
                <w:rFonts w:ascii="Roboto Condensed" w:hAnsi="Roboto Condensed" w:cs="Times New Roman"/>
                <w:position w:val="1"/>
                <w:szCs w:val="20"/>
              </w:rPr>
              <w:t xml:space="preserve">  </w:t>
            </w:r>
            <w:r w:rsidRPr="003E53C3">
              <w:rPr>
                <w:rFonts w:ascii="Roboto Condensed" w:hAnsi="Roboto Condensed" w:cs="Times New Roman"/>
                <w:position w:val="1"/>
                <w:szCs w:val="20"/>
              </w:rPr>
              <w:t>ECTS</w:t>
            </w:r>
            <w:r w:rsidRPr="003E53C3">
              <w:rPr>
                <w:rFonts w:ascii="Roboto Condensed" w:hAnsi="Roboto Condensed" w:cs="Times New Roman"/>
                <w:spacing w:val="1"/>
                <w:position w:val="1"/>
                <w:szCs w:val="20"/>
              </w:rPr>
              <w:t xml:space="preserve"> </w:t>
            </w:r>
            <w:r w:rsidRPr="003E53C3">
              <w:rPr>
                <w:rFonts w:ascii="Roboto Condensed" w:hAnsi="Roboto Condensed" w:cs="Times New Roman"/>
                <w:position w:val="1"/>
                <w:szCs w:val="20"/>
              </w:rPr>
              <w:t>:</w:t>
            </w:r>
            <w:r w:rsidRPr="003E53C3">
              <w:rPr>
                <w:rFonts w:ascii="Roboto Condensed" w:hAnsi="Roboto Condensed" w:cs="Times New Roman"/>
                <w:spacing w:val="-1"/>
                <w:position w:val="1"/>
                <w:szCs w:val="20"/>
              </w:rPr>
              <w:t xml:space="preserve"> </w:t>
            </w:r>
            <w:r>
              <w:rPr>
                <w:rFonts w:ascii="Roboto Condensed" w:hAnsi="Roboto Condensed" w:cs="Times New Roman"/>
                <w:position w:val="1"/>
                <w:szCs w:val="20"/>
              </w:rPr>
              <w:t>2</w:t>
            </w:r>
          </w:p>
        </w:tc>
      </w:tr>
      <w:tr w:rsidR="00005323" w:rsidRPr="003E53C3" w14:paraId="4CBAB58D" w14:textId="77777777" w:rsidTr="006236C0">
        <w:trPr>
          <w:trHeight w:hRule="exact" w:val="528"/>
        </w:trPr>
        <w:tc>
          <w:tcPr>
            <w:tcW w:w="4220" w:type="dxa"/>
            <w:gridSpan w:val="3"/>
            <w:shd w:val="clear" w:color="auto" w:fill="282D46"/>
            <w:vAlign w:val="center"/>
          </w:tcPr>
          <w:p w14:paraId="554B52D1" w14:textId="77777777" w:rsidR="00005323" w:rsidRPr="00404B7F" w:rsidRDefault="00005323" w:rsidP="006236C0">
            <w:pPr>
              <w:spacing w:after="0" w:line="240" w:lineRule="auto"/>
              <w:ind w:left="97" w:right="-20"/>
              <w:rPr>
                <w:rFonts w:ascii="Roboto Condensed" w:hAnsi="Roboto Condensed" w:cs="Times New Roman"/>
                <w:b/>
                <w:color w:val="FFFFFF" w:themeColor="background1"/>
                <w:szCs w:val="20"/>
              </w:rPr>
            </w:pPr>
            <w:r w:rsidRPr="00404B7F">
              <w:rPr>
                <w:rFonts w:ascii="Roboto Condensed" w:hAnsi="Roboto Condensed" w:cs="Times New Roman"/>
                <w:b/>
                <w:bCs/>
                <w:color w:val="FFFFFF" w:themeColor="background1"/>
                <w:szCs w:val="20"/>
              </w:rPr>
              <w:t>Resp</w:t>
            </w:r>
            <w:r w:rsidRPr="00404B7F">
              <w:rPr>
                <w:rFonts w:ascii="Roboto Condensed" w:hAnsi="Roboto Condensed" w:cs="Times New Roman"/>
                <w:b/>
                <w:bCs/>
                <w:color w:val="FFFFFF" w:themeColor="background1"/>
                <w:spacing w:val="-1"/>
                <w:szCs w:val="20"/>
              </w:rPr>
              <w:t>on</w:t>
            </w:r>
            <w:r w:rsidRPr="00404B7F">
              <w:rPr>
                <w:rFonts w:ascii="Roboto Condensed" w:hAnsi="Roboto Condensed" w:cs="Times New Roman"/>
                <w:b/>
                <w:bCs/>
                <w:color w:val="FFFFFF" w:themeColor="background1"/>
                <w:szCs w:val="20"/>
              </w:rPr>
              <w:t>s</w:t>
            </w:r>
            <w:r w:rsidRPr="00404B7F">
              <w:rPr>
                <w:rFonts w:ascii="Roboto Condensed" w:hAnsi="Roboto Condensed" w:cs="Times New Roman"/>
                <w:b/>
                <w:bCs/>
                <w:color w:val="FFFFFF" w:themeColor="background1"/>
                <w:spacing w:val="-1"/>
                <w:szCs w:val="20"/>
              </w:rPr>
              <w:t>ab</w:t>
            </w:r>
            <w:r w:rsidRPr="00404B7F">
              <w:rPr>
                <w:rFonts w:ascii="Roboto Condensed" w:hAnsi="Roboto Condensed" w:cs="Times New Roman"/>
                <w:b/>
                <w:bCs/>
                <w:color w:val="FFFFFF" w:themeColor="background1"/>
                <w:spacing w:val="1"/>
                <w:szCs w:val="20"/>
              </w:rPr>
              <w:t>l</w:t>
            </w:r>
            <w:r w:rsidRPr="00404B7F">
              <w:rPr>
                <w:rFonts w:ascii="Roboto Condensed" w:hAnsi="Roboto Condensed" w:cs="Times New Roman"/>
                <w:b/>
                <w:bCs/>
                <w:color w:val="FFFFFF" w:themeColor="background1"/>
                <w:szCs w:val="20"/>
              </w:rPr>
              <w:t xml:space="preserve">e : C. </w:t>
            </w:r>
            <w:proofErr w:type="spellStart"/>
            <w:r w:rsidRPr="00404B7F">
              <w:rPr>
                <w:rFonts w:ascii="Roboto Condensed" w:hAnsi="Roboto Condensed" w:cs="Times New Roman"/>
                <w:b/>
                <w:bCs/>
                <w:color w:val="FFFFFF" w:themeColor="background1"/>
                <w:szCs w:val="20"/>
              </w:rPr>
              <w:t>G</w:t>
            </w:r>
            <w:r>
              <w:rPr>
                <w:rFonts w:ascii="Roboto Condensed" w:hAnsi="Roboto Condensed" w:cs="Times New Roman"/>
                <w:b/>
                <w:bCs/>
                <w:color w:val="FFFFFF" w:themeColor="background1"/>
                <w:szCs w:val="20"/>
              </w:rPr>
              <w:t>uidat</w:t>
            </w:r>
            <w:proofErr w:type="spellEnd"/>
          </w:p>
        </w:tc>
        <w:tc>
          <w:tcPr>
            <w:tcW w:w="5278" w:type="dxa"/>
            <w:gridSpan w:val="3"/>
            <w:shd w:val="clear" w:color="auto" w:fill="F1E5F7"/>
            <w:vAlign w:val="center"/>
          </w:tcPr>
          <w:p w14:paraId="45B5062D" w14:textId="77777777" w:rsidR="00005323" w:rsidRPr="00640B4E" w:rsidRDefault="00005323" w:rsidP="006236C0">
            <w:pPr>
              <w:spacing w:after="0" w:line="240" w:lineRule="auto"/>
              <w:rPr>
                <w:rFonts w:ascii="Roboto Condensed" w:hAnsi="Roboto Condensed" w:cs="Times New Roman"/>
                <w:b/>
                <w:szCs w:val="20"/>
              </w:rPr>
            </w:pPr>
            <w:r w:rsidRPr="00640B4E">
              <w:rPr>
                <w:rFonts w:ascii="Roboto Condensed" w:hAnsi="Roboto Condensed" w:cs="Times New Roman"/>
                <w:b/>
                <w:szCs w:val="20"/>
              </w:rPr>
              <w:t>I</w:t>
            </w:r>
            <w:r w:rsidRPr="00640B4E">
              <w:rPr>
                <w:rFonts w:ascii="Roboto Condensed" w:hAnsi="Roboto Condensed" w:cs="Times New Roman"/>
                <w:b/>
                <w:spacing w:val="-1"/>
                <w:szCs w:val="20"/>
              </w:rPr>
              <w:t>n</w:t>
            </w:r>
            <w:r w:rsidRPr="00640B4E">
              <w:rPr>
                <w:rFonts w:ascii="Roboto Condensed" w:hAnsi="Roboto Condensed" w:cs="Times New Roman"/>
                <w:b/>
                <w:szCs w:val="20"/>
              </w:rPr>
              <w:t>t</w:t>
            </w:r>
            <w:r w:rsidRPr="00640B4E">
              <w:rPr>
                <w:rFonts w:ascii="Roboto Condensed" w:hAnsi="Roboto Condensed" w:cs="Times New Roman"/>
                <w:b/>
                <w:spacing w:val="1"/>
                <w:szCs w:val="20"/>
              </w:rPr>
              <w:t>e</w:t>
            </w:r>
            <w:r w:rsidRPr="00640B4E">
              <w:rPr>
                <w:rFonts w:ascii="Roboto Condensed" w:hAnsi="Roboto Condensed" w:cs="Times New Roman"/>
                <w:b/>
                <w:szCs w:val="20"/>
              </w:rPr>
              <w:t>r</w:t>
            </w:r>
            <w:r w:rsidRPr="00640B4E">
              <w:rPr>
                <w:rFonts w:ascii="Roboto Condensed" w:hAnsi="Roboto Condensed" w:cs="Times New Roman"/>
                <w:b/>
                <w:spacing w:val="1"/>
                <w:szCs w:val="20"/>
              </w:rPr>
              <w:t>v</w:t>
            </w:r>
            <w:r w:rsidRPr="00640B4E">
              <w:rPr>
                <w:rFonts w:ascii="Roboto Condensed" w:hAnsi="Roboto Condensed" w:cs="Times New Roman"/>
                <w:b/>
                <w:szCs w:val="20"/>
              </w:rPr>
              <w:t>ena</w:t>
            </w:r>
            <w:r w:rsidRPr="00640B4E">
              <w:rPr>
                <w:rFonts w:ascii="Roboto Condensed" w:hAnsi="Roboto Condensed" w:cs="Times New Roman"/>
                <w:b/>
                <w:spacing w:val="-1"/>
                <w:szCs w:val="20"/>
              </w:rPr>
              <w:t>n</w:t>
            </w:r>
            <w:r w:rsidRPr="00640B4E">
              <w:rPr>
                <w:rFonts w:ascii="Roboto Condensed" w:hAnsi="Roboto Condensed" w:cs="Times New Roman"/>
                <w:b/>
                <w:spacing w:val="-2"/>
                <w:szCs w:val="20"/>
              </w:rPr>
              <w:t>t</w:t>
            </w:r>
            <w:r w:rsidRPr="00640B4E">
              <w:rPr>
                <w:rFonts w:ascii="Roboto Condensed" w:hAnsi="Roboto Condensed" w:cs="Times New Roman"/>
                <w:b/>
                <w:szCs w:val="20"/>
              </w:rPr>
              <w:t>s</w:t>
            </w:r>
            <w:r w:rsidRPr="00640B4E">
              <w:rPr>
                <w:rFonts w:ascii="Roboto Condensed" w:hAnsi="Roboto Condensed" w:cs="Times New Roman"/>
                <w:b/>
                <w:spacing w:val="2"/>
                <w:szCs w:val="20"/>
              </w:rPr>
              <w:t xml:space="preserve"> </w:t>
            </w:r>
            <w:r w:rsidRPr="00640B4E">
              <w:rPr>
                <w:rFonts w:ascii="Roboto Condensed" w:hAnsi="Roboto Condensed" w:cs="Times New Roman"/>
                <w:b/>
                <w:szCs w:val="20"/>
              </w:rPr>
              <w:t>:</w:t>
            </w:r>
            <w:r w:rsidRPr="00640B4E">
              <w:rPr>
                <w:rFonts w:ascii="Roboto Condensed" w:hAnsi="Roboto Condensed" w:cs="Times New Roman"/>
                <w:b/>
                <w:spacing w:val="-1"/>
                <w:szCs w:val="20"/>
              </w:rPr>
              <w:t xml:space="preserve"> </w:t>
            </w:r>
            <w:r w:rsidRPr="00640B4E">
              <w:rPr>
                <w:rFonts w:ascii="Roboto Condensed" w:hAnsi="Roboto Condensed" w:cs="Times New Roman"/>
                <w:b/>
                <w:bCs/>
                <w:szCs w:val="20"/>
              </w:rPr>
              <w:t xml:space="preserve">C. </w:t>
            </w:r>
            <w:proofErr w:type="spellStart"/>
            <w:r w:rsidRPr="00640B4E">
              <w:rPr>
                <w:rFonts w:ascii="Roboto Condensed" w:hAnsi="Roboto Condensed" w:cs="Times New Roman"/>
                <w:b/>
                <w:bCs/>
                <w:szCs w:val="20"/>
              </w:rPr>
              <w:t>Guidat</w:t>
            </w:r>
            <w:proofErr w:type="spellEnd"/>
            <w:r w:rsidRPr="00640B4E">
              <w:rPr>
                <w:rFonts w:ascii="Roboto Condensed" w:hAnsi="Roboto Condensed" w:cs="Times New Roman"/>
                <w:b/>
                <w:spacing w:val="1"/>
                <w:szCs w:val="20"/>
              </w:rPr>
              <w:t xml:space="preserve">, R. </w:t>
            </w:r>
            <w:proofErr w:type="spellStart"/>
            <w:r w:rsidRPr="00640B4E">
              <w:rPr>
                <w:rFonts w:ascii="Roboto Condensed" w:hAnsi="Roboto Condensed" w:cs="Times New Roman"/>
                <w:b/>
                <w:spacing w:val="1"/>
                <w:szCs w:val="20"/>
              </w:rPr>
              <w:t>Bary</w:t>
            </w:r>
            <w:proofErr w:type="spellEnd"/>
            <w:r w:rsidRPr="00640B4E">
              <w:rPr>
                <w:rFonts w:ascii="Roboto Condensed" w:hAnsi="Roboto Condensed" w:cs="Times New Roman"/>
                <w:b/>
                <w:spacing w:val="1"/>
                <w:szCs w:val="20"/>
              </w:rPr>
              <w:t xml:space="preserve">, B. Marche, F. </w:t>
            </w:r>
            <w:proofErr w:type="spellStart"/>
            <w:r w:rsidRPr="00640B4E">
              <w:rPr>
                <w:rFonts w:ascii="Roboto Condensed" w:hAnsi="Roboto Condensed" w:cs="Times New Roman"/>
                <w:b/>
                <w:spacing w:val="1"/>
                <w:szCs w:val="20"/>
              </w:rPr>
              <w:t>Kasmi</w:t>
            </w:r>
            <w:proofErr w:type="spellEnd"/>
            <w:r w:rsidRPr="00640B4E">
              <w:rPr>
                <w:rFonts w:ascii="Roboto Condensed" w:hAnsi="Roboto Condensed" w:cs="Times New Roman"/>
                <w:b/>
                <w:spacing w:val="1"/>
                <w:szCs w:val="20"/>
              </w:rPr>
              <w:t xml:space="preserve"> </w:t>
            </w:r>
          </w:p>
        </w:tc>
      </w:tr>
      <w:tr w:rsidR="00005323" w:rsidRPr="003E53C3" w14:paraId="6026F1B2" w14:textId="77777777" w:rsidTr="006236C0">
        <w:trPr>
          <w:trHeight w:hRule="exact" w:val="2238"/>
        </w:trPr>
        <w:tc>
          <w:tcPr>
            <w:tcW w:w="2547" w:type="dxa"/>
            <w:gridSpan w:val="2"/>
            <w:shd w:val="clear" w:color="auto" w:fill="282D46"/>
            <w:vAlign w:val="center"/>
          </w:tcPr>
          <w:p w14:paraId="31D3CDD2" w14:textId="77777777" w:rsidR="00005323" w:rsidRPr="00404B7F" w:rsidRDefault="00005323" w:rsidP="006236C0">
            <w:pPr>
              <w:spacing w:after="0" w:line="240" w:lineRule="auto"/>
              <w:ind w:left="97" w:right="-20"/>
              <w:rPr>
                <w:rFonts w:ascii="Roboto Condensed" w:hAnsi="Roboto Condensed" w:cs="Times New Roman"/>
                <w:b/>
                <w:color w:val="FFFFFF" w:themeColor="background1"/>
                <w:szCs w:val="20"/>
              </w:rPr>
            </w:pPr>
            <w:r w:rsidRPr="00404B7F">
              <w:rPr>
                <w:rFonts w:ascii="Roboto Condensed" w:hAnsi="Roboto Condensed" w:cs="Times New Roman"/>
                <w:b/>
                <w:bCs/>
                <w:color w:val="FFFFFF" w:themeColor="background1"/>
                <w:position w:val="1"/>
                <w:szCs w:val="20"/>
              </w:rPr>
              <w:t>A</w:t>
            </w:r>
            <w:r w:rsidRPr="00404B7F">
              <w:rPr>
                <w:rFonts w:ascii="Roboto Condensed" w:hAnsi="Roboto Condensed" w:cs="Times New Roman"/>
                <w:b/>
                <w:bCs/>
                <w:color w:val="FFFFFF" w:themeColor="background1"/>
                <w:spacing w:val="2"/>
                <w:position w:val="1"/>
                <w:szCs w:val="20"/>
              </w:rPr>
              <w:t>c</w:t>
            </w:r>
            <w:r w:rsidRPr="00404B7F">
              <w:rPr>
                <w:rFonts w:ascii="Roboto Condensed" w:hAnsi="Roboto Condensed" w:cs="Times New Roman"/>
                <w:b/>
                <w:bCs/>
                <w:color w:val="FFFFFF" w:themeColor="background1"/>
                <w:spacing w:val="-1"/>
                <w:position w:val="1"/>
                <w:szCs w:val="20"/>
              </w:rPr>
              <w:t>qu</w:t>
            </w:r>
            <w:r w:rsidRPr="00404B7F">
              <w:rPr>
                <w:rFonts w:ascii="Roboto Condensed" w:hAnsi="Roboto Condensed" w:cs="Times New Roman"/>
                <w:b/>
                <w:bCs/>
                <w:color w:val="FFFFFF" w:themeColor="background1"/>
                <w:spacing w:val="-2"/>
                <w:position w:val="1"/>
                <w:szCs w:val="20"/>
              </w:rPr>
              <w:t>i</w:t>
            </w:r>
            <w:r w:rsidRPr="00404B7F">
              <w:rPr>
                <w:rFonts w:ascii="Roboto Condensed" w:hAnsi="Roboto Condensed" w:cs="Times New Roman"/>
                <w:b/>
                <w:bCs/>
                <w:color w:val="FFFFFF" w:themeColor="background1"/>
                <w:position w:val="1"/>
                <w:szCs w:val="20"/>
              </w:rPr>
              <w:t>s</w:t>
            </w:r>
            <w:r w:rsidRPr="00404B7F">
              <w:rPr>
                <w:rFonts w:ascii="Roboto Condensed" w:hAnsi="Roboto Condensed" w:cs="Times New Roman"/>
                <w:b/>
                <w:bCs/>
                <w:color w:val="FFFFFF" w:themeColor="background1"/>
                <w:spacing w:val="1"/>
                <w:position w:val="1"/>
                <w:szCs w:val="20"/>
              </w:rPr>
              <w:t xml:space="preserve"> </w:t>
            </w:r>
            <w:r w:rsidRPr="00404B7F">
              <w:rPr>
                <w:rFonts w:ascii="Roboto Condensed" w:hAnsi="Roboto Condensed" w:cs="Times New Roman"/>
                <w:b/>
                <w:bCs/>
                <w:color w:val="FFFFFF" w:themeColor="background1"/>
                <w:position w:val="1"/>
                <w:szCs w:val="20"/>
              </w:rPr>
              <w:t>d’</w:t>
            </w:r>
            <w:r w:rsidRPr="00404B7F">
              <w:rPr>
                <w:rFonts w:ascii="Roboto Condensed" w:hAnsi="Roboto Condensed" w:cs="Times New Roman"/>
                <w:b/>
                <w:bCs/>
                <w:color w:val="FFFFFF" w:themeColor="background1"/>
                <w:spacing w:val="-1"/>
                <w:position w:val="1"/>
                <w:szCs w:val="20"/>
              </w:rPr>
              <w:t>app</w:t>
            </w:r>
            <w:r w:rsidRPr="00404B7F">
              <w:rPr>
                <w:rFonts w:ascii="Roboto Condensed" w:hAnsi="Roboto Condensed" w:cs="Times New Roman"/>
                <w:b/>
                <w:bCs/>
                <w:color w:val="FFFFFF" w:themeColor="background1"/>
                <w:spacing w:val="1"/>
                <w:position w:val="1"/>
                <w:szCs w:val="20"/>
              </w:rPr>
              <w:t>r</w:t>
            </w:r>
            <w:r w:rsidRPr="00404B7F">
              <w:rPr>
                <w:rFonts w:ascii="Roboto Condensed" w:hAnsi="Roboto Condensed" w:cs="Times New Roman"/>
                <w:b/>
                <w:bCs/>
                <w:color w:val="FFFFFF" w:themeColor="background1"/>
                <w:spacing w:val="-1"/>
                <w:position w:val="1"/>
                <w:szCs w:val="20"/>
              </w:rPr>
              <w:t>en</w:t>
            </w:r>
            <w:r w:rsidRPr="00404B7F">
              <w:rPr>
                <w:rFonts w:ascii="Roboto Condensed" w:hAnsi="Roboto Condensed" w:cs="Times New Roman"/>
                <w:b/>
                <w:bCs/>
                <w:color w:val="FFFFFF" w:themeColor="background1"/>
                <w:position w:val="1"/>
                <w:szCs w:val="20"/>
              </w:rPr>
              <w:t>t</w:t>
            </w:r>
            <w:r w:rsidRPr="00404B7F">
              <w:rPr>
                <w:rFonts w:ascii="Roboto Condensed" w:hAnsi="Roboto Condensed" w:cs="Times New Roman"/>
                <w:b/>
                <w:bCs/>
                <w:color w:val="FFFFFF" w:themeColor="background1"/>
                <w:spacing w:val="-1"/>
                <w:position w:val="1"/>
                <w:szCs w:val="20"/>
              </w:rPr>
              <w:t>i</w:t>
            </w:r>
            <w:r w:rsidRPr="00404B7F">
              <w:rPr>
                <w:rFonts w:ascii="Roboto Condensed" w:hAnsi="Roboto Condensed" w:cs="Times New Roman"/>
                <w:b/>
                <w:bCs/>
                <w:color w:val="FFFFFF" w:themeColor="background1"/>
                <w:position w:val="1"/>
                <w:szCs w:val="20"/>
              </w:rPr>
              <w:t>ss</w:t>
            </w:r>
            <w:r w:rsidRPr="00404B7F">
              <w:rPr>
                <w:rFonts w:ascii="Roboto Condensed" w:hAnsi="Roboto Condensed" w:cs="Times New Roman"/>
                <w:b/>
                <w:bCs/>
                <w:color w:val="FFFFFF" w:themeColor="background1"/>
                <w:spacing w:val="-1"/>
                <w:position w:val="1"/>
                <w:szCs w:val="20"/>
              </w:rPr>
              <w:t>a</w:t>
            </w:r>
            <w:r w:rsidRPr="00404B7F">
              <w:rPr>
                <w:rFonts w:ascii="Roboto Condensed" w:hAnsi="Roboto Condensed" w:cs="Times New Roman"/>
                <w:b/>
                <w:bCs/>
                <w:color w:val="FFFFFF" w:themeColor="background1"/>
                <w:spacing w:val="1"/>
                <w:position w:val="1"/>
                <w:szCs w:val="20"/>
              </w:rPr>
              <w:t>g</w:t>
            </w:r>
            <w:r w:rsidRPr="00404B7F">
              <w:rPr>
                <w:rFonts w:ascii="Roboto Condensed" w:hAnsi="Roboto Condensed" w:cs="Times New Roman"/>
                <w:b/>
                <w:bCs/>
                <w:color w:val="FFFFFF" w:themeColor="background1"/>
                <w:position w:val="1"/>
                <w:szCs w:val="20"/>
              </w:rPr>
              <w:t xml:space="preserve">e </w:t>
            </w:r>
            <w:r w:rsidRPr="00404B7F">
              <w:rPr>
                <w:rFonts w:ascii="Roboto Condensed" w:hAnsi="Roboto Condensed" w:cs="Times New Roman"/>
                <w:b/>
                <w:bCs/>
                <w:color w:val="FFFFFF" w:themeColor="background1"/>
                <w:spacing w:val="1"/>
                <w:position w:val="1"/>
                <w:szCs w:val="20"/>
              </w:rPr>
              <w:t>v</w:t>
            </w:r>
            <w:r w:rsidRPr="00404B7F">
              <w:rPr>
                <w:rFonts w:ascii="Roboto Condensed" w:hAnsi="Roboto Condensed" w:cs="Times New Roman"/>
                <w:b/>
                <w:bCs/>
                <w:color w:val="FFFFFF" w:themeColor="background1"/>
                <w:spacing w:val="-1"/>
                <w:position w:val="1"/>
                <w:szCs w:val="20"/>
              </w:rPr>
              <w:t>i</w:t>
            </w:r>
            <w:r w:rsidRPr="00404B7F">
              <w:rPr>
                <w:rFonts w:ascii="Roboto Condensed" w:hAnsi="Roboto Condensed" w:cs="Times New Roman"/>
                <w:b/>
                <w:bCs/>
                <w:color w:val="FFFFFF" w:themeColor="background1"/>
                <w:position w:val="1"/>
                <w:szCs w:val="20"/>
              </w:rPr>
              <w:t>s</w:t>
            </w:r>
            <w:r w:rsidRPr="00404B7F">
              <w:rPr>
                <w:rFonts w:ascii="Roboto Condensed" w:hAnsi="Roboto Condensed" w:cs="Times New Roman"/>
                <w:b/>
                <w:bCs/>
                <w:color w:val="FFFFFF" w:themeColor="background1"/>
                <w:spacing w:val="-1"/>
                <w:position w:val="1"/>
                <w:szCs w:val="20"/>
              </w:rPr>
              <w:t>é</w:t>
            </w:r>
            <w:r w:rsidRPr="00404B7F">
              <w:rPr>
                <w:rFonts w:ascii="Roboto Condensed" w:hAnsi="Roboto Condensed" w:cs="Times New Roman"/>
                <w:b/>
                <w:bCs/>
                <w:color w:val="FFFFFF" w:themeColor="background1"/>
                <w:position w:val="1"/>
                <w:szCs w:val="20"/>
              </w:rPr>
              <w:t>s</w:t>
            </w:r>
          </w:p>
        </w:tc>
        <w:tc>
          <w:tcPr>
            <w:tcW w:w="6951" w:type="dxa"/>
            <w:gridSpan w:val="4"/>
            <w:shd w:val="clear" w:color="auto" w:fill="F1E5F7"/>
            <w:vAlign w:val="center"/>
          </w:tcPr>
          <w:p w14:paraId="258BC4D6" w14:textId="77777777" w:rsidR="00005323" w:rsidRPr="003E53C3" w:rsidRDefault="00005323" w:rsidP="006236C0">
            <w:pPr>
              <w:spacing w:after="0" w:line="240" w:lineRule="auto"/>
              <w:ind w:left="90" w:right="210"/>
              <w:rPr>
                <w:rFonts w:ascii="Roboto Condensed" w:hAnsi="Roboto Condensed" w:cs="Times New Roman"/>
                <w:sz w:val="20"/>
                <w:szCs w:val="20"/>
              </w:rPr>
            </w:pPr>
            <w:r w:rsidRPr="003E53C3">
              <w:rPr>
                <w:rFonts w:ascii="Roboto Condensed" w:hAnsi="Roboto Condensed" w:cs="Times New Roman"/>
                <w:sz w:val="20"/>
                <w:szCs w:val="20"/>
              </w:rPr>
              <w:t>L’objectif de ce module est de permettre aux étudiants de questionner un projet d’innovation pour en élaborer une vision complexe et le conduire de manière collaborative.</w:t>
            </w:r>
          </w:p>
          <w:p w14:paraId="7E0B0D85" w14:textId="77777777" w:rsidR="00005323" w:rsidRPr="003E53C3" w:rsidRDefault="00005323" w:rsidP="006236C0">
            <w:pPr>
              <w:spacing w:after="0" w:line="240" w:lineRule="auto"/>
              <w:ind w:left="90" w:right="210"/>
              <w:rPr>
                <w:rFonts w:ascii="Roboto Condensed" w:hAnsi="Roboto Condensed" w:cs="Times New Roman"/>
                <w:sz w:val="20"/>
                <w:szCs w:val="20"/>
              </w:rPr>
            </w:pPr>
            <w:r w:rsidRPr="003E53C3">
              <w:rPr>
                <w:rFonts w:ascii="Roboto Condensed" w:hAnsi="Roboto Condensed" w:cs="Times New Roman"/>
                <w:sz w:val="20"/>
                <w:szCs w:val="20"/>
              </w:rPr>
              <w:t>A l’issue de ce module, les étudiants seront en mesure de :</w:t>
            </w:r>
          </w:p>
          <w:p w14:paraId="0912A7F9" w14:textId="77777777" w:rsidR="00005323" w:rsidRPr="00D9050F" w:rsidRDefault="00005323" w:rsidP="00005323">
            <w:pPr>
              <w:pStyle w:val="Paragraphedeliste"/>
              <w:numPr>
                <w:ilvl w:val="0"/>
                <w:numId w:val="2"/>
              </w:numPr>
              <w:spacing w:after="0" w:line="240" w:lineRule="auto"/>
              <w:ind w:right="210"/>
              <w:rPr>
                <w:rFonts w:ascii="Roboto Condensed" w:hAnsi="Roboto Condensed" w:cs="Times New Roman"/>
                <w:sz w:val="20"/>
                <w:szCs w:val="20"/>
              </w:rPr>
            </w:pPr>
            <w:r w:rsidRPr="00D9050F">
              <w:rPr>
                <w:rFonts w:ascii="Roboto Condensed" w:hAnsi="Roboto Condensed" w:cs="Times New Roman"/>
                <w:sz w:val="20"/>
                <w:szCs w:val="20"/>
              </w:rPr>
              <w:t>Identifier et caractériser la complexité du contexte de leur mission ;</w:t>
            </w:r>
          </w:p>
          <w:p w14:paraId="2BC2AA4A" w14:textId="77777777" w:rsidR="00005323" w:rsidRPr="00D9050F" w:rsidRDefault="00005323" w:rsidP="00005323">
            <w:pPr>
              <w:pStyle w:val="Paragraphedeliste"/>
              <w:numPr>
                <w:ilvl w:val="0"/>
                <w:numId w:val="2"/>
              </w:numPr>
              <w:spacing w:after="0" w:line="240" w:lineRule="auto"/>
              <w:ind w:right="210"/>
              <w:rPr>
                <w:rFonts w:ascii="Roboto Condensed" w:hAnsi="Roboto Condensed" w:cs="Times New Roman"/>
                <w:sz w:val="20"/>
                <w:szCs w:val="20"/>
              </w:rPr>
            </w:pPr>
            <w:r w:rsidRPr="00D9050F">
              <w:rPr>
                <w:rFonts w:ascii="Roboto Condensed" w:hAnsi="Roboto Condensed" w:cs="Times New Roman"/>
                <w:sz w:val="20"/>
                <w:szCs w:val="20"/>
              </w:rPr>
              <w:t>Réaliser un diagnostic multi-échelles impliquant/partagé par les différentes parties-prenantes.</w:t>
            </w:r>
          </w:p>
          <w:p w14:paraId="660BA083" w14:textId="77777777" w:rsidR="00005323" w:rsidRPr="00D9050F" w:rsidRDefault="00005323" w:rsidP="00005323">
            <w:pPr>
              <w:pStyle w:val="Paragraphedeliste"/>
              <w:numPr>
                <w:ilvl w:val="0"/>
                <w:numId w:val="2"/>
              </w:numPr>
              <w:spacing w:after="0" w:line="240" w:lineRule="auto"/>
              <w:ind w:right="210"/>
              <w:rPr>
                <w:rFonts w:ascii="Roboto Condensed" w:hAnsi="Roboto Condensed" w:cs="Times New Roman"/>
                <w:sz w:val="20"/>
                <w:szCs w:val="20"/>
              </w:rPr>
            </w:pPr>
            <w:r w:rsidRPr="00D9050F">
              <w:rPr>
                <w:rFonts w:ascii="Roboto Condensed" w:hAnsi="Roboto Condensed" w:cs="Times New Roman"/>
                <w:sz w:val="20"/>
                <w:szCs w:val="20"/>
              </w:rPr>
              <w:t>Caractériser les nœuds de complexités et définir un cahier des charges de résolution ;</w:t>
            </w:r>
          </w:p>
          <w:p w14:paraId="6719B44E" w14:textId="77777777" w:rsidR="00005323" w:rsidRPr="00D9050F" w:rsidRDefault="00005323" w:rsidP="00005323">
            <w:pPr>
              <w:pStyle w:val="Paragraphedeliste"/>
              <w:numPr>
                <w:ilvl w:val="0"/>
                <w:numId w:val="2"/>
              </w:numPr>
              <w:spacing w:after="0" w:line="240" w:lineRule="auto"/>
              <w:ind w:right="210"/>
              <w:rPr>
                <w:rFonts w:ascii="Roboto Condensed" w:hAnsi="Roboto Condensed" w:cs="Times New Roman"/>
                <w:sz w:val="20"/>
                <w:szCs w:val="20"/>
              </w:rPr>
            </w:pPr>
            <w:r w:rsidRPr="00D9050F">
              <w:rPr>
                <w:rFonts w:ascii="Roboto Condensed" w:hAnsi="Roboto Condensed" w:cs="Times New Roman"/>
                <w:sz w:val="20"/>
                <w:szCs w:val="20"/>
              </w:rPr>
              <w:t>Concevoir, piloter et suivre une démarche projet collaborative.</w:t>
            </w:r>
          </w:p>
        </w:tc>
      </w:tr>
      <w:tr w:rsidR="00005323" w:rsidRPr="003E53C3" w14:paraId="7E21D0D1" w14:textId="77777777" w:rsidTr="006236C0">
        <w:trPr>
          <w:trHeight w:hRule="exact" w:val="8093"/>
        </w:trPr>
        <w:tc>
          <w:tcPr>
            <w:tcW w:w="2547" w:type="dxa"/>
            <w:gridSpan w:val="2"/>
            <w:shd w:val="clear" w:color="auto" w:fill="282D46"/>
            <w:vAlign w:val="center"/>
          </w:tcPr>
          <w:p w14:paraId="51131FF1" w14:textId="77777777" w:rsidR="00005323" w:rsidRPr="00404B7F" w:rsidRDefault="00005323" w:rsidP="006236C0">
            <w:pPr>
              <w:spacing w:after="0" w:line="240" w:lineRule="auto"/>
              <w:ind w:left="97" w:right="62"/>
              <w:rPr>
                <w:rFonts w:ascii="Roboto Condensed" w:hAnsi="Roboto Condensed" w:cs="Times New Roman"/>
                <w:b/>
                <w:color w:val="FFFFFF" w:themeColor="background1"/>
                <w:szCs w:val="20"/>
              </w:rPr>
            </w:pPr>
            <w:r w:rsidRPr="00404B7F">
              <w:rPr>
                <w:rFonts w:ascii="Roboto Condensed" w:hAnsi="Roboto Condensed" w:cs="Times New Roman"/>
                <w:b/>
                <w:bCs/>
                <w:color w:val="FFFFFF" w:themeColor="background1"/>
                <w:spacing w:val="1"/>
                <w:szCs w:val="20"/>
              </w:rPr>
              <w:t>C</w:t>
            </w:r>
            <w:r w:rsidRPr="00404B7F">
              <w:rPr>
                <w:rFonts w:ascii="Roboto Condensed" w:hAnsi="Roboto Condensed" w:cs="Times New Roman"/>
                <w:b/>
                <w:bCs/>
                <w:color w:val="FFFFFF" w:themeColor="background1"/>
                <w:spacing w:val="-1"/>
                <w:szCs w:val="20"/>
              </w:rPr>
              <w:t>on</w:t>
            </w:r>
            <w:r w:rsidRPr="00404B7F">
              <w:rPr>
                <w:rFonts w:ascii="Roboto Condensed" w:hAnsi="Roboto Condensed" w:cs="Times New Roman"/>
                <w:b/>
                <w:bCs/>
                <w:color w:val="FFFFFF" w:themeColor="background1"/>
                <w:szCs w:val="20"/>
              </w:rPr>
              <w:t>t</w:t>
            </w:r>
            <w:r w:rsidRPr="00404B7F">
              <w:rPr>
                <w:rFonts w:ascii="Roboto Condensed" w:hAnsi="Roboto Condensed" w:cs="Times New Roman"/>
                <w:b/>
                <w:bCs/>
                <w:color w:val="FFFFFF" w:themeColor="background1"/>
                <w:spacing w:val="1"/>
                <w:szCs w:val="20"/>
              </w:rPr>
              <w:t>ri</w:t>
            </w:r>
            <w:r w:rsidRPr="00404B7F">
              <w:rPr>
                <w:rFonts w:ascii="Roboto Condensed" w:hAnsi="Roboto Condensed" w:cs="Times New Roman"/>
                <w:b/>
                <w:bCs/>
                <w:color w:val="FFFFFF" w:themeColor="background1"/>
                <w:spacing w:val="-1"/>
                <w:szCs w:val="20"/>
              </w:rPr>
              <w:t>bu</w:t>
            </w:r>
            <w:r w:rsidRPr="00404B7F">
              <w:rPr>
                <w:rFonts w:ascii="Roboto Condensed" w:hAnsi="Roboto Condensed" w:cs="Times New Roman"/>
                <w:b/>
                <w:bCs/>
                <w:color w:val="FFFFFF" w:themeColor="background1"/>
                <w:szCs w:val="20"/>
              </w:rPr>
              <w:t>t</w:t>
            </w:r>
            <w:r w:rsidRPr="00404B7F">
              <w:rPr>
                <w:rFonts w:ascii="Roboto Condensed" w:hAnsi="Roboto Condensed" w:cs="Times New Roman"/>
                <w:b/>
                <w:bCs/>
                <w:color w:val="FFFFFF" w:themeColor="background1"/>
                <w:spacing w:val="1"/>
                <w:szCs w:val="20"/>
              </w:rPr>
              <w:t>i</w:t>
            </w:r>
            <w:r w:rsidRPr="00404B7F">
              <w:rPr>
                <w:rFonts w:ascii="Roboto Condensed" w:hAnsi="Roboto Condensed" w:cs="Times New Roman"/>
                <w:b/>
                <w:bCs/>
                <w:color w:val="FFFFFF" w:themeColor="background1"/>
                <w:spacing w:val="-1"/>
                <w:szCs w:val="20"/>
              </w:rPr>
              <w:t>o</w:t>
            </w:r>
            <w:r w:rsidRPr="00404B7F">
              <w:rPr>
                <w:rFonts w:ascii="Roboto Condensed" w:hAnsi="Roboto Condensed" w:cs="Times New Roman"/>
                <w:b/>
                <w:bCs/>
                <w:color w:val="FFFFFF" w:themeColor="background1"/>
                <w:szCs w:val="20"/>
              </w:rPr>
              <w:t>n</w:t>
            </w:r>
            <w:r w:rsidRPr="00404B7F">
              <w:rPr>
                <w:rFonts w:ascii="Roboto Condensed" w:hAnsi="Roboto Condensed" w:cs="Times New Roman"/>
                <w:b/>
                <w:bCs/>
                <w:color w:val="FFFFFF" w:themeColor="background1"/>
                <w:spacing w:val="-1"/>
                <w:szCs w:val="20"/>
              </w:rPr>
              <w:t xml:space="preserve"> </w:t>
            </w:r>
            <w:r w:rsidRPr="00404B7F">
              <w:rPr>
                <w:rFonts w:ascii="Roboto Condensed" w:hAnsi="Roboto Condensed" w:cs="Times New Roman"/>
                <w:b/>
                <w:bCs/>
                <w:color w:val="FFFFFF" w:themeColor="background1"/>
                <w:szCs w:val="20"/>
              </w:rPr>
              <w:t xml:space="preserve">au </w:t>
            </w:r>
            <w:r w:rsidRPr="00404B7F">
              <w:rPr>
                <w:rFonts w:ascii="Roboto Condensed" w:hAnsi="Roboto Condensed" w:cs="Times New Roman"/>
                <w:b/>
                <w:bCs/>
                <w:color w:val="FFFFFF" w:themeColor="background1"/>
                <w:spacing w:val="1"/>
                <w:szCs w:val="20"/>
              </w:rPr>
              <w:t>r</w:t>
            </w:r>
            <w:r w:rsidRPr="00404B7F">
              <w:rPr>
                <w:rFonts w:ascii="Roboto Condensed" w:hAnsi="Roboto Condensed" w:cs="Times New Roman"/>
                <w:b/>
                <w:bCs/>
                <w:color w:val="FFFFFF" w:themeColor="background1"/>
                <w:spacing w:val="-1"/>
                <w:szCs w:val="20"/>
              </w:rPr>
              <w:t>é</w:t>
            </w:r>
            <w:r w:rsidRPr="00404B7F">
              <w:rPr>
                <w:rFonts w:ascii="Roboto Condensed" w:hAnsi="Roboto Condensed" w:cs="Times New Roman"/>
                <w:b/>
                <w:bCs/>
                <w:color w:val="FFFFFF" w:themeColor="background1"/>
                <w:szCs w:val="20"/>
              </w:rPr>
              <w:t>f</w:t>
            </w:r>
            <w:r w:rsidRPr="00404B7F">
              <w:rPr>
                <w:rFonts w:ascii="Roboto Condensed" w:hAnsi="Roboto Condensed" w:cs="Times New Roman"/>
                <w:b/>
                <w:bCs/>
                <w:color w:val="FFFFFF" w:themeColor="background1"/>
                <w:spacing w:val="-1"/>
                <w:szCs w:val="20"/>
              </w:rPr>
              <w:t>é</w:t>
            </w:r>
            <w:r w:rsidRPr="00404B7F">
              <w:rPr>
                <w:rFonts w:ascii="Roboto Condensed" w:hAnsi="Roboto Condensed" w:cs="Times New Roman"/>
                <w:b/>
                <w:bCs/>
                <w:color w:val="FFFFFF" w:themeColor="background1"/>
                <w:spacing w:val="1"/>
                <w:szCs w:val="20"/>
              </w:rPr>
              <w:t>r</w:t>
            </w:r>
            <w:r w:rsidRPr="00404B7F">
              <w:rPr>
                <w:rFonts w:ascii="Roboto Condensed" w:hAnsi="Roboto Condensed" w:cs="Times New Roman"/>
                <w:b/>
                <w:bCs/>
                <w:color w:val="FFFFFF" w:themeColor="background1"/>
                <w:spacing w:val="-1"/>
                <w:szCs w:val="20"/>
              </w:rPr>
              <w:t>en</w:t>
            </w:r>
            <w:r w:rsidRPr="00404B7F">
              <w:rPr>
                <w:rFonts w:ascii="Roboto Condensed" w:hAnsi="Roboto Condensed" w:cs="Times New Roman"/>
                <w:b/>
                <w:bCs/>
                <w:color w:val="FFFFFF" w:themeColor="background1"/>
                <w:szCs w:val="20"/>
              </w:rPr>
              <w:t>t</w:t>
            </w:r>
            <w:r w:rsidRPr="00404B7F">
              <w:rPr>
                <w:rFonts w:ascii="Roboto Condensed" w:hAnsi="Roboto Condensed" w:cs="Times New Roman"/>
                <w:b/>
                <w:bCs/>
                <w:color w:val="FFFFFF" w:themeColor="background1"/>
                <w:spacing w:val="1"/>
                <w:szCs w:val="20"/>
              </w:rPr>
              <w:t>i</w:t>
            </w:r>
            <w:r w:rsidRPr="00404B7F">
              <w:rPr>
                <w:rFonts w:ascii="Roboto Condensed" w:hAnsi="Roboto Condensed" w:cs="Times New Roman"/>
                <w:b/>
                <w:bCs/>
                <w:color w:val="FFFFFF" w:themeColor="background1"/>
                <w:spacing w:val="-1"/>
                <w:szCs w:val="20"/>
              </w:rPr>
              <w:t>e</w:t>
            </w:r>
            <w:r w:rsidRPr="00404B7F">
              <w:rPr>
                <w:rFonts w:ascii="Roboto Condensed" w:hAnsi="Roboto Condensed" w:cs="Times New Roman"/>
                <w:b/>
                <w:bCs/>
                <w:color w:val="FFFFFF" w:themeColor="background1"/>
                <w:szCs w:val="20"/>
              </w:rPr>
              <w:t>l</w:t>
            </w:r>
            <w:r w:rsidRPr="00404B7F">
              <w:rPr>
                <w:rFonts w:ascii="Roboto Condensed" w:hAnsi="Roboto Condensed" w:cs="Times New Roman"/>
                <w:b/>
                <w:bCs/>
                <w:color w:val="FFFFFF" w:themeColor="background1"/>
                <w:spacing w:val="-1"/>
                <w:szCs w:val="20"/>
              </w:rPr>
              <w:t xml:space="preserve"> </w:t>
            </w:r>
            <w:r w:rsidRPr="00404B7F">
              <w:rPr>
                <w:rFonts w:ascii="Roboto Condensed" w:hAnsi="Roboto Condensed" w:cs="Times New Roman"/>
                <w:b/>
                <w:bCs/>
                <w:color w:val="FFFFFF" w:themeColor="background1"/>
                <w:szCs w:val="20"/>
              </w:rPr>
              <w:t>Em</w:t>
            </w:r>
            <w:r w:rsidRPr="00404B7F">
              <w:rPr>
                <w:rFonts w:ascii="Roboto Condensed" w:hAnsi="Roboto Condensed" w:cs="Times New Roman"/>
                <w:b/>
                <w:bCs/>
                <w:color w:val="FFFFFF" w:themeColor="background1"/>
                <w:spacing w:val="-1"/>
                <w:szCs w:val="20"/>
              </w:rPr>
              <w:t>p</w:t>
            </w:r>
            <w:r w:rsidRPr="00404B7F">
              <w:rPr>
                <w:rFonts w:ascii="Roboto Condensed" w:hAnsi="Roboto Condensed" w:cs="Times New Roman"/>
                <w:b/>
                <w:bCs/>
                <w:color w:val="FFFFFF" w:themeColor="background1"/>
                <w:spacing w:val="1"/>
                <w:szCs w:val="20"/>
              </w:rPr>
              <w:t>l</w:t>
            </w:r>
            <w:r w:rsidRPr="00404B7F">
              <w:rPr>
                <w:rFonts w:ascii="Roboto Condensed" w:hAnsi="Roboto Condensed" w:cs="Times New Roman"/>
                <w:b/>
                <w:bCs/>
                <w:color w:val="FFFFFF" w:themeColor="background1"/>
                <w:spacing w:val="-3"/>
                <w:szCs w:val="20"/>
              </w:rPr>
              <w:t>o</w:t>
            </w:r>
            <w:r w:rsidRPr="00404B7F">
              <w:rPr>
                <w:rFonts w:ascii="Roboto Condensed" w:hAnsi="Roboto Condensed" w:cs="Times New Roman"/>
                <w:b/>
                <w:bCs/>
                <w:color w:val="FFFFFF" w:themeColor="background1"/>
                <w:spacing w:val="2"/>
                <w:szCs w:val="20"/>
              </w:rPr>
              <w:t>i</w:t>
            </w:r>
            <w:r w:rsidRPr="00404B7F">
              <w:rPr>
                <w:rFonts w:ascii="Roboto Condensed" w:hAnsi="Roboto Condensed" w:cs="Times New Roman"/>
                <w:b/>
                <w:bCs/>
                <w:color w:val="FFFFFF" w:themeColor="background1"/>
                <w:szCs w:val="20"/>
              </w:rPr>
              <w:t xml:space="preserve">- </w:t>
            </w:r>
            <w:r w:rsidRPr="00404B7F">
              <w:rPr>
                <w:rFonts w:ascii="Roboto Condensed" w:hAnsi="Roboto Condensed" w:cs="Times New Roman"/>
                <w:b/>
                <w:bCs/>
                <w:color w:val="FFFFFF" w:themeColor="background1"/>
                <w:spacing w:val="1"/>
                <w:szCs w:val="20"/>
              </w:rPr>
              <w:t>C</w:t>
            </w:r>
            <w:r w:rsidRPr="00404B7F">
              <w:rPr>
                <w:rFonts w:ascii="Roboto Condensed" w:hAnsi="Roboto Condensed" w:cs="Times New Roman"/>
                <w:b/>
                <w:bCs/>
                <w:color w:val="FFFFFF" w:themeColor="background1"/>
                <w:spacing w:val="-1"/>
                <w:szCs w:val="20"/>
              </w:rPr>
              <w:t>o</w:t>
            </w:r>
            <w:r w:rsidRPr="00404B7F">
              <w:rPr>
                <w:rFonts w:ascii="Roboto Condensed" w:hAnsi="Roboto Condensed" w:cs="Times New Roman"/>
                <w:b/>
                <w:bCs/>
                <w:color w:val="FFFFFF" w:themeColor="background1"/>
                <w:szCs w:val="20"/>
              </w:rPr>
              <w:t>mp</w:t>
            </w:r>
            <w:r w:rsidRPr="00404B7F">
              <w:rPr>
                <w:rFonts w:ascii="Roboto Condensed" w:hAnsi="Roboto Condensed" w:cs="Times New Roman"/>
                <w:b/>
                <w:bCs/>
                <w:color w:val="FFFFFF" w:themeColor="background1"/>
                <w:spacing w:val="-1"/>
                <w:szCs w:val="20"/>
              </w:rPr>
              <w:t>é</w:t>
            </w:r>
            <w:r w:rsidRPr="00404B7F">
              <w:rPr>
                <w:rFonts w:ascii="Roboto Condensed" w:hAnsi="Roboto Condensed" w:cs="Times New Roman"/>
                <w:b/>
                <w:bCs/>
                <w:color w:val="FFFFFF" w:themeColor="background1"/>
                <w:szCs w:val="20"/>
              </w:rPr>
              <w:t>te</w:t>
            </w:r>
            <w:r w:rsidRPr="00404B7F">
              <w:rPr>
                <w:rFonts w:ascii="Roboto Condensed" w:hAnsi="Roboto Condensed" w:cs="Times New Roman"/>
                <w:b/>
                <w:bCs/>
                <w:color w:val="FFFFFF" w:themeColor="background1"/>
                <w:spacing w:val="-1"/>
                <w:szCs w:val="20"/>
              </w:rPr>
              <w:t>n</w:t>
            </w:r>
            <w:r w:rsidRPr="00404B7F">
              <w:rPr>
                <w:rFonts w:ascii="Roboto Condensed" w:hAnsi="Roboto Condensed" w:cs="Times New Roman"/>
                <w:b/>
                <w:bCs/>
                <w:color w:val="FFFFFF" w:themeColor="background1"/>
                <w:spacing w:val="1"/>
                <w:szCs w:val="20"/>
              </w:rPr>
              <w:t>c</w:t>
            </w:r>
            <w:r w:rsidRPr="00404B7F">
              <w:rPr>
                <w:rFonts w:ascii="Roboto Condensed" w:hAnsi="Roboto Condensed" w:cs="Times New Roman"/>
                <w:b/>
                <w:bCs/>
                <w:color w:val="FFFFFF" w:themeColor="background1"/>
                <w:spacing w:val="-1"/>
                <w:szCs w:val="20"/>
              </w:rPr>
              <w:t>e</w:t>
            </w:r>
            <w:r w:rsidRPr="00404B7F">
              <w:rPr>
                <w:rFonts w:ascii="Roboto Condensed" w:hAnsi="Roboto Condensed" w:cs="Times New Roman"/>
                <w:b/>
                <w:bCs/>
                <w:color w:val="FFFFFF" w:themeColor="background1"/>
                <w:szCs w:val="20"/>
              </w:rPr>
              <w:t>s</w:t>
            </w:r>
          </w:p>
        </w:tc>
        <w:tc>
          <w:tcPr>
            <w:tcW w:w="6951" w:type="dxa"/>
            <w:gridSpan w:val="4"/>
            <w:shd w:val="clear" w:color="auto" w:fill="F1E5F7"/>
            <w:vAlign w:val="center"/>
          </w:tcPr>
          <w:p w14:paraId="65BD3811" w14:textId="77777777" w:rsidR="00005323" w:rsidRPr="003E53C3" w:rsidRDefault="00005323" w:rsidP="006236C0">
            <w:pPr>
              <w:spacing w:after="0" w:line="240" w:lineRule="auto"/>
              <w:ind w:left="85" w:right="210"/>
              <w:rPr>
                <w:rFonts w:ascii="Roboto Condensed" w:hAnsi="Roboto Condensed" w:cs="Times New Roman"/>
                <w:b/>
                <w:bCs/>
                <w:sz w:val="20"/>
                <w:szCs w:val="20"/>
              </w:rPr>
            </w:pPr>
            <w:r w:rsidRPr="003E53C3">
              <w:rPr>
                <w:rFonts w:ascii="Roboto Condensed" w:hAnsi="Roboto Condensed" w:cs="Times New Roman"/>
                <w:b/>
                <w:bCs/>
                <w:sz w:val="20"/>
                <w:szCs w:val="20"/>
              </w:rPr>
              <w:t>C3 : ELABORER ET IMPLEMENTER DES PROCESSUS D’INNOVATION (PRODUITS, SERVICES, …)</w:t>
            </w:r>
          </w:p>
          <w:p w14:paraId="271CC403" w14:textId="77777777" w:rsidR="00005323" w:rsidRPr="00D9050F" w:rsidRDefault="00005323" w:rsidP="00005323">
            <w:pPr>
              <w:pStyle w:val="Paragraphedeliste"/>
              <w:widowControl/>
              <w:numPr>
                <w:ilvl w:val="0"/>
                <w:numId w:val="3"/>
              </w:numPr>
              <w:suppressAutoHyphens w:val="0"/>
              <w:spacing w:after="0" w:line="240" w:lineRule="auto"/>
              <w:ind w:left="510" w:right="210" w:hanging="218"/>
              <w:rPr>
                <w:rFonts w:ascii="Roboto Condensed" w:hAnsi="Roboto Condensed" w:cs="Times New Roman"/>
                <w:sz w:val="20"/>
                <w:szCs w:val="20"/>
              </w:rPr>
            </w:pPr>
            <w:r w:rsidRPr="00D9050F">
              <w:rPr>
                <w:rFonts w:ascii="Roboto Condensed" w:hAnsi="Roboto Condensed" w:cs="Times New Roman"/>
                <w:sz w:val="20"/>
                <w:szCs w:val="20"/>
              </w:rPr>
              <w:t xml:space="preserve">C3.1 Définir un positionnement produit sur la base d’une approche intégrée de veille et d’analyse de l’environnement de l’entreprise, de ses enjeux technologiques, économiques et de développement durable, et de sa stratégie de développement. </w:t>
            </w:r>
          </w:p>
          <w:p w14:paraId="159866C8" w14:textId="77777777" w:rsidR="00005323" w:rsidRPr="00D9050F" w:rsidRDefault="00005323" w:rsidP="00005323">
            <w:pPr>
              <w:pStyle w:val="Paragraphedeliste"/>
              <w:widowControl/>
              <w:numPr>
                <w:ilvl w:val="0"/>
                <w:numId w:val="3"/>
              </w:numPr>
              <w:suppressAutoHyphens w:val="0"/>
              <w:spacing w:after="0" w:line="240" w:lineRule="auto"/>
              <w:ind w:left="510" w:right="210" w:hanging="218"/>
              <w:rPr>
                <w:rFonts w:ascii="Roboto Condensed" w:hAnsi="Roboto Condensed" w:cs="Times New Roman"/>
                <w:sz w:val="20"/>
                <w:szCs w:val="20"/>
              </w:rPr>
            </w:pPr>
            <w:r w:rsidRPr="00D9050F">
              <w:rPr>
                <w:rFonts w:ascii="Roboto Condensed" w:hAnsi="Roboto Condensed" w:cs="Times New Roman"/>
                <w:sz w:val="20"/>
                <w:szCs w:val="20"/>
              </w:rPr>
              <w:t xml:space="preserve">C3.2 Créer les conditions de l’émergence et l’enrichissement de concepts de nouveaux produits (services/procédés/…), à l’aide d’outils collaboratifs de </w:t>
            </w:r>
            <w:proofErr w:type="spellStart"/>
            <w:r w:rsidRPr="00D9050F">
              <w:rPr>
                <w:rFonts w:ascii="Roboto Condensed" w:hAnsi="Roboto Condensed" w:cs="Times New Roman"/>
                <w:sz w:val="20"/>
                <w:szCs w:val="20"/>
              </w:rPr>
              <w:t>co</w:t>
            </w:r>
            <w:proofErr w:type="spellEnd"/>
            <w:r w:rsidRPr="00D9050F">
              <w:rPr>
                <w:rFonts w:ascii="Roboto Condensed" w:hAnsi="Roboto Condensed" w:cs="Times New Roman"/>
                <w:sz w:val="20"/>
                <w:szCs w:val="20"/>
              </w:rPr>
              <w:t>-innovation (Objets Intermédiaires de Conception, Proof of Concept, …).</w:t>
            </w:r>
          </w:p>
          <w:p w14:paraId="12ABC945" w14:textId="77777777" w:rsidR="00005323" w:rsidRPr="00D9050F" w:rsidRDefault="00005323" w:rsidP="00005323">
            <w:pPr>
              <w:pStyle w:val="Paragraphedeliste"/>
              <w:widowControl/>
              <w:numPr>
                <w:ilvl w:val="0"/>
                <w:numId w:val="3"/>
              </w:numPr>
              <w:suppressAutoHyphens w:val="0"/>
              <w:spacing w:after="0" w:line="240" w:lineRule="auto"/>
              <w:ind w:left="510" w:right="210" w:hanging="218"/>
              <w:rPr>
                <w:rFonts w:ascii="Roboto Condensed" w:hAnsi="Roboto Condensed" w:cs="Times New Roman"/>
                <w:sz w:val="20"/>
                <w:szCs w:val="20"/>
              </w:rPr>
            </w:pPr>
            <w:r w:rsidRPr="00D9050F">
              <w:rPr>
                <w:rFonts w:ascii="Roboto Condensed" w:hAnsi="Roboto Condensed" w:cs="Times New Roman"/>
                <w:sz w:val="20"/>
                <w:szCs w:val="20"/>
              </w:rPr>
              <w:t>C3.6 Développer et diffuser auprès de ses collaborateurs ou au sein de groupes de travail les méthodologies et raisonnements spécifiques de l’innovation (notamment la pensée analogique et systémique)</w:t>
            </w:r>
          </w:p>
          <w:p w14:paraId="635521E6" w14:textId="77777777" w:rsidR="00005323" w:rsidRPr="003E53C3" w:rsidRDefault="00005323" w:rsidP="006236C0">
            <w:pPr>
              <w:spacing w:after="0" w:line="240" w:lineRule="auto"/>
              <w:ind w:left="85"/>
              <w:rPr>
                <w:rFonts w:ascii="Roboto Condensed" w:hAnsi="Roboto Condensed" w:cs="Times New Roman"/>
                <w:b/>
                <w:bCs/>
                <w:sz w:val="20"/>
                <w:szCs w:val="20"/>
              </w:rPr>
            </w:pPr>
            <w:r w:rsidRPr="003E53C3">
              <w:rPr>
                <w:rFonts w:ascii="Roboto Condensed" w:hAnsi="Roboto Condensed" w:cs="Times New Roman"/>
                <w:b/>
                <w:bCs/>
                <w:sz w:val="20"/>
                <w:szCs w:val="20"/>
              </w:rPr>
              <w:t xml:space="preserve">C4 : STRUCTURER ET PILOTER UN PROJET </w:t>
            </w:r>
          </w:p>
          <w:p w14:paraId="5402597B" w14:textId="77777777" w:rsidR="00005323" w:rsidRPr="00D9050F" w:rsidRDefault="00005323" w:rsidP="00005323">
            <w:pPr>
              <w:pStyle w:val="Paragraphedeliste"/>
              <w:widowControl/>
              <w:numPr>
                <w:ilvl w:val="0"/>
                <w:numId w:val="3"/>
              </w:numPr>
              <w:suppressAutoHyphens w:val="0"/>
              <w:spacing w:after="0" w:line="240" w:lineRule="auto"/>
              <w:ind w:left="510" w:right="210" w:hanging="218"/>
              <w:rPr>
                <w:rFonts w:ascii="Roboto Condensed" w:hAnsi="Roboto Condensed" w:cs="Times New Roman"/>
                <w:sz w:val="20"/>
                <w:szCs w:val="20"/>
              </w:rPr>
            </w:pPr>
            <w:r w:rsidRPr="00D9050F">
              <w:rPr>
                <w:rFonts w:ascii="Roboto Condensed" w:hAnsi="Roboto Condensed" w:cs="Times New Roman"/>
                <w:sz w:val="20"/>
                <w:szCs w:val="20"/>
              </w:rPr>
              <w:t>C4.1 Analyser la demande initiale, l’environnement du projet et les attentes des parties prenantes pour définir et documenter un cahier des charges</w:t>
            </w:r>
          </w:p>
          <w:p w14:paraId="792FB738" w14:textId="77777777" w:rsidR="00005323" w:rsidRPr="00D9050F" w:rsidRDefault="00005323" w:rsidP="00005323">
            <w:pPr>
              <w:pStyle w:val="Paragraphedeliste"/>
              <w:widowControl/>
              <w:numPr>
                <w:ilvl w:val="0"/>
                <w:numId w:val="3"/>
              </w:numPr>
              <w:suppressAutoHyphens w:val="0"/>
              <w:spacing w:after="0" w:line="240" w:lineRule="auto"/>
              <w:ind w:left="510" w:right="210" w:hanging="218"/>
              <w:rPr>
                <w:rFonts w:ascii="Roboto Condensed" w:hAnsi="Roboto Condensed" w:cs="Times New Roman"/>
                <w:sz w:val="20"/>
                <w:szCs w:val="20"/>
              </w:rPr>
            </w:pPr>
            <w:r w:rsidRPr="00D9050F">
              <w:rPr>
                <w:rFonts w:ascii="Roboto Condensed" w:hAnsi="Roboto Condensed" w:cs="Times New Roman"/>
                <w:sz w:val="20"/>
                <w:szCs w:val="20"/>
              </w:rPr>
              <w:t xml:space="preserve">C4.4 Piloter, coordonner et assurer le suivi d’un projet d’ingénierie collaborative inter-métiers, </w:t>
            </w:r>
            <w:proofErr w:type="spellStart"/>
            <w:r w:rsidRPr="00D9050F">
              <w:rPr>
                <w:rFonts w:ascii="Roboto Condensed" w:hAnsi="Roboto Condensed" w:cs="Times New Roman"/>
                <w:sz w:val="20"/>
                <w:szCs w:val="20"/>
              </w:rPr>
              <w:t>inter-services</w:t>
            </w:r>
            <w:proofErr w:type="spellEnd"/>
            <w:r w:rsidRPr="00D9050F">
              <w:rPr>
                <w:rFonts w:ascii="Roboto Condensed" w:hAnsi="Roboto Condensed" w:cs="Times New Roman"/>
                <w:sz w:val="20"/>
                <w:szCs w:val="20"/>
              </w:rPr>
              <w:t>, inter-compétences et inter-cultures, au service de l’innovation et/ou de l’amélioration continue.</w:t>
            </w:r>
          </w:p>
          <w:p w14:paraId="3694E2FE" w14:textId="77777777" w:rsidR="00005323" w:rsidRPr="003E53C3" w:rsidRDefault="00005323" w:rsidP="006236C0">
            <w:pPr>
              <w:pStyle w:val="Default"/>
              <w:ind w:left="423" w:right="68" w:hanging="284"/>
              <w:rPr>
                <w:rFonts w:cs="Times New Roman"/>
                <w:b/>
                <w:bCs/>
                <w:color w:val="auto"/>
                <w:sz w:val="20"/>
                <w:szCs w:val="20"/>
              </w:rPr>
            </w:pPr>
            <w:r w:rsidRPr="003E53C3">
              <w:rPr>
                <w:rFonts w:cs="Times New Roman"/>
                <w:b/>
                <w:bCs/>
                <w:color w:val="auto"/>
                <w:sz w:val="20"/>
                <w:szCs w:val="20"/>
              </w:rPr>
              <w:t xml:space="preserve">C6 : REALISER UN DIAGNOSTIC MULTI-ECHELLE ET MULTI-DIMENSIONNEL DES ECO-SYSTEMES ET DE LEUR DYNAMIQUE D’EVOLUTION </w:t>
            </w:r>
          </w:p>
          <w:p w14:paraId="08D509A9" w14:textId="77777777" w:rsidR="00005323" w:rsidRPr="00D9050F" w:rsidRDefault="00005323" w:rsidP="00005323">
            <w:pPr>
              <w:pStyle w:val="Paragraphedeliste"/>
              <w:widowControl/>
              <w:numPr>
                <w:ilvl w:val="0"/>
                <w:numId w:val="3"/>
              </w:numPr>
              <w:suppressAutoHyphens w:val="0"/>
              <w:spacing w:after="0" w:line="240" w:lineRule="auto"/>
              <w:ind w:left="423" w:right="210" w:hanging="218"/>
              <w:rPr>
                <w:rFonts w:ascii="Roboto Condensed" w:hAnsi="Roboto Condensed" w:cs="Times New Roman"/>
                <w:sz w:val="20"/>
                <w:szCs w:val="20"/>
              </w:rPr>
            </w:pPr>
            <w:r w:rsidRPr="00D9050F">
              <w:rPr>
                <w:rFonts w:ascii="Roboto Condensed" w:hAnsi="Roboto Condensed" w:cs="Times New Roman"/>
                <w:sz w:val="20"/>
                <w:szCs w:val="20"/>
              </w:rPr>
              <w:t xml:space="preserve">C6.1 Identifier les éléments de l’environnement de l’organisation (micro-environnement et macro-environnement), en considérant, notamment, les besoins et enjeux sociétaux, </w:t>
            </w:r>
          </w:p>
          <w:p w14:paraId="6FE054A2" w14:textId="77777777" w:rsidR="00005323" w:rsidRPr="00D9050F" w:rsidRDefault="00005323" w:rsidP="00005323">
            <w:pPr>
              <w:pStyle w:val="Paragraphedeliste"/>
              <w:widowControl/>
              <w:numPr>
                <w:ilvl w:val="1"/>
                <w:numId w:val="3"/>
              </w:numPr>
              <w:suppressAutoHyphens w:val="0"/>
              <w:spacing w:after="0" w:line="240" w:lineRule="auto"/>
              <w:ind w:left="990" w:right="210"/>
              <w:rPr>
                <w:rFonts w:ascii="Roboto Condensed" w:hAnsi="Roboto Condensed" w:cs="Times New Roman"/>
                <w:sz w:val="20"/>
                <w:szCs w:val="20"/>
              </w:rPr>
            </w:pPr>
            <w:proofErr w:type="gramStart"/>
            <w:r w:rsidRPr="00D9050F">
              <w:rPr>
                <w:rFonts w:ascii="Roboto Condensed" w:hAnsi="Roboto Condensed" w:cs="Times New Roman"/>
                <w:sz w:val="20"/>
                <w:szCs w:val="20"/>
              </w:rPr>
              <w:t>en</w:t>
            </w:r>
            <w:proofErr w:type="gramEnd"/>
            <w:r w:rsidRPr="00D9050F">
              <w:rPr>
                <w:rFonts w:ascii="Roboto Condensed" w:hAnsi="Roboto Condensed" w:cs="Times New Roman"/>
                <w:sz w:val="20"/>
                <w:szCs w:val="20"/>
              </w:rPr>
              <w:t xml:space="preserve"> établissant leurs </w:t>
            </w:r>
            <w:proofErr w:type="spellStart"/>
            <w:r w:rsidRPr="00D9050F">
              <w:rPr>
                <w:rFonts w:ascii="Roboto Condensed" w:hAnsi="Roboto Condensed" w:cs="Times New Roman"/>
                <w:sz w:val="20"/>
                <w:szCs w:val="20"/>
              </w:rPr>
              <w:t>inter-relations</w:t>
            </w:r>
            <w:proofErr w:type="spellEnd"/>
            <w:r w:rsidRPr="00D9050F">
              <w:rPr>
                <w:rFonts w:ascii="Roboto Condensed" w:hAnsi="Roboto Condensed" w:cs="Times New Roman"/>
                <w:sz w:val="20"/>
                <w:szCs w:val="20"/>
              </w:rPr>
              <w:t xml:space="preserve"> et impacts sur le système, </w:t>
            </w:r>
          </w:p>
          <w:p w14:paraId="0C1BCC8E" w14:textId="77777777" w:rsidR="00005323" w:rsidRPr="00D9050F" w:rsidRDefault="00005323" w:rsidP="00005323">
            <w:pPr>
              <w:pStyle w:val="Paragraphedeliste"/>
              <w:widowControl/>
              <w:numPr>
                <w:ilvl w:val="1"/>
                <w:numId w:val="3"/>
              </w:numPr>
              <w:suppressAutoHyphens w:val="0"/>
              <w:spacing w:after="0" w:line="240" w:lineRule="auto"/>
              <w:ind w:left="990" w:right="210"/>
              <w:rPr>
                <w:rFonts w:ascii="Roboto Condensed" w:hAnsi="Roboto Condensed" w:cs="Times New Roman"/>
                <w:sz w:val="20"/>
                <w:szCs w:val="20"/>
              </w:rPr>
            </w:pPr>
            <w:proofErr w:type="gramStart"/>
            <w:r w:rsidRPr="00D9050F">
              <w:rPr>
                <w:rFonts w:ascii="Roboto Condensed" w:hAnsi="Roboto Condensed" w:cs="Times New Roman"/>
                <w:sz w:val="20"/>
                <w:szCs w:val="20"/>
              </w:rPr>
              <w:t>en</w:t>
            </w:r>
            <w:proofErr w:type="gramEnd"/>
            <w:r w:rsidRPr="00D9050F">
              <w:rPr>
                <w:rFonts w:ascii="Roboto Condensed" w:hAnsi="Roboto Condensed" w:cs="Times New Roman"/>
                <w:sz w:val="20"/>
                <w:szCs w:val="20"/>
              </w:rPr>
              <w:t xml:space="preserve"> tenant compte de leurs évolutions par une veille permanente (scientifique, économique, règlementaire, …) conjuguée à une approche prospective. </w:t>
            </w:r>
          </w:p>
          <w:p w14:paraId="21832740" w14:textId="77777777" w:rsidR="00005323" w:rsidRPr="00D9050F" w:rsidRDefault="00005323" w:rsidP="00005323">
            <w:pPr>
              <w:pStyle w:val="Paragraphedeliste"/>
              <w:widowControl/>
              <w:numPr>
                <w:ilvl w:val="0"/>
                <w:numId w:val="3"/>
              </w:numPr>
              <w:suppressAutoHyphens w:val="0"/>
              <w:spacing w:after="0" w:line="240" w:lineRule="auto"/>
              <w:ind w:left="423" w:right="210" w:hanging="218"/>
              <w:rPr>
                <w:rFonts w:ascii="Roboto Condensed" w:hAnsi="Roboto Condensed" w:cs="Times New Roman"/>
                <w:sz w:val="20"/>
                <w:szCs w:val="20"/>
              </w:rPr>
            </w:pPr>
            <w:r w:rsidRPr="00D9050F">
              <w:rPr>
                <w:rFonts w:ascii="Roboto Condensed" w:hAnsi="Roboto Condensed" w:cs="Times New Roman"/>
                <w:sz w:val="20"/>
                <w:szCs w:val="20"/>
              </w:rPr>
              <w:t xml:space="preserve">C6.2 Identifier le fonctionnement et les pratiques de l’organisation, ses réseaux internes et externes, en déterminant les rôles et missions et en cartographiant les processus (flux informationnels, décisions). </w:t>
            </w:r>
          </w:p>
          <w:p w14:paraId="3F85768D" w14:textId="77777777" w:rsidR="00005323" w:rsidRPr="00D9050F" w:rsidRDefault="00005323" w:rsidP="00005323">
            <w:pPr>
              <w:pStyle w:val="Paragraphedeliste"/>
              <w:widowControl/>
              <w:numPr>
                <w:ilvl w:val="0"/>
                <w:numId w:val="3"/>
              </w:numPr>
              <w:suppressAutoHyphens w:val="0"/>
              <w:spacing w:after="0" w:line="240" w:lineRule="auto"/>
              <w:ind w:left="423" w:right="210" w:hanging="218"/>
              <w:rPr>
                <w:rFonts w:ascii="Roboto Condensed" w:hAnsi="Roboto Condensed" w:cs="Times New Roman"/>
                <w:sz w:val="20"/>
                <w:szCs w:val="20"/>
              </w:rPr>
            </w:pPr>
            <w:r w:rsidRPr="00D9050F">
              <w:rPr>
                <w:rFonts w:ascii="Roboto Condensed" w:hAnsi="Roboto Condensed" w:cs="Times New Roman"/>
                <w:sz w:val="20"/>
                <w:szCs w:val="20"/>
              </w:rPr>
              <w:t>C6.3 Réaliser des diagnostics technologique, stratégique et organisationnel du système, au regard de ses enjeux de développement (compétitivité, productivité, innovation, RSE…), conduisant à l’élaboration de scénarios prospectifs, comprenant l’analyse des risques et opportunités ; en déduire un plan d’actions intégrant, si nécessaire, l’acquisition de nouvelles technologies.</w:t>
            </w:r>
            <w:r w:rsidRPr="00D9050F">
              <w:rPr>
                <w:rFonts w:ascii="Roboto Condensed" w:hAnsi="Roboto Condensed" w:cs="Times New Roman"/>
                <w:spacing w:val="-1"/>
                <w:sz w:val="20"/>
                <w:szCs w:val="20"/>
              </w:rPr>
              <w:t xml:space="preserve"> </w:t>
            </w:r>
          </w:p>
        </w:tc>
      </w:tr>
      <w:tr w:rsidR="00005323" w:rsidRPr="003E53C3" w14:paraId="7BD082AE" w14:textId="77777777" w:rsidTr="006236C0">
        <w:trPr>
          <w:trHeight w:hRule="exact" w:val="394"/>
        </w:trPr>
        <w:tc>
          <w:tcPr>
            <w:tcW w:w="2547" w:type="dxa"/>
            <w:gridSpan w:val="2"/>
            <w:shd w:val="clear" w:color="auto" w:fill="282D46"/>
            <w:vAlign w:val="center"/>
          </w:tcPr>
          <w:p w14:paraId="7254DAB5" w14:textId="77777777" w:rsidR="00005323" w:rsidRPr="00404B7F" w:rsidRDefault="00005323" w:rsidP="006236C0">
            <w:pPr>
              <w:spacing w:after="0" w:line="240" w:lineRule="auto"/>
              <w:ind w:left="96" w:right="-23" w:firstLine="34"/>
              <w:rPr>
                <w:rFonts w:ascii="Roboto Condensed" w:hAnsi="Roboto Condensed" w:cs="Times New Roman"/>
                <w:b/>
                <w:color w:val="FFFFFF" w:themeColor="background1"/>
                <w:szCs w:val="20"/>
              </w:rPr>
            </w:pPr>
            <w:r w:rsidRPr="00404B7F">
              <w:rPr>
                <w:rFonts w:ascii="Roboto Condensed" w:hAnsi="Roboto Condensed" w:cs="Times New Roman"/>
                <w:b/>
                <w:bCs/>
                <w:color w:val="FFFFFF" w:themeColor="background1"/>
                <w:position w:val="1"/>
                <w:szCs w:val="20"/>
              </w:rPr>
              <w:t>P</w:t>
            </w:r>
            <w:r w:rsidRPr="00404B7F">
              <w:rPr>
                <w:rFonts w:ascii="Roboto Condensed" w:hAnsi="Roboto Condensed" w:cs="Times New Roman"/>
                <w:b/>
                <w:bCs/>
                <w:color w:val="FFFFFF" w:themeColor="background1"/>
                <w:spacing w:val="1"/>
                <w:position w:val="1"/>
                <w:szCs w:val="20"/>
              </w:rPr>
              <w:t>r</w:t>
            </w:r>
            <w:r w:rsidRPr="00404B7F">
              <w:rPr>
                <w:rFonts w:ascii="Roboto Condensed" w:hAnsi="Roboto Condensed" w:cs="Times New Roman"/>
                <w:b/>
                <w:bCs/>
                <w:color w:val="FFFFFF" w:themeColor="background1"/>
                <w:spacing w:val="-1"/>
                <w:position w:val="1"/>
                <w:szCs w:val="20"/>
              </w:rPr>
              <w:t>é</w:t>
            </w:r>
            <w:r w:rsidRPr="00404B7F">
              <w:rPr>
                <w:rFonts w:ascii="Roboto Condensed" w:hAnsi="Roboto Condensed" w:cs="Times New Roman"/>
                <w:b/>
                <w:bCs/>
                <w:color w:val="FFFFFF" w:themeColor="background1"/>
                <w:spacing w:val="1"/>
                <w:position w:val="1"/>
                <w:szCs w:val="20"/>
              </w:rPr>
              <w:t>r</w:t>
            </w:r>
            <w:r w:rsidRPr="00404B7F">
              <w:rPr>
                <w:rFonts w:ascii="Roboto Condensed" w:hAnsi="Roboto Condensed" w:cs="Times New Roman"/>
                <w:b/>
                <w:bCs/>
                <w:color w:val="FFFFFF" w:themeColor="background1"/>
                <w:spacing w:val="-1"/>
                <w:position w:val="1"/>
                <w:szCs w:val="20"/>
              </w:rPr>
              <w:t>equ</w:t>
            </w:r>
            <w:r w:rsidRPr="00404B7F">
              <w:rPr>
                <w:rFonts w:ascii="Roboto Condensed" w:hAnsi="Roboto Condensed" w:cs="Times New Roman"/>
                <w:b/>
                <w:bCs/>
                <w:color w:val="FFFFFF" w:themeColor="background1"/>
                <w:spacing w:val="1"/>
                <w:position w:val="1"/>
                <w:szCs w:val="20"/>
              </w:rPr>
              <w:t>i</w:t>
            </w:r>
            <w:r w:rsidRPr="00404B7F">
              <w:rPr>
                <w:rFonts w:ascii="Roboto Condensed" w:hAnsi="Roboto Condensed" w:cs="Times New Roman"/>
                <w:b/>
                <w:bCs/>
                <w:color w:val="FFFFFF" w:themeColor="background1"/>
                <w:position w:val="1"/>
                <w:szCs w:val="20"/>
              </w:rPr>
              <w:t>s</w:t>
            </w:r>
          </w:p>
        </w:tc>
        <w:tc>
          <w:tcPr>
            <w:tcW w:w="6951" w:type="dxa"/>
            <w:gridSpan w:val="4"/>
            <w:shd w:val="clear" w:color="auto" w:fill="F1E5F7"/>
            <w:vAlign w:val="center"/>
          </w:tcPr>
          <w:p w14:paraId="3C574A77" w14:textId="77777777" w:rsidR="00005323" w:rsidRPr="003E53C3" w:rsidRDefault="00005323" w:rsidP="006236C0">
            <w:pPr>
              <w:spacing w:after="0" w:line="240" w:lineRule="auto"/>
              <w:ind w:left="100" w:right="-20"/>
              <w:rPr>
                <w:rFonts w:ascii="Roboto Condensed" w:hAnsi="Roboto Condensed" w:cs="Times New Roman"/>
                <w:sz w:val="20"/>
                <w:szCs w:val="20"/>
              </w:rPr>
            </w:pPr>
            <w:r w:rsidRPr="003E53C3">
              <w:rPr>
                <w:rFonts w:ascii="Roboto Condensed" w:hAnsi="Roboto Condensed" w:cs="Times New Roman"/>
                <w:spacing w:val="1"/>
                <w:position w:val="1"/>
                <w:sz w:val="20"/>
                <w:szCs w:val="20"/>
              </w:rPr>
              <w:t>2</w:t>
            </w:r>
            <w:r w:rsidRPr="003E53C3">
              <w:rPr>
                <w:rFonts w:ascii="Roboto Condensed" w:hAnsi="Roboto Condensed" w:cs="Times New Roman"/>
                <w:spacing w:val="1"/>
                <w:position w:val="1"/>
                <w:sz w:val="20"/>
                <w:szCs w:val="20"/>
                <w:vertAlign w:val="superscript"/>
              </w:rPr>
              <w:t>ème</w:t>
            </w:r>
            <w:r w:rsidRPr="003E53C3">
              <w:rPr>
                <w:rFonts w:ascii="Roboto Condensed" w:hAnsi="Roboto Condensed" w:cs="Times New Roman"/>
                <w:spacing w:val="1"/>
                <w:position w:val="1"/>
                <w:sz w:val="20"/>
                <w:szCs w:val="20"/>
              </w:rPr>
              <w:t xml:space="preserve"> </w:t>
            </w:r>
            <w:r w:rsidRPr="003E53C3">
              <w:rPr>
                <w:rFonts w:ascii="Roboto Condensed" w:hAnsi="Roboto Condensed" w:cs="Times New Roman"/>
                <w:position w:val="1"/>
                <w:sz w:val="20"/>
                <w:szCs w:val="20"/>
              </w:rPr>
              <w:t>a</w:t>
            </w:r>
            <w:r w:rsidRPr="003E53C3">
              <w:rPr>
                <w:rFonts w:ascii="Roboto Condensed" w:hAnsi="Roboto Condensed" w:cs="Times New Roman"/>
                <w:spacing w:val="-1"/>
                <w:position w:val="1"/>
                <w:sz w:val="20"/>
                <w:szCs w:val="20"/>
              </w:rPr>
              <w:t>nn</w:t>
            </w:r>
            <w:r w:rsidRPr="003E53C3">
              <w:rPr>
                <w:rFonts w:ascii="Roboto Condensed" w:hAnsi="Roboto Condensed" w:cs="Times New Roman"/>
                <w:position w:val="1"/>
                <w:sz w:val="20"/>
                <w:szCs w:val="20"/>
              </w:rPr>
              <w:t>ée</w:t>
            </w:r>
            <w:r w:rsidRPr="003E53C3">
              <w:rPr>
                <w:rFonts w:ascii="Roboto Condensed" w:hAnsi="Roboto Condensed" w:cs="Times New Roman"/>
                <w:spacing w:val="1"/>
                <w:position w:val="1"/>
                <w:sz w:val="20"/>
                <w:szCs w:val="20"/>
              </w:rPr>
              <w:t xml:space="preserve"> </w:t>
            </w:r>
            <w:r w:rsidRPr="003E53C3">
              <w:rPr>
                <w:rFonts w:ascii="Roboto Condensed" w:hAnsi="Roboto Condensed" w:cs="Times New Roman"/>
                <w:position w:val="1"/>
                <w:sz w:val="20"/>
                <w:szCs w:val="20"/>
              </w:rPr>
              <w:t>de</w:t>
            </w:r>
            <w:r w:rsidRPr="003E53C3">
              <w:rPr>
                <w:rFonts w:ascii="Roboto Condensed" w:hAnsi="Roboto Condensed" w:cs="Times New Roman"/>
                <w:spacing w:val="1"/>
                <w:position w:val="1"/>
                <w:sz w:val="20"/>
                <w:szCs w:val="20"/>
              </w:rPr>
              <w:t xml:space="preserve"> </w:t>
            </w:r>
            <w:r w:rsidRPr="003E53C3">
              <w:rPr>
                <w:rFonts w:ascii="Roboto Condensed" w:hAnsi="Roboto Condensed" w:cs="Times New Roman"/>
                <w:spacing w:val="-3"/>
                <w:position w:val="1"/>
                <w:sz w:val="20"/>
                <w:szCs w:val="20"/>
              </w:rPr>
              <w:t>f</w:t>
            </w:r>
            <w:r w:rsidRPr="003E53C3">
              <w:rPr>
                <w:rFonts w:ascii="Roboto Condensed" w:hAnsi="Roboto Condensed" w:cs="Times New Roman"/>
                <w:spacing w:val="1"/>
                <w:position w:val="1"/>
                <w:sz w:val="20"/>
                <w:szCs w:val="20"/>
              </w:rPr>
              <w:t>o</w:t>
            </w:r>
            <w:r w:rsidRPr="003E53C3">
              <w:rPr>
                <w:rFonts w:ascii="Roboto Condensed" w:hAnsi="Roboto Condensed" w:cs="Times New Roman"/>
                <w:spacing w:val="-3"/>
                <w:position w:val="1"/>
                <w:sz w:val="20"/>
                <w:szCs w:val="20"/>
              </w:rPr>
              <w:t>r</w:t>
            </w:r>
            <w:r w:rsidRPr="003E53C3">
              <w:rPr>
                <w:rFonts w:ascii="Roboto Condensed" w:hAnsi="Roboto Condensed" w:cs="Times New Roman"/>
                <w:spacing w:val="1"/>
                <w:position w:val="1"/>
                <w:sz w:val="20"/>
                <w:szCs w:val="20"/>
              </w:rPr>
              <w:t>m</w:t>
            </w:r>
            <w:r w:rsidRPr="003E53C3">
              <w:rPr>
                <w:rFonts w:ascii="Roboto Condensed" w:hAnsi="Roboto Condensed" w:cs="Times New Roman"/>
                <w:position w:val="1"/>
                <w:sz w:val="20"/>
                <w:szCs w:val="20"/>
              </w:rPr>
              <w:t>at</w:t>
            </w:r>
            <w:r w:rsidRPr="003E53C3">
              <w:rPr>
                <w:rFonts w:ascii="Roboto Condensed" w:hAnsi="Roboto Condensed" w:cs="Times New Roman"/>
                <w:spacing w:val="-2"/>
                <w:position w:val="1"/>
                <w:sz w:val="20"/>
                <w:szCs w:val="20"/>
              </w:rPr>
              <w:t>i</w:t>
            </w:r>
            <w:r w:rsidRPr="003E53C3">
              <w:rPr>
                <w:rFonts w:ascii="Roboto Condensed" w:hAnsi="Roboto Condensed" w:cs="Times New Roman"/>
                <w:spacing w:val="1"/>
                <w:position w:val="1"/>
                <w:sz w:val="20"/>
                <w:szCs w:val="20"/>
              </w:rPr>
              <w:t>o</w:t>
            </w:r>
            <w:r w:rsidRPr="003E53C3">
              <w:rPr>
                <w:rFonts w:ascii="Roboto Condensed" w:hAnsi="Roboto Condensed" w:cs="Times New Roman"/>
                <w:position w:val="1"/>
                <w:sz w:val="20"/>
                <w:szCs w:val="20"/>
              </w:rPr>
              <w:t>n</w:t>
            </w:r>
            <w:r w:rsidRPr="003E53C3">
              <w:rPr>
                <w:rFonts w:ascii="Roboto Condensed" w:hAnsi="Roboto Condensed" w:cs="Times New Roman"/>
                <w:spacing w:val="-1"/>
                <w:position w:val="1"/>
                <w:sz w:val="20"/>
                <w:szCs w:val="20"/>
              </w:rPr>
              <w:t xml:space="preserve"> </w:t>
            </w:r>
            <w:r w:rsidRPr="003E53C3">
              <w:rPr>
                <w:rFonts w:ascii="Roboto Condensed" w:hAnsi="Roboto Condensed" w:cs="Times New Roman"/>
                <w:spacing w:val="-2"/>
                <w:position w:val="1"/>
                <w:sz w:val="20"/>
                <w:szCs w:val="20"/>
              </w:rPr>
              <w:t>E</w:t>
            </w:r>
            <w:r w:rsidRPr="003E53C3">
              <w:rPr>
                <w:rFonts w:ascii="Roboto Condensed" w:hAnsi="Roboto Condensed" w:cs="Times New Roman"/>
                <w:spacing w:val="-1"/>
                <w:position w:val="1"/>
                <w:sz w:val="20"/>
                <w:szCs w:val="20"/>
              </w:rPr>
              <w:t>N</w:t>
            </w:r>
            <w:r w:rsidRPr="003E53C3">
              <w:rPr>
                <w:rFonts w:ascii="Roboto Condensed" w:hAnsi="Roboto Condensed" w:cs="Times New Roman"/>
                <w:position w:val="1"/>
                <w:sz w:val="20"/>
                <w:szCs w:val="20"/>
              </w:rPr>
              <w:t>S</w:t>
            </w:r>
            <w:r w:rsidRPr="003E53C3">
              <w:rPr>
                <w:rFonts w:ascii="Roboto Condensed" w:hAnsi="Roboto Condensed" w:cs="Times New Roman"/>
                <w:spacing w:val="-1"/>
                <w:position w:val="1"/>
                <w:sz w:val="20"/>
                <w:szCs w:val="20"/>
              </w:rPr>
              <w:t>G</w:t>
            </w:r>
            <w:r w:rsidRPr="003E53C3">
              <w:rPr>
                <w:rFonts w:ascii="Roboto Condensed" w:hAnsi="Roboto Condensed" w:cs="Times New Roman"/>
                <w:position w:val="1"/>
                <w:sz w:val="20"/>
                <w:szCs w:val="20"/>
              </w:rPr>
              <w:t>SI</w:t>
            </w:r>
            <w:r w:rsidRPr="003E53C3">
              <w:rPr>
                <w:rFonts w:ascii="Roboto Condensed" w:hAnsi="Roboto Condensed" w:cs="Times New Roman"/>
                <w:spacing w:val="-1"/>
                <w:position w:val="1"/>
                <w:sz w:val="20"/>
                <w:szCs w:val="20"/>
              </w:rPr>
              <w:t xml:space="preserve"> </w:t>
            </w:r>
            <w:r w:rsidRPr="003E53C3">
              <w:rPr>
                <w:rFonts w:ascii="Roboto Condensed" w:hAnsi="Roboto Condensed" w:cs="Times New Roman"/>
                <w:position w:val="1"/>
                <w:sz w:val="20"/>
                <w:szCs w:val="20"/>
              </w:rPr>
              <w:t xml:space="preserve">au </w:t>
            </w:r>
            <w:r w:rsidRPr="003E53C3">
              <w:rPr>
                <w:rFonts w:ascii="Roboto Condensed" w:hAnsi="Roboto Condensed" w:cs="Times New Roman"/>
                <w:spacing w:val="-1"/>
                <w:position w:val="1"/>
                <w:sz w:val="20"/>
                <w:szCs w:val="20"/>
              </w:rPr>
              <w:t>m</w:t>
            </w:r>
            <w:r w:rsidRPr="003E53C3">
              <w:rPr>
                <w:rFonts w:ascii="Roboto Condensed" w:hAnsi="Roboto Condensed" w:cs="Times New Roman"/>
                <w:spacing w:val="1"/>
                <w:position w:val="1"/>
                <w:sz w:val="20"/>
                <w:szCs w:val="20"/>
              </w:rPr>
              <w:t>o</w:t>
            </w:r>
            <w:r w:rsidRPr="003E53C3">
              <w:rPr>
                <w:rFonts w:ascii="Roboto Condensed" w:hAnsi="Roboto Condensed" w:cs="Times New Roman"/>
                <w:position w:val="1"/>
                <w:sz w:val="20"/>
                <w:szCs w:val="20"/>
              </w:rPr>
              <w:t>i</w:t>
            </w:r>
            <w:r w:rsidRPr="003E53C3">
              <w:rPr>
                <w:rFonts w:ascii="Roboto Condensed" w:hAnsi="Roboto Condensed" w:cs="Times New Roman"/>
                <w:spacing w:val="-1"/>
                <w:position w:val="1"/>
                <w:sz w:val="20"/>
                <w:szCs w:val="20"/>
              </w:rPr>
              <w:t>n</w:t>
            </w:r>
            <w:r w:rsidRPr="003E53C3">
              <w:rPr>
                <w:rFonts w:ascii="Roboto Condensed" w:hAnsi="Roboto Condensed" w:cs="Times New Roman"/>
                <w:position w:val="1"/>
                <w:sz w:val="20"/>
                <w:szCs w:val="20"/>
              </w:rPr>
              <w:t>s</w:t>
            </w:r>
          </w:p>
        </w:tc>
      </w:tr>
      <w:tr w:rsidR="00005323" w:rsidRPr="003E53C3" w14:paraId="2335B9C4" w14:textId="77777777" w:rsidTr="006236C0">
        <w:trPr>
          <w:trHeight w:hRule="exact" w:val="557"/>
        </w:trPr>
        <w:tc>
          <w:tcPr>
            <w:tcW w:w="2547" w:type="dxa"/>
            <w:gridSpan w:val="2"/>
            <w:shd w:val="clear" w:color="auto" w:fill="282D46"/>
            <w:vAlign w:val="center"/>
          </w:tcPr>
          <w:p w14:paraId="09324A0C" w14:textId="77777777" w:rsidR="00005323" w:rsidRPr="003E53C3" w:rsidRDefault="00005323" w:rsidP="006236C0">
            <w:pPr>
              <w:spacing w:after="0" w:line="240" w:lineRule="auto"/>
              <w:ind w:left="136" w:right="555"/>
              <w:rPr>
                <w:rFonts w:ascii="Roboto Condensed" w:hAnsi="Roboto Condensed" w:cs="Times New Roman"/>
                <w:sz w:val="20"/>
                <w:szCs w:val="20"/>
              </w:rPr>
            </w:pPr>
            <w:r w:rsidRPr="00404B7F">
              <w:rPr>
                <w:rFonts w:ascii="Roboto Condensed" w:hAnsi="Roboto Condensed" w:cs="Times New Roman"/>
                <w:b/>
                <w:bCs/>
                <w:color w:val="FFFFFF" w:themeColor="background1"/>
                <w:position w:val="1"/>
                <w:szCs w:val="20"/>
              </w:rPr>
              <w:t>L</w:t>
            </w:r>
            <w:r w:rsidRPr="00404B7F">
              <w:rPr>
                <w:rFonts w:ascii="Roboto Condensed" w:hAnsi="Roboto Condensed" w:cs="Times New Roman"/>
                <w:b/>
                <w:bCs/>
                <w:color w:val="FFFFFF" w:themeColor="background1"/>
                <w:spacing w:val="1"/>
                <w:position w:val="1"/>
                <w:szCs w:val="20"/>
              </w:rPr>
              <w:t>i</w:t>
            </w:r>
            <w:r w:rsidRPr="00404B7F">
              <w:rPr>
                <w:rFonts w:ascii="Roboto Condensed" w:hAnsi="Roboto Condensed" w:cs="Times New Roman"/>
                <w:b/>
                <w:bCs/>
                <w:color w:val="FFFFFF" w:themeColor="background1"/>
                <w:spacing w:val="-1"/>
                <w:position w:val="1"/>
                <w:szCs w:val="20"/>
              </w:rPr>
              <w:t>en</w:t>
            </w:r>
            <w:r w:rsidRPr="00404B7F">
              <w:rPr>
                <w:rFonts w:ascii="Roboto Condensed" w:hAnsi="Roboto Condensed" w:cs="Times New Roman"/>
                <w:b/>
                <w:bCs/>
                <w:color w:val="FFFFFF" w:themeColor="background1"/>
                <w:position w:val="1"/>
                <w:szCs w:val="20"/>
              </w:rPr>
              <w:t>s</w:t>
            </w:r>
            <w:r w:rsidRPr="00404B7F">
              <w:rPr>
                <w:rFonts w:ascii="Roboto Condensed" w:hAnsi="Roboto Condensed" w:cs="Times New Roman"/>
                <w:b/>
                <w:bCs/>
                <w:color w:val="FFFFFF" w:themeColor="background1"/>
                <w:spacing w:val="1"/>
                <w:position w:val="1"/>
                <w:szCs w:val="20"/>
              </w:rPr>
              <w:t xml:space="preserve"> </w:t>
            </w:r>
            <w:r w:rsidRPr="00404B7F">
              <w:rPr>
                <w:rFonts w:ascii="Roboto Condensed" w:hAnsi="Roboto Condensed" w:cs="Times New Roman"/>
                <w:b/>
                <w:bCs/>
                <w:color w:val="FFFFFF" w:themeColor="background1"/>
                <w:position w:val="1"/>
                <w:szCs w:val="20"/>
              </w:rPr>
              <w:t>p</w:t>
            </w:r>
            <w:r w:rsidRPr="00404B7F">
              <w:rPr>
                <w:rFonts w:ascii="Roboto Condensed" w:hAnsi="Roboto Condensed" w:cs="Times New Roman"/>
                <w:b/>
                <w:bCs/>
                <w:color w:val="FFFFFF" w:themeColor="background1"/>
                <w:spacing w:val="-1"/>
                <w:position w:val="1"/>
                <w:szCs w:val="20"/>
              </w:rPr>
              <w:t>éda</w:t>
            </w:r>
            <w:r w:rsidRPr="00404B7F">
              <w:rPr>
                <w:rFonts w:ascii="Roboto Condensed" w:hAnsi="Roboto Condensed" w:cs="Times New Roman"/>
                <w:b/>
                <w:bCs/>
                <w:color w:val="FFFFFF" w:themeColor="background1"/>
                <w:spacing w:val="1"/>
                <w:position w:val="1"/>
                <w:szCs w:val="20"/>
              </w:rPr>
              <w:t>g</w:t>
            </w:r>
            <w:r w:rsidRPr="00404B7F">
              <w:rPr>
                <w:rFonts w:ascii="Roboto Condensed" w:hAnsi="Roboto Condensed" w:cs="Times New Roman"/>
                <w:b/>
                <w:bCs/>
                <w:color w:val="FFFFFF" w:themeColor="background1"/>
                <w:spacing w:val="-1"/>
                <w:position w:val="1"/>
                <w:szCs w:val="20"/>
              </w:rPr>
              <w:t>o</w:t>
            </w:r>
            <w:r w:rsidRPr="00404B7F">
              <w:rPr>
                <w:rFonts w:ascii="Roboto Condensed" w:hAnsi="Roboto Condensed" w:cs="Times New Roman"/>
                <w:b/>
                <w:bCs/>
                <w:color w:val="FFFFFF" w:themeColor="background1"/>
                <w:spacing w:val="-2"/>
                <w:position w:val="1"/>
                <w:szCs w:val="20"/>
              </w:rPr>
              <w:t>g</w:t>
            </w:r>
            <w:r w:rsidRPr="00404B7F">
              <w:rPr>
                <w:rFonts w:ascii="Roboto Condensed" w:hAnsi="Roboto Condensed" w:cs="Times New Roman"/>
                <w:b/>
                <w:bCs/>
                <w:color w:val="FFFFFF" w:themeColor="background1"/>
                <w:spacing w:val="1"/>
                <w:position w:val="1"/>
                <w:szCs w:val="20"/>
              </w:rPr>
              <w:t>i</w:t>
            </w:r>
            <w:r w:rsidRPr="00404B7F">
              <w:rPr>
                <w:rFonts w:ascii="Roboto Condensed" w:hAnsi="Roboto Condensed" w:cs="Times New Roman"/>
                <w:b/>
                <w:bCs/>
                <w:color w:val="FFFFFF" w:themeColor="background1"/>
                <w:spacing w:val="-1"/>
                <w:position w:val="1"/>
                <w:szCs w:val="20"/>
              </w:rPr>
              <w:t>que</w:t>
            </w:r>
            <w:r w:rsidRPr="00404B7F">
              <w:rPr>
                <w:rFonts w:ascii="Roboto Condensed" w:hAnsi="Roboto Condensed" w:cs="Times New Roman"/>
                <w:b/>
                <w:bCs/>
                <w:color w:val="FFFFFF" w:themeColor="background1"/>
                <w:position w:val="1"/>
                <w:szCs w:val="20"/>
              </w:rPr>
              <w:t>s</w:t>
            </w:r>
          </w:p>
        </w:tc>
        <w:tc>
          <w:tcPr>
            <w:tcW w:w="6951" w:type="dxa"/>
            <w:gridSpan w:val="4"/>
            <w:shd w:val="clear" w:color="auto" w:fill="F1E5F7"/>
            <w:vAlign w:val="center"/>
          </w:tcPr>
          <w:p w14:paraId="694F5326" w14:textId="77777777" w:rsidR="00005323" w:rsidRPr="003E53C3" w:rsidRDefault="00005323" w:rsidP="006236C0">
            <w:pPr>
              <w:spacing w:after="0" w:line="240" w:lineRule="auto"/>
              <w:ind w:left="96"/>
              <w:rPr>
                <w:rFonts w:ascii="Roboto Condensed" w:hAnsi="Roboto Condensed" w:cs="Times New Roman"/>
                <w:sz w:val="20"/>
                <w:szCs w:val="20"/>
              </w:rPr>
            </w:pPr>
            <w:r w:rsidRPr="003E53C3">
              <w:rPr>
                <w:rFonts w:ascii="Roboto Condensed" w:hAnsi="Roboto Condensed" w:cs="Times New Roman"/>
                <w:sz w:val="20"/>
                <w:szCs w:val="20"/>
              </w:rPr>
              <w:t>IS</w:t>
            </w:r>
            <w:r>
              <w:rPr>
                <w:rFonts w:ascii="Roboto Condensed" w:hAnsi="Roboto Condensed" w:cs="Times New Roman"/>
                <w:sz w:val="20"/>
                <w:szCs w:val="20"/>
              </w:rPr>
              <w:t>ys2</w:t>
            </w:r>
            <w:r w:rsidRPr="003E53C3">
              <w:rPr>
                <w:rFonts w:ascii="Roboto Condensed" w:hAnsi="Roboto Condensed" w:cs="Times New Roman"/>
                <w:sz w:val="20"/>
                <w:szCs w:val="20"/>
              </w:rPr>
              <w:t>-I</w:t>
            </w:r>
            <w:r w:rsidRPr="003E53C3">
              <w:rPr>
                <w:rFonts w:ascii="Roboto Condensed" w:hAnsi="Roboto Condensed" w:cs="Times New Roman"/>
                <w:spacing w:val="-1"/>
                <w:sz w:val="20"/>
                <w:szCs w:val="20"/>
              </w:rPr>
              <w:t>S</w:t>
            </w:r>
            <w:r>
              <w:rPr>
                <w:rFonts w:ascii="Roboto Condensed" w:hAnsi="Roboto Condensed" w:cs="Times New Roman"/>
                <w:spacing w:val="-1"/>
                <w:sz w:val="20"/>
                <w:szCs w:val="20"/>
              </w:rPr>
              <w:t>ys1</w:t>
            </w:r>
            <w:r w:rsidRPr="003E53C3">
              <w:rPr>
                <w:rFonts w:ascii="Roboto Condensed" w:hAnsi="Roboto Condensed" w:cs="Times New Roman"/>
                <w:sz w:val="20"/>
                <w:szCs w:val="20"/>
              </w:rPr>
              <w:t>, CI1, C</w:t>
            </w:r>
            <w:r w:rsidRPr="003E53C3">
              <w:rPr>
                <w:rFonts w:ascii="Roboto Condensed" w:hAnsi="Roboto Condensed" w:cs="Times New Roman"/>
                <w:spacing w:val="-3"/>
                <w:sz w:val="20"/>
                <w:szCs w:val="20"/>
              </w:rPr>
              <w:t>I</w:t>
            </w:r>
            <w:r w:rsidRPr="003E53C3">
              <w:rPr>
                <w:rFonts w:ascii="Roboto Condensed" w:hAnsi="Roboto Condensed" w:cs="Times New Roman"/>
                <w:spacing w:val="1"/>
                <w:sz w:val="20"/>
                <w:szCs w:val="20"/>
              </w:rPr>
              <w:t>2</w:t>
            </w:r>
            <w:r w:rsidRPr="003E53C3">
              <w:rPr>
                <w:rFonts w:ascii="Roboto Condensed" w:hAnsi="Roboto Condensed" w:cs="Times New Roman"/>
                <w:sz w:val="20"/>
                <w:szCs w:val="20"/>
              </w:rPr>
              <w:t>, C</w:t>
            </w:r>
            <w:r w:rsidRPr="003E53C3">
              <w:rPr>
                <w:rFonts w:ascii="Roboto Condensed" w:hAnsi="Roboto Condensed" w:cs="Times New Roman"/>
                <w:spacing w:val="-2"/>
                <w:sz w:val="20"/>
                <w:szCs w:val="20"/>
              </w:rPr>
              <w:t>I</w:t>
            </w:r>
            <w:r w:rsidRPr="003E53C3">
              <w:rPr>
                <w:rFonts w:ascii="Roboto Condensed" w:hAnsi="Roboto Condensed" w:cs="Times New Roman"/>
                <w:spacing w:val="1"/>
                <w:sz w:val="20"/>
                <w:szCs w:val="20"/>
              </w:rPr>
              <w:t>4</w:t>
            </w:r>
            <w:r w:rsidRPr="003E53C3">
              <w:rPr>
                <w:rFonts w:ascii="Roboto Condensed" w:hAnsi="Roboto Condensed" w:cs="Times New Roman"/>
                <w:sz w:val="20"/>
                <w:szCs w:val="20"/>
              </w:rPr>
              <w:t>, CI</w:t>
            </w:r>
            <w:r>
              <w:rPr>
                <w:rFonts w:ascii="Roboto Condensed" w:hAnsi="Roboto Condensed" w:cs="Times New Roman"/>
                <w:sz w:val="20"/>
                <w:szCs w:val="20"/>
              </w:rPr>
              <w:t>5</w:t>
            </w:r>
            <w:r w:rsidRPr="003E53C3">
              <w:rPr>
                <w:rFonts w:ascii="Roboto Condensed" w:hAnsi="Roboto Condensed" w:cs="Times New Roman"/>
                <w:sz w:val="20"/>
                <w:szCs w:val="20"/>
              </w:rPr>
              <w:t>, CI11, CI12, CI1</w:t>
            </w:r>
            <w:r>
              <w:rPr>
                <w:rFonts w:ascii="Roboto Condensed" w:hAnsi="Roboto Condensed" w:cs="Times New Roman"/>
                <w:sz w:val="20"/>
                <w:szCs w:val="20"/>
              </w:rPr>
              <w:t>3</w:t>
            </w:r>
            <w:r w:rsidRPr="003E53C3">
              <w:rPr>
                <w:rFonts w:ascii="Roboto Condensed" w:hAnsi="Roboto Condensed" w:cs="Times New Roman"/>
                <w:sz w:val="20"/>
                <w:szCs w:val="20"/>
              </w:rPr>
              <w:t>,</w:t>
            </w:r>
            <w:r w:rsidRPr="003E53C3">
              <w:rPr>
                <w:rFonts w:ascii="Roboto Condensed" w:hAnsi="Roboto Condensed" w:cs="Times New Roman"/>
                <w:spacing w:val="-2"/>
                <w:sz w:val="20"/>
                <w:szCs w:val="20"/>
              </w:rPr>
              <w:t xml:space="preserve"> </w:t>
            </w:r>
            <w:r w:rsidRPr="003E53C3">
              <w:rPr>
                <w:rFonts w:ascii="Roboto Condensed" w:hAnsi="Roboto Condensed" w:cs="Times New Roman"/>
                <w:sz w:val="20"/>
                <w:szCs w:val="20"/>
              </w:rPr>
              <w:t>GI3,</w:t>
            </w:r>
            <w:r w:rsidRPr="003E53C3">
              <w:rPr>
                <w:rFonts w:ascii="Roboto Condensed" w:hAnsi="Roboto Condensed" w:cs="Times New Roman"/>
                <w:spacing w:val="1"/>
                <w:sz w:val="20"/>
                <w:szCs w:val="20"/>
              </w:rPr>
              <w:t xml:space="preserve"> </w:t>
            </w:r>
            <w:r w:rsidRPr="003E53C3">
              <w:rPr>
                <w:rFonts w:ascii="Roboto Condensed" w:hAnsi="Roboto Condensed" w:cs="Times New Roman"/>
                <w:spacing w:val="-3"/>
                <w:sz w:val="20"/>
                <w:szCs w:val="20"/>
              </w:rPr>
              <w:t>l</w:t>
            </w:r>
            <w:r w:rsidRPr="003E53C3">
              <w:rPr>
                <w:rFonts w:ascii="Roboto Condensed" w:hAnsi="Roboto Condensed" w:cs="Times New Roman"/>
                <w:sz w:val="20"/>
                <w:szCs w:val="20"/>
              </w:rPr>
              <w:t xml:space="preserve">es </w:t>
            </w:r>
            <w:r w:rsidRPr="003E53C3">
              <w:rPr>
                <w:rFonts w:ascii="Roboto Condensed" w:hAnsi="Roboto Condensed" w:cs="Times New Roman"/>
                <w:spacing w:val="-1"/>
                <w:sz w:val="20"/>
                <w:szCs w:val="20"/>
              </w:rPr>
              <w:t>m</w:t>
            </w:r>
            <w:r w:rsidRPr="003E53C3">
              <w:rPr>
                <w:rFonts w:ascii="Roboto Condensed" w:hAnsi="Roboto Condensed" w:cs="Times New Roman"/>
                <w:spacing w:val="1"/>
                <w:sz w:val="20"/>
                <w:szCs w:val="20"/>
              </w:rPr>
              <w:t>o</w:t>
            </w:r>
            <w:r w:rsidRPr="003E53C3">
              <w:rPr>
                <w:rFonts w:ascii="Roboto Condensed" w:hAnsi="Roboto Condensed" w:cs="Times New Roman"/>
                <w:spacing w:val="-1"/>
                <w:sz w:val="20"/>
                <w:szCs w:val="20"/>
              </w:rPr>
              <w:t>du</w:t>
            </w:r>
            <w:r w:rsidRPr="003E53C3">
              <w:rPr>
                <w:rFonts w:ascii="Roboto Condensed" w:hAnsi="Roboto Condensed" w:cs="Times New Roman"/>
                <w:sz w:val="20"/>
                <w:szCs w:val="20"/>
              </w:rPr>
              <w:t xml:space="preserve">les </w:t>
            </w:r>
            <w:r w:rsidRPr="003E53C3">
              <w:rPr>
                <w:rFonts w:ascii="Roboto Condensed" w:hAnsi="Roboto Condensed" w:cs="Times New Roman"/>
                <w:spacing w:val="-3"/>
                <w:sz w:val="20"/>
                <w:szCs w:val="20"/>
              </w:rPr>
              <w:t>d</w:t>
            </w:r>
            <w:r w:rsidRPr="003E53C3">
              <w:rPr>
                <w:rFonts w:ascii="Roboto Condensed" w:hAnsi="Roboto Condensed" w:cs="Times New Roman"/>
                <w:sz w:val="20"/>
                <w:szCs w:val="20"/>
              </w:rPr>
              <w:t>u</w:t>
            </w:r>
            <w:r w:rsidRPr="003E53C3">
              <w:rPr>
                <w:rFonts w:ascii="Roboto Condensed" w:hAnsi="Roboto Condensed" w:cs="Times New Roman"/>
                <w:spacing w:val="-1"/>
                <w:sz w:val="20"/>
                <w:szCs w:val="20"/>
              </w:rPr>
              <w:t xml:space="preserve"> </w:t>
            </w:r>
            <w:r w:rsidRPr="003E53C3">
              <w:rPr>
                <w:rFonts w:ascii="Roboto Condensed" w:hAnsi="Roboto Condensed" w:cs="Times New Roman"/>
                <w:sz w:val="20"/>
                <w:szCs w:val="20"/>
              </w:rPr>
              <w:t>p</w:t>
            </w:r>
            <w:r w:rsidRPr="003E53C3">
              <w:rPr>
                <w:rFonts w:ascii="Roboto Condensed" w:hAnsi="Roboto Condensed" w:cs="Times New Roman"/>
                <w:spacing w:val="1"/>
                <w:sz w:val="20"/>
                <w:szCs w:val="20"/>
              </w:rPr>
              <w:t>ô</w:t>
            </w:r>
            <w:r w:rsidRPr="003E53C3">
              <w:rPr>
                <w:rFonts w:ascii="Roboto Condensed" w:hAnsi="Roboto Condensed" w:cs="Times New Roman"/>
                <w:sz w:val="20"/>
                <w:szCs w:val="20"/>
              </w:rPr>
              <w:t>le</w:t>
            </w:r>
            <w:r w:rsidRPr="003E53C3">
              <w:rPr>
                <w:rFonts w:ascii="Roboto Condensed" w:hAnsi="Roboto Condensed" w:cs="Times New Roman"/>
                <w:spacing w:val="-1"/>
                <w:sz w:val="20"/>
                <w:szCs w:val="20"/>
              </w:rPr>
              <w:t xml:space="preserve"> </w:t>
            </w:r>
            <w:r w:rsidRPr="003E53C3">
              <w:rPr>
                <w:rFonts w:ascii="Roboto Condensed" w:hAnsi="Roboto Condensed" w:cs="Times New Roman"/>
                <w:spacing w:val="1"/>
                <w:sz w:val="20"/>
                <w:szCs w:val="20"/>
              </w:rPr>
              <w:t>M</w:t>
            </w:r>
            <w:r w:rsidRPr="003E53C3">
              <w:rPr>
                <w:rFonts w:ascii="Roboto Condensed" w:hAnsi="Roboto Condensed" w:cs="Times New Roman"/>
                <w:spacing w:val="-1"/>
                <w:sz w:val="20"/>
                <w:szCs w:val="20"/>
              </w:rPr>
              <w:t>P</w:t>
            </w:r>
            <w:r w:rsidRPr="003E53C3">
              <w:rPr>
                <w:rFonts w:ascii="Roboto Condensed" w:hAnsi="Roboto Condensed" w:cs="Times New Roman"/>
                <w:spacing w:val="1"/>
                <w:sz w:val="20"/>
                <w:szCs w:val="20"/>
              </w:rPr>
              <w:t>3</w:t>
            </w:r>
            <w:r w:rsidRPr="003E53C3">
              <w:rPr>
                <w:rFonts w:ascii="Roboto Condensed" w:hAnsi="Roboto Condensed" w:cs="Times New Roman"/>
                <w:sz w:val="20"/>
                <w:szCs w:val="20"/>
              </w:rPr>
              <w:t>, p</w:t>
            </w:r>
            <w:r w:rsidRPr="003E53C3">
              <w:rPr>
                <w:rFonts w:ascii="Roboto Condensed" w:hAnsi="Roboto Condensed" w:cs="Times New Roman"/>
                <w:spacing w:val="-3"/>
                <w:sz w:val="20"/>
                <w:szCs w:val="20"/>
              </w:rPr>
              <w:t>r</w:t>
            </w:r>
            <w:r w:rsidRPr="003E53C3">
              <w:rPr>
                <w:rFonts w:ascii="Roboto Condensed" w:hAnsi="Roboto Condensed" w:cs="Times New Roman"/>
                <w:spacing w:val="1"/>
                <w:sz w:val="20"/>
                <w:szCs w:val="20"/>
              </w:rPr>
              <w:t>o</w:t>
            </w:r>
            <w:r w:rsidRPr="003E53C3">
              <w:rPr>
                <w:rFonts w:ascii="Roboto Condensed" w:hAnsi="Roboto Condensed" w:cs="Times New Roman"/>
                <w:sz w:val="20"/>
                <w:szCs w:val="20"/>
              </w:rPr>
              <w:t>j</w:t>
            </w:r>
            <w:r w:rsidRPr="003E53C3">
              <w:rPr>
                <w:rFonts w:ascii="Roboto Condensed" w:hAnsi="Roboto Condensed" w:cs="Times New Roman"/>
                <w:spacing w:val="-2"/>
                <w:sz w:val="20"/>
                <w:szCs w:val="20"/>
              </w:rPr>
              <w:t>e</w:t>
            </w:r>
            <w:r w:rsidRPr="003E53C3">
              <w:rPr>
                <w:rFonts w:ascii="Roboto Condensed" w:hAnsi="Roboto Condensed" w:cs="Times New Roman"/>
                <w:sz w:val="20"/>
                <w:szCs w:val="20"/>
              </w:rPr>
              <w:t>ts i</w:t>
            </w:r>
            <w:r w:rsidRPr="003E53C3">
              <w:rPr>
                <w:rFonts w:ascii="Roboto Condensed" w:hAnsi="Roboto Condensed" w:cs="Times New Roman"/>
                <w:spacing w:val="-1"/>
                <w:sz w:val="20"/>
                <w:szCs w:val="20"/>
              </w:rPr>
              <w:t>ndu</w:t>
            </w:r>
            <w:r w:rsidRPr="003E53C3">
              <w:rPr>
                <w:rFonts w:ascii="Roboto Condensed" w:hAnsi="Roboto Condensed" w:cs="Times New Roman"/>
                <w:sz w:val="20"/>
                <w:szCs w:val="20"/>
              </w:rPr>
              <w:t>striels</w:t>
            </w:r>
            <w:r w:rsidRPr="003E53C3">
              <w:rPr>
                <w:rFonts w:ascii="Roboto Condensed" w:hAnsi="Roboto Condensed" w:cs="Times New Roman"/>
                <w:spacing w:val="1"/>
                <w:sz w:val="20"/>
                <w:szCs w:val="20"/>
              </w:rPr>
              <w:t xml:space="preserve"> </w:t>
            </w:r>
            <w:r w:rsidRPr="003E53C3">
              <w:rPr>
                <w:rFonts w:ascii="Roboto Condensed" w:hAnsi="Roboto Condensed" w:cs="Times New Roman"/>
                <w:sz w:val="20"/>
                <w:szCs w:val="20"/>
              </w:rPr>
              <w:t>+</w:t>
            </w:r>
            <w:r w:rsidRPr="003E53C3">
              <w:rPr>
                <w:rFonts w:ascii="Roboto Condensed" w:hAnsi="Roboto Condensed" w:cs="Times New Roman"/>
                <w:spacing w:val="-1"/>
                <w:sz w:val="20"/>
                <w:szCs w:val="20"/>
              </w:rPr>
              <w:t xml:space="preserve"> </w:t>
            </w:r>
            <w:r w:rsidRPr="003E53C3">
              <w:rPr>
                <w:rFonts w:ascii="Roboto Condensed" w:hAnsi="Roboto Condensed" w:cs="Times New Roman"/>
                <w:spacing w:val="1"/>
                <w:sz w:val="20"/>
                <w:szCs w:val="20"/>
              </w:rPr>
              <w:t>M</w:t>
            </w:r>
            <w:r w:rsidRPr="003E53C3">
              <w:rPr>
                <w:rFonts w:ascii="Roboto Condensed" w:hAnsi="Roboto Condensed" w:cs="Times New Roman"/>
                <w:sz w:val="20"/>
                <w:szCs w:val="20"/>
              </w:rPr>
              <w:t>iss</w:t>
            </w:r>
            <w:r w:rsidRPr="003E53C3">
              <w:rPr>
                <w:rFonts w:ascii="Roboto Condensed" w:hAnsi="Roboto Condensed" w:cs="Times New Roman"/>
                <w:spacing w:val="-3"/>
                <w:sz w:val="20"/>
                <w:szCs w:val="20"/>
              </w:rPr>
              <w:t>i</w:t>
            </w:r>
            <w:r w:rsidRPr="003E53C3">
              <w:rPr>
                <w:rFonts w:ascii="Roboto Condensed" w:hAnsi="Roboto Condensed" w:cs="Times New Roman"/>
                <w:spacing w:val="1"/>
                <w:sz w:val="20"/>
                <w:szCs w:val="20"/>
              </w:rPr>
              <w:t>o</w:t>
            </w:r>
            <w:r w:rsidRPr="003E53C3">
              <w:rPr>
                <w:rFonts w:ascii="Roboto Condensed" w:hAnsi="Roboto Condensed" w:cs="Times New Roman"/>
                <w:sz w:val="20"/>
                <w:szCs w:val="20"/>
              </w:rPr>
              <w:t>n</w:t>
            </w:r>
          </w:p>
        </w:tc>
      </w:tr>
      <w:tr w:rsidR="00005323" w:rsidRPr="003E53C3" w14:paraId="560C0EA5" w14:textId="77777777" w:rsidTr="006236C0">
        <w:trPr>
          <w:trHeight w:hRule="exact" w:val="3148"/>
        </w:trPr>
        <w:tc>
          <w:tcPr>
            <w:tcW w:w="2547" w:type="dxa"/>
            <w:gridSpan w:val="2"/>
            <w:shd w:val="clear" w:color="auto" w:fill="282D46"/>
            <w:vAlign w:val="center"/>
          </w:tcPr>
          <w:p w14:paraId="5F244953" w14:textId="77777777" w:rsidR="00005323" w:rsidRPr="00404B7F" w:rsidRDefault="00005323" w:rsidP="006236C0">
            <w:pPr>
              <w:spacing w:after="0" w:line="240" w:lineRule="auto"/>
              <w:ind w:left="96" w:right="-23"/>
              <w:rPr>
                <w:rFonts w:ascii="Roboto Condensed" w:hAnsi="Roboto Condensed" w:cs="Times New Roman"/>
                <w:b/>
                <w:color w:val="FFFFFF" w:themeColor="background1"/>
                <w:szCs w:val="20"/>
              </w:rPr>
            </w:pPr>
            <w:r w:rsidRPr="00404B7F">
              <w:rPr>
                <w:rFonts w:ascii="Roboto Condensed" w:hAnsi="Roboto Condensed" w:cs="Times New Roman"/>
                <w:b/>
                <w:bCs/>
                <w:color w:val="FFFFFF" w:themeColor="background1"/>
                <w:spacing w:val="1"/>
                <w:position w:val="1"/>
                <w:szCs w:val="20"/>
              </w:rPr>
              <w:lastRenderedPageBreak/>
              <w:t>C</w:t>
            </w:r>
            <w:r w:rsidRPr="00404B7F">
              <w:rPr>
                <w:rFonts w:ascii="Roboto Condensed" w:hAnsi="Roboto Condensed" w:cs="Times New Roman"/>
                <w:b/>
                <w:bCs/>
                <w:color w:val="FFFFFF" w:themeColor="background1"/>
                <w:spacing w:val="-1"/>
                <w:position w:val="1"/>
                <w:szCs w:val="20"/>
              </w:rPr>
              <w:t>on</w:t>
            </w:r>
            <w:r w:rsidRPr="00404B7F">
              <w:rPr>
                <w:rFonts w:ascii="Roboto Condensed" w:hAnsi="Roboto Condensed" w:cs="Times New Roman"/>
                <w:b/>
                <w:bCs/>
                <w:color w:val="FFFFFF" w:themeColor="background1"/>
                <w:position w:val="1"/>
                <w:szCs w:val="20"/>
              </w:rPr>
              <w:t>te</w:t>
            </w:r>
            <w:r w:rsidRPr="00404B7F">
              <w:rPr>
                <w:rFonts w:ascii="Roboto Condensed" w:hAnsi="Roboto Condensed" w:cs="Times New Roman"/>
                <w:b/>
                <w:bCs/>
                <w:color w:val="FFFFFF" w:themeColor="background1"/>
                <w:spacing w:val="-1"/>
                <w:position w:val="1"/>
                <w:szCs w:val="20"/>
              </w:rPr>
              <w:t>n</w:t>
            </w:r>
            <w:r w:rsidRPr="00404B7F">
              <w:rPr>
                <w:rFonts w:ascii="Roboto Condensed" w:hAnsi="Roboto Condensed" w:cs="Times New Roman"/>
                <w:b/>
                <w:bCs/>
                <w:color w:val="FFFFFF" w:themeColor="background1"/>
                <w:position w:val="1"/>
                <w:szCs w:val="20"/>
              </w:rPr>
              <w:t>u</w:t>
            </w:r>
          </w:p>
        </w:tc>
        <w:tc>
          <w:tcPr>
            <w:tcW w:w="6951" w:type="dxa"/>
            <w:gridSpan w:val="4"/>
            <w:shd w:val="clear" w:color="auto" w:fill="F1E5F7"/>
            <w:vAlign w:val="center"/>
          </w:tcPr>
          <w:p w14:paraId="0E1DED0A" w14:textId="77777777" w:rsidR="00005323" w:rsidRPr="003E53C3" w:rsidRDefault="00005323" w:rsidP="006236C0">
            <w:pPr>
              <w:spacing w:after="0" w:line="240" w:lineRule="auto"/>
              <w:ind w:left="368" w:right="227" w:hanging="283"/>
              <w:rPr>
                <w:rFonts w:ascii="Roboto Condensed" w:hAnsi="Roboto Condensed" w:cs="Times New Roman"/>
                <w:sz w:val="20"/>
                <w:szCs w:val="20"/>
              </w:rPr>
            </w:pPr>
            <w:r w:rsidRPr="003E53C3">
              <w:rPr>
                <w:rFonts w:ascii="Roboto Condensed" w:hAnsi="Roboto Condensed" w:cs="Times New Roman"/>
                <w:sz w:val="20"/>
                <w:szCs w:val="20"/>
              </w:rPr>
              <w:t>1. Le rôle ensemblier de l’ingénieur GSI</w:t>
            </w:r>
          </w:p>
          <w:p w14:paraId="2D1B6416" w14:textId="77777777" w:rsidR="00005323" w:rsidRPr="003E53C3" w:rsidRDefault="00005323" w:rsidP="00005323">
            <w:pPr>
              <w:pStyle w:val="Paragraphedeliste"/>
              <w:numPr>
                <w:ilvl w:val="0"/>
                <w:numId w:val="4"/>
              </w:numPr>
              <w:spacing w:after="0" w:line="240" w:lineRule="auto"/>
              <w:rPr>
                <w:rFonts w:ascii="Roboto Condensed" w:hAnsi="Roboto Condensed" w:cs="Times New Roman"/>
                <w:sz w:val="20"/>
                <w:szCs w:val="20"/>
              </w:rPr>
            </w:pPr>
            <w:r w:rsidRPr="003E53C3">
              <w:rPr>
                <w:rFonts w:ascii="Roboto Condensed" w:hAnsi="Roboto Condensed" w:cs="Times New Roman"/>
                <w:sz w:val="20"/>
                <w:szCs w:val="20"/>
              </w:rPr>
              <w:t>Les différentes échelles d’analyses.</w:t>
            </w:r>
          </w:p>
          <w:p w14:paraId="0EDB7676" w14:textId="77777777" w:rsidR="00005323" w:rsidRPr="00D9050F" w:rsidRDefault="00005323" w:rsidP="00005323">
            <w:pPr>
              <w:pStyle w:val="Paragraphedeliste"/>
              <w:numPr>
                <w:ilvl w:val="0"/>
                <w:numId w:val="4"/>
              </w:numPr>
              <w:spacing w:after="0" w:line="240" w:lineRule="auto"/>
              <w:rPr>
                <w:rFonts w:ascii="Roboto Condensed" w:hAnsi="Roboto Condensed" w:cs="Times New Roman"/>
                <w:sz w:val="20"/>
                <w:szCs w:val="20"/>
              </w:rPr>
            </w:pPr>
            <w:r w:rsidRPr="00D9050F">
              <w:rPr>
                <w:rFonts w:ascii="Roboto Condensed" w:hAnsi="Roboto Condensed" w:cs="Times New Roman"/>
                <w:sz w:val="20"/>
                <w:szCs w:val="20"/>
              </w:rPr>
              <w:t xml:space="preserve">La démarche Living </w:t>
            </w:r>
            <w:proofErr w:type="spellStart"/>
            <w:r w:rsidRPr="00D9050F">
              <w:rPr>
                <w:rFonts w:ascii="Roboto Condensed" w:hAnsi="Roboto Condensed" w:cs="Times New Roman"/>
                <w:sz w:val="20"/>
                <w:szCs w:val="20"/>
              </w:rPr>
              <w:t>Lab</w:t>
            </w:r>
            <w:proofErr w:type="spellEnd"/>
            <w:r w:rsidRPr="00D9050F">
              <w:rPr>
                <w:rFonts w:ascii="Roboto Condensed" w:hAnsi="Roboto Condensed" w:cs="Times New Roman"/>
                <w:sz w:val="20"/>
                <w:szCs w:val="20"/>
              </w:rPr>
              <w:t xml:space="preserve"> comme cadre d’intégration.</w:t>
            </w:r>
          </w:p>
          <w:p w14:paraId="145C57E0" w14:textId="77777777" w:rsidR="00005323" w:rsidRPr="00D9050F" w:rsidRDefault="00005323" w:rsidP="00005323">
            <w:pPr>
              <w:pStyle w:val="Paragraphedeliste"/>
              <w:numPr>
                <w:ilvl w:val="0"/>
                <w:numId w:val="4"/>
              </w:numPr>
              <w:spacing w:after="0" w:line="240" w:lineRule="auto"/>
              <w:rPr>
                <w:rFonts w:ascii="Roboto Condensed" w:hAnsi="Roboto Condensed" w:cs="Times New Roman"/>
                <w:sz w:val="20"/>
                <w:szCs w:val="20"/>
              </w:rPr>
            </w:pPr>
            <w:r w:rsidRPr="00D9050F">
              <w:rPr>
                <w:rFonts w:ascii="Roboto Condensed" w:hAnsi="Roboto Condensed" w:cs="Times New Roman"/>
                <w:sz w:val="20"/>
                <w:szCs w:val="20"/>
              </w:rPr>
              <w:t>Du processus de résolution au processus d’action.</w:t>
            </w:r>
          </w:p>
          <w:p w14:paraId="35A3D909" w14:textId="77777777" w:rsidR="00005323" w:rsidRPr="003E53C3" w:rsidRDefault="00005323" w:rsidP="00005323">
            <w:pPr>
              <w:widowControl w:val="0"/>
              <w:numPr>
                <w:ilvl w:val="0"/>
                <w:numId w:val="1"/>
              </w:numPr>
              <w:suppressAutoHyphens/>
              <w:spacing w:after="0" w:line="240" w:lineRule="auto"/>
              <w:ind w:left="368" w:hanging="510"/>
              <w:rPr>
                <w:rFonts w:ascii="Roboto Condensed" w:hAnsi="Roboto Condensed" w:cs="Times New Roman"/>
                <w:sz w:val="20"/>
                <w:szCs w:val="20"/>
              </w:rPr>
            </w:pPr>
          </w:p>
          <w:p w14:paraId="69C9EBA2" w14:textId="77777777" w:rsidR="00005323" w:rsidRPr="003E53C3" w:rsidRDefault="00005323" w:rsidP="006236C0">
            <w:pPr>
              <w:spacing w:after="0" w:line="240" w:lineRule="auto"/>
              <w:ind w:left="85"/>
              <w:rPr>
                <w:rFonts w:ascii="Roboto Condensed" w:hAnsi="Roboto Condensed" w:cs="Times New Roman"/>
                <w:sz w:val="20"/>
                <w:szCs w:val="20"/>
              </w:rPr>
            </w:pPr>
            <w:r w:rsidRPr="003E53C3">
              <w:rPr>
                <w:rFonts w:ascii="Roboto Condensed" w:hAnsi="Roboto Condensed" w:cs="Times New Roman"/>
                <w:sz w:val="20"/>
                <w:szCs w:val="20"/>
              </w:rPr>
              <w:t>2. Du questionnement au cadrage de l’action</w:t>
            </w:r>
          </w:p>
          <w:p w14:paraId="02619CFE" w14:textId="77777777" w:rsidR="00005323" w:rsidRPr="00D9050F" w:rsidRDefault="00005323" w:rsidP="00005323">
            <w:pPr>
              <w:pStyle w:val="Paragraphedeliste"/>
              <w:numPr>
                <w:ilvl w:val="0"/>
                <w:numId w:val="4"/>
              </w:numPr>
              <w:spacing w:after="0" w:line="240" w:lineRule="auto"/>
              <w:ind w:right="210"/>
              <w:rPr>
                <w:rFonts w:ascii="Roboto Condensed" w:hAnsi="Roboto Condensed" w:cs="Times New Roman"/>
                <w:sz w:val="20"/>
                <w:szCs w:val="20"/>
              </w:rPr>
            </w:pPr>
            <w:r w:rsidRPr="00D9050F">
              <w:rPr>
                <w:rFonts w:ascii="Roboto Condensed" w:hAnsi="Roboto Condensed" w:cs="Times New Roman"/>
                <w:sz w:val="20"/>
                <w:szCs w:val="20"/>
              </w:rPr>
              <w:t>La contextualisation du projet : milieux, acteurs/parties-prenantes, enjeux</w:t>
            </w:r>
          </w:p>
          <w:p w14:paraId="75D06867" w14:textId="77777777" w:rsidR="00005323" w:rsidRPr="00D9050F" w:rsidRDefault="00005323" w:rsidP="00005323">
            <w:pPr>
              <w:pStyle w:val="Paragraphedeliste"/>
              <w:numPr>
                <w:ilvl w:val="0"/>
                <w:numId w:val="4"/>
              </w:numPr>
              <w:spacing w:after="0" w:line="240" w:lineRule="auto"/>
              <w:ind w:right="210"/>
              <w:rPr>
                <w:rFonts w:ascii="Roboto Condensed" w:hAnsi="Roboto Condensed" w:cs="Times New Roman"/>
                <w:sz w:val="20"/>
                <w:szCs w:val="20"/>
              </w:rPr>
            </w:pPr>
            <w:r w:rsidRPr="00D9050F">
              <w:rPr>
                <w:rFonts w:ascii="Roboto Condensed" w:hAnsi="Roboto Condensed" w:cs="Times New Roman"/>
                <w:sz w:val="20"/>
                <w:szCs w:val="20"/>
              </w:rPr>
              <w:t>La recherche de données : types de données, modes de recueil, communication distribuée...</w:t>
            </w:r>
          </w:p>
          <w:p w14:paraId="57423719" w14:textId="77777777" w:rsidR="00005323" w:rsidRPr="00D9050F" w:rsidRDefault="00005323" w:rsidP="00005323">
            <w:pPr>
              <w:pStyle w:val="Paragraphedeliste"/>
              <w:numPr>
                <w:ilvl w:val="0"/>
                <w:numId w:val="4"/>
              </w:numPr>
              <w:spacing w:after="0" w:line="240" w:lineRule="auto"/>
              <w:ind w:right="210"/>
              <w:rPr>
                <w:rFonts w:ascii="Roboto Condensed" w:hAnsi="Roboto Condensed" w:cs="Times New Roman"/>
                <w:sz w:val="20"/>
                <w:szCs w:val="20"/>
              </w:rPr>
            </w:pPr>
            <w:r w:rsidRPr="00D9050F">
              <w:rPr>
                <w:rFonts w:ascii="Roboto Condensed" w:hAnsi="Roboto Condensed" w:cs="Times New Roman"/>
                <w:sz w:val="20"/>
                <w:szCs w:val="20"/>
              </w:rPr>
              <w:t>Le Cahier des Charges de Résolution : de la compréhension des enjeux et contraintes à l’identification des nœuds de complexité.</w:t>
            </w:r>
          </w:p>
          <w:p w14:paraId="2248986B" w14:textId="77777777" w:rsidR="00005323" w:rsidRPr="00D9050F" w:rsidRDefault="00005323" w:rsidP="00005323">
            <w:pPr>
              <w:pStyle w:val="Paragraphedeliste"/>
              <w:numPr>
                <w:ilvl w:val="0"/>
                <w:numId w:val="4"/>
              </w:numPr>
              <w:spacing w:after="0" w:line="240" w:lineRule="auto"/>
              <w:ind w:right="210"/>
              <w:rPr>
                <w:rFonts w:ascii="Roboto Condensed" w:hAnsi="Roboto Condensed" w:cs="Times New Roman"/>
                <w:sz w:val="20"/>
                <w:szCs w:val="20"/>
              </w:rPr>
            </w:pPr>
            <w:r w:rsidRPr="00D9050F">
              <w:rPr>
                <w:rFonts w:ascii="Roboto Condensed" w:hAnsi="Roboto Condensed" w:cs="Times New Roman"/>
                <w:sz w:val="20"/>
                <w:szCs w:val="20"/>
              </w:rPr>
              <w:t>Le cadrage collaboratif du processus projet.</w:t>
            </w:r>
          </w:p>
        </w:tc>
      </w:tr>
      <w:tr w:rsidR="00005323" w:rsidRPr="003E53C3" w14:paraId="724B8082" w14:textId="77777777" w:rsidTr="006236C0">
        <w:trPr>
          <w:trHeight w:hRule="exact" w:val="812"/>
        </w:trPr>
        <w:tc>
          <w:tcPr>
            <w:tcW w:w="2547" w:type="dxa"/>
            <w:gridSpan w:val="2"/>
            <w:shd w:val="clear" w:color="auto" w:fill="282D46"/>
            <w:vAlign w:val="center"/>
          </w:tcPr>
          <w:p w14:paraId="279ABE9D" w14:textId="77777777" w:rsidR="00005323" w:rsidRPr="00404B7F" w:rsidRDefault="00005323" w:rsidP="006236C0">
            <w:pPr>
              <w:spacing w:after="0" w:line="240" w:lineRule="auto"/>
              <w:ind w:left="97" w:right="-20"/>
              <w:rPr>
                <w:rFonts w:ascii="Roboto Condensed" w:hAnsi="Roboto Condensed" w:cs="Times New Roman"/>
                <w:b/>
                <w:color w:val="FFFFFF" w:themeColor="background1"/>
                <w:szCs w:val="20"/>
              </w:rPr>
            </w:pPr>
            <w:r w:rsidRPr="00404B7F">
              <w:rPr>
                <w:rFonts w:ascii="Roboto Condensed" w:hAnsi="Roboto Condensed" w:cs="Times New Roman"/>
                <w:b/>
                <w:bCs/>
                <w:color w:val="FFFFFF" w:themeColor="background1"/>
                <w:spacing w:val="-1"/>
                <w:position w:val="1"/>
                <w:szCs w:val="20"/>
              </w:rPr>
              <w:t>Moda</w:t>
            </w:r>
            <w:r w:rsidRPr="00404B7F">
              <w:rPr>
                <w:rFonts w:ascii="Roboto Condensed" w:hAnsi="Roboto Condensed" w:cs="Times New Roman"/>
                <w:b/>
                <w:bCs/>
                <w:color w:val="FFFFFF" w:themeColor="background1"/>
                <w:spacing w:val="1"/>
                <w:position w:val="1"/>
                <w:szCs w:val="20"/>
              </w:rPr>
              <w:t>li</w:t>
            </w:r>
            <w:r w:rsidRPr="00404B7F">
              <w:rPr>
                <w:rFonts w:ascii="Roboto Condensed" w:hAnsi="Roboto Condensed" w:cs="Times New Roman"/>
                <w:b/>
                <w:bCs/>
                <w:color w:val="FFFFFF" w:themeColor="background1"/>
                <w:position w:val="1"/>
                <w:szCs w:val="20"/>
              </w:rPr>
              <w:t xml:space="preserve">tés </w:t>
            </w:r>
            <w:r w:rsidRPr="00404B7F">
              <w:rPr>
                <w:rFonts w:ascii="Roboto Condensed" w:hAnsi="Roboto Condensed" w:cs="Times New Roman"/>
                <w:b/>
                <w:bCs/>
                <w:color w:val="FFFFFF" w:themeColor="background1"/>
                <w:spacing w:val="-1"/>
                <w:szCs w:val="20"/>
              </w:rPr>
              <w:t>d</w:t>
            </w:r>
            <w:r w:rsidRPr="00404B7F">
              <w:rPr>
                <w:rFonts w:ascii="Roboto Condensed" w:hAnsi="Roboto Condensed" w:cs="Times New Roman"/>
                <w:b/>
                <w:bCs/>
                <w:color w:val="FFFFFF" w:themeColor="background1"/>
                <w:szCs w:val="20"/>
              </w:rPr>
              <w:t>’e</w:t>
            </w:r>
            <w:r w:rsidRPr="00404B7F">
              <w:rPr>
                <w:rFonts w:ascii="Roboto Condensed" w:hAnsi="Roboto Condensed" w:cs="Times New Roman"/>
                <w:b/>
                <w:bCs/>
                <w:color w:val="FFFFFF" w:themeColor="background1"/>
                <w:spacing w:val="-1"/>
                <w:szCs w:val="20"/>
              </w:rPr>
              <w:t>n</w:t>
            </w:r>
            <w:r w:rsidRPr="00404B7F">
              <w:rPr>
                <w:rFonts w:ascii="Roboto Condensed" w:hAnsi="Roboto Condensed" w:cs="Times New Roman"/>
                <w:b/>
                <w:bCs/>
                <w:color w:val="FFFFFF" w:themeColor="background1"/>
                <w:szCs w:val="20"/>
              </w:rPr>
              <w:t>s</w:t>
            </w:r>
            <w:r w:rsidRPr="00404B7F">
              <w:rPr>
                <w:rFonts w:ascii="Roboto Condensed" w:hAnsi="Roboto Condensed" w:cs="Times New Roman"/>
                <w:b/>
                <w:bCs/>
                <w:color w:val="FFFFFF" w:themeColor="background1"/>
                <w:spacing w:val="-1"/>
                <w:szCs w:val="20"/>
              </w:rPr>
              <w:t>e</w:t>
            </w:r>
            <w:r w:rsidRPr="00404B7F">
              <w:rPr>
                <w:rFonts w:ascii="Roboto Condensed" w:hAnsi="Roboto Condensed" w:cs="Times New Roman"/>
                <w:b/>
                <w:bCs/>
                <w:color w:val="FFFFFF" w:themeColor="background1"/>
                <w:spacing w:val="1"/>
                <w:szCs w:val="20"/>
              </w:rPr>
              <w:t>ig</w:t>
            </w:r>
            <w:r w:rsidRPr="00404B7F">
              <w:rPr>
                <w:rFonts w:ascii="Roboto Condensed" w:hAnsi="Roboto Condensed" w:cs="Times New Roman"/>
                <w:b/>
                <w:bCs/>
                <w:color w:val="FFFFFF" w:themeColor="background1"/>
                <w:spacing w:val="-1"/>
                <w:szCs w:val="20"/>
              </w:rPr>
              <w:t>ne</w:t>
            </w:r>
            <w:r w:rsidRPr="00404B7F">
              <w:rPr>
                <w:rFonts w:ascii="Roboto Condensed" w:hAnsi="Roboto Condensed" w:cs="Times New Roman"/>
                <w:b/>
                <w:bCs/>
                <w:color w:val="FFFFFF" w:themeColor="background1"/>
                <w:szCs w:val="20"/>
              </w:rPr>
              <w:t>me</w:t>
            </w:r>
            <w:r w:rsidRPr="00404B7F">
              <w:rPr>
                <w:rFonts w:ascii="Roboto Condensed" w:hAnsi="Roboto Condensed" w:cs="Times New Roman"/>
                <w:b/>
                <w:bCs/>
                <w:color w:val="FFFFFF" w:themeColor="background1"/>
                <w:spacing w:val="-1"/>
                <w:szCs w:val="20"/>
              </w:rPr>
              <w:t>n</w:t>
            </w:r>
            <w:r w:rsidRPr="00404B7F">
              <w:rPr>
                <w:rFonts w:ascii="Roboto Condensed" w:hAnsi="Roboto Condensed" w:cs="Times New Roman"/>
                <w:b/>
                <w:bCs/>
                <w:color w:val="FFFFFF" w:themeColor="background1"/>
                <w:szCs w:val="20"/>
              </w:rPr>
              <w:t>t</w:t>
            </w:r>
          </w:p>
        </w:tc>
        <w:tc>
          <w:tcPr>
            <w:tcW w:w="6951" w:type="dxa"/>
            <w:gridSpan w:val="4"/>
            <w:shd w:val="clear" w:color="auto" w:fill="F1E5F7"/>
          </w:tcPr>
          <w:p w14:paraId="768F4B5F" w14:textId="77777777" w:rsidR="00005323" w:rsidRPr="003E53C3" w:rsidRDefault="00005323" w:rsidP="006236C0">
            <w:pPr>
              <w:spacing w:after="0" w:line="240" w:lineRule="auto"/>
              <w:ind w:left="85"/>
              <w:rPr>
                <w:rFonts w:ascii="Roboto Condensed" w:hAnsi="Roboto Condensed" w:cs="Times New Roman"/>
                <w:sz w:val="20"/>
                <w:szCs w:val="20"/>
              </w:rPr>
            </w:pPr>
            <w:r w:rsidRPr="003E53C3">
              <w:rPr>
                <w:rFonts w:ascii="Roboto Condensed" w:hAnsi="Roboto Condensed" w:cs="Times New Roman"/>
                <w:sz w:val="20"/>
                <w:szCs w:val="20"/>
              </w:rPr>
              <w:t>Pédagogie expérientielle consistant à travailler, par groupe, sur un cas concret de projet d’innovation. Des apports théoriques ainsi qu’un accompagnement méthodologique et managérial des groupes jalonnent le travail à des fins réflexives.</w:t>
            </w:r>
          </w:p>
        </w:tc>
      </w:tr>
      <w:tr w:rsidR="00005323" w:rsidRPr="003E53C3" w14:paraId="62E381CF" w14:textId="77777777" w:rsidTr="00713078">
        <w:trPr>
          <w:trHeight w:hRule="exact" w:val="891"/>
        </w:trPr>
        <w:tc>
          <w:tcPr>
            <w:tcW w:w="2547" w:type="dxa"/>
            <w:gridSpan w:val="2"/>
            <w:shd w:val="clear" w:color="auto" w:fill="282D46"/>
            <w:vAlign w:val="center"/>
          </w:tcPr>
          <w:p w14:paraId="558DE4F3" w14:textId="77777777" w:rsidR="00005323" w:rsidRPr="00404B7F" w:rsidRDefault="00005323" w:rsidP="006236C0">
            <w:pPr>
              <w:spacing w:after="0" w:line="240" w:lineRule="auto"/>
              <w:ind w:left="97" w:right="-20"/>
              <w:rPr>
                <w:rFonts w:ascii="Roboto Condensed" w:hAnsi="Roboto Condensed" w:cs="Times New Roman"/>
                <w:b/>
                <w:color w:val="FFFFFF" w:themeColor="background1"/>
                <w:szCs w:val="20"/>
              </w:rPr>
            </w:pPr>
            <w:r w:rsidRPr="00404B7F">
              <w:rPr>
                <w:rFonts w:ascii="Roboto Condensed" w:hAnsi="Roboto Condensed" w:cs="Times New Roman"/>
                <w:b/>
                <w:bCs/>
                <w:color w:val="FFFFFF" w:themeColor="background1"/>
                <w:spacing w:val="-1"/>
                <w:position w:val="1"/>
                <w:szCs w:val="20"/>
              </w:rPr>
              <w:t>Moda</w:t>
            </w:r>
            <w:r w:rsidRPr="00404B7F">
              <w:rPr>
                <w:rFonts w:ascii="Roboto Condensed" w:hAnsi="Roboto Condensed" w:cs="Times New Roman"/>
                <w:b/>
                <w:bCs/>
                <w:color w:val="FFFFFF" w:themeColor="background1"/>
                <w:spacing w:val="1"/>
                <w:position w:val="1"/>
                <w:szCs w:val="20"/>
              </w:rPr>
              <w:t>li</w:t>
            </w:r>
            <w:r w:rsidRPr="00404B7F">
              <w:rPr>
                <w:rFonts w:ascii="Roboto Condensed" w:hAnsi="Roboto Condensed" w:cs="Times New Roman"/>
                <w:b/>
                <w:bCs/>
                <w:color w:val="FFFFFF" w:themeColor="background1"/>
                <w:position w:val="1"/>
                <w:szCs w:val="20"/>
              </w:rPr>
              <w:t>tés</w:t>
            </w:r>
            <w:r w:rsidRPr="00404B7F">
              <w:rPr>
                <w:rFonts w:ascii="Roboto Condensed" w:hAnsi="Roboto Condensed" w:cs="Times New Roman"/>
                <w:b/>
                <w:bCs/>
                <w:color w:val="FFFFFF" w:themeColor="background1"/>
                <w:spacing w:val="1"/>
                <w:position w:val="1"/>
                <w:szCs w:val="20"/>
              </w:rPr>
              <w:t xml:space="preserve"> </w:t>
            </w:r>
            <w:r w:rsidRPr="00404B7F">
              <w:rPr>
                <w:rFonts w:ascii="Roboto Condensed" w:hAnsi="Roboto Condensed" w:cs="Times New Roman"/>
                <w:b/>
                <w:bCs/>
                <w:color w:val="FFFFFF" w:themeColor="background1"/>
                <w:spacing w:val="-1"/>
                <w:position w:val="1"/>
                <w:szCs w:val="20"/>
              </w:rPr>
              <w:t>d</w:t>
            </w:r>
            <w:r w:rsidRPr="00404B7F">
              <w:rPr>
                <w:rFonts w:ascii="Roboto Condensed" w:hAnsi="Roboto Condensed" w:cs="Times New Roman"/>
                <w:b/>
                <w:bCs/>
                <w:color w:val="FFFFFF" w:themeColor="background1"/>
                <w:position w:val="1"/>
                <w:szCs w:val="20"/>
              </w:rPr>
              <w:t>’</w:t>
            </w:r>
            <w:r w:rsidRPr="00404B7F">
              <w:rPr>
                <w:rFonts w:ascii="Roboto Condensed" w:hAnsi="Roboto Condensed" w:cs="Times New Roman"/>
                <w:b/>
                <w:bCs/>
                <w:color w:val="FFFFFF" w:themeColor="background1"/>
                <w:spacing w:val="-2"/>
                <w:position w:val="1"/>
                <w:szCs w:val="20"/>
              </w:rPr>
              <w:t>é</w:t>
            </w:r>
            <w:r w:rsidRPr="00404B7F">
              <w:rPr>
                <w:rFonts w:ascii="Roboto Condensed" w:hAnsi="Roboto Condensed" w:cs="Times New Roman"/>
                <w:b/>
                <w:bCs/>
                <w:color w:val="FFFFFF" w:themeColor="background1"/>
                <w:spacing w:val="1"/>
                <w:position w:val="1"/>
                <w:szCs w:val="20"/>
              </w:rPr>
              <w:t>v</w:t>
            </w:r>
            <w:r w:rsidRPr="00404B7F">
              <w:rPr>
                <w:rFonts w:ascii="Roboto Condensed" w:hAnsi="Roboto Condensed" w:cs="Times New Roman"/>
                <w:b/>
                <w:bCs/>
                <w:color w:val="FFFFFF" w:themeColor="background1"/>
                <w:spacing w:val="-1"/>
                <w:position w:val="1"/>
                <w:szCs w:val="20"/>
              </w:rPr>
              <w:t>a</w:t>
            </w:r>
            <w:r w:rsidRPr="00404B7F">
              <w:rPr>
                <w:rFonts w:ascii="Roboto Condensed" w:hAnsi="Roboto Condensed" w:cs="Times New Roman"/>
                <w:b/>
                <w:bCs/>
                <w:color w:val="FFFFFF" w:themeColor="background1"/>
                <w:spacing w:val="1"/>
                <w:position w:val="1"/>
                <w:szCs w:val="20"/>
              </w:rPr>
              <w:t>l</w:t>
            </w:r>
            <w:r w:rsidRPr="00404B7F">
              <w:rPr>
                <w:rFonts w:ascii="Roboto Condensed" w:hAnsi="Roboto Condensed" w:cs="Times New Roman"/>
                <w:b/>
                <w:bCs/>
                <w:color w:val="FFFFFF" w:themeColor="background1"/>
                <w:spacing w:val="-1"/>
                <w:position w:val="1"/>
                <w:szCs w:val="20"/>
              </w:rPr>
              <w:t>ua</w:t>
            </w:r>
            <w:r w:rsidRPr="00404B7F">
              <w:rPr>
                <w:rFonts w:ascii="Roboto Condensed" w:hAnsi="Roboto Condensed" w:cs="Times New Roman"/>
                <w:b/>
                <w:bCs/>
                <w:color w:val="FFFFFF" w:themeColor="background1"/>
                <w:position w:val="1"/>
                <w:szCs w:val="20"/>
              </w:rPr>
              <w:t>t</w:t>
            </w:r>
            <w:r w:rsidRPr="00404B7F">
              <w:rPr>
                <w:rFonts w:ascii="Roboto Condensed" w:hAnsi="Roboto Condensed" w:cs="Times New Roman"/>
                <w:b/>
                <w:bCs/>
                <w:color w:val="FFFFFF" w:themeColor="background1"/>
                <w:spacing w:val="1"/>
                <w:position w:val="1"/>
                <w:szCs w:val="20"/>
              </w:rPr>
              <w:t>i</w:t>
            </w:r>
            <w:r w:rsidRPr="00404B7F">
              <w:rPr>
                <w:rFonts w:ascii="Roboto Condensed" w:hAnsi="Roboto Condensed" w:cs="Times New Roman"/>
                <w:b/>
                <w:bCs/>
                <w:color w:val="FFFFFF" w:themeColor="background1"/>
                <w:spacing w:val="-1"/>
                <w:position w:val="1"/>
                <w:szCs w:val="20"/>
              </w:rPr>
              <w:t>o</w:t>
            </w:r>
            <w:r w:rsidRPr="00404B7F">
              <w:rPr>
                <w:rFonts w:ascii="Roboto Condensed" w:hAnsi="Roboto Condensed" w:cs="Times New Roman"/>
                <w:b/>
                <w:bCs/>
                <w:color w:val="FFFFFF" w:themeColor="background1"/>
                <w:position w:val="1"/>
                <w:szCs w:val="20"/>
              </w:rPr>
              <w:t xml:space="preserve">n </w:t>
            </w:r>
            <w:r w:rsidRPr="00404B7F">
              <w:rPr>
                <w:rFonts w:ascii="Roboto Condensed" w:hAnsi="Roboto Condensed" w:cs="Times New Roman"/>
                <w:b/>
                <w:bCs/>
                <w:color w:val="FFFFFF" w:themeColor="background1"/>
                <w:spacing w:val="-1"/>
                <w:szCs w:val="20"/>
              </w:rPr>
              <w:t>de</w:t>
            </w:r>
            <w:r w:rsidRPr="00404B7F">
              <w:rPr>
                <w:rFonts w:ascii="Roboto Condensed" w:hAnsi="Roboto Condensed" w:cs="Times New Roman"/>
                <w:b/>
                <w:bCs/>
                <w:color w:val="FFFFFF" w:themeColor="background1"/>
                <w:szCs w:val="20"/>
              </w:rPr>
              <w:t>s</w:t>
            </w:r>
            <w:r w:rsidRPr="00404B7F">
              <w:rPr>
                <w:rFonts w:ascii="Roboto Condensed" w:hAnsi="Roboto Condensed" w:cs="Times New Roman"/>
                <w:b/>
                <w:bCs/>
                <w:color w:val="FFFFFF" w:themeColor="background1"/>
                <w:spacing w:val="1"/>
                <w:szCs w:val="20"/>
              </w:rPr>
              <w:t xml:space="preserve"> </w:t>
            </w:r>
            <w:r w:rsidRPr="00404B7F">
              <w:rPr>
                <w:rFonts w:ascii="Roboto Condensed" w:hAnsi="Roboto Condensed" w:cs="Times New Roman"/>
                <w:b/>
                <w:bCs/>
                <w:color w:val="FFFFFF" w:themeColor="background1"/>
                <w:szCs w:val="20"/>
              </w:rPr>
              <w:t>ac</w:t>
            </w:r>
            <w:r w:rsidRPr="00404B7F">
              <w:rPr>
                <w:rFonts w:ascii="Roboto Condensed" w:hAnsi="Roboto Condensed" w:cs="Times New Roman"/>
                <w:b/>
                <w:bCs/>
                <w:color w:val="FFFFFF" w:themeColor="background1"/>
                <w:spacing w:val="-1"/>
                <w:szCs w:val="20"/>
              </w:rPr>
              <w:t>qu</w:t>
            </w:r>
            <w:r w:rsidRPr="00404B7F">
              <w:rPr>
                <w:rFonts w:ascii="Roboto Condensed" w:hAnsi="Roboto Condensed" w:cs="Times New Roman"/>
                <w:b/>
                <w:bCs/>
                <w:color w:val="FFFFFF" w:themeColor="background1"/>
                <w:spacing w:val="1"/>
                <w:szCs w:val="20"/>
              </w:rPr>
              <w:t>i</w:t>
            </w:r>
            <w:r w:rsidRPr="00404B7F">
              <w:rPr>
                <w:rFonts w:ascii="Roboto Condensed" w:hAnsi="Roboto Condensed" w:cs="Times New Roman"/>
                <w:b/>
                <w:bCs/>
                <w:color w:val="FFFFFF" w:themeColor="background1"/>
                <w:szCs w:val="20"/>
              </w:rPr>
              <w:t xml:space="preserve">s </w:t>
            </w:r>
            <w:r w:rsidRPr="00404B7F">
              <w:rPr>
                <w:rFonts w:ascii="Roboto Condensed" w:hAnsi="Roboto Condensed" w:cs="Times New Roman"/>
                <w:b/>
                <w:bCs/>
                <w:color w:val="FFFFFF" w:themeColor="background1"/>
                <w:spacing w:val="-1"/>
                <w:szCs w:val="20"/>
              </w:rPr>
              <w:t>d</w:t>
            </w:r>
            <w:r w:rsidRPr="00404B7F">
              <w:rPr>
                <w:rFonts w:ascii="Roboto Condensed" w:hAnsi="Roboto Condensed" w:cs="Times New Roman"/>
                <w:b/>
                <w:bCs/>
                <w:color w:val="FFFFFF" w:themeColor="background1"/>
                <w:szCs w:val="20"/>
              </w:rPr>
              <w:t>’a</w:t>
            </w:r>
            <w:r w:rsidRPr="00404B7F">
              <w:rPr>
                <w:rFonts w:ascii="Roboto Condensed" w:hAnsi="Roboto Condensed" w:cs="Times New Roman"/>
                <w:b/>
                <w:bCs/>
                <w:color w:val="FFFFFF" w:themeColor="background1"/>
                <w:spacing w:val="-1"/>
                <w:szCs w:val="20"/>
              </w:rPr>
              <w:t>pp</w:t>
            </w:r>
            <w:r w:rsidRPr="00404B7F">
              <w:rPr>
                <w:rFonts w:ascii="Roboto Condensed" w:hAnsi="Roboto Condensed" w:cs="Times New Roman"/>
                <w:b/>
                <w:bCs/>
                <w:color w:val="FFFFFF" w:themeColor="background1"/>
                <w:spacing w:val="1"/>
                <w:szCs w:val="20"/>
              </w:rPr>
              <w:t>r</w:t>
            </w:r>
            <w:r w:rsidRPr="00404B7F">
              <w:rPr>
                <w:rFonts w:ascii="Roboto Condensed" w:hAnsi="Roboto Condensed" w:cs="Times New Roman"/>
                <w:b/>
                <w:bCs/>
                <w:color w:val="FFFFFF" w:themeColor="background1"/>
                <w:spacing w:val="-1"/>
                <w:szCs w:val="20"/>
              </w:rPr>
              <w:t>en</w:t>
            </w:r>
            <w:r w:rsidRPr="00404B7F">
              <w:rPr>
                <w:rFonts w:ascii="Roboto Condensed" w:hAnsi="Roboto Condensed" w:cs="Times New Roman"/>
                <w:b/>
                <w:bCs/>
                <w:color w:val="FFFFFF" w:themeColor="background1"/>
                <w:szCs w:val="20"/>
              </w:rPr>
              <w:t>t</w:t>
            </w:r>
            <w:r w:rsidRPr="00404B7F">
              <w:rPr>
                <w:rFonts w:ascii="Roboto Condensed" w:hAnsi="Roboto Condensed" w:cs="Times New Roman"/>
                <w:b/>
                <w:bCs/>
                <w:color w:val="FFFFFF" w:themeColor="background1"/>
                <w:spacing w:val="1"/>
                <w:szCs w:val="20"/>
              </w:rPr>
              <w:t>i</w:t>
            </w:r>
            <w:r w:rsidRPr="00404B7F">
              <w:rPr>
                <w:rFonts w:ascii="Roboto Condensed" w:hAnsi="Roboto Condensed" w:cs="Times New Roman"/>
                <w:b/>
                <w:bCs/>
                <w:color w:val="FFFFFF" w:themeColor="background1"/>
                <w:szCs w:val="20"/>
              </w:rPr>
              <w:t>ss</w:t>
            </w:r>
            <w:r w:rsidRPr="00404B7F">
              <w:rPr>
                <w:rFonts w:ascii="Roboto Condensed" w:hAnsi="Roboto Condensed" w:cs="Times New Roman"/>
                <w:b/>
                <w:bCs/>
                <w:color w:val="FFFFFF" w:themeColor="background1"/>
                <w:spacing w:val="-1"/>
                <w:szCs w:val="20"/>
              </w:rPr>
              <w:t>a</w:t>
            </w:r>
            <w:r w:rsidRPr="00404B7F">
              <w:rPr>
                <w:rFonts w:ascii="Roboto Condensed" w:hAnsi="Roboto Condensed" w:cs="Times New Roman"/>
                <w:b/>
                <w:bCs/>
                <w:color w:val="FFFFFF" w:themeColor="background1"/>
                <w:spacing w:val="1"/>
                <w:szCs w:val="20"/>
              </w:rPr>
              <w:t>g</w:t>
            </w:r>
            <w:r w:rsidRPr="00404B7F">
              <w:rPr>
                <w:rFonts w:ascii="Roboto Condensed" w:hAnsi="Roboto Condensed" w:cs="Times New Roman"/>
                <w:b/>
                <w:bCs/>
                <w:color w:val="FFFFFF" w:themeColor="background1"/>
                <w:szCs w:val="20"/>
              </w:rPr>
              <w:t>e</w:t>
            </w:r>
          </w:p>
        </w:tc>
        <w:tc>
          <w:tcPr>
            <w:tcW w:w="6951" w:type="dxa"/>
            <w:gridSpan w:val="4"/>
            <w:shd w:val="clear" w:color="auto" w:fill="F1E5F7"/>
            <w:vAlign w:val="center"/>
          </w:tcPr>
          <w:p w14:paraId="3F952381" w14:textId="77777777" w:rsidR="00005323" w:rsidRPr="003E53C3" w:rsidRDefault="00005323" w:rsidP="00713078">
            <w:pPr>
              <w:spacing w:after="0" w:line="240" w:lineRule="auto"/>
              <w:ind w:left="85"/>
              <w:rPr>
                <w:rFonts w:ascii="Roboto Condensed" w:hAnsi="Roboto Condensed" w:cs="Times New Roman"/>
                <w:sz w:val="20"/>
                <w:szCs w:val="20"/>
              </w:rPr>
            </w:pPr>
            <w:r w:rsidRPr="003E53C3">
              <w:rPr>
                <w:rFonts w:ascii="Roboto Condensed" w:hAnsi="Roboto Condensed" w:cs="Times New Roman"/>
                <w:sz w:val="20"/>
                <w:szCs w:val="20"/>
              </w:rPr>
              <w:t>Revues de projet (collectives et individuelles)</w:t>
            </w:r>
          </w:p>
          <w:p w14:paraId="577FF4E9" w14:textId="77777777" w:rsidR="00005323" w:rsidRPr="003E53C3" w:rsidRDefault="00005323" w:rsidP="00713078">
            <w:pPr>
              <w:spacing w:after="0" w:line="240" w:lineRule="auto"/>
              <w:ind w:left="85"/>
              <w:rPr>
                <w:rFonts w:ascii="Roboto Condensed" w:hAnsi="Roboto Condensed" w:cs="Times New Roman"/>
                <w:sz w:val="20"/>
                <w:szCs w:val="20"/>
              </w:rPr>
            </w:pPr>
            <w:r w:rsidRPr="003E53C3">
              <w:rPr>
                <w:rFonts w:ascii="Roboto Condensed" w:hAnsi="Roboto Condensed" w:cs="Times New Roman"/>
                <w:sz w:val="20"/>
                <w:szCs w:val="20"/>
              </w:rPr>
              <w:t>Soutenance</w:t>
            </w:r>
          </w:p>
        </w:tc>
      </w:tr>
      <w:tr w:rsidR="00005323" w:rsidRPr="003E53C3" w14:paraId="01EB162F" w14:textId="77777777" w:rsidTr="006236C0">
        <w:trPr>
          <w:trHeight w:hRule="exact" w:val="887"/>
        </w:trPr>
        <w:tc>
          <w:tcPr>
            <w:tcW w:w="2547" w:type="dxa"/>
            <w:gridSpan w:val="2"/>
            <w:shd w:val="clear" w:color="auto" w:fill="282D46"/>
            <w:vAlign w:val="center"/>
          </w:tcPr>
          <w:p w14:paraId="4CF7C302" w14:textId="77777777" w:rsidR="00005323" w:rsidRPr="00404B7F" w:rsidRDefault="00005323" w:rsidP="006236C0">
            <w:pPr>
              <w:spacing w:after="0" w:line="240" w:lineRule="auto"/>
              <w:ind w:left="97" w:right="-20"/>
              <w:rPr>
                <w:rFonts w:ascii="Roboto Condensed" w:hAnsi="Roboto Condensed" w:cs="Times New Roman"/>
                <w:b/>
                <w:color w:val="FFFFFF" w:themeColor="background1"/>
                <w:szCs w:val="20"/>
              </w:rPr>
            </w:pPr>
            <w:r w:rsidRPr="00404B7F">
              <w:rPr>
                <w:rFonts w:ascii="Roboto Condensed" w:hAnsi="Roboto Condensed" w:cs="Times New Roman"/>
                <w:b/>
                <w:bCs/>
                <w:color w:val="FFFFFF" w:themeColor="background1"/>
                <w:position w:val="1"/>
                <w:szCs w:val="20"/>
              </w:rPr>
              <w:t>Res</w:t>
            </w:r>
            <w:r w:rsidRPr="00404B7F">
              <w:rPr>
                <w:rFonts w:ascii="Roboto Condensed" w:hAnsi="Roboto Condensed" w:cs="Times New Roman"/>
                <w:b/>
                <w:bCs/>
                <w:color w:val="FFFFFF" w:themeColor="background1"/>
                <w:spacing w:val="1"/>
                <w:position w:val="1"/>
                <w:szCs w:val="20"/>
              </w:rPr>
              <w:t>s</w:t>
            </w:r>
            <w:r w:rsidRPr="00404B7F">
              <w:rPr>
                <w:rFonts w:ascii="Roboto Condensed" w:hAnsi="Roboto Condensed" w:cs="Times New Roman"/>
                <w:b/>
                <w:bCs/>
                <w:color w:val="FFFFFF" w:themeColor="background1"/>
                <w:spacing w:val="-1"/>
                <w:position w:val="1"/>
                <w:szCs w:val="20"/>
              </w:rPr>
              <w:t>ou</w:t>
            </w:r>
            <w:r w:rsidRPr="00404B7F">
              <w:rPr>
                <w:rFonts w:ascii="Roboto Condensed" w:hAnsi="Roboto Condensed" w:cs="Times New Roman"/>
                <w:b/>
                <w:bCs/>
                <w:color w:val="FFFFFF" w:themeColor="background1"/>
                <w:spacing w:val="-2"/>
                <w:position w:val="1"/>
                <w:szCs w:val="20"/>
              </w:rPr>
              <w:t>r</w:t>
            </w:r>
            <w:r w:rsidRPr="00404B7F">
              <w:rPr>
                <w:rFonts w:ascii="Roboto Condensed" w:hAnsi="Roboto Condensed" w:cs="Times New Roman"/>
                <w:b/>
                <w:bCs/>
                <w:color w:val="FFFFFF" w:themeColor="background1"/>
                <w:spacing w:val="1"/>
                <w:position w:val="1"/>
                <w:szCs w:val="20"/>
              </w:rPr>
              <w:t>c</w:t>
            </w:r>
            <w:r w:rsidRPr="00404B7F">
              <w:rPr>
                <w:rFonts w:ascii="Roboto Condensed" w:hAnsi="Roboto Condensed" w:cs="Times New Roman"/>
                <w:b/>
                <w:bCs/>
                <w:color w:val="FFFFFF" w:themeColor="background1"/>
                <w:spacing w:val="-1"/>
                <w:position w:val="1"/>
                <w:szCs w:val="20"/>
              </w:rPr>
              <w:t>e</w:t>
            </w:r>
            <w:r w:rsidRPr="00404B7F">
              <w:rPr>
                <w:rFonts w:ascii="Roboto Condensed" w:hAnsi="Roboto Condensed" w:cs="Times New Roman"/>
                <w:b/>
                <w:bCs/>
                <w:color w:val="FFFFFF" w:themeColor="background1"/>
                <w:position w:val="1"/>
                <w:szCs w:val="20"/>
              </w:rPr>
              <w:t>s</w:t>
            </w:r>
            <w:r w:rsidRPr="00404B7F">
              <w:rPr>
                <w:rFonts w:ascii="Roboto Condensed" w:hAnsi="Roboto Condensed" w:cs="Times New Roman"/>
                <w:b/>
                <w:bCs/>
                <w:color w:val="FFFFFF" w:themeColor="background1"/>
                <w:spacing w:val="1"/>
                <w:position w:val="1"/>
                <w:szCs w:val="20"/>
              </w:rPr>
              <w:t xml:space="preserve"> </w:t>
            </w:r>
            <w:r w:rsidRPr="00404B7F">
              <w:rPr>
                <w:rFonts w:ascii="Roboto Condensed" w:hAnsi="Roboto Condensed" w:cs="Times New Roman"/>
                <w:b/>
                <w:bCs/>
                <w:color w:val="FFFFFF" w:themeColor="background1"/>
                <w:position w:val="1"/>
                <w:szCs w:val="20"/>
              </w:rPr>
              <w:t>–</w:t>
            </w:r>
            <w:r w:rsidRPr="00404B7F">
              <w:rPr>
                <w:rFonts w:ascii="Roboto Condensed" w:hAnsi="Roboto Condensed" w:cs="Times New Roman"/>
                <w:b/>
                <w:bCs/>
                <w:color w:val="FFFFFF" w:themeColor="background1"/>
                <w:spacing w:val="-2"/>
                <w:position w:val="1"/>
                <w:szCs w:val="20"/>
              </w:rPr>
              <w:t xml:space="preserve"> </w:t>
            </w:r>
            <w:r w:rsidRPr="00404B7F">
              <w:rPr>
                <w:rFonts w:ascii="Roboto Condensed" w:hAnsi="Roboto Condensed" w:cs="Times New Roman"/>
                <w:b/>
                <w:bCs/>
                <w:color w:val="FFFFFF" w:themeColor="background1"/>
                <w:spacing w:val="1"/>
                <w:position w:val="1"/>
                <w:szCs w:val="20"/>
              </w:rPr>
              <w:t>r</w:t>
            </w:r>
            <w:r w:rsidRPr="00404B7F">
              <w:rPr>
                <w:rFonts w:ascii="Roboto Condensed" w:hAnsi="Roboto Condensed" w:cs="Times New Roman"/>
                <w:b/>
                <w:bCs/>
                <w:color w:val="FFFFFF" w:themeColor="background1"/>
                <w:spacing w:val="-1"/>
                <w:position w:val="1"/>
                <w:szCs w:val="20"/>
              </w:rPr>
              <w:t>é</w:t>
            </w:r>
            <w:r w:rsidRPr="00404B7F">
              <w:rPr>
                <w:rFonts w:ascii="Roboto Condensed" w:hAnsi="Roboto Condensed" w:cs="Times New Roman"/>
                <w:b/>
                <w:bCs/>
                <w:color w:val="FFFFFF" w:themeColor="background1"/>
                <w:position w:val="1"/>
                <w:szCs w:val="20"/>
              </w:rPr>
              <w:t>f</w:t>
            </w:r>
            <w:r w:rsidRPr="00404B7F">
              <w:rPr>
                <w:rFonts w:ascii="Roboto Condensed" w:hAnsi="Roboto Condensed" w:cs="Times New Roman"/>
                <w:b/>
                <w:bCs/>
                <w:color w:val="FFFFFF" w:themeColor="background1"/>
                <w:spacing w:val="-1"/>
                <w:position w:val="1"/>
                <w:szCs w:val="20"/>
              </w:rPr>
              <w:t>é</w:t>
            </w:r>
            <w:r w:rsidRPr="00404B7F">
              <w:rPr>
                <w:rFonts w:ascii="Roboto Condensed" w:hAnsi="Roboto Condensed" w:cs="Times New Roman"/>
                <w:b/>
                <w:bCs/>
                <w:color w:val="FFFFFF" w:themeColor="background1"/>
                <w:spacing w:val="1"/>
                <w:position w:val="1"/>
                <w:szCs w:val="20"/>
              </w:rPr>
              <w:t>r</w:t>
            </w:r>
            <w:r w:rsidRPr="00404B7F">
              <w:rPr>
                <w:rFonts w:ascii="Roboto Condensed" w:hAnsi="Roboto Condensed" w:cs="Times New Roman"/>
                <w:b/>
                <w:bCs/>
                <w:color w:val="FFFFFF" w:themeColor="background1"/>
                <w:spacing w:val="-1"/>
                <w:position w:val="1"/>
                <w:szCs w:val="20"/>
              </w:rPr>
              <w:t>en</w:t>
            </w:r>
            <w:r w:rsidRPr="00404B7F">
              <w:rPr>
                <w:rFonts w:ascii="Roboto Condensed" w:hAnsi="Roboto Condensed" w:cs="Times New Roman"/>
                <w:b/>
                <w:bCs/>
                <w:color w:val="FFFFFF" w:themeColor="background1"/>
                <w:spacing w:val="1"/>
                <w:position w:val="1"/>
                <w:szCs w:val="20"/>
              </w:rPr>
              <w:t>c</w:t>
            </w:r>
            <w:r w:rsidRPr="00404B7F">
              <w:rPr>
                <w:rFonts w:ascii="Roboto Condensed" w:hAnsi="Roboto Condensed" w:cs="Times New Roman"/>
                <w:b/>
                <w:bCs/>
                <w:color w:val="FFFFFF" w:themeColor="background1"/>
                <w:spacing w:val="-3"/>
                <w:position w:val="1"/>
                <w:szCs w:val="20"/>
              </w:rPr>
              <w:t>e</w:t>
            </w:r>
            <w:r w:rsidRPr="00404B7F">
              <w:rPr>
                <w:rFonts w:ascii="Roboto Condensed" w:hAnsi="Roboto Condensed" w:cs="Times New Roman"/>
                <w:b/>
                <w:bCs/>
                <w:color w:val="FFFFFF" w:themeColor="background1"/>
                <w:position w:val="1"/>
                <w:szCs w:val="20"/>
              </w:rPr>
              <w:t>s</w:t>
            </w:r>
          </w:p>
        </w:tc>
        <w:tc>
          <w:tcPr>
            <w:tcW w:w="6951" w:type="dxa"/>
            <w:gridSpan w:val="4"/>
            <w:shd w:val="clear" w:color="auto" w:fill="F1E5F7"/>
          </w:tcPr>
          <w:p w14:paraId="5800F147" w14:textId="77777777" w:rsidR="00005323" w:rsidRPr="003E53C3" w:rsidRDefault="00005323" w:rsidP="006236C0">
            <w:pPr>
              <w:tabs>
                <w:tab w:val="left" w:pos="1280"/>
              </w:tabs>
              <w:spacing w:after="0" w:line="240" w:lineRule="auto"/>
              <w:ind w:left="139" w:right="-20"/>
              <w:rPr>
                <w:rFonts w:ascii="Roboto Condensed" w:hAnsi="Roboto Condensed" w:cs="Times New Roman"/>
                <w:sz w:val="20"/>
                <w:szCs w:val="20"/>
              </w:rPr>
            </w:pPr>
            <w:r w:rsidRPr="003E53C3">
              <w:rPr>
                <w:rFonts w:ascii="Roboto Condensed" w:hAnsi="Roboto Condensed" w:cs="Times New Roman"/>
                <w:sz w:val="20"/>
                <w:szCs w:val="20"/>
              </w:rPr>
              <w:t>Bibliographie</w:t>
            </w:r>
          </w:p>
          <w:p w14:paraId="37350A8F" w14:textId="77777777" w:rsidR="00005323" w:rsidRPr="003E53C3" w:rsidRDefault="00005323" w:rsidP="006236C0">
            <w:pPr>
              <w:tabs>
                <w:tab w:val="left" w:pos="1280"/>
              </w:tabs>
              <w:spacing w:after="0" w:line="240" w:lineRule="auto"/>
              <w:ind w:left="139" w:right="-20"/>
              <w:rPr>
                <w:rFonts w:ascii="Roboto Condensed" w:hAnsi="Roboto Condensed" w:cs="Times New Roman"/>
                <w:sz w:val="20"/>
                <w:szCs w:val="20"/>
              </w:rPr>
            </w:pPr>
            <w:r w:rsidRPr="003E53C3">
              <w:rPr>
                <w:rFonts w:ascii="Roboto Condensed" w:hAnsi="Roboto Condensed" w:cs="Times New Roman"/>
                <w:sz w:val="20"/>
                <w:szCs w:val="20"/>
              </w:rPr>
              <w:t>Coachings</w:t>
            </w:r>
          </w:p>
          <w:p w14:paraId="08E2DAA8" w14:textId="77777777" w:rsidR="00005323" w:rsidRPr="003E53C3" w:rsidRDefault="00005323" w:rsidP="006236C0">
            <w:pPr>
              <w:tabs>
                <w:tab w:val="left" w:pos="1280"/>
              </w:tabs>
              <w:spacing w:after="0" w:line="240" w:lineRule="auto"/>
              <w:ind w:left="139" w:right="-20"/>
              <w:rPr>
                <w:rFonts w:ascii="Roboto Condensed" w:hAnsi="Roboto Condensed" w:cs="Times New Roman"/>
                <w:sz w:val="20"/>
                <w:szCs w:val="20"/>
              </w:rPr>
            </w:pPr>
            <w:r w:rsidRPr="003E53C3">
              <w:rPr>
                <w:rFonts w:ascii="Roboto Condensed" w:hAnsi="Roboto Condensed" w:cs="Times New Roman"/>
                <w:sz w:val="20"/>
                <w:szCs w:val="20"/>
              </w:rPr>
              <w:t>Experts</w:t>
            </w:r>
          </w:p>
        </w:tc>
      </w:tr>
    </w:tbl>
    <w:p w14:paraId="0DA1DF9D" w14:textId="483CFD56" w:rsidR="00B31676" w:rsidRDefault="00B31676"/>
    <w:p w14:paraId="66CFA0AF" w14:textId="77777777" w:rsidR="00B31676" w:rsidRDefault="00B31676">
      <w:r>
        <w:br w:type="page"/>
      </w:r>
    </w:p>
    <w:tbl>
      <w:tblPr>
        <w:tblW w:w="9782" w:type="dxa"/>
        <w:tblInd w:w="-157" w:type="dxa"/>
        <w:tblBorders>
          <w:top w:val="single" w:sz="12" w:space="0" w:color="FFFFFF" w:themeColor="background1"/>
          <w:left w:val="single" w:sz="12" w:space="0" w:color="FFFFFF" w:themeColor="background1"/>
          <w:bottom w:val="single" w:sz="12" w:space="0" w:color="FFFFFF" w:themeColor="background1"/>
          <w:right w:val="single" w:sz="12" w:space="0" w:color="FFFFFF" w:themeColor="background1"/>
          <w:insideH w:val="single" w:sz="12" w:space="0" w:color="FFFFFF" w:themeColor="background1"/>
          <w:insideV w:val="single" w:sz="12" w:space="0" w:color="FFFFFF" w:themeColor="background1"/>
        </w:tblBorders>
        <w:tblLayout w:type="fixed"/>
        <w:tblCellMar>
          <w:left w:w="0" w:type="dxa"/>
          <w:right w:w="0" w:type="dxa"/>
        </w:tblCellMar>
        <w:tblLook w:val="01E0" w:firstRow="1" w:lastRow="1" w:firstColumn="1" w:lastColumn="1" w:noHBand="0" w:noVBand="0"/>
      </w:tblPr>
      <w:tblGrid>
        <w:gridCol w:w="1951"/>
        <w:gridCol w:w="601"/>
        <w:gridCol w:w="1668"/>
        <w:gridCol w:w="3120"/>
        <w:gridCol w:w="2442"/>
      </w:tblGrid>
      <w:tr w:rsidR="00792CBF" w:rsidRPr="003D49D9" w14:paraId="231DF500" w14:textId="77777777" w:rsidTr="006236C0">
        <w:trPr>
          <w:trHeight w:hRule="exact" w:val="597"/>
        </w:trPr>
        <w:tc>
          <w:tcPr>
            <w:tcW w:w="9782" w:type="dxa"/>
            <w:gridSpan w:val="5"/>
            <w:shd w:val="clear" w:color="auto" w:fill="62257F"/>
            <w:vAlign w:val="center"/>
          </w:tcPr>
          <w:p w14:paraId="1E89AF7C" w14:textId="77777777" w:rsidR="00792CBF" w:rsidRPr="00FA46B0" w:rsidRDefault="00792CBF" w:rsidP="006236C0">
            <w:pPr>
              <w:spacing w:after="0" w:line="240" w:lineRule="auto"/>
              <w:ind w:left="143" w:right="-20"/>
              <w:jc w:val="center"/>
              <w:rPr>
                <w:rFonts w:ascii="Ando Bold" w:eastAsia="Calibri" w:hAnsi="Ando Bold" w:cs="Times New Roman"/>
                <w:color w:val="FFFFFF" w:themeColor="background1"/>
                <w:sz w:val="28"/>
                <w:szCs w:val="28"/>
              </w:rPr>
            </w:pPr>
            <w:r w:rsidRPr="00FA46B0">
              <w:rPr>
                <w:rFonts w:ascii="Ando Bold" w:eastAsia="Calibri" w:hAnsi="Ando Bold" w:cs="Times New Roman"/>
                <w:bCs/>
                <w:color w:val="FFFFFF" w:themeColor="background1"/>
                <w:spacing w:val="-1"/>
                <w:sz w:val="40"/>
                <w:szCs w:val="28"/>
              </w:rPr>
              <w:lastRenderedPageBreak/>
              <w:t>[</w:t>
            </w:r>
            <w:r w:rsidRPr="00FA46B0">
              <w:rPr>
                <w:rFonts w:ascii="Ando Bold" w:eastAsia="Calibri" w:hAnsi="Ando Bold" w:cs="Times New Roman"/>
                <w:bCs/>
                <w:color w:val="FFFFFF" w:themeColor="background1"/>
                <w:sz w:val="40"/>
                <w:szCs w:val="28"/>
              </w:rPr>
              <w:t>CI1</w:t>
            </w:r>
            <w:r w:rsidRPr="00FA46B0">
              <w:rPr>
                <w:rFonts w:ascii="Ando Bold" w:eastAsia="Calibri" w:hAnsi="Ando Bold" w:cs="Times New Roman"/>
                <w:bCs/>
                <w:color w:val="FFFFFF" w:themeColor="background1"/>
                <w:spacing w:val="1"/>
                <w:sz w:val="40"/>
                <w:szCs w:val="28"/>
              </w:rPr>
              <w:t>1</w:t>
            </w:r>
            <w:r w:rsidRPr="00FA46B0">
              <w:rPr>
                <w:rFonts w:ascii="Ando Bold" w:eastAsia="Calibri" w:hAnsi="Ando Bold" w:cs="Times New Roman"/>
                <w:bCs/>
                <w:color w:val="FFFFFF" w:themeColor="background1"/>
                <w:sz w:val="40"/>
                <w:szCs w:val="28"/>
              </w:rPr>
              <w:t>]</w:t>
            </w:r>
            <w:r w:rsidRPr="00FA46B0">
              <w:rPr>
                <w:rFonts w:ascii="Ando Bold" w:eastAsia="Calibri" w:hAnsi="Ando Bold" w:cs="Times New Roman"/>
                <w:bCs/>
                <w:color w:val="FFFFFF" w:themeColor="background1"/>
                <w:spacing w:val="-2"/>
                <w:sz w:val="40"/>
                <w:szCs w:val="28"/>
              </w:rPr>
              <w:t xml:space="preserve"> </w:t>
            </w:r>
            <w:r w:rsidRPr="00FA46B0">
              <w:rPr>
                <w:rFonts w:ascii="Ando Bold" w:eastAsia="Calibri" w:hAnsi="Ando Bold" w:cs="Times New Roman"/>
                <w:bCs/>
                <w:color w:val="FFFFFF" w:themeColor="background1"/>
                <w:sz w:val="40"/>
                <w:szCs w:val="28"/>
              </w:rPr>
              <w:t>P</w:t>
            </w:r>
            <w:r w:rsidRPr="00FA46B0">
              <w:rPr>
                <w:rFonts w:ascii="Ando Bold" w:eastAsia="Calibri" w:hAnsi="Ando Bold" w:cs="Times New Roman"/>
                <w:bCs/>
                <w:color w:val="FFFFFF" w:themeColor="background1"/>
                <w:spacing w:val="-1"/>
                <w:sz w:val="40"/>
                <w:szCs w:val="28"/>
              </w:rPr>
              <w:t>R</w:t>
            </w:r>
            <w:r w:rsidRPr="00FA46B0">
              <w:rPr>
                <w:rFonts w:ascii="Ando Bold" w:eastAsia="Calibri" w:hAnsi="Ando Bold" w:cs="Times New Roman"/>
                <w:bCs/>
                <w:color w:val="FFFFFF" w:themeColor="background1"/>
                <w:spacing w:val="1"/>
                <w:sz w:val="40"/>
                <w:szCs w:val="28"/>
              </w:rPr>
              <w:t>A</w:t>
            </w:r>
            <w:r w:rsidRPr="00FA46B0">
              <w:rPr>
                <w:rFonts w:ascii="Ando Bold" w:eastAsia="Calibri" w:hAnsi="Ando Bold" w:cs="Times New Roman"/>
                <w:bCs/>
                <w:color w:val="FFFFFF" w:themeColor="background1"/>
                <w:spacing w:val="-1"/>
                <w:sz w:val="40"/>
                <w:szCs w:val="28"/>
              </w:rPr>
              <w:t>T</w:t>
            </w:r>
            <w:r w:rsidRPr="00FA46B0">
              <w:rPr>
                <w:rFonts w:ascii="Ando Bold" w:eastAsia="Calibri" w:hAnsi="Ando Bold" w:cs="Times New Roman"/>
                <w:bCs/>
                <w:color w:val="FFFFFF" w:themeColor="background1"/>
                <w:spacing w:val="1"/>
                <w:sz w:val="40"/>
                <w:szCs w:val="28"/>
              </w:rPr>
              <w:t>IQ</w:t>
            </w:r>
            <w:r w:rsidRPr="00FA46B0">
              <w:rPr>
                <w:rFonts w:ascii="Ando Bold" w:eastAsia="Calibri" w:hAnsi="Ando Bold" w:cs="Times New Roman"/>
                <w:bCs/>
                <w:color w:val="FFFFFF" w:themeColor="background1"/>
                <w:sz w:val="40"/>
                <w:szCs w:val="28"/>
              </w:rPr>
              <w:t>UES</w:t>
            </w:r>
            <w:r w:rsidRPr="00FA46B0">
              <w:rPr>
                <w:rFonts w:ascii="Ando Bold" w:eastAsia="Calibri" w:hAnsi="Ando Bold" w:cs="Times New Roman"/>
                <w:bCs/>
                <w:color w:val="FFFFFF" w:themeColor="background1"/>
                <w:spacing w:val="-6"/>
                <w:sz w:val="40"/>
                <w:szCs w:val="28"/>
              </w:rPr>
              <w:t xml:space="preserve"> </w:t>
            </w:r>
            <w:r w:rsidRPr="00FA46B0">
              <w:rPr>
                <w:rFonts w:ascii="Ando Bold" w:eastAsia="Calibri" w:hAnsi="Ando Bold" w:cs="Times New Roman"/>
                <w:bCs/>
                <w:color w:val="FFFFFF" w:themeColor="background1"/>
                <w:sz w:val="40"/>
                <w:szCs w:val="28"/>
              </w:rPr>
              <w:t>DE</w:t>
            </w:r>
            <w:r w:rsidRPr="00FA46B0">
              <w:rPr>
                <w:rFonts w:ascii="Ando Bold" w:eastAsia="Calibri" w:hAnsi="Ando Bold" w:cs="Times New Roman"/>
                <w:bCs/>
                <w:color w:val="FFFFFF" w:themeColor="background1"/>
                <w:spacing w:val="-1"/>
                <w:sz w:val="40"/>
                <w:szCs w:val="28"/>
              </w:rPr>
              <w:t xml:space="preserve"> </w:t>
            </w:r>
            <w:r w:rsidRPr="00FA46B0">
              <w:rPr>
                <w:rFonts w:ascii="Ando Bold" w:eastAsia="Calibri" w:hAnsi="Ando Bold" w:cs="Times New Roman"/>
                <w:bCs/>
                <w:color w:val="FFFFFF" w:themeColor="background1"/>
                <w:sz w:val="40"/>
                <w:szCs w:val="28"/>
              </w:rPr>
              <w:t>P</w:t>
            </w:r>
            <w:r w:rsidRPr="00FA46B0">
              <w:rPr>
                <w:rFonts w:ascii="Ando Bold" w:eastAsia="Calibri" w:hAnsi="Ando Bold" w:cs="Times New Roman"/>
                <w:bCs/>
                <w:color w:val="FFFFFF" w:themeColor="background1"/>
                <w:spacing w:val="-2"/>
                <w:sz w:val="40"/>
                <w:szCs w:val="28"/>
              </w:rPr>
              <w:t>I</w:t>
            </w:r>
            <w:r w:rsidRPr="00FA46B0">
              <w:rPr>
                <w:rFonts w:ascii="Ando Bold" w:eastAsia="Calibri" w:hAnsi="Ando Bold" w:cs="Times New Roman"/>
                <w:bCs/>
                <w:color w:val="FFFFFF" w:themeColor="background1"/>
                <w:spacing w:val="-1"/>
                <w:sz w:val="40"/>
                <w:szCs w:val="28"/>
              </w:rPr>
              <w:t>L</w:t>
            </w:r>
            <w:r w:rsidRPr="00FA46B0">
              <w:rPr>
                <w:rFonts w:ascii="Ando Bold" w:eastAsia="Calibri" w:hAnsi="Ando Bold" w:cs="Times New Roman"/>
                <w:bCs/>
                <w:color w:val="FFFFFF" w:themeColor="background1"/>
                <w:spacing w:val="1"/>
                <w:sz w:val="40"/>
                <w:szCs w:val="28"/>
              </w:rPr>
              <w:t>OTA</w:t>
            </w:r>
            <w:r w:rsidRPr="00FA46B0">
              <w:rPr>
                <w:rFonts w:ascii="Ando Bold" w:eastAsia="Calibri" w:hAnsi="Ando Bold" w:cs="Times New Roman"/>
                <w:bCs/>
                <w:color w:val="FFFFFF" w:themeColor="background1"/>
                <w:spacing w:val="3"/>
                <w:sz w:val="40"/>
                <w:szCs w:val="28"/>
              </w:rPr>
              <w:t>G</w:t>
            </w:r>
            <w:r w:rsidRPr="00FA46B0">
              <w:rPr>
                <w:rFonts w:ascii="Ando Bold" w:eastAsia="Calibri" w:hAnsi="Ando Bold" w:cs="Times New Roman"/>
                <w:bCs/>
                <w:color w:val="FFFFFF" w:themeColor="background1"/>
                <w:sz w:val="40"/>
                <w:szCs w:val="28"/>
              </w:rPr>
              <w:t>E</w:t>
            </w:r>
            <w:r w:rsidRPr="00FA46B0">
              <w:rPr>
                <w:rFonts w:ascii="Ando Bold" w:eastAsia="Calibri" w:hAnsi="Ando Bold" w:cs="Times New Roman"/>
                <w:bCs/>
                <w:color w:val="FFFFFF" w:themeColor="background1"/>
                <w:spacing w:val="-7"/>
                <w:sz w:val="40"/>
                <w:szCs w:val="28"/>
              </w:rPr>
              <w:t xml:space="preserve"> </w:t>
            </w:r>
            <w:r w:rsidRPr="00FA46B0">
              <w:rPr>
                <w:rFonts w:ascii="Ando Bold" w:eastAsia="Calibri" w:hAnsi="Ando Bold" w:cs="Times New Roman"/>
                <w:bCs/>
                <w:color w:val="FFFFFF" w:themeColor="background1"/>
                <w:sz w:val="40"/>
                <w:szCs w:val="28"/>
              </w:rPr>
              <w:t>DES</w:t>
            </w:r>
            <w:r w:rsidRPr="00FA46B0">
              <w:rPr>
                <w:rFonts w:ascii="Ando Bold" w:eastAsia="Calibri" w:hAnsi="Ando Bold" w:cs="Times New Roman"/>
                <w:bCs/>
                <w:color w:val="FFFFFF" w:themeColor="background1"/>
                <w:spacing w:val="-4"/>
                <w:sz w:val="40"/>
                <w:szCs w:val="28"/>
              </w:rPr>
              <w:t xml:space="preserve"> </w:t>
            </w:r>
            <w:r w:rsidRPr="00FA46B0">
              <w:rPr>
                <w:rFonts w:ascii="Ando Bold" w:eastAsia="Calibri" w:hAnsi="Ando Bold" w:cs="Times New Roman"/>
                <w:bCs/>
                <w:color w:val="FFFFFF" w:themeColor="background1"/>
                <w:sz w:val="40"/>
                <w:szCs w:val="28"/>
              </w:rPr>
              <w:t>E</w:t>
            </w:r>
            <w:r w:rsidRPr="00FA46B0">
              <w:rPr>
                <w:rFonts w:ascii="Ando Bold" w:eastAsia="Calibri" w:hAnsi="Ando Bold" w:cs="Times New Roman"/>
                <w:bCs/>
                <w:color w:val="FFFFFF" w:themeColor="background1"/>
                <w:spacing w:val="-2"/>
                <w:sz w:val="40"/>
                <w:szCs w:val="28"/>
              </w:rPr>
              <w:t>N</w:t>
            </w:r>
            <w:r w:rsidRPr="00FA46B0">
              <w:rPr>
                <w:rFonts w:ascii="Ando Bold" w:eastAsia="Calibri" w:hAnsi="Ando Bold" w:cs="Times New Roman"/>
                <w:bCs/>
                <w:color w:val="FFFFFF" w:themeColor="background1"/>
                <w:spacing w:val="1"/>
                <w:sz w:val="40"/>
                <w:szCs w:val="28"/>
              </w:rPr>
              <w:t>T</w:t>
            </w:r>
            <w:r w:rsidRPr="00FA46B0">
              <w:rPr>
                <w:rFonts w:ascii="Ando Bold" w:eastAsia="Calibri" w:hAnsi="Ando Bold" w:cs="Times New Roman"/>
                <w:bCs/>
                <w:color w:val="FFFFFF" w:themeColor="background1"/>
                <w:spacing w:val="-1"/>
                <w:sz w:val="40"/>
                <w:szCs w:val="28"/>
              </w:rPr>
              <w:t>R</w:t>
            </w:r>
            <w:r w:rsidRPr="00FA46B0">
              <w:rPr>
                <w:rFonts w:ascii="Ando Bold" w:eastAsia="Calibri" w:hAnsi="Ando Bold" w:cs="Times New Roman"/>
                <w:bCs/>
                <w:color w:val="FFFFFF" w:themeColor="background1"/>
                <w:sz w:val="40"/>
                <w:szCs w:val="28"/>
              </w:rPr>
              <w:t>E</w:t>
            </w:r>
            <w:r w:rsidRPr="00FA46B0">
              <w:rPr>
                <w:rFonts w:ascii="Ando Bold" w:eastAsia="Calibri" w:hAnsi="Ando Bold" w:cs="Times New Roman"/>
                <w:bCs/>
                <w:color w:val="FFFFFF" w:themeColor="background1"/>
                <w:spacing w:val="1"/>
                <w:sz w:val="40"/>
                <w:szCs w:val="28"/>
              </w:rPr>
              <w:t>P</w:t>
            </w:r>
            <w:r w:rsidRPr="00FA46B0">
              <w:rPr>
                <w:rFonts w:ascii="Ando Bold" w:eastAsia="Calibri" w:hAnsi="Ando Bold" w:cs="Times New Roman"/>
                <w:bCs/>
                <w:color w:val="FFFFFF" w:themeColor="background1"/>
                <w:spacing w:val="-1"/>
                <w:sz w:val="40"/>
                <w:szCs w:val="28"/>
              </w:rPr>
              <w:t>R</w:t>
            </w:r>
            <w:r w:rsidRPr="00FA46B0">
              <w:rPr>
                <w:rFonts w:ascii="Ando Bold" w:eastAsia="Calibri" w:hAnsi="Ando Bold" w:cs="Times New Roman"/>
                <w:bCs/>
                <w:color w:val="FFFFFF" w:themeColor="background1"/>
                <w:spacing w:val="1"/>
                <w:sz w:val="40"/>
                <w:szCs w:val="28"/>
              </w:rPr>
              <w:t>I</w:t>
            </w:r>
            <w:r w:rsidRPr="00FA46B0">
              <w:rPr>
                <w:rFonts w:ascii="Ando Bold" w:eastAsia="Calibri" w:hAnsi="Ando Bold" w:cs="Times New Roman"/>
                <w:bCs/>
                <w:color w:val="FFFFFF" w:themeColor="background1"/>
                <w:sz w:val="40"/>
                <w:szCs w:val="28"/>
              </w:rPr>
              <w:t>SES</w:t>
            </w:r>
            <w:r w:rsidRPr="00FA46B0">
              <w:rPr>
                <w:rFonts w:ascii="Ando Bold" w:eastAsia="Calibri" w:hAnsi="Ando Bold" w:cs="Times New Roman"/>
                <w:bCs/>
                <w:color w:val="FFFFFF" w:themeColor="background1"/>
                <w:spacing w:val="-10"/>
                <w:sz w:val="40"/>
                <w:szCs w:val="28"/>
              </w:rPr>
              <w:t xml:space="preserve"> </w:t>
            </w:r>
            <w:r w:rsidRPr="00FA46B0">
              <w:rPr>
                <w:rFonts w:ascii="Ando Bold" w:eastAsia="Calibri" w:hAnsi="Ando Bold" w:cs="Times New Roman"/>
                <w:bCs/>
                <w:color w:val="FFFFFF" w:themeColor="background1"/>
                <w:spacing w:val="1"/>
                <w:sz w:val="40"/>
                <w:szCs w:val="28"/>
              </w:rPr>
              <w:t>I</w:t>
            </w:r>
            <w:r w:rsidRPr="00FA46B0">
              <w:rPr>
                <w:rFonts w:ascii="Ando Bold" w:eastAsia="Calibri" w:hAnsi="Ando Bold" w:cs="Times New Roman"/>
                <w:bCs/>
                <w:color w:val="FFFFFF" w:themeColor="background1"/>
                <w:sz w:val="40"/>
                <w:szCs w:val="28"/>
              </w:rPr>
              <w:t>NN</w:t>
            </w:r>
            <w:r w:rsidRPr="00FA46B0">
              <w:rPr>
                <w:rFonts w:ascii="Ando Bold" w:eastAsia="Calibri" w:hAnsi="Ando Bold" w:cs="Times New Roman"/>
                <w:bCs/>
                <w:color w:val="FFFFFF" w:themeColor="background1"/>
                <w:spacing w:val="1"/>
                <w:sz w:val="40"/>
                <w:szCs w:val="28"/>
              </w:rPr>
              <w:t>O</w:t>
            </w:r>
            <w:r w:rsidRPr="00FA46B0">
              <w:rPr>
                <w:rFonts w:ascii="Ando Bold" w:eastAsia="Calibri" w:hAnsi="Ando Bold" w:cs="Times New Roman"/>
                <w:bCs/>
                <w:color w:val="FFFFFF" w:themeColor="background1"/>
                <w:spacing w:val="-3"/>
                <w:sz w:val="40"/>
                <w:szCs w:val="28"/>
              </w:rPr>
              <w:t>V</w:t>
            </w:r>
            <w:r w:rsidRPr="00FA46B0">
              <w:rPr>
                <w:rFonts w:ascii="Ando Bold" w:eastAsia="Calibri" w:hAnsi="Ando Bold" w:cs="Times New Roman"/>
                <w:bCs/>
                <w:color w:val="FFFFFF" w:themeColor="background1"/>
                <w:spacing w:val="1"/>
                <w:sz w:val="40"/>
                <w:szCs w:val="28"/>
              </w:rPr>
              <w:t>A</w:t>
            </w:r>
            <w:r w:rsidRPr="00FA46B0">
              <w:rPr>
                <w:rFonts w:ascii="Ando Bold" w:eastAsia="Calibri" w:hAnsi="Ando Bold" w:cs="Times New Roman"/>
                <w:bCs/>
                <w:color w:val="FFFFFF" w:themeColor="background1"/>
                <w:sz w:val="40"/>
                <w:szCs w:val="28"/>
              </w:rPr>
              <w:t>N</w:t>
            </w:r>
            <w:r w:rsidRPr="00FA46B0">
              <w:rPr>
                <w:rFonts w:ascii="Ando Bold" w:eastAsia="Calibri" w:hAnsi="Ando Bold" w:cs="Times New Roman"/>
                <w:bCs/>
                <w:color w:val="FFFFFF" w:themeColor="background1"/>
                <w:spacing w:val="1"/>
                <w:sz w:val="40"/>
                <w:szCs w:val="28"/>
              </w:rPr>
              <w:t>T</w:t>
            </w:r>
            <w:r w:rsidRPr="00FA46B0">
              <w:rPr>
                <w:rFonts w:ascii="Ando Bold" w:eastAsia="Calibri" w:hAnsi="Ando Bold" w:cs="Times New Roman"/>
                <w:bCs/>
                <w:color w:val="FFFFFF" w:themeColor="background1"/>
                <w:sz w:val="40"/>
                <w:szCs w:val="28"/>
              </w:rPr>
              <w:t>ES</w:t>
            </w:r>
          </w:p>
        </w:tc>
      </w:tr>
      <w:tr w:rsidR="00792CBF" w:rsidRPr="003D49D9" w14:paraId="60657A8E" w14:textId="77777777" w:rsidTr="006236C0">
        <w:trPr>
          <w:trHeight w:hRule="exact" w:val="418"/>
        </w:trPr>
        <w:tc>
          <w:tcPr>
            <w:tcW w:w="1951" w:type="dxa"/>
            <w:shd w:val="clear" w:color="auto" w:fill="282D46"/>
            <w:vAlign w:val="center"/>
          </w:tcPr>
          <w:p w14:paraId="4F4CC961" w14:textId="77777777" w:rsidR="00792CBF" w:rsidRPr="00FA46B0" w:rsidRDefault="00792CBF" w:rsidP="006236C0">
            <w:pPr>
              <w:spacing w:after="0" w:line="240" w:lineRule="auto"/>
              <w:ind w:left="407" w:right="-20"/>
              <w:rPr>
                <w:rFonts w:ascii="Roboto Condensed" w:eastAsia="Calibri" w:hAnsi="Roboto Condensed" w:cs="Times New Roman"/>
                <w:b/>
                <w:color w:val="FFFFFF" w:themeColor="background1"/>
              </w:rPr>
            </w:pPr>
            <w:r w:rsidRPr="00FA46B0">
              <w:rPr>
                <w:rFonts w:ascii="Roboto Condensed" w:eastAsia="Calibri" w:hAnsi="Roboto Condensed" w:cs="Times New Roman"/>
                <w:b/>
                <w:bCs/>
                <w:color w:val="FFFFFF" w:themeColor="background1"/>
                <w:spacing w:val="-1"/>
              </w:rPr>
              <w:t>S</w:t>
            </w:r>
            <w:r w:rsidRPr="00FA46B0">
              <w:rPr>
                <w:rFonts w:ascii="Roboto Condensed" w:eastAsia="Calibri" w:hAnsi="Roboto Condensed" w:cs="Times New Roman"/>
                <w:b/>
                <w:bCs/>
                <w:color w:val="FFFFFF" w:themeColor="background1"/>
              </w:rPr>
              <w:t>E</w:t>
            </w:r>
            <w:r w:rsidRPr="00FA46B0">
              <w:rPr>
                <w:rFonts w:ascii="Roboto Condensed" w:eastAsia="Calibri" w:hAnsi="Roboto Condensed" w:cs="Times New Roman"/>
                <w:b/>
                <w:bCs/>
                <w:color w:val="FFFFFF" w:themeColor="background1"/>
                <w:spacing w:val="-1"/>
              </w:rPr>
              <w:t>M</w:t>
            </w:r>
            <w:r w:rsidRPr="00FA46B0">
              <w:rPr>
                <w:rFonts w:ascii="Roboto Condensed" w:eastAsia="Calibri" w:hAnsi="Roboto Condensed" w:cs="Times New Roman"/>
                <w:b/>
                <w:bCs/>
                <w:color w:val="FFFFFF" w:themeColor="background1"/>
              </w:rPr>
              <w:t>E</w:t>
            </w:r>
            <w:r w:rsidRPr="00FA46B0">
              <w:rPr>
                <w:rFonts w:ascii="Roboto Condensed" w:eastAsia="Calibri" w:hAnsi="Roboto Condensed" w:cs="Times New Roman"/>
                <w:b/>
                <w:bCs/>
                <w:color w:val="FFFFFF" w:themeColor="background1"/>
                <w:spacing w:val="-1"/>
              </w:rPr>
              <w:t>S</w:t>
            </w:r>
            <w:r w:rsidRPr="00FA46B0">
              <w:rPr>
                <w:rFonts w:ascii="Roboto Condensed" w:eastAsia="Calibri" w:hAnsi="Roboto Condensed" w:cs="Times New Roman"/>
                <w:b/>
                <w:bCs/>
                <w:color w:val="FFFFFF" w:themeColor="background1"/>
                <w:spacing w:val="1"/>
              </w:rPr>
              <w:t>T</w:t>
            </w:r>
            <w:r w:rsidRPr="00FA46B0">
              <w:rPr>
                <w:rFonts w:ascii="Roboto Condensed" w:eastAsia="Calibri" w:hAnsi="Roboto Condensed" w:cs="Times New Roman"/>
                <w:b/>
                <w:bCs/>
                <w:color w:val="FFFFFF" w:themeColor="background1"/>
              </w:rPr>
              <w:t>RE</w:t>
            </w:r>
            <w:r w:rsidRPr="00FA46B0">
              <w:rPr>
                <w:rFonts w:ascii="Roboto Condensed" w:eastAsia="Calibri" w:hAnsi="Roboto Condensed" w:cs="Times New Roman"/>
                <w:b/>
                <w:bCs/>
                <w:color w:val="FFFFFF" w:themeColor="background1"/>
                <w:spacing w:val="-1"/>
              </w:rPr>
              <w:t xml:space="preserve"> </w:t>
            </w:r>
            <w:r w:rsidRPr="00FA46B0">
              <w:rPr>
                <w:rFonts w:ascii="Roboto Condensed" w:eastAsia="Calibri" w:hAnsi="Roboto Condensed" w:cs="Times New Roman"/>
                <w:b/>
                <w:bCs/>
                <w:color w:val="FFFFFF" w:themeColor="background1"/>
              </w:rPr>
              <w:t>9</w:t>
            </w:r>
          </w:p>
        </w:tc>
        <w:tc>
          <w:tcPr>
            <w:tcW w:w="5389" w:type="dxa"/>
            <w:gridSpan w:val="3"/>
            <w:shd w:val="clear" w:color="auto" w:fill="F1E5F7"/>
            <w:vAlign w:val="center"/>
          </w:tcPr>
          <w:p w14:paraId="4FD679E9" w14:textId="77777777" w:rsidR="00792CBF" w:rsidRPr="00FA46B0" w:rsidRDefault="00792CBF" w:rsidP="006236C0">
            <w:pPr>
              <w:spacing w:after="0" w:line="240" w:lineRule="auto"/>
              <w:ind w:left="97" w:right="-20"/>
              <w:rPr>
                <w:rFonts w:ascii="Roboto Condensed" w:eastAsia="Calibri" w:hAnsi="Roboto Condensed" w:cs="Times New Roman"/>
              </w:rPr>
            </w:pPr>
            <w:r w:rsidRPr="00FA46B0">
              <w:rPr>
                <w:rFonts w:ascii="Roboto Condensed" w:eastAsia="Calibri" w:hAnsi="Roboto Condensed" w:cs="Times New Roman"/>
                <w:spacing w:val="1"/>
                <w:position w:val="1"/>
              </w:rPr>
              <w:t>Pô</w:t>
            </w:r>
            <w:r w:rsidRPr="00FA46B0">
              <w:rPr>
                <w:rFonts w:ascii="Roboto Condensed" w:eastAsia="Calibri" w:hAnsi="Roboto Condensed" w:cs="Times New Roman"/>
                <w:spacing w:val="-3"/>
                <w:position w:val="1"/>
              </w:rPr>
              <w:t>l</w:t>
            </w:r>
            <w:r w:rsidRPr="00FA46B0">
              <w:rPr>
                <w:rFonts w:ascii="Roboto Condensed" w:eastAsia="Calibri" w:hAnsi="Roboto Condensed" w:cs="Times New Roman"/>
                <w:position w:val="1"/>
              </w:rPr>
              <w:t>e</w:t>
            </w:r>
            <w:r w:rsidRPr="00FA46B0">
              <w:rPr>
                <w:rFonts w:ascii="Roboto Condensed" w:eastAsia="Calibri" w:hAnsi="Roboto Condensed" w:cs="Times New Roman"/>
                <w:spacing w:val="2"/>
                <w:position w:val="1"/>
              </w:rPr>
              <w:t xml:space="preserve"> </w:t>
            </w:r>
            <w:r w:rsidRPr="00FA46B0">
              <w:rPr>
                <w:rFonts w:ascii="Roboto Condensed" w:eastAsia="Calibri" w:hAnsi="Roboto Condensed" w:cs="Times New Roman"/>
                <w:position w:val="1"/>
              </w:rPr>
              <w:t>:</w:t>
            </w:r>
            <w:r w:rsidRPr="00FA46B0">
              <w:rPr>
                <w:rFonts w:ascii="Roboto Condensed" w:eastAsia="Calibri" w:hAnsi="Roboto Condensed" w:cs="Times New Roman"/>
                <w:spacing w:val="-1"/>
                <w:position w:val="1"/>
              </w:rPr>
              <w:t xml:space="preserve"> </w:t>
            </w:r>
            <w:r w:rsidRPr="00FA46B0">
              <w:rPr>
                <w:rFonts w:ascii="Roboto Condensed" w:eastAsia="Calibri" w:hAnsi="Roboto Condensed" w:cs="Times New Roman"/>
                <w:spacing w:val="-2"/>
                <w:position w:val="1"/>
              </w:rPr>
              <w:t>c</w:t>
            </w:r>
            <w:r w:rsidRPr="00FA46B0">
              <w:rPr>
                <w:rFonts w:ascii="Roboto Condensed" w:eastAsia="Calibri" w:hAnsi="Roboto Condensed" w:cs="Times New Roman"/>
                <w:spacing w:val="1"/>
                <w:position w:val="1"/>
              </w:rPr>
              <w:t>o</w:t>
            </w:r>
            <w:r w:rsidRPr="00FA46B0">
              <w:rPr>
                <w:rFonts w:ascii="Roboto Condensed" w:eastAsia="Calibri" w:hAnsi="Roboto Condensed" w:cs="Times New Roman"/>
                <w:spacing w:val="-1"/>
                <w:position w:val="1"/>
              </w:rPr>
              <w:t>n</w:t>
            </w:r>
            <w:r w:rsidRPr="00FA46B0">
              <w:rPr>
                <w:rFonts w:ascii="Roboto Condensed" w:eastAsia="Calibri" w:hAnsi="Roboto Condensed" w:cs="Times New Roman"/>
                <w:position w:val="1"/>
              </w:rPr>
              <w:t>cept</w:t>
            </w:r>
            <w:r w:rsidRPr="00FA46B0">
              <w:rPr>
                <w:rFonts w:ascii="Roboto Condensed" w:eastAsia="Calibri" w:hAnsi="Roboto Condensed" w:cs="Times New Roman"/>
                <w:spacing w:val="-2"/>
                <w:position w:val="1"/>
              </w:rPr>
              <w:t>i</w:t>
            </w:r>
            <w:r w:rsidRPr="00FA46B0">
              <w:rPr>
                <w:rFonts w:ascii="Roboto Condensed" w:eastAsia="Calibri" w:hAnsi="Roboto Condensed" w:cs="Times New Roman"/>
                <w:spacing w:val="1"/>
                <w:position w:val="1"/>
              </w:rPr>
              <w:t>o</w:t>
            </w:r>
            <w:r w:rsidRPr="00FA46B0">
              <w:rPr>
                <w:rFonts w:ascii="Roboto Condensed" w:eastAsia="Calibri" w:hAnsi="Roboto Condensed" w:cs="Times New Roman"/>
                <w:position w:val="1"/>
              </w:rPr>
              <w:t>n</w:t>
            </w:r>
            <w:r w:rsidRPr="00FA46B0">
              <w:rPr>
                <w:rFonts w:ascii="Roboto Condensed" w:eastAsia="Calibri" w:hAnsi="Roboto Condensed" w:cs="Times New Roman"/>
                <w:spacing w:val="-1"/>
                <w:position w:val="1"/>
              </w:rPr>
              <w:t xml:space="preserve"> </w:t>
            </w:r>
            <w:r w:rsidRPr="00FA46B0">
              <w:rPr>
                <w:rFonts w:ascii="Roboto Condensed" w:eastAsia="Calibri" w:hAnsi="Roboto Condensed" w:cs="Times New Roman"/>
                <w:position w:val="1"/>
              </w:rPr>
              <w:t>I</w:t>
            </w:r>
            <w:r w:rsidRPr="00FA46B0">
              <w:rPr>
                <w:rFonts w:ascii="Roboto Condensed" w:eastAsia="Calibri" w:hAnsi="Roboto Condensed" w:cs="Times New Roman"/>
                <w:spacing w:val="-1"/>
                <w:position w:val="1"/>
              </w:rPr>
              <w:t>nno</w:t>
            </w:r>
            <w:r w:rsidRPr="00FA46B0">
              <w:rPr>
                <w:rFonts w:ascii="Roboto Condensed" w:eastAsia="Calibri" w:hAnsi="Roboto Condensed" w:cs="Times New Roman"/>
                <w:spacing w:val="1"/>
                <w:position w:val="1"/>
              </w:rPr>
              <w:t>v</w:t>
            </w:r>
            <w:r w:rsidRPr="00FA46B0">
              <w:rPr>
                <w:rFonts w:ascii="Roboto Condensed" w:eastAsia="Calibri" w:hAnsi="Roboto Condensed" w:cs="Times New Roman"/>
                <w:position w:val="1"/>
              </w:rPr>
              <w:t>at</w:t>
            </w:r>
            <w:r w:rsidRPr="00FA46B0">
              <w:rPr>
                <w:rFonts w:ascii="Roboto Condensed" w:eastAsia="Calibri" w:hAnsi="Roboto Condensed" w:cs="Times New Roman"/>
                <w:spacing w:val="-2"/>
                <w:position w:val="1"/>
              </w:rPr>
              <w:t>i</w:t>
            </w:r>
            <w:r w:rsidRPr="00FA46B0">
              <w:rPr>
                <w:rFonts w:ascii="Roboto Condensed" w:eastAsia="Calibri" w:hAnsi="Roboto Condensed" w:cs="Times New Roman"/>
                <w:spacing w:val="-1"/>
                <w:position w:val="1"/>
              </w:rPr>
              <w:t>o</w:t>
            </w:r>
            <w:r w:rsidRPr="00FA46B0">
              <w:rPr>
                <w:rFonts w:ascii="Roboto Condensed" w:eastAsia="Calibri" w:hAnsi="Roboto Condensed" w:cs="Times New Roman"/>
                <w:position w:val="1"/>
              </w:rPr>
              <w:t>n</w:t>
            </w:r>
          </w:p>
        </w:tc>
        <w:tc>
          <w:tcPr>
            <w:tcW w:w="2442" w:type="dxa"/>
            <w:shd w:val="clear" w:color="auto" w:fill="F1E5F7"/>
            <w:vAlign w:val="center"/>
          </w:tcPr>
          <w:p w14:paraId="720FBA28" w14:textId="44D0C09B" w:rsidR="00792CBF" w:rsidRPr="00FA46B0" w:rsidRDefault="00792CBF" w:rsidP="006236C0">
            <w:pPr>
              <w:spacing w:after="0" w:line="240" w:lineRule="auto"/>
              <w:ind w:left="174" w:right="-20"/>
              <w:rPr>
                <w:rFonts w:ascii="Roboto Condensed" w:eastAsia="Calibri" w:hAnsi="Roboto Condensed" w:cs="Times New Roman"/>
              </w:rPr>
            </w:pPr>
            <w:r w:rsidRPr="00FA46B0">
              <w:rPr>
                <w:rFonts w:ascii="Roboto Condensed" w:eastAsia="Calibri" w:hAnsi="Roboto Condensed" w:cs="Times New Roman"/>
                <w:i/>
                <w:color w:val="A6A6A6"/>
                <w:spacing w:val="1"/>
              </w:rPr>
              <w:t>M</w:t>
            </w:r>
            <w:r w:rsidRPr="00FA46B0">
              <w:rPr>
                <w:rFonts w:ascii="Roboto Condensed" w:eastAsia="Calibri" w:hAnsi="Roboto Condensed" w:cs="Times New Roman"/>
                <w:i/>
                <w:color w:val="A6A6A6"/>
              </w:rPr>
              <w:t>AJ</w:t>
            </w:r>
            <w:r w:rsidRPr="00FA46B0">
              <w:rPr>
                <w:rFonts w:ascii="Roboto Condensed" w:eastAsia="Calibri" w:hAnsi="Roboto Condensed" w:cs="Times New Roman"/>
                <w:i/>
                <w:color w:val="A6A6A6"/>
                <w:spacing w:val="-1"/>
              </w:rPr>
              <w:t xml:space="preserve"> </w:t>
            </w:r>
            <w:r w:rsidRPr="00FA46B0">
              <w:rPr>
                <w:rFonts w:ascii="Roboto Condensed" w:eastAsia="Calibri" w:hAnsi="Roboto Condensed" w:cs="Times New Roman"/>
                <w:i/>
                <w:color w:val="A6A6A6"/>
              </w:rPr>
              <w:t>:</w:t>
            </w:r>
            <w:r w:rsidRPr="00FA46B0">
              <w:rPr>
                <w:rFonts w:ascii="Roboto Condensed" w:eastAsia="Calibri" w:hAnsi="Roboto Condensed" w:cs="Times New Roman"/>
                <w:i/>
                <w:color w:val="A6A6A6"/>
                <w:spacing w:val="-1"/>
              </w:rPr>
              <w:t xml:space="preserve"> </w:t>
            </w:r>
            <w:r w:rsidRPr="00FA46B0">
              <w:rPr>
                <w:rFonts w:ascii="Roboto Condensed" w:eastAsia="Calibri" w:hAnsi="Roboto Condensed" w:cs="Times New Roman"/>
                <w:i/>
                <w:color w:val="A6A6A6"/>
                <w:spacing w:val="1"/>
              </w:rPr>
              <w:t>07/20</w:t>
            </w:r>
            <w:r>
              <w:rPr>
                <w:rFonts w:ascii="Roboto Condensed" w:eastAsia="Calibri" w:hAnsi="Roboto Condensed" w:cs="Times New Roman"/>
                <w:i/>
                <w:color w:val="A6A6A6"/>
                <w:spacing w:val="1"/>
              </w:rPr>
              <w:t>24</w:t>
            </w:r>
          </w:p>
        </w:tc>
      </w:tr>
      <w:tr w:rsidR="00792CBF" w:rsidRPr="003D49D9" w14:paraId="1F4E672A" w14:textId="77777777" w:rsidTr="006236C0">
        <w:trPr>
          <w:trHeight w:hRule="exact" w:val="315"/>
        </w:trPr>
        <w:tc>
          <w:tcPr>
            <w:tcW w:w="4220" w:type="dxa"/>
            <w:gridSpan w:val="3"/>
            <w:shd w:val="clear" w:color="auto" w:fill="F1E5F7"/>
          </w:tcPr>
          <w:p w14:paraId="301B7453" w14:textId="77777777" w:rsidR="00792CBF" w:rsidRPr="00FA46B0" w:rsidRDefault="00792CBF" w:rsidP="006236C0">
            <w:pPr>
              <w:spacing w:after="0" w:line="240" w:lineRule="auto"/>
              <w:ind w:left="97" w:right="-20"/>
              <w:rPr>
                <w:rFonts w:ascii="Roboto Condensed" w:eastAsia="Calibri" w:hAnsi="Roboto Condensed" w:cs="Times New Roman"/>
                <w:b/>
              </w:rPr>
            </w:pPr>
            <w:r w:rsidRPr="00FA46B0">
              <w:rPr>
                <w:rStyle w:val="normaltextrun"/>
                <w:rFonts w:ascii="Roboto Condensed" w:hAnsi="Roboto Condensed"/>
                <w:b/>
                <w:color w:val="000000"/>
                <w:shd w:val="clear" w:color="auto" w:fill="F1E5F7"/>
              </w:rPr>
              <w:t>Horaire présentie</w:t>
            </w:r>
            <w:r>
              <w:rPr>
                <w:rStyle w:val="normaltextrun"/>
                <w:rFonts w:ascii="Roboto Condensed" w:hAnsi="Roboto Condensed"/>
                <w:b/>
                <w:color w:val="000000"/>
                <w:shd w:val="clear" w:color="auto" w:fill="F1E5F7"/>
              </w:rPr>
              <w:t xml:space="preserve">l </w:t>
            </w:r>
            <w:r w:rsidRPr="00FA46B0">
              <w:rPr>
                <w:rStyle w:val="normaltextrun"/>
                <w:rFonts w:ascii="Roboto Condensed" w:hAnsi="Roboto Condensed"/>
                <w:b/>
                <w:color w:val="000000"/>
                <w:shd w:val="clear" w:color="auto" w:fill="F1E5F7"/>
              </w:rPr>
              <w:t>: 5,75h CM/18h TD/ 1h TP</w:t>
            </w:r>
          </w:p>
        </w:tc>
        <w:tc>
          <w:tcPr>
            <w:tcW w:w="3120" w:type="dxa"/>
            <w:shd w:val="clear" w:color="auto" w:fill="F1E5F7"/>
            <w:vAlign w:val="center"/>
          </w:tcPr>
          <w:p w14:paraId="284A6CB8" w14:textId="77777777" w:rsidR="00792CBF" w:rsidRPr="00FA46B0" w:rsidRDefault="00792CBF" w:rsidP="006236C0">
            <w:pPr>
              <w:spacing w:after="0" w:line="240" w:lineRule="auto"/>
              <w:ind w:left="97" w:right="-20"/>
              <w:rPr>
                <w:rFonts w:ascii="Roboto Condensed" w:eastAsia="Calibri" w:hAnsi="Roboto Condensed" w:cs="Times New Roman"/>
              </w:rPr>
            </w:pPr>
            <w:r w:rsidRPr="00FA46B0">
              <w:rPr>
                <w:rFonts w:ascii="Roboto Condensed" w:eastAsia="Calibri" w:hAnsi="Roboto Condensed" w:cs="Times New Roman"/>
                <w:position w:val="1"/>
              </w:rPr>
              <w:t>Tra</w:t>
            </w:r>
            <w:r w:rsidRPr="00FA46B0">
              <w:rPr>
                <w:rFonts w:ascii="Roboto Condensed" w:eastAsia="Calibri" w:hAnsi="Roboto Condensed" w:cs="Times New Roman"/>
                <w:spacing w:val="1"/>
                <w:position w:val="1"/>
              </w:rPr>
              <w:t>v</w:t>
            </w:r>
            <w:r w:rsidRPr="00FA46B0">
              <w:rPr>
                <w:rFonts w:ascii="Roboto Condensed" w:eastAsia="Calibri" w:hAnsi="Roboto Condensed" w:cs="Times New Roman"/>
                <w:position w:val="1"/>
              </w:rPr>
              <w:t xml:space="preserve">ail </w:t>
            </w:r>
            <w:r w:rsidRPr="00FA46B0">
              <w:rPr>
                <w:rFonts w:ascii="Roboto Condensed" w:eastAsia="Calibri" w:hAnsi="Roboto Condensed" w:cs="Times New Roman"/>
                <w:spacing w:val="-3"/>
                <w:position w:val="1"/>
              </w:rPr>
              <w:t>p</w:t>
            </w:r>
            <w:r w:rsidRPr="00FA46B0">
              <w:rPr>
                <w:rFonts w:ascii="Roboto Condensed" w:eastAsia="Calibri" w:hAnsi="Roboto Condensed" w:cs="Times New Roman"/>
                <w:position w:val="1"/>
              </w:rPr>
              <w:t>ers</w:t>
            </w:r>
            <w:r w:rsidRPr="00FA46B0">
              <w:rPr>
                <w:rFonts w:ascii="Roboto Condensed" w:eastAsia="Calibri" w:hAnsi="Roboto Condensed" w:cs="Times New Roman"/>
                <w:spacing w:val="1"/>
                <w:position w:val="1"/>
              </w:rPr>
              <w:t>o</w:t>
            </w:r>
            <w:r w:rsidRPr="00FA46B0">
              <w:rPr>
                <w:rFonts w:ascii="Roboto Condensed" w:eastAsia="Calibri" w:hAnsi="Roboto Condensed" w:cs="Times New Roman"/>
                <w:spacing w:val="-1"/>
                <w:position w:val="1"/>
              </w:rPr>
              <w:t>nn</w:t>
            </w:r>
            <w:r w:rsidRPr="00FA46B0">
              <w:rPr>
                <w:rFonts w:ascii="Roboto Condensed" w:eastAsia="Calibri" w:hAnsi="Roboto Condensed" w:cs="Times New Roman"/>
                <w:position w:val="1"/>
              </w:rPr>
              <w:t>el</w:t>
            </w:r>
            <w:r w:rsidRPr="00FA46B0">
              <w:rPr>
                <w:rFonts w:ascii="Roboto Condensed" w:eastAsia="Calibri" w:hAnsi="Roboto Condensed" w:cs="Times New Roman"/>
                <w:spacing w:val="-1"/>
                <w:position w:val="1"/>
              </w:rPr>
              <w:t xml:space="preserve"> </w:t>
            </w:r>
            <w:r w:rsidRPr="00FA46B0">
              <w:rPr>
                <w:rFonts w:ascii="Roboto Condensed" w:eastAsia="Calibri" w:hAnsi="Roboto Condensed" w:cs="Times New Roman"/>
                <w:position w:val="1"/>
              </w:rPr>
              <w:t>:</w:t>
            </w:r>
            <w:r w:rsidRPr="00FA46B0">
              <w:rPr>
                <w:rFonts w:ascii="Roboto Condensed" w:eastAsia="Calibri" w:hAnsi="Roboto Condensed" w:cs="Times New Roman"/>
                <w:spacing w:val="-1"/>
                <w:position w:val="1"/>
              </w:rPr>
              <w:t xml:space="preserve"> </w:t>
            </w:r>
            <w:r w:rsidRPr="00FA46B0">
              <w:rPr>
                <w:rFonts w:ascii="Roboto Condensed" w:eastAsia="Calibri" w:hAnsi="Roboto Condensed" w:cs="Times New Roman"/>
                <w:spacing w:val="1"/>
                <w:position w:val="1"/>
              </w:rPr>
              <w:t>-</w:t>
            </w:r>
          </w:p>
        </w:tc>
        <w:tc>
          <w:tcPr>
            <w:tcW w:w="2442" w:type="dxa"/>
            <w:shd w:val="clear" w:color="auto" w:fill="F1E5F7"/>
            <w:vAlign w:val="center"/>
          </w:tcPr>
          <w:p w14:paraId="4A399D25" w14:textId="77777777" w:rsidR="00792CBF" w:rsidRPr="00FA46B0" w:rsidRDefault="00792CBF" w:rsidP="006236C0">
            <w:pPr>
              <w:spacing w:after="0" w:line="240" w:lineRule="auto"/>
              <w:ind w:left="174"/>
              <w:rPr>
                <w:rFonts w:ascii="Roboto Condensed" w:hAnsi="Roboto Condensed" w:cs="Times New Roman"/>
              </w:rPr>
            </w:pPr>
            <w:r w:rsidRPr="00FA46B0">
              <w:rPr>
                <w:rFonts w:ascii="Roboto Condensed" w:eastAsia="Calibri" w:hAnsi="Roboto Condensed" w:cs="Times New Roman"/>
                <w:position w:val="1"/>
              </w:rPr>
              <w:t>ECTS</w:t>
            </w:r>
            <w:r w:rsidRPr="00FA46B0">
              <w:rPr>
                <w:rFonts w:ascii="Roboto Condensed" w:eastAsia="Calibri" w:hAnsi="Roboto Condensed" w:cs="Times New Roman"/>
                <w:spacing w:val="1"/>
                <w:position w:val="1"/>
              </w:rPr>
              <w:t xml:space="preserve"> </w:t>
            </w:r>
            <w:r w:rsidRPr="00FA46B0">
              <w:rPr>
                <w:rFonts w:ascii="Roboto Condensed" w:eastAsia="Calibri" w:hAnsi="Roboto Condensed" w:cs="Times New Roman"/>
                <w:position w:val="1"/>
              </w:rPr>
              <w:t>:</w:t>
            </w:r>
            <w:r w:rsidRPr="00FA46B0">
              <w:rPr>
                <w:rFonts w:ascii="Roboto Condensed" w:eastAsia="Calibri" w:hAnsi="Roboto Condensed" w:cs="Times New Roman"/>
                <w:spacing w:val="-1"/>
                <w:position w:val="1"/>
              </w:rPr>
              <w:t xml:space="preserve"> </w:t>
            </w:r>
            <w:r w:rsidRPr="00FA46B0">
              <w:rPr>
                <w:rFonts w:ascii="Roboto Condensed" w:eastAsia="Calibri" w:hAnsi="Roboto Condensed" w:cs="Times New Roman"/>
                <w:position w:val="1"/>
              </w:rPr>
              <w:t>1</w:t>
            </w:r>
          </w:p>
        </w:tc>
      </w:tr>
      <w:tr w:rsidR="00792CBF" w:rsidRPr="003D49D9" w14:paraId="44E3DFBE" w14:textId="77777777" w:rsidTr="006236C0">
        <w:trPr>
          <w:trHeight w:hRule="exact" w:val="518"/>
        </w:trPr>
        <w:tc>
          <w:tcPr>
            <w:tcW w:w="4220" w:type="dxa"/>
            <w:gridSpan w:val="3"/>
            <w:shd w:val="clear" w:color="auto" w:fill="282D46"/>
            <w:vAlign w:val="center"/>
          </w:tcPr>
          <w:p w14:paraId="1DD87E1E" w14:textId="77777777" w:rsidR="00792CBF" w:rsidRPr="00FA46B0" w:rsidRDefault="00792CBF" w:rsidP="006236C0">
            <w:pPr>
              <w:spacing w:after="0" w:line="240" w:lineRule="auto"/>
              <w:ind w:left="97" w:right="-20"/>
              <w:rPr>
                <w:rFonts w:ascii="Roboto Condensed" w:eastAsia="Calibri" w:hAnsi="Roboto Condensed" w:cs="Times New Roman"/>
                <w:b/>
                <w:color w:val="FFFFFF" w:themeColor="background1"/>
              </w:rPr>
            </w:pPr>
            <w:r w:rsidRPr="00FA46B0">
              <w:rPr>
                <w:rFonts w:ascii="Roboto Condensed" w:eastAsia="Calibri" w:hAnsi="Roboto Condensed" w:cs="Times New Roman"/>
                <w:b/>
                <w:bCs/>
                <w:color w:val="FFFFFF" w:themeColor="background1"/>
              </w:rPr>
              <w:t>Resp</w:t>
            </w:r>
            <w:r w:rsidRPr="00FA46B0">
              <w:rPr>
                <w:rFonts w:ascii="Roboto Condensed" w:eastAsia="Calibri" w:hAnsi="Roboto Condensed" w:cs="Times New Roman"/>
                <w:b/>
                <w:bCs/>
                <w:color w:val="FFFFFF" w:themeColor="background1"/>
                <w:spacing w:val="-1"/>
              </w:rPr>
              <w:t>on</w:t>
            </w:r>
            <w:r w:rsidRPr="00FA46B0">
              <w:rPr>
                <w:rFonts w:ascii="Roboto Condensed" w:eastAsia="Calibri" w:hAnsi="Roboto Condensed" w:cs="Times New Roman"/>
                <w:b/>
                <w:bCs/>
                <w:color w:val="FFFFFF" w:themeColor="background1"/>
              </w:rPr>
              <w:t>s</w:t>
            </w:r>
            <w:r w:rsidRPr="00FA46B0">
              <w:rPr>
                <w:rFonts w:ascii="Roboto Condensed" w:eastAsia="Calibri" w:hAnsi="Roboto Condensed" w:cs="Times New Roman"/>
                <w:b/>
                <w:bCs/>
                <w:color w:val="FFFFFF" w:themeColor="background1"/>
                <w:spacing w:val="-1"/>
              </w:rPr>
              <w:t>ab</w:t>
            </w:r>
            <w:r w:rsidRPr="00FA46B0">
              <w:rPr>
                <w:rFonts w:ascii="Roboto Condensed" w:eastAsia="Calibri" w:hAnsi="Roboto Condensed" w:cs="Times New Roman"/>
                <w:b/>
                <w:bCs/>
                <w:color w:val="FFFFFF" w:themeColor="background1"/>
                <w:spacing w:val="1"/>
              </w:rPr>
              <w:t>l</w:t>
            </w:r>
            <w:r w:rsidRPr="00FA46B0">
              <w:rPr>
                <w:rFonts w:ascii="Roboto Condensed" w:eastAsia="Calibri" w:hAnsi="Roboto Condensed" w:cs="Times New Roman"/>
                <w:b/>
                <w:bCs/>
                <w:color w:val="FFFFFF" w:themeColor="background1"/>
              </w:rPr>
              <w:t xml:space="preserve">e : </w:t>
            </w:r>
            <w:r w:rsidRPr="00FA46B0">
              <w:rPr>
                <w:rFonts w:ascii="Roboto Condensed" w:eastAsia="Calibri" w:hAnsi="Roboto Condensed" w:cs="Times New Roman"/>
                <w:b/>
                <w:bCs/>
                <w:color w:val="FFFFFF" w:themeColor="background1"/>
                <w:spacing w:val="-1"/>
              </w:rPr>
              <w:t xml:space="preserve">M. </w:t>
            </w:r>
            <w:proofErr w:type="spellStart"/>
            <w:r w:rsidRPr="00FA46B0">
              <w:rPr>
                <w:rFonts w:ascii="Roboto Condensed" w:eastAsia="Calibri" w:hAnsi="Roboto Condensed" w:cs="Times New Roman"/>
                <w:b/>
                <w:bCs/>
                <w:color w:val="FFFFFF" w:themeColor="background1"/>
                <w:spacing w:val="-1"/>
              </w:rPr>
              <w:t>Enjolras</w:t>
            </w:r>
            <w:proofErr w:type="spellEnd"/>
          </w:p>
        </w:tc>
        <w:tc>
          <w:tcPr>
            <w:tcW w:w="5562" w:type="dxa"/>
            <w:gridSpan w:val="2"/>
            <w:shd w:val="clear" w:color="auto" w:fill="F1E5F7"/>
            <w:vAlign w:val="center"/>
          </w:tcPr>
          <w:p w14:paraId="156AFFCC" w14:textId="77777777" w:rsidR="00792CBF" w:rsidRPr="00FA46B0" w:rsidRDefault="00792CBF" w:rsidP="006236C0">
            <w:pPr>
              <w:spacing w:after="0" w:line="240" w:lineRule="auto"/>
              <w:ind w:left="175"/>
              <w:rPr>
                <w:rFonts w:ascii="Roboto Condensed" w:hAnsi="Roboto Condensed" w:cs="Times New Roman"/>
                <w:b/>
              </w:rPr>
            </w:pPr>
            <w:r w:rsidRPr="00FA46B0">
              <w:rPr>
                <w:rFonts w:ascii="Roboto Condensed" w:eastAsia="Calibri" w:hAnsi="Roboto Condensed" w:cs="Times New Roman"/>
                <w:b/>
              </w:rPr>
              <w:t>I</w:t>
            </w:r>
            <w:r w:rsidRPr="00FA46B0">
              <w:rPr>
                <w:rFonts w:ascii="Roboto Condensed" w:eastAsia="Calibri" w:hAnsi="Roboto Condensed" w:cs="Times New Roman"/>
                <w:b/>
                <w:spacing w:val="-1"/>
              </w:rPr>
              <w:t>n</w:t>
            </w:r>
            <w:r w:rsidRPr="00FA46B0">
              <w:rPr>
                <w:rFonts w:ascii="Roboto Condensed" w:eastAsia="Calibri" w:hAnsi="Roboto Condensed" w:cs="Times New Roman"/>
                <w:b/>
              </w:rPr>
              <w:t>t</w:t>
            </w:r>
            <w:r w:rsidRPr="00FA46B0">
              <w:rPr>
                <w:rFonts w:ascii="Roboto Condensed" w:eastAsia="Calibri" w:hAnsi="Roboto Condensed" w:cs="Times New Roman"/>
                <w:b/>
                <w:spacing w:val="1"/>
              </w:rPr>
              <w:t>e</w:t>
            </w:r>
            <w:r w:rsidRPr="00FA46B0">
              <w:rPr>
                <w:rFonts w:ascii="Roboto Condensed" w:eastAsia="Calibri" w:hAnsi="Roboto Condensed" w:cs="Times New Roman"/>
                <w:b/>
              </w:rPr>
              <w:t>r</w:t>
            </w:r>
            <w:r w:rsidRPr="00FA46B0">
              <w:rPr>
                <w:rFonts w:ascii="Roboto Condensed" w:eastAsia="Calibri" w:hAnsi="Roboto Condensed" w:cs="Times New Roman"/>
                <w:b/>
                <w:spacing w:val="1"/>
              </w:rPr>
              <w:t>v</w:t>
            </w:r>
            <w:r w:rsidRPr="00FA46B0">
              <w:rPr>
                <w:rFonts w:ascii="Roboto Condensed" w:eastAsia="Calibri" w:hAnsi="Roboto Condensed" w:cs="Times New Roman"/>
                <w:b/>
              </w:rPr>
              <w:t>ena</w:t>
            </w:r>
            <w:r w:rsidRPr="00FA46B0">
              <w:rPr>
                <w:rFonts w:ascii="Roboto Condensed" w:eastAsia="Calibri" w:hAnsi="Roboto Condensed" w:cs="Times New Roman"/>
                <w:b/>
                <w:spacing w:val="-1"/>
              </w:rPr>
              <w:t>n</w:t>
            </w:r>
            <w:r w:rsidRPr="00FA46B0">
              <w:rPr>
                <w:rFonts w:ascii="Roboto Condensed" w:eastAsia="Calibri" w:hAnsi="Roboto Condensed" w:cs="Times New Roman"/>
                <w:b/>
                <w:spacing w:val="-2"/>
              </w:rPr>
              <w:t>t</w:t>
            </w:r>
            <w:r w:rsidRPr="00FA46B0">
              <w:rPr>
                <w:rFonts w:ascii="Roboto Condensed" w:eastAsia="Calibri" w:hAnsi="Roboto Condensed" w:cs="Times New Roman"/>
                <w:b/>
              </w:rPr>
              <w:t>s</w:t>
            </w:r>
            <w:r w:rsidRPr="00FA46B0">
              <w:rPr>
                <w:rFonts w:ascii="Roboto Condensed" w:eastAsia="Calibri" w:hAnsi="Roboto Condensed" w:cs="Times New Roman"/>
                <w:b/>
                <w:spacing w:val="2"/>
              </w:rPr>
              <w:t xml:space="preserve"> </w:t>
            </w:r>
            <w:r w:rsidRPr="00FA46B0">
              <w:rPr>
                <w:rFonts w:ascii="Roboto Condensed" w:eastAsia="Calibri" w:hAnsi="Roboto Condensed" w:cs="Times New Roman"/>
                <w:b/>
              </w:rPr>
              <w:t>:</w:t>
            </w:r>
            <w:r w:rsidRPr="00FA46B0">
              <w:rPr>
                <w:rFonts w:ascii="Roboto Condensed" w:eastAsia="Calibri" w:hAnsi="Roboto Condensed" w:cs="Times New Roman"/>
                <w:b/>
                <w:spacing w:val="-1"/>
              </w:rPr>
              <w:t xml:space="preserve"> </w:t>
            </w:r>
            <w:r w:rsidRPr="00FA46B0">
              <w:rPr>
                <w:rFonts w:ascii="Roboto Condensed" w:eastAsia="Calibri" w:hAnsi="Roboto Condensed" w:cs="Times New Roman"/>
                <w:b/>
              </w:rPr>
              <w:t xml:space="preserve">M. </w:t>
            </w:r>
            <w:proofErr w:type="spellStart"/>
            <w:r w:rsidRPr="00FA46B0">
              <w:rPr>
                <w:rFonts w:ascii="Roboto Condensed" w:eastAsia="Calibri" w:hAnsi="Roboto Condensed" w:cs="Times New Roman"/>
                <w:b/>
              </w:rPr>
              <w:t>Enjolras</w:t>
            </w:r>
            <w:proofErr w:type="spellEnd"/>
            <w:r w:rsidRPr="00FA46B0">
              <w:rPr>
                <w:rFonts w:ascii="Roboto Condensed" w:eastAsia="Calibri" w:hAnsi="Roboto Condensed" w:cs="Times New Roman"/>
                <w:b/>
              </w:rPr>
              <w:t>,</w:t>
            </w:r>
            <w:r w:rsidRPr="00FA46B0">
              <w:rPr>
                <w:rFonts w:ascii="Roboto Condensed" w:eastAsia="Calibri" w:hAnsi="Roboto Condensed" w:cs="Times New Roman"/>
                <w:b/>
                <w:spacing w:val="1"/>
              </w:rPr>
              <w:t xml:space="preserve"> R. </w:t>
            </w:r>
            <w:proofErr w:type="spellStart"/>
            <w:proofErr w:type="gramStart"/>
            <w:r w:rsidRPr="00FA46B0">
              <w:rPr>
                <w:rFonts w:ascii="Roboto Condensed" w:eastAsia="Calibri" w:hAnsi="Roboto Condensed" w:cs="Times New Roman"/>
                <w:b/>
                <w:spacing w:val="1"/>
              </w:rPr>
              <w:t>Bary</w:t>
            </w:r>
            <w:proofErr w:type="spellEnd"/>
            <w:r w:rsidRPr="00FA46B0">
              <w:rPr>
                <w:rFonts w:ascii="Roboto Condensed" w:eastAsia="Calibri" w:hAnsi="Roboto Condensed" w:cs="Times New Roman"/>
                <w:b/>
                <w:spacing w:val="1"/>
              </w:rPr>
              <w:t>,  M.</w:t>
            </w:r>
            <w:proofErr w:type="gramEnd"/>
            <w:r w:rsidRPr="00FA46B0">
              <w:rPr>
                <w:rFonts w:ascii="Roboto Condensed" w:eastAsia="Calibri" w:hAnsi="Roboto Condensed" w:cs="Times New Roman"/>
                <w:b/>
                <w:spacing w:val="1"/>
              </w:rPr>
              <w:t xml:space="preserve"> Camargo</w:t>
            </w:r>
          </w:p>
        </w:tc>
      </w:tr>
      <w:tr w:rsidR="00792CBF" w:rsidRPr="003D49D9" w14:paraId="1637FBD2" w14:textId="77777777" w:rsidTr="006236C0">
        <w:trPr>
          <w:trHeight w:hRule="exact" w:val="2542"/>
        </w:trPr>
        <w:tc>
          <w:tcPr>
            <w:tcW w:w="2552" w:type="dxa"/>
            <w:gridSpan w:val="2"/>
            <w:shd w:val="clear" w:color="auto" w:fill="282D46"/>
            <w:vAlign w:val="center"/>
          </w:tcPr>
          <w:p w14:paraId="750B636C" w14:textId="77777777" w:rsidR="00792CBF" w:rsidRPr="00FA46B0" w:rsidRDefault="00792CBF" w:rsidP="006236C0">
            <w:pPr>
              <w:spacing w:after="0" w:line="240" w:lineRule="auto"/>
              <w:ind w:left="97" w:right="-20"/>
              <w:rPr>
                <w:rFonts w:ascii="Roboto Condensed" w:eastAsia="Calibri" w:hAnsi="Roboto Condensed" w:cs="Times New Roman"/>
                <w:b/>
                <w:color w:val="FFFFFF" w:themeColor="background1"/>
                <w:szCs w:val="20"/>
              </w:rPr>
            </w:pPr>
            <w:r w:rsidRPr="00FA46B0">
              <w:rPr>
                <w:rFonts w:ascii="Roboto Condensed" w:eastAsia="Calibri" w:hAnsi="Roboto Condensed" w:cs="Times New Roman"/>
                <w:b/>
                <w:bCs/>
                <w:color w:val="FFFFFF" w:themeColor="background1"/>
                <w:position w:val="1"/>
                <w:szCs w:val="20"/>
              </w:rPr>
              <w:t>A</w:t>
            </w:r>
            <w:r w:rsidRPr="00FA46B0">
              <w:rPr>
                <w:rFonts w:ascii="Roboto Condensed" w:eastAsia="Calibri" w:hAnsi="Roboto Condensed" w:cs="Times New Roman"/>
                <w:b/>
                <w:bCs/>
                <w:color w:val="FFFFFF" w:themeColor="background1"/>
                <w:spacing w:val="2"/>
                <w:position w:val="1"/>
                <w:szCs w:val="20"/>
              </w:rPr>
              <w:t>c</w:t>
            </w:r>
            <w:r w:rsidRPr="00FA46B0">
              <w:rPr>
                <w:rFonts w:ascii="Roboto Condensed" w:eastAsia="Calibri" w:hAnsi="Roboto Condensed" w:cs="Times New Roman"/>
                <w:b/>
                <w:bCs/>
                <w:color w:val="FFFFFF" w:themeColor="background1"/>
                <w:spacing w:val="-1"/>
                <w:position w:val="1"/>
                <w:szCs w:val="20"/>
              </w:rPr>
              <w:t>qu</w:t>
            </w:r>
            <w:r w:rsidRPr="00FA46B0">
              <w:rPr>
                <w:rFonts w:ascii="Roboto Condensed" w:eastAsia="Calibri" w:hAnsi="Roboto Condensed" w:cs="Times New Roman"/>
                <w:b/>
                <w:bCs/>
                <w:color w:val="FFFFFF" w:themeColor="background1"/>
                <w:spacing w:val="-2"/>
                <w:position w:val="1"/>
                <w:szCs w:val="20"/>
              </w:rPr>
              <w:t>i</w:t>
            </w:r>
            <w:r w:rsidRPr="00FA46B0">
              <w:rPr>
                <w:rFonts w:ascii="Roboto Condensed" w:eastAsia="Calibri" w:hAnsi="Roboto Condensed" w:cs="Times New Roman"/>
                <w:b/>
                <w:bCs/>
                <w:color w:val="FFFFFF" w:themeColor="background1"/>
                <w:position w:val="1"/>
                <w:szCs w:val="20"/>
              </w:rPr>
              <w:t>s</w:t>
            </w:r>
            <w:r w:rsidRPr="00FA46B0">
              <w:rPr>
                <w:rFonts w:ascii="Roboto Condensed" w:eastAsia="Calibri" w:hAnsi="Roboto Condensed" w:cs="Times New Roman"/>
                <w:b/>
                <w:bCs/>
                <w:color w:val="FFFFFF" w:themeColor="background1"/>
                <w:spacing w:val="1"/>
                <w:position w:val="1"/>
                <w:szCs w:val="20"/>
              </w:rPr>
              <w:t xml:space="preserve"> </w:t>
            </w:r>
            <w:r w:rsidRPr="00FA46B0">
              <w:rPr>
                <w:rFonts w:ascii="Roboto Condensed" w:eastAsia="Calibri" w:hAnsi="Roboto Condensed" w:cs="Times New Roman"/>
                <w:b/>
                <w:bCs/>
                <w:color w:val="FFFFFF" w:themeColor="background1"/>
                <w:position w:val="1"/>
                <w:szCs w:val="20"/>
              </w:rPr>
              <w:t>d’</w:t>
            </w:r>
            <w:r w:rsidRPr="00FA46B0">
              <w:rPr>
                <w:rFonts w:ascii="Roboto Condensed" w:eastAsia="Calibri" w:hAnsi="Roboto Condensed" w:cs="Times New Roman"/>
                <w:b/>
                <w:bCs/>
                <w:color w:val="FFFFFF" w:themeColor="background1"/>
                <w:spacing w:val="-1"/>
                <w:position w:val="1"/>
                <w:szCs w:val="20"/>
              </w:rPr>
              <w:t>app</w:t>
            </w:r>
            <w:r w:rsidRPr="00FA46B0">
              <w:rPr>
                <w:rFonts w:ascii="Roboto Condensed" w:eastAsia="Calibri" w:hAnsi="Roboto Condensed" w:cs="Times New Roman"/>
                <w:b/>
                <w:bCs/>
                <w:color w:val="FFFFFF" w:themeColor="background1"/>
                <w:spacing w:val="1"/>
                <w:position w:val="1"/>
                <w:szCs w:val="20"/>
              </w:rPr>
              <w:t>r</w:t>
            </w:r>
            <w:r w:rsidRPr="00FA46B0">
              <w:rPr>
                <w:rFonts w:ascii="Roboto Condensed" w:eastAsia="Calibri" w:hAnsi="Roboto Condensed" w:cs="Times New Roman"/>
                <w:b/>
                <w:bCs/>
                <w:color w:val="FFFFFF" w:themeColor="background1"/>
                <w:spacing w:val="-1"/>
                <w:position w:val="1"/>
                <w:szCs w:val="20"/>
              </w:rPr>
              <w:t>en</w:t>
            </w:r>
            <w:r w:rsidRPr="00FA46B0">
              <w:rPr>
                <w:rFonts w:ascii="Roboto Condensed" w:eastAsia="Calibri" w:hAnsi="Roboto Condensed" w:cs="Times New Roman"/>
                <w:b/>
                <w:bCs/>
                <w:color w:val="FFFFFF" w:themeColor="background1"/>
                <w:position w:val="1"/>
                <w:szCs w:val="20"/>
              </w:rPr>
              <w:t>t</w:t>
            </w:r>
            <w:r w:rsidRPr="00FA46B0">
              <w:rPr>
                <w:rFonts w:ascii="Roboto Condensed" w:eastAsia="Calibri" w:hAnsi="Roboto Condensed" w:cs="Times New Roman"/>
                <w:b/>
                <w:bCs/>
                <w:color w:val="FFFFFF" w:themeColor="background1"/>
                <w:spacing w:val="-1"/>
                <w:position w:val="1"/>
                <w:szCs w:val="20"/>
              </w:rPr>
              <w:t>i</w:t>
            </w:r>
            <w:r w:rsidRPr="00FA46B0">
              <w:rPr>
                <w:rFonts w:ascii="Roboto Condensed" w:eastAsia="Calibri" w:hAnsi="Roboto Condensed" w:cs="Times New Roman"/>
                <w:b/>
                <w:bCs/>
                <w:color w:val="FFFFFF" w:themeColor="background1"/>
                <w:position w:val="1"/>
                <w:szCs w:val="20"/>
              </w:rPr>
              <w:t>ss</w:t>
            </w:r>
            <w:r w:rsidRPr="00FA46B0">
              <w:rPr>
                <w:rFonts w:ascii="Roboto Condensed" w:eastAsia="Calibri" w:hAnsi="Roboto Condensed" w:cs="Times New Roman"/>
                <w:b/>
                <w:bCs/>
                <w:color w:val="FFFFFF" w:themeColor="background1"/>
                <w:spacing w:val="-1"/>
                <w:position w:val="1"/>
                <w:szCs w:val="20"/>
              </w:rPr>
              <w:t>a</w:t>
            </w:r>
            <w:r w:rsidRPr="00FA46B0">
              <w:rPr>
                <w:rFonts w:ascii="Roboto Condensed" w:eastAsia="Calibri" w:hAnsi="Roboto Condensed" w:cs="Times New Roman"/>
                <w:b/>
                <w:bCs/>
                <w:color w:val="FFFFFF" w:themeColor="background1"/>
                <w:spacing w:val="1"/>
                <w:position w:val="1"/>
                <w:szCs w:val="20"/>
              </w:rPr>
              <w:t>g</w:t>
            </w:r>
            <w:r w:rsidRPr="00FA46B0">
              <w:rPr>
                <w:rFonts w:ascii="Roboto Condensed" w:eastAsia="Calibri" w:hAnsi="Roboto Condensed" w:cs="Times New Roman"/>
                <w:b/>
                <w:bCs/>
                <w:color w:val="FFFFFF" w:themeColor="background1"/>
                <w:position w:val="1"/>
                <w:szCs w:val="20"/>
              </w:rPr>
              <w:t xml:space="preserve">e </w:t>
            </w:r>
            <w:r w:rsidRPr="00FA46B0">
              <w:rPr>
                <w:rFonts w:ascii="Roboto Condensed" w:eastAsia="Calibri" w:hAnsi="Roboto Condensed" w:cs="Times New Roman"/>
                <w:b/>
                <w:bCs/>
                <w:color w:val="FFFFFF" w:themeColor="background1"/>
                <w:spacing w:val="1"/>
                <w:position w:val="1"/>
                <w:szCs w:val="20"/>
              </w:rPr>
              <w:t>v</w:t>
            </w:r>
            <w:r w:rsidRPr="00FA46B0">
              <w:rPr>
                <w:rFonts w:ascii="Roboto Condensed" w:eastAsia="Calibri" w:hAnsi="Roboto Condensed" w:cs="Times New Roman"/>
                <w:b/>
                <w:bCs/>
                <w:color w:val="FFFFFF" w:themeColor="background1"/>
                <w:spacing w:val="-1"/>
                <w:position w:val="1"/>
                <w:szCs w:val="20"/>
              </w:rPr>
              <w:t>i</w:t>
            </w:r>
            <w:r w:rsidRPr="00FA46B0">
              <w:rPr>
                <w:rFonts w:ascii="Roboto Condensed" w:eastAsia="Calibri" w:hAnsi="Roboto Condensed" w:cs="Times New Roman"/>
                <w:b/>
                <w:bCs/>
                <w:color w:val="FFFFFF" w:themeColor="background1"/>
                <w:position w:val="1"/>
                <w:szCs w:val="20"/>
              </w:rPr>
              <w:t>s</w:t>
            </w:r>
            <w:r w:rsidRPr="00FA46B0">
              <w:rPr>
                <w:rFonts w:ascii="Roboto Condensed" w:eastAsia="Calibri" w:hAnsi="Roboto Condensed" w:cs="Times New Roman"/>
                <w:b/>
                <w:bCs/>
                <w:color w:val="FFFFFF" w:themeColor="background1"/>
                <w:spacing w:val="-1"/>
                <w:position w:val="1"/>
                <w:szCs w:val="20"/>
              </w:rPr>
              <w:t>é</w:t>
            </w:r>
            <w:r w:rsidRPr="00FA46B0">
              <w:rPr>
                <w:rFonts w:ascii="Roboto Condensed" w:eastAsia="Calibri" w:hAnsi="Roboto Condensed" w:cs="Times New Roman"/>
                <w:b/>
                <w:bCs/>
                <w:color w:val="FFFFFF" w:themeColor="background1"/>
                <w:position w:val="1"/>
                <w:szCs w:val="20"/>
              </w:rPr>
              <w:t>s</w:t>
            </w:r>
          </w:p>
        </w:tc>
        <w:tc>
          <w:tcPr>
            <w:tcW w:w="7230" w:type="dxa"/>
            <w:gridSpan w:val="3"/>
            <w:shd w:val="clear" w:color="auto" w:fill="F1E5F7"/>
            <w:vAlign w:val="center"/>
          </w:tcPr>
          <w:p w14:paraId="50F2198C" w14:textId="77777777" w:rsidR="00792CBF" w:rsidRPr="00FA46B0" w:rsidRDefault="00792CBF" w:rsidP="006236C0">
            <w:pPr>
              <w:pStyle w:val="paragraph"/>
              <w:numPr>
                <w:ilvl w:val="0"/>
                <w:numId w:val="6"/>
              </w:numPr>
              <w:spacing w:before="0" w:beforeAutospacing="0" w:after="0" w:afterAutospacing="0"/>
              <w:ind w:left="524" w:right="202"/>
              <w:textAlignment w:val="baseline"/>
              <w:rPr>
                <w:rFonts w:ascii="Roboto Condensed" w:hAnsi="Roboto Condensed"/>
                <w:sz w:val="20"/>
                <w:szCs w:val="20"/>
              </w:rPr>
            </w:pPr>
            <w:r w:rsidRPr="00FA46B0">
              <w:rPr>
                <w:rStyle w:val="normaltextrun"/>
                <w:rFonts w:ascii="Roboto Condensed" w:hAnsi="Roboto Condensed"/>
                <w:sz w:val="20"/>
                <w:szCs w:val="20"/>
              </w:rPr>
              <w:t>Capacité à définir le Système de Management de l'Innovation (SMI) d’une organisation</w:t>
            </w:r>
            <w:r w:rsidRPr="00FA46B0">
              <w:rPr>
                <w:rStyle w:val="eop"/>
                <w:rFonts w:ascii="Roboto Condensed" w:hAnsi="Roboto Condensed"/>
                <w:sz w:val="20"/>
                <w:szCs w:val="20"/>
              </w:rPr>
              <w:t> </w:t>
            </w:r>
          </w:p>
          <w:p w14:paraId="72CAFEAD" w14:textId="77777777" w:rsidR="00792CBF" w:rsidRPr="00FA46B0" w:rsidRDefault="00792CBF" w:rsidP="006236C0">
            <w:pPr>
              <w:pStyle w:val="paragraph"/>
              <w:numPr>
                <w:ilvl w:val="0"/>
                <w:numId w:val="6"/>
              </w:numPr>
              <w:spacing w:before="0" w:beforeAutospacing="0" w:after="0" w:afterAutospacing="0"/>
              <w:ind w:left="524" w:right="202"/>
              <w:textAlignment w:val="baseline"/>
              <w:rPr>
                <w:rFonts w:ascii="Roboto Condensed" w:hAnsi="Roboto Condensed"/>
                <w:sz w:val="20"/>
                <w:szCs w:val="20"/>
              </w:rPr>
            </w:pPr>
            <w:r w:rsidRPr="00FA46B0">
              <w:rPr>
                <w:rStyle w:val="normaltextrun"/>
                <w:rFonts w:ascii="Roboto Condensed" w:hAnsi="Roboto Condensed"/>
                <w:sz w:val="20"/>
                <w:szCs w:val="20"/>
              </w:rPr>
              <w:t>Capacité à faire un diagnostic (stratégique et organisationnel) de la capacité à innover d’une structure</w:t>
            </w:r>
            <w:r w:rsidRPr="00FA46B0">
              <w:rPr>
                <w:rStyle w:val="eop"/>
                <w:rFonts w:ascii="Roboto Condensed" w:hAnsi="Roboto Condensed"/>
                <w:sz w:val="20"/>
                <w:szCs w:val="20"/>
              </w:rPr>
              <w:t> </w:t>
            </w:r>
          </w:p>
          <w:p w14:paraId="7099257C" w14:textId="77777777" w:rsidR="00792CBF" w:rsidRPr="00FA46B0" w:rsidRDefault="00792CBF" w:rsidP="006236C0">
            <w:pPr>
              <w:pStyle w:val="paragraph"/>
              <w:numPr>
                <w:ilvl w:val="0"/>
                <w:numId w:val="6"/>
              </w:numPr>
              <w:spacing w:before="0" w:beforeAutospacing="0" w:after="0" w:afterAutospacing="0"/>
              <w:ind w:left="524" w:right="202"/>
              <w:textAlignment w:val="baseline"/>
              <w:rPr>
                <w:rFonts w:ascii="Roboto Condensed" w:hAnsi="Roboto Condensed"/>
                <w:sz w:val="20"/>
                <w:szCs w:val="20"/>
              </w:rPr>
            </w:pPr>
            <w:r w:rsidRPr="00FA46B0">
              <w:rPr>
                <w:rStyle w:val="normaltextrun"/>
                <w:rFonts w:ascii="Roboto Condensed" w:hAnsi="Roboto Condensed"/>
                <w:sz w:val="20"/>
                <w:szCs w:val="20"/>
              </w:rPr>
              <w:t>Capacité à identifier des forces et faiblesses, selon le contexte</w:t>
            </w:r>
            <w:r w:rsidRPr="00FA46B0">
              <w:rPr>
                <w:rStyle w:val="eop"/>
                <w:rFonts w:ascii="Roboto Condensed" w:hAnsi="Roboto Condensed"/>
                <w:sz w:val="20"/>
                <w:szCs w:val="20"/>
              </w:rPr>
              <w:t> </w:t>
            </w:r>
          </w:p>
          <w:p w14:paraId="3E4002F4" w14:textId="77777777" w:rsidR="00792CBF" w:rsidRPr="00FA46B0" w:rsidRDefault="00792CBF" w:rsidP="006236C0">
            <w:pPr>
              <w:pStyle w:val="paragraph"/>
              <w:numPr>
                <w:ilvl w:val="0"/>
                <w:numId w:val="6"/>
              </w:numPr>
              <w:spacing w:before="0" w:beforeAutospacing="0" w:after="0" w:afterAutospacing="0"/>
              <w:ind w:left="524" w:right="202"/>
              <w:textAlignment w:val="baseline"/>
              <w:rPr>
                <w:rFonts w:ascii="Roboto Condensed" w:hAnsi="Roboto Condensed"/>
                <w:sz w:val="20"/>
                <w:szCs w:val="20"/>
              </w:rPr>
            </w:pPr>
            <w:r w:rsidRPr="00FA46B0">
              <w:rPr>
                <w:rStyle w:val="normaltextrun"/>
                <w:rFonts w:ascii="Roboto Condensed" w:hAnsi="Roboto Condensed"/>
                <w:sz w:val="20"/>
                <w:szCs w:val="20"/>
              </w:rPr>
              <w:t>Capacité à définir un plan de progrès personnalisé</w:t>
            </w:r>
            <w:r w:rsidRPr="00FA46B0">
              <w:rPr>
                <w:rStyle w:val="eop"/>
                <w:rFonts w:ascii="Roboto Condensed" w:hAnsi="Roboto Condensed"/>
                <w:sz w:val="20"/>
                <w:szCs w:val="20"/>
              </w:rPr>
              <w:t> </w:t>
            </w:r>
          </w:p>
          <w:p w14:paraId="38BE1CB0" w14:textId="77777777" w:rsidR="00792CBF" w:rsidRPr="00FA46B0" w:rsidRDefault="00792CBF" w:rsidP="006236C0">
            <w:pPr>
              <w:pStyle w:val="paragraph"/>
              <w:numPr>
                <w:ilvl w:val="0"/>
                <w:numId w:val="6"/>
              </w:numPr>
              <w:spacing w:before="0" w:beforeAutospacing="0" w:after="0" w:afterAutospacing="0"/>
              <w:ind w:left="524" w:right="202"/>
              <w:textAlignment w:val="baseline"/>
              <w:rPr>
                <w:rStyle w:val="eop"/>
                <w:rFonts w:ascii="Roboto Condensed" w:eastAsia="Calibri" w:hAnsi="Roboto Condensed"/>
                <w:sz w:val="20"/>
                <w:szCs w:val="20"/>
              </w:rPr>
            </w:pPr>
            <w:r w:rsidRPr="00FA46B0">
              <w:rPr>
                <w:rStyle w:val="normaltextrun"/>
                <w:rFonts w:ascii="Roboto Condensed" w:hAnsi="Roboto Condensed"/>
                <w:sz w:val="20"/>
                <w:szCs w:val="20"/>
              </w:rPr>
              <w:t>Capacité à mettre en place ce plan</w:t>
            </w:r>
            <w:r w:rsidRPr="00FA46B0">
              <w:rPr>
                <w:rStyle w:val="eop"/>
                <w:rFonts w:ascii="Roboto Condensed" w:hAnsi="Roboto Condensed"/>
                <w:sz w:val="20"/>
                <w:szCs w:val="20"/>
              </w:rPr>
              <w:t> </w:t>
            </w:r>
          </w:p>
          <w:p w14:paraId="705F61CD" w14:textId="77777777" w:rsidR="00792CBF" w:rsidRPr="00FA46B0" w:rsidRDefault="00792CBF" w:rsidP="006236C0">
            <w:pPr>
              <w:pStyle w:val="paragraph"/>
              <w:numPr>
                <w:ilvl w:val="0"/>
                <w:numId w:val="6"/>
              </w:numPr>
              <w:spacing w:before="0" w:beforeAutospacing="0" w:after="0" w:afterAutospacing="0"/>
              <w:ind w:left="524" w:right="202"/>
              <w:textAlignment w:val="baseline"/>
              <w:rPr>
                <w:rFonts w:ascii="Roboto Condensed" w:eastAsia="Calibri" w:hAnsi="Roboto Condensed"/>
                <w:sz w:val="20"/>
                <w:szCs w:val="20"/>
              </w:rPr>
            </w:pPr>
            <w:r w:rsidRPr="00FA46B0">
              <w:rPr>
                <w:rStyle w:val="normaltextrun"/>
                <w:rFonts w:ascii="Roboto Condensed" w:hAnsi="Roboto Condensed"/>
                <w:sz w:val="20"/>
                <w:szCs w:val="20"/>
              </w:rPr>
              <w:t>Capacité à placer l’entreprise dans un réseau et de faire du outsourcing</w:t>
            </w:r>
            <w:r w:rsidRPr="00FA46B0">
              <w:rPr>
                <w:rStyle w:val="eop"/>
                <w:rFonts w:ascii="Roboto Condensed" w:hAnsi="Roboto Condensed"/>
                <w:sz w:val="20"/>
                <w:szCs w:val="20"/>
              </w:rPr>
              <w:t xml:space="preserve"> </w:t>
            </w:r>
            <w:r w:rsidRPr="00FA46B0">
              <w:rPr>
                <w:rStyle w:val="normaltextrun"/>
                <w:rFonts w:ascii="Roboto Condensed" w:hAnsi="Roboto Condensed"/>
                <w:sz w:val="20"/>
                <w:szCs w:val="20"/>
              </w:rPr>
              <w:t>(intégration client, partenariat, open innovation)</w:t>
            </w:r>
            <w:r w:rsidRPr="00FA46B0">
              <w:rPr>
                <w:rStyle w:val="eop"/>
                <w:rFonts w:ascii="Roboto Condensed" w:hAnsi="Roboto Condensed"/>
                <w:sz w:val="20"/>
                <w:szCs w:val="20"/>
              </w:rPr>
              <w:t> </w:t>
            </w:r>
          </w:p>
        </w:tc>
      </w:tr>
      <w:tr w:rsidR="00792CBF" w:rsidRPr="003D49D9" w14:paraId="7877E3F3" w14:textId="77777777" w:rsidTr="006236C0">
        <w:trPr>
          <w:trHeight w:hRule="exact" w:val="6903"/>
        </w:trPr>
        <w:tc>
          <w:tcPr>
            <w:tcW w:w="2552" w:type="dxa"/>
            <w:gridSpan w:val="2"/>
            <w:shd w:val="clear" w:color="auto" w:fill="282D46"/>
            <w:vAlign w:val="center"/>
          </w:tcPr>
          <w:p w14:paraId="7CC474FC" w14:textId="77777777" w:rsidR="00792CBF" w:rsidRPr="00FA46B0" w:rsidRDefault="00792CBF" w:rsidP="006236C0">
            <w:pPr>
              <w:spacing w:after="0" w:line="240" w:lineRule="auto"/>
              <w:ind w:left="97" w:right="62"/>
              <w:rPr>
                <w:rFonts w:ascii="Roboto Condensed" w:hAnsi="Roboto Condensed" w:cs="Times New Roman"/>
                <w:b/>
                <w:color w:val="FFFFFF" w:themeColor="background1"/>
                <w:szCs w:val="20"/>
              </w:rPr>
            </w:pPr>
            <w:r w:rsidRPr="00FA46B0">
              <w:rPr>
                <w:rFonts w:ascii="Roboto Condensed" w:eastAsia="Calibri" w:hAnsi="Roboto Condensed" w:cs="Times New Roman"/>
                <w:b/>
                <w:bCs/>
                <w:color w:val="FFFFFF" w:themeColor="background1"/>
                <w:spacing w:val="1"/>
                <w:szCs w:val="20"/>
              </w:rPr>
              <w:t>C</w:t>
            </w:r>
            <w:r w:rsidRPr="00FA46B0">
              <w:rPr>
                <w:rFonts w:ascii="Roboto Condensed" w:eastAsia="Calibri" w:hAnsi="Roboto Condensed" w:cs="Times New Roman"/>
                <w:b/>
                <w:bCs/>
                <w:color w:val="FFFFFF" w:themeColor="background1"/>
                <w:spacing w:val="-1"/>
                <w:szCs w:val="20"/>
              </w:rPr>
              <w:t>on</w:t>
            </w:r>
            <w:r w:rsidRPr="00FA46B0">
              <w:rPr>
                <w:rFonts w:ascii="Roboto Condensed" w:eastAsia="Calibri" w:hAnsi="Roboto Condensed" w:cs="Times New Roman"/>
                <w:b/>
                <w:bCs/>
                <w:color w:val="FFFFFF" w:themeColor="background1"/>
                <w:szCs w:val="20"/>
              </w:rPr>
              <w:t>t</w:t>
            </w:r>
            <w:r w:rsidRPr="00FA46B0">
              <w:rPr>
                <w:rFonts w:ascii="Roboto Condensed" w:eastAsia="Calibri" w:hAnsi="Roboto Condensed" w:cs="Times New Roman"/>
                <w:b/>
                <w:bCs/>
                <w:color w:val="FFFFFF" w:themeColor="background1"/>
                <w:spacing w:val="1"/>
                <w:szCs w:val="20"/>
              </w:rPr>
              <w:t>ri</w:t>
            </w:r>
            <w:r w:rsidRPr="00FA46B0">
              <w:rPr>
                <w:rFonts w:ascii="Roboto Condensed" w:eastAsia="Calibri" w:hAnsi="Roboto Condensed" w:cs="Times New Roman"/>
                <w:b/>
                <w:bCs/>
                <w:color w:val="FFFFFF" w:themeColor="background1"/>
                <w:spacing w:val="-1"/>
                <w:szCs w:val="20"/>
              </w:rPr>
              <w:t>bu</w:t>
            </w:r>
            <w:r w:rsidRPr="00FA46B0">
              <w:rPr>
                <w:rFonts w:ascii="Roboto Condensed" w:eastAsia="Calibri" w:hAnsi="Roboto Condensed" w:cs="Times New Roman"/>
                <w:b/>
                <w:bCs/>
                <w:color w:val="FFFFFF" w:themeColor="background1"/>
                <w:szCs w:val="20"/>
              </w:rPr>
              <w:t>t</w:t>
            </w:r>
            <w:r w:rsidRPr="00FA46B0">
              <w:rPr>
                <w:rFonts w:ascii="Roboto Condensed" w:eastAsia="Calibri" w:hAnsi="Roboto Condensed" w:cs="Times New Roman"/>
                <w:b/>
                <w:bCs/>
                <w:color w:val="FFFFFF" w:themeColor="background1"/>
                <w:spacing w:val="1"/>
                <w:szCs w:val="20"/>
              </w:rPr>
              <w:t>i</w:t>
            </w:r>
            <w:r w:rsidRPr="00FA46B0">
              <w:rPr>
                <w:rFonts w:ascii="Roboto Condensed" w:eastAsia="Calibri" w:hAnsi="Roboto Condensed" w:cs="Times New Roman"/>
                <w:b/>
                <w:bCs/>
                <w:color w:val="FFFFFF" w:themeColor="background1"/>
                <w:spacing w:val="-1"/>
                <w:szCs w:val="20"/>
              </w:rPr>
              <w:t>o</w:t>
            </w:r>
            <w:r w:rsidRPr="00FA46B0">
              <w:rPr>
                <w:rFonts w:ascii="Roboto Condensed" w:eastAsia="Calibri" w:hAnsi="Roboto Condensed" w:cs="Times New Roman"/>
                <w:b/>
                <w:bCs/>
                <w:color w:val="FFFFFF" w:themeColor="background1"/>
                <w:szCs w:val="20"/>
              </w:rPr>
              <w:t>n</w:t>
            </w:r>
            <w:r w:rsidRPr="00FA46B0">
              <w:rPr>
                <w:rFonts w:ascii="Roboto Condensed" w:eastAsia="Calibri" w:hAnsi="Roboto Condensed" w:cs="Times New Roman"/>
                <w:b/>
                <w:bCs/>
                <w:color w:val="FFFFFF" w:themeColor="background1"/>
                <w:spacing w:val="-1"/>
                <w:szCs w:val="20"/>
              </w:rPr>
              <w:t xml:space="preserve"> </w:t>
            </w:r>
            <w:r w:rsidRPr="00FA46B0">
              <w:rPr>
                <w:rFonts w:ascii="Roboto Condensed" w:eastAsia="Calibri" w:hAnsi="Roboto Condensed" w:cs="Times New Roman"/>
                <w:b/>
                <w:bCs/>
                <w:color w:val="FFFFFF" w:themeColor="background1"/>
                <w:szCs w:val="20"/>
              </w:rPr>
              <w:t xml:space="preserve">au </w:t>
            </w:r>
            <w:r w:rsidRPr="00FA46B0">
              <w:rPr>
                <w:rFonts w:ascii="Roboto Condensed" w:eastAsia="Calibri" w:hAnsi="Roboto Condensed" w:cs="Times New Roman"/>
                <w:b/>
                <w:bCs/>
                <w:color w:val="FFFFFF" w:themeColor="background1"/>
                <w:spacing w:val="1"/>
                <w:szCs w:val="20"/>
              </w:rPr>
              <w:t>r</w:t>
            </w:r>
            <w:r w:rsidRPr="00FA46B0">
              <w:rPr>
                <w:rFonts w:ascii="Roboto Condensed" w:eastAsia="Calibri" w:hAnsi="Roboto Condensed" w:cs="Times New Roman"/>
                <w:b/>
                <w:bCs/>
                <w:color w:val="FFFFFF" w:themeColor="background1"/>
                <w:spacing w:val="-1"/>
                <w:szCs w:val="20"/>
              </w:rPr>
              <w:t>é</w:t>
            </w:r>
            <w:r w:rsidRPr="00FA46B0">
              <w:rPr>
                <w:rFonts w:ascii="Roboto Condensed" w:eastAsia="Calibri" w:hAnsi="Roboto Condensed" w:cs="Times New Roman"/>
                <w:b/>
                <w:bCs/>
                <w:color w:val="FFFFFF" w:themeColor="background1"/>
                <w:szCs w:val="20"/>
              </w:rPr>
              <w:t>f</w:t>
            </w:r>
            <w:r w:rsidRPr="00FA46B0">
              <w:rPr>
                <w:rFonts w:ascii="Roboto Condensed" w:eastAsia="Calibri" w:hAnsi="Roboto Condensed" w:cs="Times New Roman"/>
                <w:b/>
                <w:bCs/>
                <w:color w:val="FFFFFF" w:themeColor="background1"/>
                <w:spacing w:val="-1"/>
                <w:szCs w:val="20"/>
              </w:rPr>
              <w:t>é</w:t>
            </w:r>
            <w:r w:rsidRPr="00FA46B0">
              <w:rPr>
                <w:rFonts w:ascii="Roboto Condensed" w:eastAsia="Calibri" w:hAnsi="Roboto Condensed" w:cs="Times New Roman"/>
                <w:b/>
                <w:bCs/>
                <w:color w:val="FFFFFF" w:themeColor="background1"/>
                <w:spacing w:val="1"/>
                <w:szCs w:val="20"/>
              </w:rPr>
              <w:t>r</w:t>
            </w:r>
            <w:r w:rsidRPr="00FA46B0">
              <w:rPr>
                <w:rFonts w:ascii="Roboto Condensed" w:eastAsia="Calibri" w:hAnsi="Roboto Condensed" w:cs="Times New Roman"/>
                <w:b/>
                <w:bCs/>
                <w:color w:val="FFFFFF" w:themeColor="background1"/>
                <w:spacing w:val="-1"/>
                <w:szCs w:val="20"/>
              </w:rPr>
              <w:t>en</w:t>
            </w:r>
            <w:r w:rsidRPr="00FA46B0">
              <w:rPr>
                <w:rFonts w:ascii="Roboto Condensed" w:eastAsia="Calibri" w:hAnsi="Roboto Condensed" w:cs="Times New Roman"/>
                <w:b/>
                <w:bCs/>
                <w:color w:val="FFFFFF" w:themeColor="background1"/>
                <w:szCs w:val="20"/>
              </w:rPr>
              <w:t>t</w:t>
            </w:r>
            <w:r w:rsidRPr="00FA46B0">
              <w:rPr>
                <w:rFonts w:ascii="Roboto Condensed" w:eastAsia="Calibri" w:hAnsi="Roboto Condensed" w:cs="Times New Roman"/>
                <w:b/>
                <w:bCs/>
                <w:color w:val="FFFFFF" w:themeColor="background1"/>
                <w:spacing w:val="1"/>
                <w:szCs w:val="20"/>
              </w:rPr>
              <w:t>i</w:t>
            </w:r>
            <w:r w:rsidRPr="00FA46B0">
              <w:rPr>
                <w:rFonts w:ascii="Roboto Condensed" w:eastAsia="Calibri" w:hAnsi="Roboto Condensed" w:cs="Times New Roman"/>
                <w:b/>
                <w:bCs/>
                <w:color w:val="FFFFFF" w:themeColor="background1"/>
                <w:spacing w:val="-1"/>
                <w:szCs w:val="20"/>
              </w:rPr>
              <w:t>e</w:t>
            </w:r>
            <w:r w:rsidRPr="00FA46B0">
              <w:rPr>
                <w:rFonts w:ascii="Roboto Condensed" w:eastAsia="Calibri" w:hAnsi="Roboto Condensed" w:cs="Times New Roman"/>
                <w:b/>
                <w:bCs/>
                <w:color w:val="FFFFFF" w:themeColor="background1"/>
                <w:szCs w:val="20"/>
              </w:rPr>
              <w:t>l</w:t>
            </w:r>
            <w:r w:rsidRPr="00FA46B0">
              <w:rPr>
                <w:rFonts w:ascii="Roboto Condensed" w:eastAsia="Calibri" w:hAnsi="Roboto Condensed" w:cs="Times New Roman"/>
                <w:b/>
                <w:bCs/>
                <w:color w:val="FFFFFF" w:themeColor="background1"/>
                <w:spacing w:val="-1"/>
                <w:szCs w:val="20"/>
              </w:rPr>
              <w:t xml:space="preserve"> </w:t>
            </w:r>
            <w:r w:rsidRPr="00FA46B0">
              <w:rPr>
                <w:rFonts w:ascii="Roboto Condensed" w:eastAsia="Calibri" w:hAnsi="Roboto Condensed" w:cs="Times New Roman"/>
                <w:b/>
                <w:bCs/>
                <w:color w:val="FFFFFF" w:themeColor="background1"/>
                <w:szCs w:val="20"/>
              </w:rPr>
              <w:t>Em</w:t>
            </w:r>
            <w:r w:rsidRPr="00FA46B0">
              <w:rPr>
                <w:rFonts w:ascii="Roboto Condensed" w:eastAsia="Calibri" w:hAnsi="Roboto Condensed" w:cs="Times New Roman"/>
                <w:b/>
                <w:bCs/>
                <w:color w:val="FFFFFF" w:themeColor="background1"/>
                <w:spacing w:val="-1"/>
                <w:szCs w:val="20"/>
              </w:rPr>
              <w:t>p</w:t>
            </w:r>
            <w:r w:rsidRPr="00FA46B0">
              <w:rPr>
                <w:rFonts w:ascii="Roboto Condensed" w:eastAsia="Calibri" w:hAnsi="Roboto Condensed" w:cs="Times New Roman"/>
                <w:b/>
                <w:bCs/>
                <w:color w:val="FFFFFF" w:themeColor="background1"/>
                <w:spacing w:val="1"/>
                <w:szCs w:val="20"/>
              </w:rPr>
              <w:t>l</w:t>
            </w:r>
            <w:r w:rsidRPr="00FA46B0">
              <w:rPr>
                <w:rFonts w:ascii="Roboto Condensed" w:eastAsia="Calibri" w:hAnsi="Roboto Condensed" w:cs="Times New Roman"/>
                <w:b/>
                <w:bCs/>
                <w:color w:val="FFFFFF" w:themeColor="background1"/>
                <w:spacing w:val="-3"/>
                <w:szCs w:val="20"/>
              </w:rPr>
              <w:t>o</w:t>
            </w:r>
            <w:r w:rsidRPr="00FA46B0">
              <w:rPr>
                <w:rFonts w:ascii="Roboto Condensed" w:eastAsia="Calibri" w:hAnsi="Roboto Condensed" w:cs="Times New Roman"/>
                <w:b/>
                <w:bCs/>
                <w:color w:val="FFFFFF" w:themeColor="background1"/>
                <w:spacing w:val="2"/>
                <w:szCs w:val="20"/>
              </w:rPr>
              <w:t>i</w:t>
            </w:r>
            <w:r w:rsidRPr="00FA46B0">
              <w:rPr>
                <w:rFonts w:ascii="Roboto Condensed" w:eastAsia="Calibri" w:hAnsi="Roboto Condensed" w:cs="Times New Roman"/>
                <w:b/>
                <w:bCs/>
                <w:color w:val="FFFFFF" w:themeColor="background1"/>
                <w:szCs w:val="20"/>
              </w:rPr>
              <w:t xml:space="preserve">- </w:t>
            </w:r>
            <w:r w:rsidRPr="00FA46B0">
              <w:rPr>
                <w:rFonts w:ascii="Roboto Condensed" w:eastAsia="Calibri" w:hAnsi="Roboto Condensed" w:cs="Times New Roman"/>
                <w:b/>
                <w:bCs/>
                <w:color w:val="FFFFFF" w:themeColor="background1"/>
                <w:spacing w:val="1"/>
                <w:szCs w:val="20"/>
              </w:rPr>
              <w:t>C</w:t>
            </w:r>
            <w:r w:rsidRPr="00FA46B0">
              <w:rPr>
                <w:rFonts w:ascii="Roboto Condensed" w:eastAsia="Calibri" w:hAnsi="Roboto Condensed" w:cs="Times New Roman"/>
                <w:b/>
                <w:bCs/>
                <w:color w:val="FFFFFF" w:themeColor="background1"/>
                <w:spacing w:val="-1"/>
                <w:szCs w:val="20"/>
              </w:rPr>
              <w:t>o</w:t>
            </w:r>
            <w:r w:rsidRPr="00FA46B0">
              <w:rPr>
                <w:rFonts w:ascii="Roboto Condensed" w:eastAsia="Calibri" w:hAnsi="Roboto Condensed" w:cs="Times New Roman"/>
                <w:b/>
                <w:bCs/>
                <w:color w:val="FFFFFF" w:themeColor="background1"/>
                <w:szCs w:val="20"/>
              </w:rPr>
              <w:t>mp</w:t>
            </w:r>
            <w:r w:rsidRPr="00FA46B0">
              <w:rPr>
                <w:rFonts w:ascii="Roboto Condensed" w:eastAsia="Calibri" w:hAnsi="Roboto Condensed" w:cs="Times New Roman"/>
                <w:b/>
                <w:bCs/>
                <w:color w:val="FFFFFF" w:themeColor="background1"/>
                <w:spacing w:val="-1"/>
                <w:szCs w:val="20"/>
              </w:rPr>
              <w:t>é</w:t>
            </w:r>
            <w:r w:rsidRPr="00FA46B0">
              <w:rPr>
                <w:rFonts w:ascii="Roboto Condensed" w:eastAsia="Calibri" w:hAnsi="Roboto Condensed" w:cs="Times New Roman"/>
                <w:b/>
                <w:bCs/>
                <w:color w:val="FFFFFF" w:themeColor="background1"/>
                <w:szCs w:val="20"/>
              </w:rPr>
              <w:t>te</w:t>
            </w:r>
            <w:r w:rsidRPr="00FA46B0">
              <w:rPr>
                <w:rFonts w:ascii="Roboto Condensed" w:eastAsia="Calibri" w:hAnsi="Roboto Condensed" w:cs="Times New Roman"/>
                <w:b/>
                <w:bCs/>
                <w:color w:val="FFFFFF" w:themeColor="background1"/>
                <w:spacing w:val="-1"/>
                <w:szCs w:val="20"/>
              </w:rPr>
              <w:t>n</w:t>
            </w:r>
            <w:r w:rsidRPr="00FA46B0">
              <w:rPr>
                <w:rFonts w:ascii="Roboto Condensed" w:eastAsia="Calibri" w:hAnsi="Roboto Condensed" w:cs="Times New Roman"/>
                <w:b/>
                <w:bCs/>
                <w:color w:val="FFFFFF" w:themeColor="background1"/>
                <w:spacing w:val="1"/>
                <w:szCs w:val="20"/>
              </w:rPr>
              <w:t>c</w:t>
            </w:r>
            <w:r w:rsidRPr="00FA46B0">
              <w:rPr>
                <w:rFonts w:ascii="Roboto Condensed" w:eastAsia="Calibri" w:hAnsi="Roboto Condensed" w:cs="Times New Roman"/>
                <w:b/>
                <w:bCs/>
                <w:color w:val="FFFFFF" w:themeColor="background1"/>
                <w:spacing w:val="-1"/>
                <w:szCs w:val="20"/>
              </w:rPr>
              <w:t>e</w:t>
            </w:r>
            <w:r w:rsidRPr="00FA46B0">
              <w:rPr>
                <w:rFonts w:ascii="Roboto Condensed" w:eastAsia="Calibri" w:hAnsi="Roboto Condensed" w:cs="Times New Roman"/>
                <w:b/>
                <w:bCs/>
                <w:color w:val="FFFFFF" w:themeColor="background1"/>
                <w:szCs w:val="20"/>
              </w:rPr>
              <w:t>s</w:t>
            </w:r>
          </w:p>
        </w:tc>
        <w:tc>
          <w:tcPr>
            <w:tcW w:w="7230" w:type="dxa"/>
            <w:gridSpan w:val="3"/>
            <w:shd w:val="clear" w:color="auto" w:fill="F1E5F7"/>
            <w:vAlign w:val="center"/>
          </w:tcPr>
          <w:p w14:paraId="17C8F59D" w14:textId="77777777" w:rsidR="00792CBF" w:rsidRPr="00FA46B0" w:rsidRDefault="00792CBF" w:rsidP="006236C0">
            <w:pPr>
              <w:pStyle w:val="paragraph"/>
              <w:spacing w:before="0" w:beforeAutospacing="0" w:after="0" w:afterAutospacing="0"/>
              <w:ind w:left="240" w:right="-30"/>
              <w:textAlignment w:val="baseline"/>
              <w:rPr>
                <w:rFonts w:ascii="Roboto Condensed" w:hAnsi="Roboto Condensed"/>
                <w:sz w:val="20"/>
                <w:szCs w:val="20"/>
              </w:rPr>
            </w:pPr>
            <w:r w:rsidRPr="00FA46B0">
              <w:rPr>
                <w:rStyle w:val="normaltextrun"/>
                <w:rFonts w:ascii="Roboto Condensed" w:hAnsi="Roboto Condensed"/>
                <w:b/>
                <w:bCs/>
                <w:sz w:val="20"/>
                <w:szCs w:val="20"/>
                <w:u w:val="single"/>
              </w:rPr>
              <w:t>C8.1</w:t>
            </w:r>
            <w:r w:rsidRPr="00FA46B0">
              <w:rPr>
                <w:rStyle w:val="normaltextrun"/>
                <w:rFonts w:ascii="Roboto Condensed" w:hAnsi="Roboto Condensed"/>
                <w:sz w:val="20"/>
                <w:szCs w:val="20"/>
              </w:rPr>
              <w:t xml:space="preserve"> Permettre à la Direction d’établir une ambition et une vision pertinente en matière d’innovation reliant l’analyse d’un potentiel d’innovation aux orientations stratégiques, pouvant inclure de nouveaux partenariats sur les principes de l’open innovation</w:t>
            </w:r>
            <w:r w:rsidRPr="00FA46B0">
              <w:rPr>
                <w:rStyle w:val="eop"/>
                <w:rFonts w:ascii="Roboto Condensed" w:hAnsi="Roboto Condensed"/>
                <w:sz w:val="20"/>
                <w:szCs w:val="20"/>
              </w:rPr>
              <w:t> </w:t>
            </w:r>
          </w:p>
          <w:p w14:paraId="13834A80" w14:textId="77777777" w:rsidR="00792CBF" w:rsidRPr="00FA46B0" w:rsidRDefault="00792CBF" w:rsidP="006236C0">
            <w:pPr>
              <w:pStyle w:val="paragraph"/>
              <w:spacing w:before="0" w:beforeAutospacing="0" w:after="0" w:afterAutospacing="0"/>
              <w:ind w:left="240" w:right="-30"/>
              <w:textAlignment w:val="baseline"/>
              <w:rPr>
                <w:rFonts w:ascii="Roboto Condensed" w:hAnsi="Roboto Condensed"/>
                <w:sz w:val="20"/>
                <w:szCs w:val="20"/>
              </w:rPr>
            </w:pPr>
            <w:r w:rsidRPr="00FA46B0">
              <w:rPr>
                <w:rStyle w:val="eop"/>
                <w:rFonts w:ascii="Roboto Condensed" w:hAnsi="Roboto Condensed"/>
                <w:sz w:val="20"/>
                <w:szCs w:val="20"/>
              </w:rPr>
              <w:t> </w:t>
            </w:r>
          </w:p>
          <w:p w14:paraId="2ECDC866" w14:textId="77777777" w:rsidR="00792CBF" w:rsidRPr="00FA46B0" w:rsidRDefault="00792CBF" w:rsidP="006236C0">
            <w:pPr>
              <w:pStyle w:val="paragraph"/>
              <w:spacing w:before="0" w:beforeAutospacing="0" w:after="0" w:afterAutospacing="0"/>
              <w:ind w:left="240" w:right="-30"/>
              <w:textAlignment w:val="baseline"/>
              <w:rPr>
                <w:rFonts w:ascii="Roboto Condensed" w:hAnsi="Roboto Condensed"/>
                <w:sz w:val="20"/>
                <w:szCs w:val="20"/>
              </w:rPr>
            </w:pPr>
            <w:r w:rsidRPr="00FA46B0">
              <w:rPr>
                <w:rStyle w:val="normaltextrun"/>
                <w:rFonts w:ascii="Roboto Condensed" w:hAnsi="Roboto Condensed"/>
                <w:b/>
                <w:bCs/>
                <w:sz w:val="20"/>
                <w:szCs w:val="20"/>
                <w:u w:val="single"/>
              </w:rPr>
              <w:t xml:space="preserve">C8.2 </w:t>
            </w:r>
            <w:r w:rsidRPr="00FA46B0">
              <w:rPr>
                <w:rStyle w:val="normaltextrun"/>
                <w:rFonts w:ascii="Roboto Condensed" w:hAnsi="Roboto Condensed"/>
                <w:sz w:val="20"/>
                <w:szCs w:val="20"/>
              </w:rPr>
              <w:t>Elaborer et mettre en œuvre une dynamique permanente de génération de nouveaux projets, de suivi de ceux-ci, notamment à travers la capitalisation des savoir-faire correspondants.</w:t>
            </w:r>
            <w:r w:rsidRPr="00FA46B0">
              <w:rPr>
                <w:rStyle w:val="eop"/>
                <w:rFonts w:ascii="Roboto Condensed" w:hAnsi="Roboto Condensed"/>
                <w:sz w:val="20"/>
                <w:szCs w:val="20"/>
              </w:rPr>
              <w:t> </w:t>
            </w:r>
          </w:p>
          <w:p w14:paraId="278DB7DD" w14:textId="77777777" w:rsidR="00792CBF" w:rsidRPr="00FA46B0" w:rsidRDefault="00792CBF" w:rsidP="006236C0">
            <w:pPr>
              <w:pStyle w:val="paragraph"/>
              <w:spacing w:before="0" w:beforeAutospacing="0" w:after="0" w:afterAutospacing="0"/>
              <w:ind w:left="240" w:right="-30"/>
              <w:textAlignment w:val="baseline"/>
              <w:rPr>
                <w:rFonts w:ascii="Roboto Condensed" w:hAnsi="Roboto Condensed"/>
                <w:sz w:val="20"/>
                <w:szCs w:val="20"/>
              </w:rPr>
            </w:pPr>
            <w:r w:rsidRPr="00FA46B0">
              <w:rPr>
                <w:rStyle w:val="eop"/>
                <w:rFonts w:ascii="Roboto Condensed" w:hAnsi="Roboto Condensed"/>
                <w:sz w:val="20"/>
                <w:szCs w:val="20"/>
              </w:rPr>
              <w:t> </w:t>
            </w:r>
          </w:p>
          <w:p w14:paraId="02D365B7" w14:textId="77777777" w:rsidR="00792CBF" w:rsidRPr="00FA46B0" w:rsidRDefault="00792CBF" w:rsidP="006236C0">
            <w:pPr>
              <w:pStyle w:val="paragraph"/>
              <w:spacing w:before="0" w:beforeAutospacing="0" w:after="0" w:afterAutospacing="0"/>
              <w:ind w:left="240" w:right="-30"/>
              <w:textAlignment w:val="baseline"/>
              <w:rPr>
                <w:rFonts w:ascii="Roboto Condensed" w:hAnsi="Roboto Condensed"/>
                <w:sz w:val="20"/>
                <w:szCs w:val="20"/>
              </w:rPr>
            </w:pPr>
            <w:r w:rsidRPr="00FA46B0">
              <w:rPr>
                <w:rStyle w:val="normaltextrun"/>
                <w:rFonts w:ascii="Roboto Condensed" w:hAnsi="Roboto Condensed"/>
                <w:b/>
                <w:bCs/>
                <w:sz w:val="20"/>
                <w:szCs w:val="20"/>
                <w:u w:val="single"/>
              </w:rPr>
              <w:t>C6.2</w:t>
            </w:r>
            <w:r w:rsidRPr="00FA46B0">
              <w:rPr>
                <w:rStyle w:val="normaltextrun"/>
                <w:rFonts w:ascii="Roboto Condensed" w:hAnsi="Roboto Condensed"/>
                <w:sz w:val="20"/>
                <w:szCs w:val="20"/>
              </w:rPr>
              <w:t xml:space="preserve"> Identifier le fonctionnement et les pratiques de l’organisation, ses réseaux internes et externes, en déterminant les rôles et missions et en cartographiant les processus (flux informationnels, décisions).</w:t>
            </w:r>
            <w:r w:rsidRPr="00FA46B0">
              <w:rPr>
                <w:rStyle w:val="eop"/>
                <w:rFonts w:ascii="Roboto Condensed" w:hAnsi="Roboto Condensed"/>
                <w:sz w:val="20"/>
                <w:szCs w:val="20"/>
              </w:rPr>
              <w:t> </w:t>
            </w:r>
          </w:p>
          <w:p w14:paraId="02F1DB73" w14:textId="77777777" w:rsidR="00792CBF" w:rsidRPr="00FA46B0" w:rsidRDefault="00792CBF" w:rsidP="006236C0">
            <w:pPr>
              <w:pStyle w:val="paragraph"/>
              <w:spacing w:before="0" w:beforeAutospacing="0" w:after="0" w:afterAutospacing="0"/>
              <w:ind w:left="240" w:right="-30"/>
              <w:textAlignment w:val="baseline"/>
              <w:rPr>
                <w:rFonts w:ascii="Roboto Condensed" w:hAnsi="Roboto Condensed"/>
                <w:sz w:val="20"/>
                <w:szCs w:val="20"/>
              </w:rPr>
            </w:pPr>
            <w:r w:rsidRPr="00FA46B0">
              <w:rPr>
                <w:rStyle w:val="eop"/>
                <w:rFonts w:ascii="Roboto Condensed" w:hAnsi="Roboto Condensed"/>
                <w:sz w:val="20"/>
                <w:szCs w:val="20"/>
              </w:rPr>
              <w:t> </w:t>
            </w:r>
          </w:p>
          <w:p w14:paraId="137C8693" w14:textId="77777777" w:rsidR="00792CBF" w:rsidRPr="00FA46B0" w:rsidRDefault="00792CBF" w:rsidP="006236C0">
            <w:pPr>
              <w:pStyle w:val="paragraph"/>
              <w:spacing w:before="0" w:beforeAutospacing="0" w:after="0" w:afterAutospacing="0"/>
              <w:ind w:left="240" w:right="-30"/>
              <w:textAlignment w:val="baseline"/>
              <w:rPr>
                <w:rFonts w:ascii="Roboto Condensed" w:hAnsi="Roboto Condensed"/>
                <w:sz w:val="20"/>
                <w:szCs w:val="20"/>
              </w:rPr>
            </w:pPr>
            <w:r w:rsidRPr="00FA46B0">
              <w:rPr>
                <w:rStyle w:val="normaltextrun"/>
                <w:rFonts w:ascii="Roboto Condensed" w:hAnsi="Roboto Condensed"/>
                <w:b/>
                <w:bCs/>
                <w:sz w:val="20"/>
                <w:szCs w:val="20"/>
                <w:u w:val="single"/>
              </w:rPr>
              <w:t>C6.3</w:t>
            </w:r>
            <w:r w:rsidRPr="00FA46B0">
              <w:rPr>
                <w:rStyle w:val="normaltextrun"/>
                <w:rFonts w:ascii="Roboto Condensed" w:hAnsi="Roboto Condensed"/>
                <w:sz w:val="20"/>
                <w:szCs w:val="20"/>
              </w:rPr>
              <w:t xml:space="preserve"> Réaliser des diagnostics technologique, stratégique et organisationnel du système, au regard de ses enjeux de développement (compétitivité, productivité, innovation, RSE…), conduisant à l’élaboration de scénarios prospectifs, comprenant l’analyse des risques et opportunités ; en déduire un plan d’actions intégrant, si nécessaire, l’acquisition de nouvelles technologies.</w:t>
            </w:r>
            <w:r w:rsidRPr="00FA46B0">
              <w:rPr>
                <w:rStyle w:val="eop"/>
                <w:rFonts w:ascii="Roboto Condensed" w:hAnsi="Roboto Condensed"/>
                <w:sz w:val="20"/>
                <w:szCs w:val="20"/>
              </w:rPr>
              <w:t> </w:t>
            </w:r>
          </w:p>
          <w:p w14:paraId="2B437DEE" w14:textId="77777777" w:rsidR="00792CBF" w:rsidRPr="00FA46B0" w:rsidRDefault="00792CBF" w:rsidP="006236C0">
            <w:pPr>
              <w:pStyle w:val="paragraph"/>
              <w:spacing w:before="0" w:beforeAutospacing="0" w:after="0" w:afterAutospacing="0"/>
              <w:ind w:left="240" w:right="-30"/>
              <w:textAlignment w:val="baseline"/>
              <w:rPr>
                <w:rFonts w:ascii="Roboto Condensed" w:hAnsi="Roboto Condensed"/>
                <w:sz w:val="20"/>
                <w:szCs w:val="20"/>
              </w:rPr>
            </w:pPr>
            <w:r w:rsidRPr="00FA46B0">
              <w:rPr>
                <w:rStyle w:val="eop"/>
                <w:rFonts w:ascii="Roboto Condensed" w:hAnsi="Roboto Condensed"/>
                <w:sz w:val="20"/>
                <w:szCs w:val="20"/>
              </w:rPr>
              <w:t> </w:t>
            </w:r>
          </w:p>
          <w:p w14:paraId="5742DF15" w14:textId="77777777" w:rsidR="00792CBF" w:rsidRPr="00FA46B0" w:rsidRDefault="00792CBF" w:rsidP="006236C0">
            <w:pPr>
              <w:pStyle w:val="paragraph"/>
              <w:spacing w:before="0" w:beforeAutospacing="0" w:after="0" w:afterAutospacing="0"/>
              <w:ind w:left="240" w:right="-30"/>
              <w:textAlignment w:val="baseline"/>
              <w:rPr>
                <w:rFonts w:ascii="Roboto Condensed" w:hAnsi="Roboto Condensed"/>
                <w:sz w:val="20"/>
                <w:szCs w:val="20"/>
              </w:rPr>
            </w:pPr>
            <w:r w:rsidRPr="00FA46B0">
              <w:rPr>
                <w:rStyle w:val="normaltextrun"/>
                <w:rFonts w:ascii="Roboto Condensed" w:hAnsi="Roboto Condensed"/>
                <w:b/>
                <w:bCs/>
                <w:sz w:val="20"/>
                <w:szCs w:val="20"/>
                <w:u w:val="single"/>
              </w:rPr>
              <w:t>C3.6</w:t>
            </w:r>
            <w:r w:rsidRPr="00FA46B0">
              <w:rPr>
                <w:rStyle w:val="normaltextrun"/>
                <w:rFonts w:ascii="Roboto Condensed" w:hAnsi="Roboto Condensed"/>
                <w:sz w:val="20"/>
                <w:szCs w:val="20"/>
              </w:rPr>
              <w:t xml:space="preserve"> Développer et diffuser auprès de ses collaborateurs ou au sein de groupes de travail les méthodologies et raisonnements spécifiques de l’innovation (notamment la pensée analogique et systémique)</w:t>
            </w:r>
            <w:r w:rsidRPr="00FA46B0">
              <w:rPr>
                <w:rStyle w:val="eop"/>
                <w:rFonts w:ascii="Roboto Condensed" w:hAnsi="Roboto Condensed"/>
                <w:sz w:val="20"/>
                <w:szCs w:val="20"/>
              </w:rPr>
              <w:t> </w:t>
            </w:r>
          </w:p>
          <w:p w14:paraId="3B75052A" w14:textId="77777777" w:rsidR="00792CBF" w:rsidRPr="00FA46B0" w:rsidRDefault="00792CBF" w:rsidP="006236C0">
            <w:pPr>
              <w:pStyle w:val="paragraph"/>
              <w:spacing w:before="0" w:beforeAutospacing="0" w:after="0" w:afterAutospacing="0"/>
              <w:ind w:left="240" w:right="-30"/>
              <w:textAlignment w:val="baseline"/>
              <w:rPr>
                <w:rFonts w:ascii="Roboto Condensed" w:hAnsi="Roboto Condensed"/>
                <w:sz w:val="20"/>
                <w:szCs w:val="20"/>
              </w:rPr>
            </w:pPr>
            <w:r w:rsidRPr="00FA46B0">
              <w:rPr>
                <w:rStyle w:val="eop"/>
                <w:rFonts w:ascii="Roboto Condensed" w:hAnsi="Roboto Condensed"/>
                <w:sz w:val="20"/>
                <w:szCs w:val="20"/>
              </w:rPr>
              <w:t> </w:t>
            </w:r>
          </w:p>
          <w:p w14:paraId="1354029D" w14:textId="77777777" w:rsidR="00792CBF" w:rsidRPr="00FA46B0" w:rsidRDefault="00792CBF" w:rsidP="006236C0">
            <w:pPr>
              <w:pStyle w:val="paragraph"/>
              <w:spacing w:before="0" w:beforeAutospacing="0" w:after="0" w:afterAutospacing="0"/>
              <w:ind w:left="240" w:right="-30"/>
              <w:textAlignment w:val="baseline"/>
              <w:rPr>
                <w:rFonts w:ascii="Roboto Condensed" w:hAnsi="Roboto Condensed"/>
                <w:sz w:val="20"/>
                <w:szCs w:val="20"/>
              </w:rPr>
            </w:pPr>
            <w:r w:rsidRPr="00FA46B0">
              <w:rPr>
                <w:rStyle w:val="normaltextrun"/>
                <w:rFonts w:ascii="Roboto Condensed" w:hAnsi="Roboto Condensed"/>
                <w:b/>
                <w:bCs/>
                <w:sz w:val="20"/>
                <w:szCs w:val="20"/>
                <w:u w:val="single"/>
              </w:rPr>
              <w:t>C1.1</w:t>
            </w:r>
            <w:r w:rsidRPr="00FA46B0">
              <w:rPr>
                <w:rStyle w:val="normaltextrun"/>
                <w:rFonts w:ascii="Roboto Condensed" w:hAnsi="Roboto Condensed"/>
                <w:sz w:val="20"/>
                <w:szCs w:val="20"/>
              </w:rPr>
              <w:t xml:space="preserve"> Collecter, traiter, analyser, interpréter des données ou des informations, quantitatives ou qualitatives, en sachant notamment concevoir les bases de données constitutives d’un système d’information</w:t>
            </w:r>
            <w:r w:rsidRPr="00FA46B0">
              <w:rPr>
                <w:rStyle w:val="eop"/>
                <w:rFonts w:ascii="Roboto Condensed" w:hAnsi="Roboto Condensed"/>
                <w:sz w:val="20"/>
                <w:szCs w:val="20"/>
              </w:rPr>
              <w:t> </w:t>
            </w:r>
          </w:p>
          <w:p w14:paraId="18F4F929" w14:textId="77777777" w:rsidR="00792CBF" w:rsidRPr="00FA46B0" w:rsidRDefault="00792CBF" w:rsidP="006236C0">
            <w:pPr>
              <w:pStyle w:val="paragraph"/>
              <w:spacing w:before="0" w:beforeAutospacing="0" w:after="0" w:afterAutospacing="0"/>
              <w:ind w:left="240" w:right="-30"/>
              <w:textAlignment w:val="baseline"/>
              <w:rPr>
                <w:rFonts w:ascii="Roboto Condensed" w:hAnsi="Roboto Condensed"/>
                <w:sz w:val="20"/>
                <w:szCs w:val="20"/>
              </w:rPr>
            </w:pPr>
            <w:r w:rsidRPr="00FA46B0">
              <w:rPr>
                <w:rStyle w:val="eop"/>
                <w:rFonts w:ascii="Roboto Condensed" w:hAnsi="Roboto Condensed"/>
                <w:sz w:val="20"/>
                <w:szCs w:val="20"/>
              </w:rPr>
              <w:t> </w:t>
            </w:r>
          </w:p>
          <w:p w14:paraId="09074F3F" w14:textId="77777777" w:rsidR="00792CBF" w:rsidRPr="00FA46B0" w:rsidRDefault="00792CBF" w:rsidP="006236C0">
            <w:pPr>
              <w:pStyle w:val="paragraph"/>
              <w:spacing w:before="0" w:beforeAutospacing="0" w:after="0" w:afterAutospacing="0"/>
              <w:ind w:left="240" w:right="-30"/>
              <w:textAlignment w:val="baseline"/>
              <w:rPr>
                <w:rFonts w:ascii="Roboto Condensed" w:eastAsia="Calibri" w:hAnsi="Roboto Condensed"/>
                <w:sz w:val="20"/>
                <w:szCs w:val="20"/>
              </w:rPr>
            </w:pPr>
            <w:r w:rsidRPr="00FA46B0">
              <w:rPr>
                <w:rStyle w:val="normaltextrun"/>
                <w:rFonts w:ascii="Roboto Condensed" w:hAnsi="Roboto Condensed"/>
                <w:b/>
                <w:bCs/>
                <w:sz w:val="20"/>
                <w:szCs w:val="20"/>
                <w:u w:val="single"/>
              </w:rPr>
              <w:t>C1.4</w:t>
            </w:r>
            <w:r w:rsidRPr="00FA46B0">
              <w:rPr>
                <w:rStyle w:val="normaltextrun"/>
                <w:rFonts w:ascii="Roboto Condensed" w:hAnsi="Roboto Condensed"/>
                <w:sz w:val="20"/>
                <w:szCs w:val="20"/>
              </w:rPr>
              <w:t xml:space="preserve"> Définir des indicateurs et élaborer un tableau de bord en fonction des objectifs et besoins des parties prenantes.</w:t>
            </w:r>
            <w:r w:rsidRPr="00FA46B0">
              <w:rPr>
                <w:rStyle w:val="eop"/>
                <w:rFonts w:ascii="Roboto Condensed" w:hAnsi="Roboto Condensed"/>
                <w:sz w:val="20"/>
                <w:szCs w:val="20"/>
              </w:rPr>
              <w:t> </w:t>
            </w:r>
          </w:p>
        </w:tc>
      </w:tr>
      <w:tr w:rsidR="00792CBF" w:rsidRPr="003D49D9" w14:paraId="58867A39" w14:textId="77777777" w:rsidTr="006236C0">
        <w:trPr>
          <w:trHeight w:hRule="exact" w:val="288"/>
        </w:trPr>
        <w:tc>
          <w:tcPr>
            <w:tcW w:w="2552" w:type="dxa"/>
            <w:gridSpan w:val="2"/>
            <w:shd w:val="clear" w:color="auto" w:fill="282D46"/>
            <w:vAlign w:val="center"/>
          </w:tcPr>
          <w:p w14:paraId="2A70C6BB" w14:textId="77777777" w:rsidR="00792CBF" w:rsidRPr="00FA46B0" w:rsidRDefault="00792CBF" w:rsidP="006236C0">
            <w:pPr>
              <w:spacing w:after="0" w:line="240" w:lineRule="auto"/>
              <w:ind w:left="96" w:right="-23" w:firstLine="34"/>
              <w:rPr>
                <w:rFonts w:ascii="Roboto Condensed" w:hAnsi="Roboto Condensed" w:cs="Times New Roman"/>
                <w:b/>
                <w:color w:val="FFFFFF" w:themeColor="background1"/>
                <w:szCs w:val="20"/>
              </w:rPr>
            </w:pPr>
            <w:r w:rsidRPr="00FA46B0">
              <w:rPr>
                <w:rFonts w:ascii="Roboto Condensed" w:eastAsia="Calibri" w:hAnsi="Roboto Condensed" w:cs="Times New Roman"/>
                <w:b/>
                <w:bCs/>
                <w:color w:val="FFFFFF" w:themeColor="background1"/>
                <w:position w:val="1"/>
                <w:szCs w:val="20"/>
              </w:rPr>
              <w:t>P</w:t>
            </w:r>
            <w:r w:rsidRPr="00FA46B0">
              <w:rPr>
                <w:rFonts w:ascii="Roboto Condensed" w:eastAsia="Calibri" w:hAnsi="Roboto Condensed" w:cs="Times New Roman"/>
                <w:b/>
                <w:bCs/>
                <w:color w:val="FFFFFF" w:themeColor="background1"/>
                <w:spacing w:val="1"/>
                <w:position w:val="1"/>
                <w:szCs w:val="20"/>
              </w:rPr>
              <w:t>r</w:t>
            </w:r>
            <w:r w:rsidRPr="00FA46B0">
              <w:rPr>
                <w:rFonts w:ascii="Roboto Condensed" w:eastAsia="Calibri" w:hAnsi="Roboto Condensed" w:cs="Times New Roman"/>
                <w:b/>
                <w:bCs/>
                <w:color w:val="FFFFFF" w:themeColor="background1"/>
                <w:spacing w:val="-1"/>
                <w:position w:val="1"/>
                <w:szCs w:val="20"/>
              </w:rPr>
              <w:t>é</w:t>
            </w:r>
            <w:r w:rsidRPr="00FA46B0">
              <w:rPr>
                <w:rFonts w:ascii="Roboto Condensed" w:eastAsia="Calibri" w:hAnsi="Roboto Condensed" w:cs="Times New Roman"/>
                <w:b/>
                <w:bCs/>
                <w:color w:val="FFFFFF" w:themeColor="background1"/>
                <w:spacing w:val="1"/>
                <w:position w:val="1"/>
                <w:szCs w:val="20"/>
              </w:rPr>
              <w:t>r</w:t>
            </w:r>
            <w:r w:rsidRPr="00FA46B0">
              <w:rPr>
                <w:rFonts w:ascii="Roboto Condensed" w:eastAsia="Calibri" w:hAnsi="Roboto Condensed" w:cs="Times New Roman"/>
                <w:b/>
                <w:bCs/>
                <w:color w:val="FFFFFF" w:themeColor="background1"/>
                <w:spacing w:val="-1"/>
                <w:position w:val="1"/>
                <w:szCs w:val="20"/>
              </w:rPr>
              <w:t>equ</w:t>
            </w:r>
            <w:r w:rsidRPr="00FA46B0">
              <w:rPr>
                <w:rFonts w:ascii="Roboto Condensed" w:eastAsia="Calibri" w:hAnsi="Roboto Condensed" w:cs="Times New Roman"/>
                <w:b/>
                <w:bCs/>
                <w:color w:val="FFFFFF" w:themeColor="background1"/>
                <w:spacing w:val="1"/>
                <w:position w:val="1"/>
                <w:szCs w:val="20"/>
              </w:rPr>
              <w:t>i</w:t>
            </w:r>
            <w:r w:rsidRPr="00FA46B0">
              <w:rPr>
                <w:rFonts w:ascii="Roboto Condensed" w:eastAsia="Calibri" w:hAnsi="Roboto Condensed" w:cs="Times New Roman"/>
                <w:b/>
                <w:bCs/>
                <w:color w:val="FFFFFF" w:themeColor="background1"/>
                <w:position w:val="1"/>
                <w:szCs w:val="20"/>
              </w:rPr>
              <w:t>s</w:t>
            </w:r>
          </w:p>
        </w:tc>
        <w:tc>
          <w:tcPr>
            <w:tcW w:w="7230" w:type="dxa"/>
            <w:gridSpan w:val="3"/>
            <w:shd w:val="clear" w:color="auto" w:fill="F1E5F7"/>
            <w:vAlign w:val="center"/>
          </w:tcPr>
          <w:p w14:paraId="4384CBAD" w14:textId="77777777" w:rsidR="00792CBF" w:rsidRPr="00FA46B0" w:rsidRDefault="00792CBF" w:rsidP="006236C0">
            <w:pPr>
              <w:spacing w:after="0" w:line="240" w:lineRule="auto"/>
              <w:ind w:left="206"/>
              <w:rPr>
                <w:rFonts w:ascii="Roboto Condensed" w:hAnsi="Roboto Condensed" w:cs="Times New Roman"/>
                <w:sz w:val="20"/>
                <w:szCs w:val="20"/>
              </w:rPr>
            </w:pPr>
            <w:r w:rsidRPr="00FA46B0">
              <w:rPr>
                <w:rStyle w:val="normaltextrun"/>
                <w:rFonts w:ascii="Roboto Condensed" w:hAnsi="Roboto Condensed"/>
                <w:color w:val="000000"/>
                <w:sz w:val="20"/>
                <w:szCs w:val="20"/>
                <w:shd w:val="clear" w:color="auto" w:fill="F1E5F7"/>
              </w:rPr>
              <w:t>Cours d’ingénierie de l’innovation</w:t>
            </w:r>
            <w:r>
              <w:rPr>
                <w:rStyle w:val="normaltextrun"/>
                <w:rFonts w:ascii="Roboto Condensed" w:hAnsi="Roboto Condensed"/>
                <w:color w:val="000000"/>
                <w:sz w:val="20"/>
                <w:szCs w:val="20"/>
                <w:shd w:val="clear" w:color="auto" w:fill="F1E5F7"/>
              </w:rPr>
              <w:t xml:space="preserve"> CI12</w:t>
            </w:r>
          </w:p>
        </w:tc>
      </w:tr>
      <w:tr w:rsidR="00792CBF" w:rsidRPr="003D49D9" w14:paraId="6497DC20" w14:textId="77777777" w:rsidTr="006236C0">
        <w:trPr>
          <w:trHeight w:hRule="exact" w:val="950"/>
        </w:trPr>
        <w:tc>
          <w:tcPr>
            <w:tcW w:w="2552" w:type="dxa"/>
            <w:gridSpan w:val="2"/>
            <w:shd w:val="clear" w:color="auto" w:fill="282D46"/>
            <w:vAlign w:val="center"/>
          </w:tcPr>
          <w:p w14:paraId="3A0BB666" w14:textId="77777777" w:rsidR="00792CBF" w:rsidRPr="00FA46B0" w:rsidRDefault="00792CBF" w:rsidP="006236C0">
            <w:pPr>
              <w:spacing w:after="0" w:line="240" w:lineRule="auto"/>
              <w:ind w:left="120"/>
              <w:rPr>
                <w:rFonts w:ascii="Roboto Condensed" w:hAnsi="Roboto Condensed" w:cs="Times New Roman"/>
                <w:b/>
                <w:color w:val="FFFFFF" w:themeColor="background1"/>
                <w:szCs w:val="20"/>
              </w:rPr>
            </w:pPr>
            <w:r w:rsidRPr="00FA46B0">
              <w:rPr>
                <w:rFonts w:ascii="Roboto Condensed" w:eastAsia="Calibri" w:hAnsi="Roboto Condensed" w:cs="Times New Roman"/>
                <w:b/>
                <w:bCs/>
                <w:color w:val="FFFFFF" w:themeColor="background1"/>
                <w:position w:val="1"/>
                <w:szCs w:val="20"/>
              </w:rPr>
              <w:t>L</w:t>
            </w:r>
            <w:r w:rsidRPr="00FA46B0">
              <w:rPr>
                <w:rFonts w:ascii="Roboto Condensed" w:eastAsia="Calibri" w:hAnsi="Roboto Condensed" w:cs="Times New Roman"/>
                <w:b/>
                <w:bCs/>
                <w:color w:val="FFFFFF" w:themeColor="background1"/>
                <w:spacing w:val="1"/>
                <w:position w:val="1"/>
                <w:szCs w:val="20"/>
              </w:rPr>
              <w:t>i</w:t>
            </w:r>
            <w:r w:rsidRPr="00FA46B0">
              <w:rPr>
                <w:rFonts w:ascii="Roboto Condensed" w:eastAsia="Calibri" w:hAnsi="Roboto Condensed" w:cs="Times New Roman"/>
                <w:b/>
                <w:bCs/>
                <w:color w:val="FFFFFF" w:themeColor="background1"/>
                <w:spacing w:val="-1"/>
                <w:position w:val="1"/>
                <w:szCs w:val="20"/>
              </w:rPr>
              <w:t>en</w:t>
            </w:r>
            <w:r w:rsidRPr="00FA46B0">
              <w:rPr>
                <w:rFonts w:ascii="Roboto Condensed" w:eastAsia="Calibri" w:hAnsi="Roboto Condensed" w:cs="Times New Roman"/>
                <w:b/>
                <w:bCs/>
                <w:color w:val="FFFFFF" w:themeColor="background1"/>
                <w:position w:val="1"/>
                <w:szCs w:val="20"/>
              </w:rPr>
              <w:t>s</w:t>
            </w:r>
            <w:r w:rsidRPr="00FA46B0">
              <w:rPr>
                <w:rFonts w:ascii="Roboto Condensed" w:eastAsia="Calibri" w:hAnsi="Roboto Condensed" w:cs="Times New Roman"/>
                <w:b/>
                <w:bCs/>
                <w:color w:val="FFFFFF" w:themeColor="background1"/>
                <w:spacing w:val="1"/>
                <w:position w:val="1"/>
                <w:szCs w:val="20"/>
              </w:rPr>
              <w:t xml:space="preserve"> </w:t>
            </w:r>
            <w:r w:rsidRPr="00FA46B0">
              <w:rPr>
                <w:rFonts w:ascii="Roboto Condensed" w:eastAsia="Calibri" w:hAnsi="Roboto Condensed" w:cs="Times New Roman"/>
                <w:b/>
                <w:bCs/>
                <w:color w:val="FFFFFF" w:themeColor="background1"/>
                <w:position w:val="1"/>
                <w:szCs w:val="20"/>
              </w:rPr>
              <w:t>p</w:t>
            </w:r>
            <w:r w:rsidRPr="00FA46B0">
              <w:rPr>
                <w:rFonts w:ascii="Roboto Condensed" w:eastAsia="Calibri" w:hAnsi="Roboto Condensed" w:cs="Times New Roman"/>
                <w:b/>
                <w:bCs/>
                <w:color w:val="FFFFFF" w:themeColor="background1"/>
                <w:spacing w:val="-1"/>
                <w:position w:val="1"/>
                <w:szCs w:val="20"/>
              </w:rPr>
              <w:t>éda</w:t>
            </w:r>
            <w:r w:rsidRPr="00FA46B0">
              <w:rPr>
                <w:rFonts w:ascii="Roboto Condensed" w:eastAsia="Calibri" w:hAnsi="Roboto Condensed" w:cs="Times New Roman"/>
                <w:b/>
                <w:bCs/>
                <w:color w:val="FFFFFF" w:themeColor="background1"/>
                <w:spacing w:val="1"/>
                <w:position w:val="1"/>
                <w:szCs w:val="20"/>
              </w:rPr>
              <w:t>g</w:t>
            </w:r>
            <w:r w:rsidRPr="00FA46B0">
              <w:rPr>
                <w:rFonts w:ascii="Roboto Condensed" w:eastAsia="Calibri" w:hAnsi="Roboto Condensed" w:cs="Times New Roman"/>
                <w:b/>
                <w:bCs/>
                <w:color w:val="FFFFFF" w:themeColor="background1"/>
                <w:spacing w:val="-1"/>
                <w:position w:val="1"/>
                <w:szCs w:val="20"/>
              </w:rPr>
              <w:t>o</w:t>
            </w:r>
            <w:r w:rsidRPr="00FA46B0">
              <w:rPr>
                <w:rFonts w:ascii="Roboto Condensed" w:eastAsia="Calibri" w:hAnsi="Roboto Condensed" w:cs="Times New Roman"/>
                <w:b/>
                <w:bCs/>
                <w:color w:val="FFFFFF" w:themeColor="background1"/>
                <w:spacing w:val="-2"/>
                <w:position w:val="1"/>
                <w:szCs w:val="20"/>
              </w:rPr>
              <w:t>g</w:t>
            </w:r>
            <w:r w:rsidRPr="00FA46B0">
              <w:rPr>
                <w:rFonts w:ascii="Roboto Condensed" w:eastAsia="Calibri" w:hAnsi="Roboto Condensed" w:cs="Times New Roman"/>
                <w:b/>
                <w:bCs/>
                <w:color w:val="FFFFFF" w:themeColor="background1"/>
                <w:spacing w:val="1"/>
                <w:position w:val="1"/>
                <w:szCs w:val="20"/>
              </w:rPr>
              <w:t>i</w:t>
            </w:r>
            <w:r w:rsidRPr="00FA46B0">
              <w:rPr>
                <w:rFonts w:ascii="Roboto Condensed" w:eastAsia="Calibri" w:hAnsi="Roboto Condensed" w:cs="Times New Roman"/>
                <w:b/>
                <w:bCs/>
                <w:color w:val="FFFFFF" w:themeColor="background1"/>
                <w:spacing w:val="-1"/>
                <w:position w:val="1"/>
                <w:szCs w:val="20"/>
              </w:rPr>
              <w:t>que</w:t>
            </w:r>
            <w:r w:rsidRPr="00FA46B0">
              <w:rPr>
                <w:rFonts w:ascii="Roboto Condensed" w:eastAsia="Calibri" w:hAnsi="Roboto Condensed" w:cs="Times New Roman"/>
                <w:b/>
                <w:bCs/>
                <w:color w:val="FFFFFF" w:themeColor="background1"/>
                <w:position w:val="1"/>
                <w:szCs w:val="20"/>
              </w:rPr>
              <w:t>s</w:t>
            </w:r>
          </w:p>
        </w:tc>
        <w:tc>
          <w:tcPr>
            <w:tcW w:w="7230" w:type="dxa"/>
            <w:gridSpan w:val="3"/>
            <w:shd w:val="clear" w:color="auto" w:fill="F1E5F7"/>
            <w:vAlign w:val="center"/>
          </w:tcPr>
          <w:p w14:paraId="6E612ACA" w14:textId="77777777" w:rsidR="00792CBF" w:rsidRPr="00FA46B0" w:rsidRDefault="00792CBF" w:rsidP="006236C0">
            <w:pPr>
              <w:pStyle w:val="paragraph"/>
              <w:spacing w:before="0" w:beforeAutospacing="0" w:after="0" w:afterAutospacing="0"/>
              <w:ind w:left="90" w:right="-30"/>
              <w:textAlignment w:val="baseline"/>
              <w:rPr>
                <w:rFonts w:ascii="Roboto Condensed" w:hAnsi="Roboto Condensed"/>
                <w:sz w:val="20"/>
                <w:szCs w:val="20"/>
              </w:rPr>
            </w:pPr>
            <w:r w:rsidRPr="00FA46B0">
              <w:rPr>
                <w:rStyle w:val="normaltextrun"/>
                <w:rFonts w:ascii="Roboto Condensed" w:hAnsi="Roboto Condensed"/>
                <w:sz w:val="20"/>
                <w:szCs w:val="20"/>
              </w:rPr>
              <w:t>Cours MRT CI</w:t>
            </w:r>
            <w:r>
              <w:rPr>
                <w:rStyle w:val="normaltextrun"/>
                <w:rFonts w:ascii="Roboto Condensed" w:hAnsi="Roboto Condensed"/>
                <w:sz w:val="20"/>
                <w:szCs w:val="20"/>
              </w:rPr>
              <w:t>8</w:t>
            </w:r>
            <w:r w:rsidRPr="00FA46B0">
              <w:rPr>
                <w:rStyle w:val="eop"/>
                <w:rFonts w:ascii="Roboto Condensed" w:hAnsi="Roboto Condensed"/>
                <w:sz w:val="20"/>
                <w:szCs w:val="20"/>
              </w:rPr>
              <w:t> </w:t>
            </w:r>
          </w:p>
          <w:p w14:paraId="20B36904" w14:textId="77777777" w:rsidR="00792CBF" w:rsidRPr="00FA46B0" w:rsidRDefault="00792CBF" w:rsidP="006236C0">
            <w:pPr>
              <w:pStyle w:val="paragraph"/>
              <w:spacing w:before="0" w:beforeAutospacing="0" w:after="0" w:afterAutospacing="0"/>
              <w:ind w:left="90"/>
              <w:textAlignment w:val="baseline"/>
              <w:rPr>
                <w:rFonts w:ascii="Roboto Condensed" w:hAnsi="Roboto Condensed"/>
                <w:sz w:val="20"/>
                <w:szCs w:val="20"/>
              </w:rPr>
            </w:pPr>
            <w:r w:rsidRPr="00FA46B0">
              <w:rPr>
                <w:rStyle w:val="normaltextrun"/>
                <w:rFonts w:ascii="Roboto Condensed" w:hAnsi="Roboto Condensed"/>
                <w:sz w:val="20"/>
                <w:szCs w:val="20"/>
              </w:rPr>
              <w:t>Cours d’aide à la décision (MMI4)</w:t>
            </w:r>
            <w:r w:rsidRPr="00FA46B0">
              <w:rPr>
                <w:rStyle w:val="eop"/>
                <w:rFonts w:ascii="Roboto Condensed" w:hAnsi="Roboto Condensed"/>
                <w:sz w:val="20"/>
                <w:szCs w:val="20"/>
              </w:rPr>
              <w:t> </w:t>
            </w:r>
          </w:p>
          <w:p w14:paraId="1DD08C02" w14:textId="77777777" w:rsidR="00792CBF" w:rsidRPr="00FA46B0" w:rsidRDefault="00792CBF" w:rsidP="006236C0">
            <w:pPr>
              <w:pStyle w:val="paragraph"/>
              <w:spacing w:before="0" w:beforeAutospacing="0" w:after="0" w:afterAutospacing="0"/>
              <w:ind w:left="90"/>
              <w:textAlignment w:val="baseline"/>
              <w:rPr>
                <w:rFonts w:ascii="Roboto Condensed" w:hAnsi="Roboto Condensed"/>
                <w:sz w:val="20"/>
                <w:szCs w:val="20"/>
              </w:rPr>
            </w:pPr>
            <w:r w:rsidRPr="00FA46B0">
              <w:rPr>
                <w:rStyle w:val="normaltextrun"/>
                <w:rFonts w:ascii="Roboto Condensed" w:hAnsi="Roboto Condensed"/>
                <w:sz w:val="20"/>
                <w:szCs w:val="20"/>
              </w:rPr>
              <w:t>Cours CI4</w:t>
            </w:r>
          </w:p>
        </w:tc>
      </w:tr>
      <w:tr w:rsidR="00792CBF" w:rsidRPr="00FA46B0" w14:paraId="1A499CC0" w14:textId="77777777" w:rsidTr="006236C0">
        <w:trPr>
          <w:trHeight w:hRule="exact" w:val="1863"/>
        </w:trPr>
        <w:tc>
          <w:tcPr>
            <w:tcW w:w="2552" w:type="dxa"/>
            <w:gridSpan w:val="2"/>
            <w:shd w:val="clear" w:color="auto" w:fill="282D46"/>
            <w:vAlign w:val="center"/>
          </w:tcPr>
          <w:p w14:paraId="30E4A8B1" w14:textId="77777777" w:rsidR="00792CBF" w:rsidRPr="00FA46B0" w:rsidRDefault="00792CBF" w:rsidP="006236C0">
            <w:pPr>
              <w:spacing w:after="0" w:line="240" w:lineRule="auto"/>
              <w:ind w:left="96" w:right="-23"/>
              <w:rPr>
                <w:rFonts w:ascii="Roboto Condensed" w:hAnsi="Roboto Condensed" w:cs="Times New Roman"/>
                <w:b/>
                <w:color w:val="FFFFFF" w:themeColor="background1"/>
                <w:szCs w:val="20"/>
              </w:rPr>
            </w:pPr>
            <w:r w:rsidRPr="00FA46B0">
              <w:rPr>
                <w:rFonts w:ascii="Roboto Condensed" w:eastAsia="Calibri" w:hAnsi="Roboto Condensed" w:cs="Times New Roman"/>
                <w:b/>
                <w:bCs/>
                <w:color w:val="FFFFFF" w:themeColor="background1"/>
                <w:spacing w:val="1"/>
                <w:position w:val="1"/>
                <w:szCs w:val="20"/>
              </w:rPr>
              <w:t>C</w:t>
            </w:r>
            <w:r w:rsidRPr="00FA46B0">
              <w:rPr>
                <w:rFonts w:ascii="Roboto Condensed" w:eastAsia="Calibri" w:hAnsi="Roboto Condensed" w:cs="Times New Roman"/>
                <w:b/>
                <w:bCs/>
                <w:color w:val="FFFFFF" w:themeColor="background1"/>
                <w:spacing w:val="-1"/>
                <w:position w:val="1"/>
                <w:szCs w:val="20"/>
              </w:rPr>
              <w:t>on</w:t>
            </w:r>
            <w:r w:rsidRPr="00FA46B0">
              <w:rPr>
                <w:rFonts w:ascii="Roboto Condensed" w:eastAsia="Calibri" w:hAnsi="Roboto Condensed" w:cs="Times New Roman"/>
                <w:b/>
                <w:bCs/>
                <w:color w:val="FFFFFF" w:themeColor="background1"/>
                <w:position w:val="1"/>
                <w:szCs w:val="20"/>
              </w:rPr>
              <w:t>te</w:t>
            </w:r>
            <w:r w:rsidRPr="00FA46B0">
              <w:rPr>
                <w:rFonts w:ascii="Roboto Condensed" w:eastAsia="Calibri" w:hAnsi="Roboto Condensed" w:cs="Times New Roman"/>
                <w:b/>
                <w:bCs/>
                <w:color w:val="FFFFFF" w:themeColor="background1"/>
                <w:spacing w:val="-1"/>
                <w:position w:val="1"/>
                <w:szCs w:val="20"/>
              </w:rPr>
              <w:t>n</w:t>
            </w:r>
            <w:r w:rsidRPr="00FA46B0">
              <w:rPr>
                <w:rFonts w:ascii="Roboto Condensed" w:eastAsia="Calibri" w:hAnsi="Roboto Condensed" w:cs="Times New Roman"/>
                <w:b/>
                <w:bCs/>
                <w:color w:val="FFFFFF" w:themeColor="background1"/>
                <w:position w:val="1"/>
                <w:szCs w:val="20"/>
              </w:rPr>
              <w:t>u</w:t>
            </w:r>
          </w:p>
        </w:tc>
        <w:tc>
          <w:tcPr>
            <w:tcW w:w="7230" w:type="dxa"/>
            <w:gridSpan w:val="3"/>
            <w:shd w:val="clear" w:color="auto" w:fill="F1E5F7"/>
            <w:vAlign w:val="center"/>
          </w:tcPr>
          <w:p w14:paraId="4F286BD0" w14:textId="77777777" w:rsidR="00792CBF" w:rsidRPr="00FA46B0" w:rsidRDefault="00792CBF" w:rsidP="006236C0">
            <w:pPr>
              <w:pStyle w:val="paragraph"/>
              <w:spacing w:before="0" w:beforeAutospacing="0" w:after="0" w:afterAutospacing="0"/>
              <w:ind w:left="90" w:right="202"/>
              <w:textAlignment w:val="baseline"/>
              <w:rPr>
                <w:rFonts w:ascii="Roboto Condensed" w:hAnsi="Roboto Condensed"/>
                <w:sz w:val="20"/>
                <w:szCs w:val="20"/>
              </w:rPr>
            </w:pPr>
            <w:r w:rsidRPr="00FA46B0">
              <w:rPr>
                <w:rStyle w:val="normaltextrun"/>
                <w:rFonts w:ascii="Roboto Condensed" w:hAnsi="Roboto Condensed"/>
                <w:sz w:val="20"/>
              </w:rPr>
              <w:t>Les étudiants travaillent sur :</w:t>
            </w:r>
            <w:r w:rsidRPr="00FA46B0">
              <w:rPr>
                <w:rStyle w:val="eop"/>
                <w:rFonts w:ascii="Roboto Condensed" w:hAnsi="Roboto Condensed"/>
                <w:sz w:val="20"/>
              </w:rPr>
              <w:t> </w:t>
            </w:r>
          </w:p>
          <w:p w14:paraId="5CBCD869" w14:textId="77777777" w:rsidR="00792CBF" w:rsidRPr="00FA46B0" w:rsidRDefault="00792CBF" w:rsidP="006236C0">
            <w:pPr>
              <w:pStyle w:val="paragraph"/>
              <w:numPr>
                <w:ilvl w:val="0"/>
                <w:numId w:val="5"/>
              </w:numPr>
              <w:spacing w:before="0" w:beforeAutospacing="0" w:after="0" w:afterAutospacing="0"/>
              <w:ind w:right="202"/>
              <w:textAlignment w:val="baseline"/>
              <w:rPr>
                <w:rFonts w:ascii="Roboto Condensed" w:hAnsi="Roboto Condensed"/>
                <w:sz w:val="20"/>
                <w:szCs w:val="20"/>
              </w:rPr>
            </w:pPr>
            <w:r w:rsidRPr="00FA46B0">
              <w:rPr>
                <w:rStyle w:val="normaltextrun"/>
                <w:rFonts w:ascii="Roboto Condensed" w:hAnsi="Roboto Condensed"/>
                <w:sz w:val="20"/>
              </w:rPr>
              <w:t>La définition d’un système de management de l’innovation (SMI) au sens de la norme ISO 56002 (2019)</w:t>
            </w:r>
            <w:r w:rsidRPr="00FA46B0">
              <w:rPr>
                <w:rStyle w:val="eop"/>
                <w:rFonts w:ascii="Roboto Condensed" w:hAnsi="Roboto Condensed"/>
                <w:sz w:val="20"/>
              </w:rPr>
              <w:t> </w:t>
            </w:r>
          </w:p>
          <w:p w14:paraId="53C729C8" w14:textId="77777777" w:rsidR="00792CBF" w:rsidRPr="00FA46B0" w:rsidRDefault="00792CBF" w:rsidP="006236C0">
            <w:pPr>
              <w:pStyle w:val="paragraph"/>
              <w:numPr>
                <w:ilvl w:val="0"/>
                <w:numId w:val="5"/>
              </w:numPr>
              <w:spacing w:before="0" w:beforeAutospacing="0" w:after="0" w:afterAutospacing="0"/>
              <w:ind w:right="202"/>
              <w:textAlignment w:val="baseline"/>
              <w:rPr>
                <w:rFonts w:ascii="Roboto Condensed" w:hAnsi="Roboto Condensed"/>
                <w:sz w:val="20"/>
                <w:szCs w:val="20"/>
              </w:rPr>
            </w:pPr>
            <w:r w:rsidRPr="00FA46B0">
              <w:rPr>
                <w:rStyle w:val="normaltextrun"/>
                <w:rFonts w:ascii="Roboto Condensed" w:hAnsi="Roboto Condensed"/>
                <w:sz w:val="20"/>
              </w:rPr>
              <w:t>Les bonnes pratiques de management de l’innovation des entreprises innovantes,</w:t>
            </w:r>
            <w:r w:rsidRPr="00FA46B0">
              <w:rPr>
                <w:rStyle w:val="eop"/>
                <w:rFonts w:ascii="Roboto Condensed" w:hAnsi="Roboto Condensed"/>
                <w:sz w:val="20"/>
              </w:rPr>
              <w:t> </w:t>
            </w:r>
          </w:p>
          <w:p w14:paraId="1A9ABE3E" w14:textId="77777777" w:rsidR="00792CBF" w:rsidRPr="00FA46B0" w:rsidRDefault="00792CBF" w:rsidP="006236C0">
            <w:pPr>
              <w:pStyle w:val="paragraph"/>
              <w:numPr>
                <w:ilvl w:val="0"/>
                <w:numId w:val="5"/>
              </w:numPr>
              <w:spacing w:before="0" w:beforeAutospacing="0" w:after="0" w:afterAutospacing="0"/>
              <w:ind w:right="202"/>
              <w:textAlignment w:val="baseline"/>
              <w:rPr>
                <w:rFonts w:ascii="Roboto Condensed" w:hAnsi="Roboto Condensed"/>
                <w:sz w:val="20"/>
                <w:szCs w:val="20"/>
              </w:rPr>
            </w:pPr>
            <w:r w:rsidRPr="00FA46B0">
              <w:rPr>
                <w:rStyle w:val="normaltextrun"/>
                <w:rFonts w:ascii="Roboto Condensed" w:hAnsi="Roboto Condensed"/>
                <w:sz w:val="20"/>
              </w:rPr>
              <w:t>L’évaluation de la capacité à innover</w:t>
            </w:r>
            <w:r w:rsidRPr="00FA46B0">
              <w:rPr>
                <w:rStyle w:val="normaltextrun"/>
                <w:sz w:val="20"/>
              </w:rPr>
              <w:t> </w:t>
            </w:r>
            <w:r w:rsidRPr="00FA46B0">
              <w:rPr>
                <w:rStyle w:val="normaltextrun"/>
                <w:rFonts w:ascii="Roboto Condensed" w:hAnsi="Roboto Condensed"/>
                <w:sz w:val="20"/>
              </w:rPr>
              <w:t>: quels indicateurs</w:t>
            </w:r>
            <w:r w:rsidRPr="00FA46B0">
              <w:rPr>
                <w:rStyle w:val="normaltextrun"/>
                <w:sz w:val="20"/>
              </w:rPr>
              <w:t> </w:t>
            </w:r>
            <w:r w:rsidRPr="00FA46B0">
              <w:rPr>
                <w:rStyle w:val="normaltextrun"/>
                <w:rFonts w:ascii="Roboto Condensed" w:hAnsi="Roboto Condensed"/>
                <w:sz w:val="20"/>
              </w:rPr>
              <w:t>?</w:t>
            </w:r>
            <w:r w:rsidRPr="00FA46B0">
              <w:rPr>
                <w:rStyle w:val="eop"/>
                <w:rFonts w:ascii="Roboto Condensed" w:hAnsi="Roboto Condensed"/>
                <w:sz w:val="20"/>
              </w:rPr>
              <w:t> </w:t>
            </w:r>
          </w:p>
          <w:p w14:paraId="3D81092B" w14:textId="77777777" w:rsidR="00792CBF" w:rsidRPr="00FA46B0" w:rsidRDefault="00792CBF" w:rsidP="006236C0">
            <w:pPr>
              <w:pStyle w:val="paragraph"/>
              <w:numPr>
                <w:ilvl w:val="0"/>
                <w:numId w:val="5"/>
              </w:numPr>
              <w:spacing w:before="0" w:beforeAutospacing="0" w:after="0" w:afterAutospacing="0"/>
              <w:ind w:right="202"/>
              <w:textAlignment w:val="baseline"/>
              <w:rPr>
                <w:rFonts w:ascii="Roboto Condensed" w:eastAsia="Calibri" w:hAnsi="Roboto Condensed"/>
                <w:sz w:val="20"/>
                <w:szCs w:val="20"/>
              </w:rPr>
            </w:pPr>
            <w:r w:rsidRPr="00FA46B0">
              <w:rPr>
                <w:rStyle w:val="normaltextrun"/>
                <w:rFonts w:ascii="Roboto Condensed" w:hAnsi="Roboto Condensed"/>
                <w:sz w:val="20"/>
              </w:rPr>
              <w:t>La manière de rédiger et mettre en œuvre un plan de progrès pour l’entreprise</w:t>
            </w:r>
            <w:r w:rsidRPr="00FA46B0">
              <w:rPr>
                <w:rStyle w:val="eop"/>
                <w:rFonts w:ascii="Roboto Condensed" w:hAnsi="Roboto Condensed"/>
                <w:sz w:val="20"/>
              </w:rPr>
              <w:t> </w:t>
            </w:r>
          </w:p>
        </w:tc>
      </w:tr>
      <w:tr w:rsidR="00792CBF" w:rsidRPr="003D49D9" w14:paraId="089E9F2A" w14:textId="77777777" w:rsidTr="006236C0">
        <w:trPr>
          <w:trHeight w:hRule="exact" w:val="1081"/>
        </w:trPr>
        <w:tc>
          <w:tcPr>
            <w:tcW w:w="2552" w:type="dxa"/>
            <w:gridSpan w:val="2"/>
            <w:shd w:val="clear" w:color="auto" w:fill="282D46"/>
            <w:vAlign w:val="center"/>
          </w:tcPr>
          <w:p w14:paraId="150F3B55" w14:textId="77777777" w:rsidR="00792CBF" w:rsidRPr="00FA46B0" w:rsidRDefault="00792CBF" w:rsidP="006236C0">
            <w:pPr>
              <w:spacing w:after="0" w:line="240" w:lineRule="auto"/>
              <w:ind w:left="97" w:right="-20"/>
              <w:rPr>
                <w:rFonts w:ascii="Roboto Condensed" w:hAnsi="Roboto Condensed" w:cs="Times New Roman"/>
                <w:b/>
                <w:color w:val="FFFFFF" w:themeColor="background1"/>
                <w:szCs w:val="20"/>
              </w:rPr>
            </w:pPr>
            <w:r w:rsidRPr="00FA46B0">
              <w:rPr>
                <w:rFonts w:ascii="Roboto Condensed" w:eastAsia="Calibri" w:hAnsi="Roboto Condensed" w:cs="Times New Roman"/>
                <w:b/>
                <w:bCs/>
                <w:color w:val="FFFFFF" w:themeColor="background1"/>
                <w:spacing w:val="-1"/>
                <w:position w:val="1"/>
                <w:szCs w:val="20"/>
              </w:rPr>
              <w:lastRenderedPageBreak/>
              <w:t>Moda</w:t>
            </w:r>
            <w:r w:rsidRPr="00FA46B0">
              <w:rPr>
                <w:rFonts w:ascii="Roboto Condensed" w:eastAsia="Calibri" w:hAnsi="Roboto Condensed" w:cs="Times New Roman"/>
                <w:b/>
                <w:bCs/>
                <w:color w:val="FFFFFF" w:themeColor="background1"/>
                <w:spacing w:val="1"/>
                <w:position w:val="1"/>
                <w:szCs w:val="20"/>
              </w:rPr>
              <w:t>li</w:t>
            </w:r>
            <w:r w:rsidRPr="00FA46B0">
              <w:rPr>
                <w:rFonts w:ascii="Roboto Condensed" w:eastAsia="Calibri" w:hAnsi="Roboto Condensed" w:cs="Times New Roman"/>
                <w:b/>
                <w:bCs/>
                <w:color w:val="FFFFFF" w:themeColor="background1"/>
                <w:position w:val="1"/>
                <w:szCs w:val="20"/>
              </w:rPr>
              <w:t xml:space="preserve">tés </w:t>
            </w:r>
            <w:r w:rsidRPr="00FA46B0">
              <w:rPr>
                <w:rFonts w:ascii="Roboto Condensed" w:eastAsia="Calibri" w:hAnsi="Roboto Condensed" w:cs="Times New Roman"/>
                <w:b/>
                <w:bCs/>
                <w:color w:val="FFFFFF" w:themeColor="background1"/>
                <w:spacing w:val="-1"/>
                <w:szCs w:val="20"/>
              </w:rPr>
              <w:t>d</w:t>
            </w:r>
            <w:r w:rsidRPr="00FA46B0">
              <w:rPr>
                <w:rFonts w:ascii="Roboto Condensed" w:eastAsia="Calibri" w:hAnsi="Roboto Condensed" w:cs="Times New Roman"/>
                <w:b/>
                <w:bCs/>
                <w:color w:val="FFFFFF" w:themeColor="background1"/>
                <w:szCs w:val="20"/>
              </w:rPr>
              <w:t>’e</w:t>
            </w:r>
            <w:r w:rsidRPr="00FA46B0">
              <w:rPr>
                <w:rFonts w:ascii="Roboto Condensed" w:eastAsia="Calibri" w:hAnsi="Roboto Condensed" w:cs="Times New Roman"/>
                <w:b/>
                <w:bCs/>
                <w:color w:val="FFFFFF" w:themeColor="background1"/>
                <w:spacing w:val="-1"/>
                <w:szCs w:val="20"/>
              </w:rPr>
              <w:t>n</w:t>
            </w:r>
            <w:r w:rsidRPr="00FA46B0">
              <w:rPr>
                <w:rFonts w:ascii="Roboto Condensed" w:eastAsia="Calibri" w:hAnsi="Roboto Condensed" w:cs="Times New Roman"/>
                <w:b/>
                <w:bCs/>
                <w:color w:val="FFFFFF" w:themeColor="background1"/>
                <w:szCs w:val="20"/>
              </w:rPr>
              <w:t>s</w:t>
            </w:r>
            <w:r w:rsidRPr="00FA46B0">
              <w:rPr>
                <w:rFonts w:ascii="Roboto Condensed" w:eastAsia="Calibri" w:hAnsi="Roboto Condensed" w:cs="Times New Roman"/>
                <w:b/>
                <w:bCs/>
                <w:color w:val="FFFFFF" w:themeColor="background1"/>
                <w:spacing w:val="-1"/>
                <w:szCs w:val="20"/>
              </w:rPr>
              <w:t>e</w:t>
            </w:r>
            <w:r w:rsidRPr="00FA46B0">
              <w:rPr>
                <w:rFonts w:ascii="Roboto Condensed" w:eastAsia="Calibri" w:hAnsi="Roboto Condensed" w:cs="Times New Roman"/>
                <w:b/>
                <w:bCs/>
                <w:color w:val="FFFFFF" w:themeColor="background1"/>
                <w:spacing w:val="1"/>
                <w:szCs w:val="20"/>
              </w:rPr>
              <w:t>ig</w:t>
            </w:r>
            <w:r w:rsidRPr="00FA46B0">
              <w:rPr>
                <w:rFonts w:ascii="Roboto Condensed" w:eastAsia="Calibri" w:hAnsi="Roboto Condensed" w:cs="Times New Roman"/>
                <w:b/>
                <w:bCs/>
                <w:color w:val="FFFFFF" w:themeColor="background1"/>
                <w:spacing w:val="-1"/>
                <w:szCs w:val="20"/>
              </w:rPr>
              <w:t>ne</w:t>
            </w:r>
            <w:r w:rsidRPr="00FA46B0">
              <w:rPr>
                <w:rFonts w:ascii="Roboto Condensed" w:eastAsia="Calibri" w:hAnsi="Roboto Condensed" w:cs="Times New Roman"/>
                <w:b/>
                <w:bCs/>
                <w:color w:val="FFFFFF" w:themeColor="background1"/>
                <w:szCs w:val="20"/>
              </w:rPr>
              <w:t>me</w:t>
            </w:r>
            <w:r w:rsidRPr="00FA46B0">
              <w:rPr>
                <w:rFonts w:ascii="Roboto Condensed" w:eastAsia="Calibri" w:hAnsi="Roboto Condensed" w:cs="Times New Roman"/>
                <w:b/>
                <w:bCs/>
                <w:color w:val="FFFFFF" w:themeColor="background1"/>
                <w:spacing w:val="-1"/>
                <w:szCs w:val="20"/>
              </w:rPr>
              <w:t>n</w:t>
            </w:r>
            <w:r w:rsidRPr="00FA46B0">
              <w:rPr>
                <w:rFonts w:ascii="Roboto Condensed" w:eastAsia="Calibri" w:hAnsi="Roboto Condensed" w:cs="Times New Roman"/>
                <w:b/>
                <w:bCs/>
                <w:color w:val="FFFFFF" w:themeColor="background1"/>
                <w:szCs w:val="20"/>
              </w:rPr>
              <w:t>t</w:t>
            </w:r>
          </w:p>
        </w:tc>
        <w:tc>
          <w:tcPr>
            <w:tcW w:w="7230" w:type="dxa"/>
            <w:gridSpan w:val="3"/>
            <w:shd w:val="clear" w:color="auto" w:fill="F1E5F7"/>
            <w:vAlign w:val="center"/>
          </w:tcPr>
          <w:p w14:paraId="0463ED98" w14:textId="77777777" w:rsidR="00792CBF" w:rsidRPr="00FA46B0" w:rsidRDefault="00792CBF" w:rsidP="006236C0">
            <w:pPr>
              <w:spacing w:after="0" w:line="240" w:lineRule="auto"/>
              <w:ind w:left="206" w:right="202"/>
              <w:rPr>
                <w:rFonts w:ascii="Roboto Condensed" w:hAnsi="Roboto Condensed" w:cs="Times New Roman"/>
                <w:sz w:val="20"/>
                <w:szCs w:val="20"/>
              </w:rPr>
            </w:pPr>
            <w:r w:rsidRPr="00FA46B0">
              <w:rPr>
                <w:rStyle w:val="normaltextrun"/>
                <w:rFonts w:ascii="Roboto Condensed" w:hAnsi="Roboto Condensed"/>
                <w:color w:val="000000"/>
                <w:sz w:val="20"/>
                <w:szCs w:val="20"/>
                <w:shd w:val="clear" w:color="auto" w:fill="F1E5F7"/>
              </w:rPr>
              <w:t xml:space="preserve">1 journée dédiée au </w:t>
            </w:r>
            <w:proofErr w:type="spellStart"/>
            <w:r w:rsidRPr="00FA46B0">
              <w:rPr>
                <w:rStyle w:val="normaltextrun"/>
                <w:rFonts w:ascii="Roboto Condensed" w:hAnsi="Roboto Condensed"/>
                <w:color w:val="000000"/>
                <w:sz w:val="20"/>
                <w:szCs w:val="20"/>
                <w:shd w:val="clear" w:color="auto" w:fill="F1E5F7"/>
              </w:rPr>
              <w:t>Serious</w:t>
            </w:r>
            <w:proofErr w:type="spellEnd"/>
            <w:r w:rsidRPr="00FA46B0">
              <w:rPr>
                <w:rStyle w:val="normaltextrun"/>
                <w:rFonts w:ascii="Roboto Condensed" w:hAnsi="Roboto Condensed"/>
                <w:color w:val="000000"/>
                <w:sz w:val="20"/>
                <w:szCs w:val="20"/>
                <w:shd w:val="clear" w:color="auto" w:fill="F1E5F7"/>
              </w:rPr>
              <w:t xml:space="preserve"> Game «</w:t>
            </w:r>
            <w:r w:rsidRPr="00FA46B0">
              <w:rPr>
                <w:rStyle w:val="normaltextrun"/>
                <w:rFonts w:ascii="Times New Roman" w:hAnsi="Times New Roman" w:cs="Times New Roman"/>
                <w:color w:val="000000"/>
                <w:sz w:val="20"/>
                <w:szCs w:val="20"/>
                <w:shd w:val="clear" w:color="auto" w:fill="F1E5F7"/>
              </w:rPr>
              <w:t> </w:t>
            </w:r>
            <w:r w:rsidRPr="00FA46B0">
              <w:rPr>
                <w:rStyle w:val="normaltextrun"/>
                <w:rFonts w:ascii="Roboto Condensed" w:hAnsi="Roboto Condensed"/>
                <w:color w:val="000000"/>
                <w:sz w:val="20"/>
                <w:szCs w:val="20"/>
                <w:shd w:val="clear" w:color="auto" w:fill="F1E5F7"/>
              </w:rPr>
              <w:t>l</w:t>
            </w:r>
            <w:r w:rsidRPr="00FA46B0">
              <w:rPr>
                <w:rStyle w:val="normaltextrun"/>
                <w:rFonts w:ascii="Roboto Condensed" w:hAnsi="Roboto Condensed" w:cs="Roboto Condensed"/>
                <w:color w:val="000000"/>
                <w:sz w:val="20"/>
                <w:szCs w:val="20"/>
                <w:shd w:val="clear" w:color="auto" w:fill="F1E5F7"/>
              </w:rPr>
              <w:t>’</w:t>
            </w:r>
            <w:r w:rsidRPr="00FA46B0">
              <w:rPr>
                <w:rStyle w:val="normaltextrun"/>
                <w:rFonts w:ascii="Roboto Condensed" w:hAnsi="Roboto Condensed"/>
                <w:color w:val="000000"/>
                <w:sz w:val="20"/>
                <w:szCs w:val="20"/>
                <w:shd w:val="clear" w:color="auto" w:fill="F1E5F7"/>
              </w:rPr>
              <w:t>ann</w:t>
            </w:r>
            <w:r w:rsidRPr="00FA46B0">
              <w:rPr>
                <w:rStyle w:val="normaltextrun"/>
                <w:rFonts w:ascii="Roboto Condensed" w:hAnsi="Roboto Condensed" w:cs="Roboto Condensed"/>
                <w:color w:val="000000"/>
                <w:sz w:val="20"/>
                <w:szCs w:val="20"/>
                <w:shd w:val="clear" w:color="auto" w:fill="F1E5F7"/>
              </w:rPr>
              <w:t>é</w:t>
            </w:r>
            <w:r w:rsidRPr="00FA46B0">
              <w:rPr>
                <w:rStyle w:val="normaltextrun"/>
                <w:rFonts w:ascii="Roboto Condensed" w:hAnsi="Roboto Condensed"/>
                <w:color w:val="000000"/>
                <w:sz w:val="20"/>
                <w:szCs w:val="20"/>
                <w:shd w:val="clear" w:color="auto" w:fill="F1E5F7"/>
              </w:rPr>
              <w:t>e de l</w:t>
            </w:r>
            <w:r w:rsidRPr="00FA46B0">
              <w:rPr>
                <w:rStyle w:val="normaltextrun"/>
                <w:rFonts w:ascii="Roboto Condensed" w:hAnsi="Roboto Condensed" w:cs="Roboto Condensed"/>
                <w:color w:val="000000"/>
                <w:sz w:val="20"/>
                <w:szCs w:val="20"/>
                <w:shd w:val="clear" w:color="auto" w:fill="F1E5F7"/>
              </w:rPr>
              <w:t>’</w:t>
            </w:r>
            <w:r w:rsidRPr="00FA46B0">
              <w:rPr>
                <w:rStyle w:val="normaltextrun"/>
                <w:rFonts w:ascii="Roboto Condensed" w:hAnsi="Roboto Condensed"/>
                <w:color w:val="000000"/>
                <w:sz w:val="20"/>
                <w:szCs w:val="20"/>
                <w:shd w:val="clear" w:color="auto" w:fill="F1E5F7"/>
              </w:rPr>
              <w:t>innovation</w:t>
            </w:r>
            <w:r w:rsidRPr="00FA46B0">
              <w:rPr>
                <w:rStyle w:val="normaltextrun"/>
                <w:rFonts w:ascii="Times New Roman" w:hAnsi="Times New Roman" w:cs="Times New Roman"/>
                <w:color w:val="000000"/>
                <w:sz w:val="20"/>
                <w:szCs w:val="20"/>
                <w:shd w:val="clear" w:color="auto" w:fill="F1E5F7"/>
              </w:rPr>
              <w:t> </w:t>
            </w:r>
            <w:r w:rsidRPr="00FA46B0">
              <w:rPr>
                <w:rStyle w:val="normaltextrun"/>
                <w:rFonts w:ascii="Roboto Condensed" w:hAnsi="Roboto Condensed" w:cs="Roboto Condensed"/>
                <w:color w:val="000000"/>
                <w:sz w:val="20"/>
                <w:szCs w:val="20"/>
                <w:shd w:val="clear" w:color="auto" w:fill="F1E5F7"/>
              </w:rPr>
              <w:t>»</w:t>
            </w:r>
            <w:r w:rsidRPr="00FA46B0">
              <w:rPr>
                <w:rStyle w:val="normaltextrun"/>
                <w:rFonts w:ascii="Roboto Condensed" w:hAnsi="Roboto Condensed"/>
                <w:color w:val="000000"/>
                <w:sz w:val="20"/>
                <w:szCs w:val="20"/>
                <w:shd w:val="clear" w:color="auto" w:fill="F1E5F7"/>
              </w:rPr>
              <w:t>, puis des s</w:t>
            </w:r>
            <w:r w:rsidRPr="00FA46B0">
              <w:rPr>
                <w:rStyle w:val="normaltextrun"/>
                <w:rFonts w:ascii="Roboto Condensed" w:hAnsi="Roboto Condensed" w:cs="Roboto Condensed"/>
                <w:color w:val="000000"/>
                <w:sz w:val="20"/>
                <w:szCs w:val="20"/>
                <w:shd w:val="clear" w:color="auto" w:fill="F1E5F7"/>
              </w:rPr>
              <w:t>é</w:t>
            </w:r>
            <w:r w:rsidRPr="00FA46B0">
              <w:rPr>
                <w:rStyle w:val="normaltextrun"/>
                <w:rFonts w:ascii="Roboto Condensed" w:hAnsi="Roboto Condensed"/>
                <w:color w:val="000000"/>
                <w:sz w:val="20"/>
                <w:szCs w:val="20"/>
                <w:shd w:val="clear" w:color="auto" w:fill="F1E5F7"/>
              </w:rPr>
              <w:t>quences p</w:t>
            </w:r>
            <w:r w:rsidRPr="00FA46B0">
              <w:rPr>
                <w:rStyle w:val="normaltextrun"/>
                <w:rFonts w:ascii="Roboto Condensed" w:hAnsi="Roboto Condensed" w:cs="Roboto Condensed"/>
                <w:color w:val="000000"/>
                <w:sz w:val="20"/>
                <w:szCs w:val="20"/>
                <w:shd w:val="clear" w:color="auto" w:fill="F1E5F7"/>
              </w:rPr>
              <w:t>é</w:t>
            </w:r>
            <w:r w:rsidRPr="00FA46B0">
              <w:rPr>
                <w:rStyle w:val="normaltextrun"/>
                <w:rFonts w:ascii="Roboto Condensed" w:hAnsi="Roboto Condensed"/>
                <w:color w:val="000000"/>
                <w:sz w:val="20"/>
                <w:szCs w:val="20"/>
                <w:shd w:val="clear" w:color="auto" w:fill="F1E5F7"/>
              </w:rPr>
              <w:t>dagogiques de 3h</w:t>
            </w:r>
            <w:r w:rsidRPr="00FA46B0">
              <w:rPr>
                <w:rStyle w:val="normaltextrun"/>
                <w:rFonts w:ascii="Times New Roman" w:hAnsi="Times New Roman" w:cs="Times New Roman"/>
                <w:color w:val="000000"/>
                <w:sz w:val="20"/>
                <w:szCs w:val="20"/>
                <w:shd w:val="clear" w:color="auto" w:fill="F1E5F7"/>
              </w:rPr>
              <w:t> </w:t>
            </w:r>
            <w:r w:rsidRPr="00FA46B0">
              <w:rPr>
                <w:rStyle w:val="normaltextrun"/>
                <w:rFonts w:ascii="Roboto Condensed" w:hAnsi="Roboto Condensed"/>
                <w:color w:val="000000"/>
                <w:sz w:val="20"/>
                <w:szCs w:val="20"/>
                <w:shd w:val="clear" w:color="auto" w:fill="F1E5F7"/>
              </w:rPr>
              <w:t xml:space="preserve">: 1h de CM + 2h de TD </w:t>
            </w:r>
            <w:r w:rsidRPr="00FA46B0">
              <w:rPr>
                <w:rStyle w:val="normaltextrun"/>
                <w:rFonts w:ascii="Roboto Condensed" w:hAnsi="Roboto Condensed" w:cs="Roboto Condensed"/>
                <w:color w:val="000000"/>
                <w:sz w:val="20"/>
                <w:szCs w:val="20"/>
                <w:shd w:val="clear" w:color="auto" w:fill="F1E5F7"/>
              </w:rPr>
              <w:t>à</w:t>
            </w:r>
            <w:r w:rsidRPr="00FA46B0">
              <w:rPr>
                <w:rStyle w:val="normaltextrun"/>
                <w:rFonts w:ascii="Roboto Condensed" w:hAnsi="Roboto Condensed"/>
                <w:color w:val="000000"/>
                <w:sz w:val="20"/>
                <w:szCs w:val="20"/>
                <w:shd w:val="clear" w:color="auto" w:fill="F1E5F7"/>
              </w:rPr>
              <w:t xml:space="preserve"> la suite, sous la forme de cas d</w:t>
            </w:r>
            <w:r w:rsidRPr="00FA46B0">
              <w:rPr>
                <w:rStyle w:val="normaltextrun"/>
                <w:rFonts w:ascii="Roboto Condensed" w:hAnsi="Roboto Condensed" w:cs="Roboto Condensed"/>
                <w:color w:val="000000"/>
                <w:sz w:val="20"/>
                <w:szCs w:val="20"/>
                <w:shd w:val="clear" w:color="auto" w:fill="F1E5F7"/>
              </w:rPr>
              <w:t>’é</w:t>
            </w:r>
            <w:r w:rsidRPr="00FA46B0">
              <w:rPr>
                <w:rStyle w:val="normaltextrun"/>
                <w:rFonts w:ascii="Roboto Condensed" w:hAnsi="Roboto Condensed"/>
                <w:color w:val="000000"/>
                <w:sz w:val="20"/>
                <w:szCs w:val="20"/>
                <w:shd w:val="clear" w:color="auto" w:fill="F1E5F7"/>
              </w:rPr>
              <w:t>tude illustrant des bonnes pratiques d</w:t>
            </w:r>
            <w:r w:rsidRPr="00FA46B0">
              <w:rPr>
                <w:rStyle w:val="normaltextrun"/>
                <w:rFonts w:ascii="Roboto Condensed" w:hAnsi="Roboto Condensed" w:cs="Roboto Condensed"/>
                <w:color w:val="000000"/>
                <w:sz w:val="20"/>
                <w:szCs w:val="20"/>
                <w:shd w:val="clear" w:color="auto" w:fill="F1E5F7"/>
              </w:rPr>
              <w:t>’</w:t>
            </w:r>
            <w:r w:rsidRPr="00FA46B0">
              <w:rPr>
                <w:rStyle w:val="normaltextrun"/>
                <w:rFonts w:ascii="Roboto Condensed" w:hAnsi="Roboto Condensed"/>
                <w:color w:val="000000"/>
                <w:sz w:val="20"/>
                <w:szCs w:val="20"/>
                <w:shd w:val="clear" w:color="auto" w:fill="F1E5F7"/>
              </w:rPr>
              <w:t>innovat</w:t>
            </w:r>
            <w:r>
              <w:rPr>
                <w:rStyle w:val="normaltextrun"/>
                <w:rFonts w:ascii="Roboto Condensed" w:hAnsi="Roboto Condensed"/>
                <w:color w:val="000000"/>
                <w:sz w:val="20"/>
                <w:szCs w:val="20"/>
                <w:shd w:val="clear" w:color="auto" w:fill="F1E5F7"/>
              </w:rPr>
              <w:t>ion</w:t>
            </w:r>
          </w:p>
        </w:tc>
      </w:tr>
      <w:tr w:rsidR="00792CBF" w:rsidRPr="003D49D9" w14:paraId="70FB1D19" w14:textId="77777777" w:rsidTr="006236C0">
        <w:trPr>
          <w:trHeight w:hRule="exact" w:val="826"/>
        </w:trPr>
        <w:tc>
          <w:tcPr>
            <w:tcW w:w="2552" w:type="dxa"/>
            <w:gridSpan w:val="2"/>
            <w:shd w:val="clear" w:color="auto" w:fill="282D46"/>
            <w:vAlign w:val="center"/>
          </w:tcPr>
          <w:p w14:paraId="484CB18D" w14:textId="77777777" w:rsidR="00792CBF" w:rsidRPr="00FA46B0" w:rsidRDefault="00792CBF" w:rsidP="006236C0">
            <w:pPr>
              <w:spacing w:after="0" w:line="240" w:lineRule="auto"/>
              <w:ind w:left="97" w:right="-20"/>
              <w:rPr>
                <w:rFonts w:ascii="Roboto Condensed" w:eastAsia="Calibri" w:hAnsi="Roboto Condensed" w:cs="Times New Roman"/>
                <w:b/>
                <w:color w:val="FFFFFF" w:themeColor="background1"/>
                <w:szCs w:val="20"/>
              </w:rPr>
            </w:pPr>
            <w:r w:rsidRPr="00FA46B0">
              <w:rPr>
                <w:rFonts w:ascii="Roboto Condensed" w:eastAsia="Calibri" w:hAnsi="Roboto Condensed" w:cs="Times New Roman"/>
                <w:b/>
                <w:bCs/>
                <w:color w:val="FFFFFF" w:themeColor="background1"/>
                <w:spacing w:val="-1"/>
                <w:position w:val="1"/>
                <w:szCs w:val="20"/>
              </w:rPr>
              <w:t>Moda</w:t>
            </w:r>
            <w:r w:rsidRPr="00FA46B0">
              <w:rPr>
                <w:rFonts w:ascii="Roboto Condensed" w:eastAsia="Calibri" w:hAnsi="Roboto Condensed" w:cs="Times New Roman"/>
                <w:b/>
                <w:bCs/>
                <w:color w:val="FFFFFF" w:themeColor="background1"/>
                <w:spacing w:val="1"/>
                <w:position w:val="1"/>
                <w:szCs w:val="20"/>
              </w:rPr>
              <w:t>li</w:t>
            </w:r>
            <w:r w:rsidRPr="00FA46B0">
              <w:rPr>
                <w:rFonts w:ascii="Roboto Condensed" w:eastAsia="Calibri" w:hAnsi="Roboto Condensed" w:cs="Times New Roman"/>
                <w:b/>
                <w:bCs/>
                <w:color w:val="FFFFFF" w:themeColor="background1"/>
                <w:position w:val="1"/>
                <w:szCs w:val="20"/>
              </w:rPr>
              <w:t>tés</w:t>
            </w:r>
            <w:r w:rsidRPr="00FA46B0">
              <w:rPr>
                <w:rFonts w:ascii="Roboto Condensed" w:eastAsia="Calibri" w:hAnsi="Roboto Condensed" w:cs="Times New Roman"/>
                <w:b/>
                <w:bCs/>
                <w:color w:val="FFFFFF" w:themeColor="background1"/>
                <w:spacing w:val="1"/>
                <w:position w:val="1"/>
                <w:szCs w:val="20"/>
              </w:rPr>
              <w:t xml:space="preserve"> </w:t>
            </w:r>
            <w:r w:rsidRPr="00FA46B0">
              <w:rPr>
                <w:rFonts w:ascii="Roboto Condensed" w:eastAsia="Calibri" w:hAnsi="Roboto Condensed" w:cs="Times New Roman"/>
                <w:b/>
                <w:bCs/>
                <w:color w:val="FFFFFF" w:themeColor="background1"/>
                <w:spacing w:val="-1"/>
                <w:position w:val="1"/>
                <w:szCs w:val="20"/>
              </w:rPr>
              <w:t>d</w:t>
            </w:r>
            <w:r w:rsidRPr="00FA46B0">
              <w:rPr>
                <w:rFonts w:ascii="Roboto Condensed" w:eastAsia="Calibri" w:hAnsi="Roboto Condensed" w:cs="Times New Roman"/>
                <w:b/>
                <w:bCs/>
                <w:color w:val="FFFFFF" w:themeColor="background1"/>
                <w:position w:val="1"/>
                <w:szCs w:val="20"/>
              </w:rPr>
              <w:t>’</w:t>
            </w:r>
            <w:r w:rsidRPr="00FA46B0">
              <w:rPr>
                <w:rFonts w:ascii="Roboto Condensed" w:eastAsia="Calibri" w:hAnsi="Roboto Condensed" w:cs="Times New Roman"/>
                <w:b/>
                <w:bCs/>
                <w:color w:val="FFFFFF" w:themeColor="background1"/>
                <w:spacing w:val="-2"/>
                <w:position w:val="1"/>
                <w:szCs w:val="20"/>
              </w:rPr>
              <w:t>é</w:t>
            </w:r>
            <w:r w:rsidRPr="00FA46B0">
              <w:rPr>
                <w:rFonts w:ascii="Roboto Condensed" w:eastAsia="Calibri" w:hAnsi="Roboto Condensed" w:cs="Times New Roman"/>
                <w:b/>
                <w:bCs/>
                <w:color w:val="FFFFFF" w:themeColor="background1"/>
                <w:spacing w:val="1"/>
                <w:position w:val="1"/>
                <w:szCs w:val="20"/>
              </w:rPr>
              <w:t>v</w:t>
            </w:r>
            <w:r w:rsidRPr="00FA46B0">
              <w:rPr>
                <w:rFonts w:ascii="Roboto Condensed" w:eastAsia="Calibri" w:hAnsi="Roboto Condensed" w:cs="Times New Roman"/>
                <w:b/>
                <w:bCs/>
                <w:color w:val="FFFFFF" w:themeColor="background1"/>
                <w:spacing w:val="-1"/>
                <w:position w:val="1"/>
                <w:szCs w:val="20"/>
              </w:rPr>
              <w:t>a</w:t>
            </w:r>
            <w:r w:rsidRPr="00FA46B0">
              <w:rPr>
                <w:rFonts w:ascii="Roboto Condensed" w:eastAsia="Calibri" w:hAnsi="Roboto Condensed" w:cs="Times New Roman"/>
                <w:b/>
                <w:bCs/>
                <w:color w:val="FFFFFF" w:themeColor="background1"/>
                <w:spacing w:val="1"/>
                <w:position w:val="1"/>
                <w:szCs w:val="20"/>
              </w:rPr>
              <w:t>l</w:t>
            </w:r>
            <w:r w:rsidRPr="00FA46B0">
              <w:rPr>
                <w:rFonts w:ascii="Roboto Condensed" w:eastAsia="Calibri" w:hAnsi="Roboto Condensed" w:cs="Times New Roman"/>
                <w:b/>
                <w:bCs/>
                <w:color w:val="FFFFFF" w:themeColor="background1"/>
                <w:spacing w:val="-1"/>
                <w:position w:val="1"/>
                <w:szCs w:val="20"/>
              </w:rPr>
              <w:t>ua</w:t>
            </w:r>
            <w:r w:rsidRPr="00FA46B0">
              <w:rPr>
                <w:rFonts w:ascii="Roboto Condensed" w:eastAsia="Calibri" w:hAnsi="Roboto Condensed" w:cs="Times New Roman"/>
                <w:b/>
                <w:bCs/>
                <w:color w:val="FFFFFF" w:themeColor="background1"/>
                <w:position w:val="1"/>
                <w:szCs w:val="20"/>
              </w:rPr>
              <w:t>t</w:t>
            </w:r>
            <w:r w:rsidRPr="00FA46B0">
              <w:rPr>
                <w:rFonts w:ascii="Roboto Condensed" w:eastAsia="Calibri" w:hAnsi="Roboto Condensed" w:cs="Times New Roman"/>
                <w:b/>
                <w:bCs/>
                <w:color w:val="FFFFFF" w:themeColor="background1"/>
                <w:spacing w:val="1"/>
                <w:position w:val="1"/>
                <w:szCs w:val="20"/>
              </w:rPr>
              <w:t>i</w:t>
            </w:r>
            <w:r w:rsidRPr="00FA46B0">
              <w:rPr>
                <w:rFonts w:ascii="Roboto Condensed" w:eastAsia="Calibri" w:hAnsi="Roboto Condensed" w:cs="Times New Roman"/>
                <w:b/>
                <w:bCs/>
                <w:color w:val="FFFFFF" w:themeColor="background1"/>
                <w:spacing w:val="-1"/>
                <w:position w:val="1"/>
                <w:szCs w:val="20"/>
              </w:rPr>
              <w:t>o</w:t>
            </w:r>
            <w:r w:rsidRPr="00FA46B0">
              <w:rPr>
                <w:rFonts w:ascii="Roboto Condensed" w:eastAsia="Calibri" w:hAnsi="Roboto Condensed" w:cs="Times New Roman"/>
                <w:b/>
                <w:bCs/>
                <w:color w:val="FFFFFF" w:themeColor="background1"/>
                <w:position w:val="1"/>
                <w:szCs w:val="20"/>
              </w:rPr>
              <w:t xml:space="preserve">n </w:t>
            </w:r>
            <w:r w:rsidRPr="00FA46B0">
              <w:rPr>
                <w:rFonts w:ascii="Roboto Condensed" w:eastAsia="Calibri" w:hAnsi="Roboto Condensed" w:cs="Times New Roman"/>
                <w:b/>
                <w:bCs/>
                <w:color w:val="FFFFFF" w:themeColor="background1"/>
                <w:spacing w:val="-1"/>
                <w:szCs w:val="20"/>
              </w:rPr>
              <w:t>de</w:t>
            </w:r>
            <w:r w:rsidRPr="00FA46B0">
              <w:rPr>
                <w:rFonts w:ascii="Roboto Condensed" w:eastAsia="Calibri" w:hAnsi="Roboto Condensed" w:cs="Times New Roman"/>
                <w:b/>
                <w:bCs/>
                <w:color w:val="FFFFFF" w:themeColor="background1"/>
                <w:szCs w:val="20"/>
              </w:rPr>
              <w:t>s</w:t>
            </w:r>
            <w:r w:rsidRPr="00FA46B0">
              <w:rPr>
                <w:rFonts w:ascii="Roboto Condensed" w:eastAsia="Calibri" w:hAnsi="Roboto Condensed" w:cs="Times New Roman"/>
                <w:b/>
                <w:bCs/>
                <w:color w:val="FFFFFF" w:themeColor="background1"/>
                <w:spacing w:val="1"/>
                <w:szCs w:val="20"/>
              </w:rPr>
              <w:t xml:space="preserve"> </w:t>
            </w:r>
            <w:r w:rsidRPr="00FA46B0">
              <w:rPr>
                <w:rFonts w:ascii="Roboto Condensed" w:eastAsia="Calibri" w:hAnsi="Roboto Condensed" w:cs="Times New Roman"/>
                <w:b/>
                <w:bCs/>
                <w:color w:val="FFFFFF" w:themeColor="background1"/>
                <w:szCs w:val="20"/>
              </w:rPr>
              <w:t>ac</w:t>
            </w:r>
            <w:r w:rsidRPr="00FA46B0">
              <w:rPr>
                <w:rFonts w:ascii="Roboto Condensed" w:eastAsia="Calibri" w:hAnsi="Roboto Condensed" w:cs="Times New Roman"/>
                <w:b/>
                <w:bCs/>
                <w:color w:val="FFFFFF" w:themeColor="background1"/>
                <w:spacing w:val="-1"/>
                <w:szCs w:val="20"/>
              </w:rPr>
              <w:t>qu</w:t>
            </w:r>
            <w:r w:rsidRPr="00FA46B0">
              <w:rPr>
                <w:rFonts w:ascii="Roboto Condensed" w:eastAsia="Calibri" w:hAnsi="Roboto Condensed" w:cs="Times New Roman"/>
                <w:b/>
                <w:bCs/>
                <w:color w:val="FFFFFF" w:themeColor="background1"/>
                <w:spacing w:val="1"/>
                <w:szCs w:val="20"/>
              </w:rPr>
              <w:t>i</w:t>
            </w:r>
            <w:r w:rsidRPr="00FA46B0">
              <w:rPr>
                <w:rFonts w:ascii="Roboto Condensed" w:eastAsia="Calibri" w:hAnsi="Roboto Condensed" w:cs="Times New Roman"/>
                <w:b/>
                <w:bCs/>
                <w:color w:val="FFFFFF" w:themeColor="background1"/>
                <w:szCs w:val="20"/>
              </w:rPr>
              <w:t xml:space="preserve">s </w:t>
            </w:r>
            <w:r w:rsidRPr="00FA46B0">
              <w:rPr>
                <w:rFonts w:ascii="Roboto Condensed" w:eastAsia="Calibri" w:hAnsi="Roboto Condensed" w:cs="Times New Roman"/>
                <w:b/>
                <w:bCs/>
                <w:color w:val="FFFFFF" w:themeColor="background1"/>
                <w:spacing w:val="-1"/>
                <w:szCs w:val="20"/>
              </w:rPr>
              <w:t>d</w:t>
            </w:r>
            <w:r w:rsidRPr="00FA46B0">
              <w:rPr>
                <w:rFonts w:ascii="Roboto Condensed" w:eastAsia="Calibri" w:hAnsi="Roboto Condensed" w:cs="Times New Roman"/>
                <w:b/>
                <w:bCs/>
                <w:color w:val="FFFFFF" w:themeColor="background1"/>
                <w:szCs w:val="20"/>
              </w:rPr>
              <w:t>’a</w:t>
            </w:r>
            <w:r w:rsidRPr="00FA46B0">
              <w:rPr>
                <w:rFonts w:ascii="Roboto Condensed" w:eastAsia="Calibri" w:hAnsi="Roboto Condensed" w:cs="Times New Roman"/>
                <w:b/>
                <w:bCs/>
                <w:color w:val="FFFFFF" w:themeColor="background1"/>
                <w:spacing w:val="-1"/>
                <w:szCs w:val="20"/>
              </w:rPr>
              <w:t>pp</w:t>
            </w:r>
            <w:r w:rsidRPr="00FA46B0">
              <w:rPr>
                <w:rFonts w:ascii="Roboto Condensed" w:eastAsia="Calibri" w:hAnsi="Roboto Condensed" w:cs="Times New Roman"/>
                <w:b/>
                <w:bCs/>
                <w:color w:val="FFFFFF" w:themeColor="background1"/>
                <w:spacing w:val="1"/>
                <w:szCs w:val="20"/>
              </w:rPr>
              <w:t>r</w:t>
            </w:r>
            <w:r w:rsidRPr="00FA46B0">
              <w:rPr>
                <w:rFonts w:ascii="Roboto Condensed" w:eastAsia="Calibri" w:hAnsi="Roboto Condensed" w:cs="Times New Roman"/>
                <w:b/>
                <w:bCs/>
                <w:color w:val="FFFFFF" w:themeColor="background1"/>
                <w:spacing w:val="-1"/>
                <w:szCs w:val="20"/>
              </w:rPr>
              <w:t>en</w:t>
            </w:r>
            <w:r w:rsidRPr="00FA46B0">
              <w:rPr>
                <w:rFonts w:ascii="Roboto Condensed" w:eastAsia="Calibri" w:hAnsi="Roboto Condensed" w:cs="Times New Roman"/>
                <w:b/>
                <w:bCs/>
                <w:color w:val="FFFFFF" w:themeColor="background1"/>
                <w:szCs w:val="20"/>
              </w:rPr>
              <w:t>t</w:t>
            </w:r>
            <w:r w:rsidRPr="00FA46B0">
              <w:rPr>
                <w:rFonts w:ascii="Roboto Condensed" w:eastAsia="Calibri" w:hAnsi="Roboto Condensed" w:cs="Times New Roman"/>
                <w:b/>
                <w:bCs/>
                <w:color w:val="FFFFFF" w:themeColor="background1"/>
                <w:spacing w:val="1"/>
                <w:szCs w:val="20"/>
              </w:rPr>
              <w:t>i</w:t>
            </w:r>
            <w:r w:rsidRPr="00FA46B0">
              <w:rPr>
                <w:rFonts w:ascii="Roboto Condensed" w:eastAsia="Calibri" w:hAnsi="Roboto Condensed" w:cs="Times New Roman"/>
                <w:b/>
                <w:bCs/>
                <w:color w:val="FFFFFF" w:themeColor="background1"/>
                <w:szCs w:val="20"/>
              </w:rPr>
              <w:t>ss</w:t>
            </w:r>
            <w:r w:rsidRPr="00FA46B0">
              <w:rPr>
                <w:rFonts w:ascii="Roboto Condensed" w:eastAsia="Calibri" w:hAnsi="Roboto Condensed" w:cs="Times New Roman"/>
                <w:b/>
                <w:bCs/>
                <w:color w:val="FFFFFF" w:themeColor="background1"/>
                <w:spacing w:val="-1"/>
                <w:szCs w:val="20"/>
              </w:rPr>
              <w:t>a</w:t>
            </w:r>
            <w:r w:rsidRPr="00FA46B0">
              <w:rPr>
                <w:rFonts w:ascii="Roboto Condensed" w:eastAsia="Calibri" w:hAnsi="Roboto Condensed" w:cs="Times New Roman"/>
                <w:b/>
                <w:bCs/>
                <w:color w:val="FFFFFF" w:themeColor="background1"/>
                <w:spacing w:val="1"/>
                <w:szCs w:val="20"/>
              </w:rPr>
              <w:t>g</w:t>
            </w:r>
            <w:r w:rsidRPr="00FA46B0">
              <w:rPr>
                <w:rFonts w:ascii="Roboto Condensed" w:eastAsia="Calibri" w:hAnsi="Roboto Condensed" w:cs="Times New Roman"/>
                <w:b/>
                <w:bCs/>
                <w:color w:val="FFFFFF" w:themeColor="background1"/>
                <w:szCs w:val="20"/>
              </w:rPr>
              <w:t>e</w:t>
            </w:r>
          </w:p>
        </w:tc>
        <w:tc>
          <w:tcPr>
            <w:tcW w:w="7230" w:type="dxa"/>
            <w:gridSpan w:val="3"/>
            <w:shd w:val="clear" w:color="auto" w:fill="F1E5F7"/>
            <w:vAlign w:val="center"/>
          </w:tcPr>
          <w:p w14:paraId="414436E7" w14:textId="77777777" w:rsidR="00792CBF" w:rsidRPr="00FA46B0" w:rsidRDefault="00792CBF" w:rsidP="006236C0">
            <w:pPr>
              <w:spacing w:after="0" w:line="240" w:lineRule="auto"/>
              <w:ind w:left="206"/>
              <w:rPr>
                <w:rFonts w:ascii="Roboto Condensed" w:hAnsi="Roboto Condensed" w:cs="Times New Roman"/>
                <w:sz w:val="20"/>
                <w:szCs w:val="20"/>
              </w:rPr>
            </w:pPr>
            <w:r w:rsidRPr="00FA46B0">
              <w:rPr>
                <w:rFonts w:ascii="Roboto Condensed" w:eastAsia="Calibri" w:hAnsi="Roboto Condensed" w:cs="Times New Roman"/>
                <w:position w:val="1"/>
                <w:sz w:val="20"/>
                <w:szCs w:val="20"/>
              </w:rPr>
              <w:t>C</w:t>
            </w:r>
            <w:proofErr w:type="spellStart"/>
            <w:r w:rsidRPr="00FA46B0">
              <w:rPr>
                <w:rStyle w:val="normaltextrun"/>
                <w:rFonts w:ascii="Roboto Condensed" w:hAnsi="Roboto Condensed"/>
                <w:color w:val="000000"/>
                <w:sz w:val="20"/>
                <w:szCs w:val="20"/>
                <w:shd w:val="clear" w:color="auto" w:fill="F1E5F7"/>
              </w:rPr>
              <w:t>ontrôle</w:t>
            </w:r>
            <w:proofErr w:type="spellEnd"/>
            <w:r w:rsidRPr="00FA46B0">
              <w:rPr>
                <w:rStyle w:val="normaltextrun"/>
                <w:rFonts w:ascii="Roboto Condensed" w:hAnsi="Roboto Condensed"/>
                <w:color w:val="000000"/>
                <w:sz w:val="20"/>
                <w:szCs w:val="20"/>
                <w:shd w:val="clear" w:color="auto" w:fill="F1E5F7"/>
              </w:rPr>
              <w:t xml:space="preserve"> individuel sur table</w:t>
            </w:r>
            <w:r>
              <w:rPr>
                <w:rStyle w:val="normaltextrun"/>
                <w:rFonts w:ascii="Roboto Condensed" w:hAnsi="Roboto Condensed"/>
                <w:color w:val="000000"/>
                <w:sz w:val="20"/>
                <w:szCs w:val="20"/>
                <w:shd w:val="clear" w:color="auto" w:fill="F1E5F7"/>
              </w:rPr>
              <w:t xml:space="preserve">. La présence des étudiants aux cours et TD pourra être contrôlée. Une absence injustifiée pourra donner lieu à un malus sur la note d’examen. </w:t>
            </w:r>
          </w:p>
        </w:tc>
      </w:tr>
      <w:tr w:rsidR="00792CBF" w:rsidRPr="003D49D9" w14:paraId="2183E5A4" w14:textId="77777777" w:rsidTr="006236C0">
        <w:trPr>
          <w:trHeight w:hRule="exact" w:val="4849"/>
        </w:trPr>
        <w:tc>
          <w:tcPr>
            <w:tcW w:w="2552" w:type="dxa"/>
            <w:gridSpan w:val="2"/>
            <w:shd w:val="clear" w:color="auto" w:fill="282D46"/>
            <w:vAlign w:val="center"/>
          </w:tcPr>
          <w:p w14:paraId="6C983879" w14:textId="77777777" w:rsidR="00792CBF" w:rsidRPr="00FA46B0" w:rsidRDefault="00792CBF" w:rsidP="006236C0">
            <w:pPr>
              <w:spacing w:after="0" w:line="240" w:lineRule="auto"/>
              <w:ind w:left="97" w:right="-20"/>
              <w:rPr>
                <w:rFonts w:ascii="Roboto Condensed" w:eastAsia="Calibri" w:hAnsi="Roboto Condensed" w:cs="Times New Roman"/>
                <w:b/>
                <w:color w:val="FFFFFF" w:themeColor="background1"/>
                <w:szCs w:val="20"/>
              </w:rPr>
            </w:pPr>
            <w:r w:rsidRPr="00FA46B0">
              <w:rPr>
                <w:rFonts w:ascii="Roboto Condensed" w:eastAsia="Calibri" w:hAnsi="Roboto Condensed" w:cs="Times New Roman"/>
                <w:b/>
                <w:bCs/>
                <w:color w:val="FFFFFF" w:themeColor="background1"/>
                <w:position w:val="1"/>
                <w:szCs w:val="20"/>
              </w:rPr>
              <w:t>Res</w:t>
            </w:r>
            <w:r w:rsidRPr="00FA46B0">
              <w:rPr>
                <w:rFonts w:ascii="Roboto Condensed" w:eastAsia="Calibri" w:hAnsi="Roboto Condensed" w:cs="Times New Roman"/>
                <w:b/>
                <w:bCs/>
                <w:color w:val="FFFFFF" w:themeColor="background1"/>
                <w:spacing w:val="1"/>
                <w:position w:val="1"/>
                <w:szCs w:val="20"/>
              </w:rPr>
              <w:t>s</w:t>
            </w:r>
            <w:r w:rsidRPr="00FA46B0">
              <w:rPr>
                <w:rFonts w:ascii="Roboto Condensed" w:eastAsia="Calibri" w:hAnsi="Roboto Condensed" w:cs="Times New Roman"/>
                <w:b/>
                <w:bCs/>
                <w:color w:val="FFFFFF" w:themeColor="background1"/>
                <w:spacing w:val="-1"/>
                <w:position w:val="1"/>
                <w:szCs w:val="20"/>
              </w:rPr>
              <w:t>ou</w:t>
            </w:r>
            <w:r w:rsidRPr="00FA46B0">
              <w:rPr>
                <w:rFonts w:ascii="Roboto Condensed" w:eastAsia="Calibri" w:hAnsi="Roboto Condensed" w:cs="Times New Roman"/>
                <w:b/>
                <w:bCs/>
                <w:color w:val="FFFFFF" w:themeColor="background1"/>
                <w:spacing w:val="-2"/>
                <w:position w:val="1"/>
                <w:szCs w:val="20"/>
              </w:rPr>
              <w:t>r</w:t>
            </w:r>
            <w:r w:rsidRPr="00FA46B0">
              <w:rPr>
                <w:rFonts w:ascii="Roboto Condensed" w:eastAsia="Calibri" w:hAnsi="Roboto Condensed" w:cs="Times New Roman"/>
                <w:b/>
                <w:bCs/>
                <w:color w:val="FFFFFF" w:themeColor="background1"/>
                <w:spacing w:val="1"/>
                <w:position w:val="1"/>
                <w:szCs w:val="20"/>
              </w:rPr>
              <w:t>c</w:t>
            </w:r>
            <w:r w:rsidRPr="00FA46B0">
              <w:rPr>
                <w:rFonts w:ascii="Roboto Condensed" w:eastAsia="Calibri" w:hAnsi="Roboto Condensed" w:cs="Times New Roman"/>
                <w:b/>
                <w:bCs/>
                <w:color w:val="FFFFFF" w:themeColor="background1"/>
                <w:spacing w:val="-1"/>
                <w:position w:val="1"/>
                <w:szCs w:val="20"/>
              </w:rPr>
              <w:t>e</w:t>
            </w:r>
            <w:r w:rsidRPr="00FA46B0">
              <w:rPr>
                <w:rFonts w:ascii="Roboto Condensed" w:eastAsia="Calibri" w:hAnsi="Roboto Condensed" w:cs="Times New Roman"/>
                <w:b/>
                <w:bCs/>
                <w:color w:val="FFFFFF" w:themeColor="background1"/>
                <w:position w:val="1"/>
                <w:szCs w:val="20"/>
              </w:rPr>
              <w:t>s</w:t>
            </w:r>
            <w:r w:rsidRPr="00FA46B0">
              <w:rPr>
                <w:rFonts w:ascii="Roboto Condensed" w:eastAsia="Calibri" w:hAnsi="Roboto Condensed" w:cs="Times New Roman"/>
                <w:b/>
                <w:bCs/>
                <w:color w:val="FFFFFF" w:themeColor="background1"/>
                <w:spacing w:val="1"/>
                <w:position w:val="1"/>
                <w:szCs w:val="20"/>
              </w:rPr>
              <w:t xml:space="preserve"> </w:t>
            </w:r>
            <w:r w:rsidRPr="00FA46B0">
              <w:rPr>
                <w:rFonts w:ascii="Roboto Condensed" w:eastAsia="Calibri" w:hAnsi="Roboto Condensed" w:cs="Times New Roman"/>
                <w:b/>
                <w:bCs/>
                <w:color w:val="FFFFFF" w:themeColor="background1"/>
                <w:position w:val="1"/>
                <w:szCs w:val="20"/>
              </w:rPr>
              <w:t>-</w:t>
            </w:r>
            <w:r w:rsidRPr="00FA46B0">
              <w:rPr>
                <w:rFonts w:ascii="Roboto Condensed" w:eastAsia="Calibri" w:hAnsi="Roboto Condensed" w:cs="Times New Roman"/>
                <w:b/>
                <w:bCs/>
                <w:color w:val="FFFFFF" w:themeColor="background1"/>
                <w:spacing w:val="-2"/>
                <w:position w:val="1"/>
                <w:szCs w:val="20"/>
              </w:rPr>
              <w:t xml:space="preserve"> </w:t>
            </w:r>
            <w:r w:rsidRPr="00FA46B0">
              <w:rPr>
                <w:rFonts w:ascii="Roboto Condensed" w:eastAsia="Calibri" w:hAnsi="Roboto Condensed" w:cs="Times New Roman"/>
                <w:b/>
                <w:bCs/>
                <w:color w:val="FFFFFF" w:themeColor="background1"/>
                <w:spacing w:val="1"/>
                <w:position w:val="1"/>
                <w:szCs w:val="20"/>
              </w:rPr>
              <w:t>r</w:t>
            </w:r>
            <w:r w:rsidRPr="00FA46B0">
              <w:rPr>
                <w:rFonts w:ascii="Roboto Condensed" w:eastAsia="Calibri" w:hAnsi="Roboto Condensed" w:cs="Times New Roman"/>
                <w:b/>
                <w:bCs/>
                <w:color w:val="FFFFFF" w:themeColor="background1"/>
                <w:spacing w:val="-1"/>
                <w:position w:val="1"/>
                <w:szCs w:val="20"/>
              </w:rPr>
              <w:t>é</w:t>
            </w:r>
            <w:r w:rsidRPr="00FA46B0">
              <w:rPr>
                <w:rFonts w:ascii="Roboto Condensed" w:eastAsia="Calibri" w:hAnsi="Roboto Condensed" w:cs="Times New Roman"/>
                <w:b/>
                <w:bCs/>
                <w:color w:val="FFFFFF" w:themeColor="background1"/>
                <w:position w:val="1"/>
                <w:szCs w:val="20"/>
              </w:rPr>
              <w:t>f</w:t>
            </w:r>
            <w:r w:rsidRPr="00FA46B0">
              <w:rPr>
                <w:rFonts w:ascii="Roboto Condensed" w:eastAsia="Calibri" w:hAnsi="Roboto Condensed" w:cs="Times New Roman"/>
                <w:b/>
                <w:bCs/>
                <w:color w:val="FFFFFF" w:themeColor="background1"/>
                <w:spacing w:val="-1"/>
                <w:position w:val="1"/>
                <w:szCs w:val="20"/>
              </w:rPr>
              <w:t>é</w:t>
            </w:r>
            <w:r w:rsidRPr="00FA46B0">
              <w:rPr>
                <w:rFonts w:ascii="Roboto Condensed" w:eastAsia="Calibri" w:hAnsi="Roboto Condensed" w:cs="Times New Roman"/>
                <w:b/>
                <w:bCs/>
                <w:color w:val="FFFFFF" w:themeColor="background1"/>
                <w:spacing w:val="1"/>
                <w:position w:val="1"/>
                <w:szCs w:val="20"/>
              </w:rPr>
              <w:t>r</w:t>
            </w:r>
            <w:r w:rsidRPr="00FA46B0">
              <w:rPr>
                <w:rFonts w:ascii="Roboto Condensed" w:eastAsia="Calibri" w:hAnsi="Roboto Condensed" w:cs="Times New Roman"/>
                <w:b/>
                <w:bCs/>
                <w:color w:val="FFFFFF" w:themeColor="background1"/>
                <w:spacing w:val="-1"/>
                <w:position w:val="1"/>
                <w:szCs w:val="20"/>
              </w:rPr>
              <w:t>en</w:t>
            </w:r>
            <w:r w:rsidRPr="00FA46B0">
              <w:rPr>
                <w:rFonts w:ascii="Roboto Condensed" w:eastAsia="Calibri" w:hAnsi="Roboto Condensed" w:cs="Times New Roman"/>
                <w:b/>
                <w:bCs/>
                <w:color w:val="FFFFFF" w:themeColor="background1"/>
                <w:spacing w:val="1"/>
                <w:position w:val="1"/>
                <w:szCs w:val="20"/>
              </w:rPr>
              <w:t>c</w:t>
            </w:r>
            <w:r w:rsidRPr="00FA46B0">
              <w:rPr>
                <w:rFonts w:ascii="Roboto Condensed" w:eastAsia="Calibri" w:hAnsi="Roboto Condensed" w:cs="Times New Roman"/>
                <w:b/>
                <w:bCs/>
                <w:color w:val="FFFFFF" w:themeColor="background1"/>
                <w:spacing w:val="-3"/>
                <w:position w:val="1"/>
                <w:szCs w:val="20"/>
              </w:rPr>
              <w:t>e</w:t>
            </w:r>
            <w:r w:rsidRPr="00FA46B0">
              <w:rPr>
                <w:rFonts w:ascii="Roboto Condensed" w:eastAsia="Calibri" w:hAnsi="Roboto Condensed" w:cs="Times New Roman"/>
                <w:b/>
                <w:bCs/>
                <w:color w:val="FFFFFF" w:themeColor="background1"/>
                <w:position w:val="1"/>
                <w:szCs w:val="20"/>
              </w:rPr>
              <w:t>s</w:t>
            </w:r>
          </w:p>
        </w:tc>
        <w:tc>
          <w:tcPr>
            <w:tcW w:w="7230" w:type="dxa"/>
            <w:gridSpan w:val="3"/>
            <w:shd w:val="clear" w:color="auto" w:fill="F1E5F7"/>
            <w:vAlign w:val="center"/>
          </w:tcPr>
          <w:p w14:paraId="26BB657B" w14:textId="77777777" w:rsidR="00792CBF" w:rsidRPr="00FA46B0" w:rsidRDefault="00792CBF" w:rsidP="006236C0">
            <w:pPr>
              <w:pStyle w:val="paragraph"/>
              <w:spacing w:before="0" w:beforeAutospacing="0" w:after="0" w:afterAutospacing="0"/>
              <w:ind w:left="90" w:right="-30"/>
              <w:textAlignment w:val="baseline"/>
              <w:rPr>
                <w:rStyle w:val="normaltextrun"/>
                <w:rFonts w:ascii="Roboto Condensed" w:hAnsi="Roboto Condensed"/>
                <w:i/>
                <w:iCs/>
                <w:sz w:val="20"/>
                <w:szCs w:val="20"/>
              </w:rPr>
            </w:pPr>
            <w:r w:rsidRPr="00FA46B0">
              <w:rPr>
                <w:rStyle w:val="normaltextrun"/>
                <w:rFonts w:ascii="Roboto Condensed" w:hAnsi="Roboto Condensed"/>
                <w:sz w:val="20"/>
                <w:szCs w:val="20"/>
              </w:rPr>
              <w:t xml:space="preserve">Outil : utilisation de la plateforme web : </w:t>
            </w:r>
            <w:hyperlink r:id="rId7" w:history="1">
              <w:r w:rsidRPr="00FA46B0">
                <w:rPr>
                  <w:rStyle w:val="Lienhypertexte"/>
                  <w:rFonts w:ascii="Roboto Condensed" w:hAnsi="Roboto Condensed"/>
                  <w:i/>
                  <w:iCs/>
                  <w:sz w:val="20"/>
                  <w:szCs w:val="20"/>
                </w:rPr>
                <w:t>http://iip.innovation-way.com/</w:t>
              </w:r>
            </w:hyperlink>
          </w:p>
          <w:p w14:paraId="7E30EC55" w14:textId="77777777" w:rsidR="00792CBF" w:rsidRPr="00FA46B0" w:rsidRDefault="00792CBF" w:rsidP="006236C0">
            <w:pPr>
              <w:pStyle w:val="paragraph"/>
              <w:spacing w:before="0" w:beforeAutospacing="0" w:after="0" w:afterAutospacing="0"/>
              <w:ind w:left="90" w:right="-30"/>
              <w:textAlignment w:val="baseline"/>
              <w:rPr>
                <w:rFonts w:ascii="Roboto Condensed" w:hAnsi="Roboto Condensed"/>
                <w:sz w:val="20"/>
                <w:szCs w:val="20"/>
              </w:rPr>
            </w:pPr>
          </w:p>
          <w:p w14:paraId="35E7721D" w14:textId="77777777" w:rsidR="00792CBF" w:rsidRPr="00FA46B0" w:rsidRDefault="00792CBF" w:rsidP="006236C0">
            <w:pPr>
              <w:pStyle w:val="paragraph"/>
              <w:spacing w:before="0" w:beforeAutospacing="0" w:after="0" w:afterAutospacing="0"/>
              <w:ind w:left="90" w:right="-30"/>
              <w:textAlignment w:val="baseline"/>
              <w:rPr>
                <w:rFonts w:ascii="Roboto Condensed" w:hAnsi="Roboto Condensed"/>
                <w:sz w:val="20"/>
                <w:szCs w:val="20"/>
              </w:rPr>
            </w:pPr>
            <w:r w:rsidRPr="00FA46B0">
              <w:rPr>
                <w:rStyle w:val="normaltextrun"/>
                <w:rFonts w:ascii="Roboto Condensed" w:hAnsi="Roboto Condensed"/>
                <w:sz w:val="20"/>
                <w:szCs w:val="20"/>
              </w:rPr>
              <w:t xml:space="preserve">Ouvrages : « ingénierie de l’innovation » de Vincent BOLY, « </w:t>
            </w:r>
            <w:proofErr w:type="spellStart"/>
            <w:r w:rsidRPr="00FA46B0">
              <w:rPr>
                <w:rStyle w:val="normaltextrun"/>
                <w:rFonts w:ascii="Roboto Condensed" w:hAnsi="Roboto Condensed"/>
                <w:sz w:val="20"/>
                <w:szCs w:val="20"/>
              </w:rPr>
              <w:t>Managing</w:t>
            </w:r>
            <w:proofErr w:type="spellEnd"/>
          </w:p>
          <w:p w14:paraId="0B11987B" w14:textId="77777777" w:rsidR="00792CBF" w:rsidRPr="00FA46B0" w:rsidRDefault="00792CBF" w:rsidP="006236C0">
            <w:pPr>
              <w:pStyle w:val="paragraph"/>
              <w:spacing w:before="0" w:beforeAutospacing="0" w:after="0" w:afterAutospacing="0"/>
              <w:ind w:left="90" w:right="-30"/>
              <w:textAlignment w:val="baseline"/>
              <w:rPr>
                <w:rFonts w:ascii="Roboto Condensed" w:hAnsi="Roboto Condensed"/>
                <w:sz w:val="20"/>
                <w:szCs w:val="20"/>
              </w:rPr>
            </w:pPr>
            <w:r w:rsidRPr="00FA46B0">
              <w:rPr>
                <w:rStyle w:val="normaltextrun"/>
                <w:rFonts w:ascii="Roboto Condensed" w:hAnsi="Roboto Condensed"/>
                <w:sz w:val="20"/>
                <w:szCs w:val="20"/>
              </w:rPr>
              <w:t>Innovation » de Joe Tidd</w:t>
            </w:r>
          </w:p>
          <w:p w14:paraId="3D136746" w14:textId="77777777" w:rsidR="00792CBF" w:rsidRPr="00FA46B0" w:rsidRDefault="00792CBF" w:rsidP="006236C0">
            <w:pPr>
              <w:pStyle w:val="paragraph"/>
              <w:spacing w:before="0" w:beforeAutospacing="0" w:after="0" w:afterAutospacing="0"/>
              <w:ind w:left="90" w:right="-30"/>
              <w:textAlignment w:val="baseline"/>
              <w:rPr>
                <w:rFonts w:ascii="Roboto Condensed" w:hAnsi="Roboto Condensed"/>
                <w:sz w:val="20"/>
                <w:szCs w:val="20"/>
              </w:rPr>
            </w:pPr>
          </w:p>
          <w:p w14:paraId="2C6DB1F0" w14:textId="77777777" w:rsidR="00792CBF" w:rsidRPr="00FA46B0" w:rsidRDefault="00792CBF" w:rsidP="006236C0">
            <w:pPr>
              <w:pStyle w:val="paragraph"/>
              <w:spacing w:before="0" w:beforeAutospacing="0" w:after="0" w:afterAutospacing="0"/>
              <w:ind w:left="90" w:right="-30"/>
              <w:textAlignment w:val="baseline"/>
              <w:rPr>
                <w:rFonts w:ascii="Roboto Condensed" w:hAnsi="Roboto Condensed"/>
                <w:sz w:val="20"/>
                <w:szCs w:val="20"/>
              </w:rPr>
            </w:pPr>
            <w:r w:rsidRPr="00FA46B0">
              <w:rPr>
                <w:rStyle w:val="normaltextrun"/>
                <w:rFonts w:ascii="Roboto Condensed" w:hAnsi="Roboto Condensed"/>
                <w:sz w:val="20"/>
                <w:szCs w:val="20"/>
              </w:rPr>
              <w:t>Normes :</w:t>
            </w:r>
          </w:p>
          <w:p w14:paraId="074FFEEF" w14:textId="77777777" w:rsidR="00792CBF" w:rsidRPr="00FA46B0" w:rsidRDefault="00792CBF" w:rsidP="006236C0">
            <w:pPr>
              <w:pStyle w:val="paragraph"/>
              <w:spacing w:before="0" w:beforeAutospacing="0" w:after="0" w:afterAutospacing="0"/>
              <w:textAlignment w:val="baseline"/>
              <w:rPr>
                <w:rFonts w:ascii="Roboto Condensed" w:hAnsi="Roboto Condensed"/>
                <w:sz w:val="20"/>
                <w:szCs w:val="20"/>
              </w:rPr>
            </w:pPr>
          </w:p>
          <w:p w14:paraId="22F3D9E3" w14:textId="77777777" w:rsidR="00792CBF" w:rsidRPr="00FA46B0" w:rsidRDefault="00792CBF" w:rsidP="006236C0">
            <w:pPr>
              <w:pStyle w:val="paragraph"/>
              <w:spacing w:before="0" w:beforeAutospacing="0" w:after="0" w:afterAutospacing="0"/>
              <w:ind w:left="225" w:right="-30"/>
              <w:textAlignment w:val="baseline"/>
              <w:rPr>
                <w:rFonts w:ascii="Roboto Condensed" w:hAnsi="Roboto Condensed"/>
                <w:sz w:val="20"/>
                <w:szCs w:val="20"/>
              </w:rPr>
            </w:pPr>
            <w:r w:rsidRPr="00FA46B0">
              <w:rPr>
                <w:rStyle w:val="normaltextrun"/>
                <w:rFonts w:ascii="Roboto Condensed" w:hAnsi="Roboto Condensed"/>
                <w:color w:val="333333"/>
                <w:sz w:val="20"/>
                <w:szCs w:val="20"/>
              </w:rPr>
              <w:t>ISO 56002 – Innovation Management System</w:t>
            </w:r>
          </w:p>
          <w:p w14:paraId="7FFAA2BE" w14:textId="77777777" w:rsidR="00792CBF" w:rsidRPr="00FA46B0" w:rsidRDefault="00792CBF" w:rsidP="006236C0">
            <w:pPr>
              <w:pStyle w:val="paragraph"/>
              <w:spacing w:before="0" w:beforeAutospacing="0" w:after="0" w:afterAutospacing="0"/>
              <w:ind w:left="225" w:right="-30"/>
              <w:textAlignment w:val="baseline"/>
              <w:rPr>
                <w:rFonts w:ascii="Roboto Condensed" w:hAnsi="Roboto Condensed"/>
                <w:sz w:val="20"/>
                <w:szCs w:val="20"/>
              </w:rPr>
            </w:pPr>
          </w:p>
          <w:p w14:paraId="4D424597" w14:textId="77777777" w:rsidR="00792CBF" w:rsidRPr="00FA46B0" w:rsidRDefault="00792CBF" w:rsidP="006236C0">
            <w:pPr>
              <w:pStyle w:val="paragraph"/>
              <w:spacing w:before="0" w:beforeAutospacing="0" w:after="0" w:afterAutospacing="0"/>
              <w:ind w:left="225" w:right="-30"/>
              <w:textAlignment w:val="baseline"/>
              <w:rPr>
                <w:rFonts w:ascii="Roboto Condensed" w:hAnsi="Roboto Condensed"/>
                <w:sz w:val="20"/>
                <w:szCs w:val="20"/>
              </w:rPr>
            </w:pPr>
            <w:r w:rsidRPr="00FA46B0">
              <w:rPr>
                <w:rStyle w:val="normaltextrun"/>
                <w:rFonts w:ascii="Roboto Condensed" w:hAnsi="Roboto Condensed"/>
                <w:color w:val="333333"/>
                <w:sz w:val="20"/>
                <w:szCs w:val="20"/>
              </w:rPr>
              <w:t>FD X50-</w:t>
            </w:r>
            <w:r w:rsidRPr="00FA46B0">
              <w:rPr>
                <w:rStyle w:val="tabchar"/>
                <w:rFonts w:ascii="Roboto Condensed" w:hAnsi="Roboto Condensed"/>
                <w:color w:val="333333"/>
                <w:sz w:val="20"/>
                <w:szCs w:val="20"/>
              </w:rPr>
              <w:t xml:space="preserve"> </w:t>
            </w:r>
            <w:r w:rsidRPr="00FA46B0">
              <w:rPr>
                <w:rStyle w:val="normaltextrun"/>
                <w:rFonts w:ascii="Roboto Condensed" w:hAnsi="Roboto Condensed"/>
                <w:color w:val="333333"/>
                <w:sz w:val="20"/>
                <w:szCs w:val="20"/>
              </w:rPr>
              <w:t>271</w:t>
            </w:r>
            <w:r w:rsidRPr="00FA46B0">
              <w:rPr>
                <w:rStyle w:val="tabchar"/>
                <w:rFonts w:ascii="Roboto Condensed" w:hAnsi="Roboto Condensed"/>
                <w:color w:val="333333"/>
                <w:sz w:val="20"/>
                <w:szCs w:val="20"/>
              </w:rPr>
              <w:t xml:space="preserve"> - </w:t>
            </w:r>
            <w:r w:rsidRPr="00FA46B0">
              <w:rPr>
                <w:rStyle w:val="normaltextrun"/>
                <w:rFonts w:ascii="Roboto Condensed" w:hAnsi="Roboto Condensed"/>
                <w:color w:val="333333"/>
                <w:sz w:val="20"/>
                <w:szCs w:val="20"/>
              </w:rPr>
              <w:t>Management de l'innovation - Guide de mise en œuvre</w:t>
            </w:r>
            <w:r w:rsidRPr="00FA46B0">
              <w:rPr>
                <w:rStyle w:val="eop"/>
                <w:rFonts w:ascii="Roboto Condensed" w:hAnsi="Roboto Condensed"/>
                <w:color w:val="333333"/>
                <w:sz w:val="20"/>
                <w:szCs w:val="20"/>
              </w:rPr>
              <w:t> </w:t>
            </w:r>
            <w:r w:rsidRPr="00FA46B0">
              <w:rPr>
                <w:rStyle w:val="normaltextrun"/>
                <w:rFonts w:ascii="Roboto Condensed" w:hAnsi="Roboto Condensed"/>
                <w:color w:val="333333"/>
                <w:sz w:val="20"/>
                <w:szCs w:val="20"/>
              </w:rPr>
              <w:t>d'une démarche de management de l'innovation</w:t>
            </w:r>
          </w:p>
          <w:p w14:paraId="0274815C" w14:textId="77777777" w:rsidR="00792CBF" w:rsidRPr="00FA46B0" w:rsidRDefault="00792CBF" w:rsidP="006236C0">
            <w:pPr>
              <w:pStyle w:val="paragraph"/>
              <w:spacing w:before="0" w:beforeAutospacing="0" w:after="0" w:afterAutospacing="0"/>
              <w:textAlignment w:val="baseline"/>
              <w:rPr>
                <w:rFonts w:ascii="Roboto Condensed" w:hAnsi="Roboto Condensed"/>
                <w:sz w:val="20"/>
                <w:szCs w:val="20"/>
              </w:rPr>
            </w:pPr>
          </w:p>
          <w:p w14:paraId="4A934F2F" w14:textId="77777777" w:rsidR="00792CBF" w:rsidRPr="00FA46B0" w:rsidRDefault="00792CBF" w:rsidP="006236C0">
            <w:pPr>
              <w:pStyle w:val="paragraph"/>
              <w:spacing w:before="0" w:beforeAutospacing="0" w:after="0" w:afterAutospacing="0"/>
              <w:ind w:left="225" w:right="-30"/>
              <w:textAlignment w:val="baseline"/>
              <w:rPr>
                <w:rFonts w:ascii="Roboto Condensed" w:hAnsi="Roboto Condensed"/>
                <w:sz w:val="20"/>
                <w:szCs w:val="20"/>
              </w:rPr>
            </w:pPr>
            <w:r w:rsidRPr="00FA46B0">
              <w:rPr>
                <w:rStyle w:val="normaltextrun"/>
                <w:rFonts w:ascii="Roboto Condensed" w:hAnsi="Roboto Condensed"/>
                <w:color w:val="333333"/>
                <w:sz w:val="20"/>
                <w:szCs w:val="20"/>
              </w:rPr>
              <w:t>FD X50-</w:t>
            </w:r>
            <w:r w:rsidRPr="00FA46B0">
              <w:rPr>
                <w:rStyle w:val="tabchar"/>
                <w:rFonts w:ascii="Roboto Condensed" w:hAnsi="Roboto Condensed"/>
                <w:color w:val="333333"/>
                <w:sz w:val="20"/>
                <w:szCs w:val="20"/>
              </w:rPr>
              <w:t xml:space="preserve"> </w:t>
            </w:r>
            <w:r w:rsidRPr="00FA46B0">
              <w:rPr>
                <w:rStyle w:val="normaltextrun"/>
                <w:rFonts w:ascii="Roboto Condensed" w:hAnsi="Roboto Condensed"/>
                <w:color w:val="333333"/>
                <w:sz w:val="20"/>
                <w:szCs w:val="20"/>
              </w:rPr>
              <w:t>273</w:t>
            </w:r>
            <w:r w:rsidRPr="00FA46B0">
              <w:rPr>
                <w:rStyle w:val="tabchar"/>
                <w:rFonts w:ascii="Roboto Condensed" w:hAnsi="Roboto Condensed"/>
                <w:color w:val="333333"/>
                <w:sz w:val="20"/>
                <w:szCs w:val="20"/>
              </w:rPr>
              <w:t xml:space="preserve"> - </w:t>
            </w:r>
            <w:r w:rsidRPr="00FA46B0">
              <w:rPr>
                <w:rStyle w:val="normaltextrun"/>
                <w:rFonts w:ascii="Roboto Condensed" w:hAnsi="Roboto Condensed"/>
                <w:color w:val="333333"/>
                <w:sz w:val="20"/>
                <w:szCs w:val="20"/>
              </w:rPr>
              <w:t>Management de l'innovation - Intégration du</w:t>
            </w:r>
            <w:r w:rsidRPr="00FA46B0">
              <w:rPr>
                <w:rStyle w:val="eop"/>
                <w:rFonts w:ascii="Roboto Condensed" w:hAnsi="Roboto Condensed"/>
                <w:color w:val="333333"/>
                <w:sz w:val="20"/>
                <w:szCs w:val="20"/>
              </w:rPr>
              <w:t> </w:t>
            </w:r>
            <w:r w:rsidRPr="00FA46B0">
              <w:rPr>
                <w:rStyle w:val="normaltextrun"/>
                <w:rFonts w:ascii="Roboto Condensed" w:hAnsi="Roboto Condensed"/>
                <w:color w:val="333333"/>
                <w:sz w:val="20"/>
                <w:szCs w:val="20"/>
              </w:rPr>
              <w:t>développement durable dans le management de</w:t>
            </w:r>
            <w:r w:rsidRPr="00FA46B0">
              <w:rPr>
                <w:rStyle w:val="eop"/>
                <w:rFonts w:ascii="Roboto Condensed" w:hAnsi="Roboto Condensed"/>
                <w:color w:val="333333"/>
                <w:sz w:val="20"/>
                <w:szCs w:val="20"/>
              </w:rPr>
              <w:t> </w:t>
            </w:r>
            <w:r w:rsidRPr="00FA46B0">
              <w:rPr>
                <w:rStyle w:val="normaltextrun"/>
                <w:rFonts w:ascii="Roboto Condensed" w:hAnsi="Roboto Condensed"/>
                <w:color w:val="333333"/>
                <w:sz w:val="20"/>
                <w:szCs w:val="20"/>
              </w:rPr>
              <w:t>l'innovation</w:t>
            </w:r>
          </w:p>
          <w:p w14:paraId="105190BA" w14:textId="77777777" w:rsidR="00792CBF" w:rsidRPr="00FA46B0" w:rsidRDefault="00792CBF" w:rsidP="006236C0">
            <w:pPr>
              <w:pStyle w:val="paragraph"/>
              <w:spacing w:before="0" w:beforeAutospacing="0" w:after="0" w:afterAutospacing="0"/>
              <w:textAlignment w:val="baseline"/>
              <w:rPr>
                <w:rFonts w:ascii="Roboto Condensed" w:hAnsi="Roboto Condensed"/>
                <w:sz w:val="20"/>
                <w:szCs w:val="20"/>
              </w:rPr>
            </w:pPr>
          </w:p>
          <w:p w14:paraId="2429E11A" w14:textId="77777777" w:rsidR="00792CBF" w:rsidRPr="00FA46B0" w:rsidRDefault="00792CBF" w:rsidP="006236C0">
            <w:pPr>
              <w:pStyle w:val="paragraph"/>
              <w:spacing w:before="0" w:beforeAutospacing="0" w:after="0" w:afterAutospacing="0"/>
              <w:ind w:left="225" w:right="-30"/>
              <w:textAlignment w:val="baseline"/>
              <w:rPr>
                <w:rFonts w:ascii="Roboto Condensed" w:hAnsi="Roboto Condensed"/>
                <w:sz w:val="20"/>
                <w:szCs w:val="20"/>
              </w:rPr>
            </w:pPr>
            <w:r w:rsidRPr="00FA46B0">
              <w:rPr>
                <w:rStyle w:val="normaltextrun"/>
                <w:rFonts w:ascii="Roboto Condensed" w:hAnsi="Roboto Condensed"/>
                <w:color w:val="333333"/>
                <w:sz w:val="20"/>
                <w:szCs w:val="20"/>
              </w:rPr>
              <w:t>FD X50-</w:t>
            </w:r>
            <w:r w:rsidRPr="00FA46B0">
              <w:rPr>
                <w:rStyle w:val="tabchar"/>
                <w:rFonts w:ascii="Roboto Condensed" w:hAnsi="Roboto Condensed"/>
                <w:color w:val="333333"/>
                <w:sz w:val="20"/>
                <w:szCs w:val="20"/>
              </w:rPr>
              <w:t xml:space="preserve"> </w:t>
            </w:r>
            <w:r w:rsidRPr="00FA46B0">
              <w:rPr>
                <w:rStyle w:val="normaltextrun"/>
                <w:rFonts w:ascii="Roboto Condensed" w:hAnsi="Roboto Condensed"/>
                <w:color w:val="333333"/>
                <w:sz w:val="20"/>
                <w:szCs w:val="20"/>
              </w:rPr>
              <w:t>272</w:t>
            </w:r>
            <w:r w:rsidRPr="00FA46B0">
              <w:rPr>
                <w:rStyle w:val="tabchar"/>
                <w:rFonts w:ascii="Roboto Condensed" w:hAnsi="Roboto Condensed"/>
                <w:color w:val="333333"/>
                <w:sz w:val="20"/>
                <w:szCs w:val="20"/>
              </w:rPr>
              <w:t xml:space="preserve"> - </w:t>
            </w:r>
            <w:r w:rsidRPr="00FA46B0">
              <w:rPr>
                <w:rStyle w:val="normaltextrun"/>
                <w:rFonts w:ascii="Roboto Condensed" w:hAnsi="Roboto Condensed"/>
                <w:color w:val="333333"/>
                <w:sz w:val="20"/>
                <w:szCs w:val="20"/>
              </w:rPr>
              <w:t>Management de l'innovation - Guide de mise en œuvre</w:t>
            </w:r>
            <w:r w:rsidRPr="00FA46B0">
              <w:rPr>
                <w:rStyle w:val="eop"/>
                <w:rFonts w:ascii="Roboto Condensed" w:hAnsi="Roboto Condensed"/>
                <w:color w:val="333333"/>
                <w:sz w:val="20"/>
                <w:szCs w:val="20"/>
              </w:rPr>
              <w:t> </w:t>
            </w:r>
            <w:r w:rsidRPr="00FA46B0">
              <w:rPr>
                <w:rStyle w:val="normaltextrun"/>
                <w:rFonts w:ascii="Roboto Condensed" w:hAnsi="Roboto Condensed"/>
                <w:color w:val="333333"/>
                <w:sz w:val="20"/>
                <w:szCs w:val="20"/>
              </w:rPr>
              <w:t>d'une démarche d'innovation ouverte</w:t>
            </w:r>
          </w:p>
          <w:p w14:paraId="75AD5864" w14:textId="77777777" w:rsidR="00792CBF" w:rsidRPr="00FA46B0" w:rsidRDefault="00792CBF" w:rsidP="006236C0">
            <w:pPr>
              <w:pStyle w:val="paragraph"/>
              <w:spacing w:before="0" w:beforeAutospacing="0" w:after="0" w:afterAutospacing="0"/>
              <w:ind w:left="225" w:right="-30"/>
              <w:textAlignment w:val="baseline"/>
              <w:rPr>
                <w:rFonts w:ascii="Roboto Condensed" w:hAnsi="Roboto Condensed"/>
                <w:sz w:val="20"/>
                <w:szCs w:val="20"/>
              </w:rPr>
            </w:pPr>
          </w:p>
          <w:p w14:paraId="1624EC24" w14:textId="77777777" w:rsidR="00792CBF" w:rsidRPr="00FA46B0" w:rsidRDefault="00792CBF" w:rsidP="006236C0">
            <w:pPr>
              <w:pStyle w:val="paragraph"/>
              <w:spacing w:before="0" w:beforeAutospacing="0" w:after="0" w:afterAutospacing="0"/>
              <w:ind w:left="225" w:right="-30"/>
              <w:textAlignment w:val="baseline"/>
              <w:rPr>
                <w:rFonts w:ascii="Roboto Condensed" w:eastAsia="Calibri" w:hAnsi="Roboto Condensed"/>
                <w:sz w:val="20"/>
                <w:szCs w:val="20"/>
              </w:rPr>
            </w:pPr>
            <w:r w:rsidRPr="00FA46B0">
              <w:rPr>
                <w:rStyle w:val="normaltextrun"/>
                <w:rFonts w:ascii="Roboto Condensed" w:hAnsi="Roboto Condensed"/>
                <w:color w:val="333333"/>
                <w:sz w:val="20"/>
                <w:szCs w:val="20"/>
              </w:rPr>
              <w:t>FD X50-274</w:t>
            </w:r>
            <w:r w:rsidRPr="00FA46B0">
              <w:rPr>
                <w:rStyle w:val="tabchar"/>
                <w:rFonts w:ascii="Roboto Condensed" w:hAnsi="Roboto Condensed"/>
                <w:color w:val="333333"/>
                <w:sz w:val="20"/>
                <w:szCs w:val="20"/>
              </w:rPr>
              <w:t xml:space="preserve"> - </w:t>
            </w:r>
            <w:r w:rsidRPr="00FA46B0">
              <w:rPr>
                <w:rStyle w:val="normaltextrun"/>
                <w:rFonts w:ascii="Roboto Condensed" w:hAnsi="Roboto Condensed"/>
                <w:color w:val="333333"/>
                <w:sz w:val="20"/>
                <w:szCs w:val="20"/>
              </w:rPr>
              <w:t>Management de l'innovation - Management de la</w:t>
            </w:r>
            <w:r w:rsidRPr="00FA46B0">
              <w:rPr>
                <w:rStyle w:val="eop"/>
                <w:rFonts w:ascii="Roboto Condensed" w:hAnsi="Roboto Condensed"/>
                <w:color w:val="333333"/>
                <w:sz w:val="20"/>
                <w:szCs w:val="20"/>
              </w:rPr>
              <w:t> </w:t>
            </w:r>
            <w:r w:rsidRPr="00FA46B0">
              <w:rPr>
                <w:rStyle w:val="normaltextrun"/>
                <w:rFonts w:ascii="Roboto Condensed" w:hAnsi="Roboto Condensed"/>
                <w:color w:val="333333"/>
                <w:sz w:val="20"/>
                <w:szCs w:val="20"/>
              </w:rPr>
              <w:t>créativité</w:t>
            </w:r>
          </w:p>
        </w:tc>
      </w:tr>
    </w:tbl>
    <w:p w14:paraId="42656E15" w14:textId="690A0CF9" w:rsidR="00B31676" w:rsidRDefault="00B31676"/>
    <w:p w14:paraId="41A095A8" w14:textId="77777777" w:rsidR="00B31676" w:rsidRDefault="00B31676">
      <w:r>
        <w:br w:type="page"/>
      </w:r>
    </w:p>
    <w:tbl>
      <w:tblPr>
        <w:tblStyle w:val="Grilledutableau"/>
        <w:tblW w:w="9640" w:type="dxa"/>
        <w:tblInd w:w="-294" w:type="dxa"/>
        <w:tblBorders>
          <w:top w:val="single" w:sz="12" w:space="0" w:color="FFFFFF" w:themeColor="background1"/>
          <w:left w:val="single" w:sz="12" w:space="0" w:color="FFFFFF" w:themeColor="background1"/>
          <w:bottom w:val="single" w:sz="12" w:space="0" w:color="FFFFFF" w:themeColor="background1"/>
          <w:right w:val="single" w:sz="12" w:space="0" w:color="FFFFFF" w:themeColor="background1"/>
          <w:insideH w:val="single" w:sz="12" w:space="0" w:color="FFFFFF" w:themeColor="background1"/>
          <w:insideV w:val="single" w:sz="12" w:space="0" w:color="FFFFFF" w:themeColor="background1"/>
        </w:tblBorders>
        <w:tblLook w:val="04A0" w:firstRow="1" w:lastRow="0" w:firstColumn="1" w:lastColumn="0" w:noHBand="0" w:noVBand="1"/>
      </w:tblPr>
      <w:tblGrid>
        <w:gridCol w:w="2258"/>
        <w:gridCol w:w="372"/>
        <w:gridCol w:w="1231"/>
        <w:gridCol w:w="3339"/>
        <w:gridCol w:w="2440"/>
      </w:tblGrid>
      <w:tr w:rsidR="00B31676" w:rsidRPr="00AB39E1" w14:paraId="7C86704F" w14:textId="77777777" w:rsidTr="00104DB5">
        <w:trPr>
          <w:trHeight w:val="397"/>
        </w:trPr>
        <w:tc>
          <w:tcPr>
            <w:tcW w:w="9640" w:type="dxa"/>
            <w:gridSpan w:val="5"/>
            <w:shd w:val="clear" w:color="auto" w:fill="62257F"/>
          </w:tcPr>
          <w:p w14:paraId="685AC00C" w14:textId="36FDC5BC" w:rsidR="00B31676" w:rsidRPr="00104DB5" w:rsidRDefault="00B31676" w:rsidP="0076060A">
            <w:pPr>
              <w:autoSpaceDE w:val="0"/>
              <w:autoSpaceDN w:val="0"/>
              <w:adjustRightInd w:val="0"/>
              <w:jc w:val="center"/>
              <w:rPr>
                <w:rFonts w:ascii="Ando Bold" w:hAnsi="Ando Bold" w:cs="Times"/>
                <w:color w:val="FFFFFF" w:themeColor="background1"/>
                <w:sz w:val="24"/>
                <w:szCs w:val="24"/>
              </w:rPr>
            </w:pPr>
            <w:r w:rsidRPr="00104DB5">
              <w:rPr>
                <w:rFonts w:ascii="Ando Bold" w:hAnsi="Ando Bold"/>
                <w:color w:val="FFFFFF" w:themeColor="background1"/>
                <w:sz w:val="40"/>
                <w:szCs w:val="24"/>
              </w:rPr>
              <w:lastRenderedPageBreak/>
              <w:t>[CI12] RECHERCHE, INNOVATION, ET D</w:t>
            </w:r>
            <w:r w:rsidR="00104DB5" w:rsidRPr="00104DB5">
              <w:rPr>
                <w:rFonts w:ascii="Ando Bold" w:hAnsi="Ando Bold"/>
                <w:color w:val="FFFFFF" w:themeColor="background1"/>
                <w:sz w:val="40"/>
                <w:szCs w:val="24"/>
              </w:rPr>
              <w:t>É</w:t>
            </w:r>
            <w:r w:rsidRPr="00104DB5">
              <w:rPr>
                <w:rFonts w:ascii="Ando Bold" w:hAnsi="Ando Bold"/>
                <w:color w:val="FFFFFF" w:themeColor="background1"/>
                <w:sz w:val="40"/>
                <w:szCs w:val="24"/>
              </w:rPr>
              <w:t xml:space="preserve">VELOPPEMENT </w:t>
            </w:r>
          </w:p>
        </w:tc>
      </w:tr>
      <w:tr w:rsidR="00B31676" w14:paraId="72244009" w14:textId="77777777" w:rsidTr="00104DB5">
        <w:trPr>
          <w:trHeight w:val="339"/>
        </w:trPr>
        <w:tc>
          <w:tcPr>
            <w:tcW w:w="2630" w:type="dxa"/>
            <w:gridSpan w:val="2"/>
            <w:shd w:val="clear" w:color="auto" w:fill="282D46"/>
            <w:vAlign w:val="center"/>
          </w:tcPr>
          <w:p w14:paraId="4C8F92BD" w14:textId="77777777" w:rsidR="00B31676" w:rsidRPr="00104DB5" w:rsidRDefault="00B31676" w:rsidP="0076060A">
            <w:pPr>
              <w:rPr>
                <w:rFonts w:ascii="Roboto Condensed" w:hAnsi="Roboto Condensed"/>
                <w:b/>
                <w:color w:val="FFFFFF" w:themeColor="background1"/>
              </w:rPr>
            </w:pPr>
            <w:r w:rsidRPr="00104DB5">
              <w:rPr>
                <w:rFonts w:ascii="Roboto Condensed" w:hAnsi="Roboto Condensed"/>
                <w:b/>
                <w:color w:val="FFFFFF" w:themeColor="background1"/>
              </w:rPr>
              <w:t>SEMESTRE 9</w:t>
            </w:r>
          </w:p>
        </w:tc>
        <w:tc>
          <w:tcPr>
            <w:tcW w:w="4570" w:type="dxa"/>
            <w:gridSpan w:val="2"/>
            <w:shd w:val="clear" w:color="auto" w:fill="F1E5F7"/>
            <w:vAlign w:val="center"/>
          </w:tcPr>
          <w:p w14:paraId="3AFD493B" w14:textId="77777777" w:rsidR="00B31676" w:rsidRPr="000743C7" w:rsidRDefault="00B31676" w:rsidP="0076060A">
            <w:pPr>
              <w:autoSpaceDE w:val="0"/>
              <w:autoSpaceDN w:val="0"/>
              <w:adjustRightInd w:val="0"/>
              <w:rPr>
                <w:rFonts w:ascii="Roboto Condensed" w:hAnsi="Roboto Condensed" w:cs="Times"/>
                <w:color w:val="000000"/>
                <w:sz w:val="24"/>
                <w:szCs w:val="24"/>
              </w:rPr>
            </w:pPr>
            <w:r w:rsidRPr="000743C7">
              <w:rPr>
                <w:rFonts w:ascii="Roboto Condensed" w:hAnsi="Roboto Condensed"/>
              </w:rPr>
              <w:t>Pôle : Conception Innovation</w:t>
            </w:r>
          </w:p>
        </w:tc>
        <w:tc>
          <w:tcPr>
            <w:tcW w:w="2440" w:type="dxa"/>
            <w:shd w:val="clear" w:color="auto" w:fill="F1E5F7"/>
            <w:vAlign w:val="center"/>
          </w:tcPr>
          <w:p w14:paraId="21EF3DD8" w14:textId="0EE930AC" w:rsidR="00B31676" w:rsidRPr="000743C7" w:rsidRDefault="00B31676" w:rsidP="0076060A">
            <w:pPr>
              <w:rPr>
                <w:rFonts w:ascii="Roboto Condensed" w:hAnsi="Roboto Condensed"/>
                <w:i/>
              </w:rPr>
            </w:pPr>
            <w:r w:rsidRPr="000743C7">
              <w:rPr>
                <w:rFonts w:ascii="Roboto Condensed" w:hAnsi="Roboto Condensed"/>
                <w:i/>
                <w:color w:val="A6A6A6" w:themeColor="background1" w:themeShade="A6"/>
              </w:rPr>
              <w:t>MAJ : 0</w:t>
            </w:r>
            <w:r w:rsidR="006C1497">
              <w:rPr>
                <w:rFonts w:ascii="Roboto Condensed" w:hAnsi="Roboto Condensed"/>
                <w:i/>
                <w:color w:val="A6A6A6" w:themeColor="background1" w:themeShade="A6"/>
              </w:rPr>
              <w:t>9</w:t>
            </w:r>
            <w:r w:rsidRPr="000743C7">
              <w:rPr>
                <w:rFonts w:ascii="Roboto Condensed" w:hAnsi="Roboto Condensed"/>
                <w:i/>
                <w:color w:val="A6A6A6" w:themeColor="background1" w:themeShade="A6"/>
              </w:rPr>
              <w:t>/202</w:t>
            </w:r>
            <w:r w:rsidR="006C1497">
              <w:rPr>
                <w:rFonts w:ascii="Roboto Condensed" w:hAnsi="Roboto Condensed"/>
                <w:i/>
                <w:color w:val="A6A6A6" w:themeColor="background1" w:themeShade="A6"/>
              </w:rPr>
              <w:t>4</w:t>
            </w:r>
          </w:p>
        </w:tc>
      </w:tr>
      <w:tr w:rsidR="00B31676" w14:paraId="0A28B504" w14:textId="77777777" w:rsidTr="00104DB5">
        <w:trPr>
          <w:trHeight w:val="340"/>
        </w:trPr>
        <w:tc>
          <w:tcPr>
            <w:tcW w:w="3861" w:type="dxa"/>
            <w:gridSpan w:val="3"/>
            <w:shd w:val="clear" w:color="auto" w:fill="F1E5F7"/>
            <w:vAlign w:val="center"/>
          </w:tcPr>
          <w:p w14:paraId="73B99ECA" w14:textId="7F8B853A" w:rsidR="00B31676" w:rsidRPr="00104DB5" w:rsidRDefault="00B31676" w:rsidP="0076060A">
            <w:pPr>
              <w:autoSpaceDE w:val="0"/>
              <w:autoSpaceDN w:val="0"/>
              <w:adjustRightInd w:val="0"/>
              <w:rPr>
                <w:rFonts w:ascii="Roboto Condensed" w:hAnsi="Roboto Condensed" w:cs="Times"/>
                <w:b/>
                <w:color w:val="000000"/>
                <w:sz w:val="24"/>
                <w:szCs w:val="24"/>
              </w:rPr>
            </w:pPr>
            <w:r w:rsidRPr="00104DB5">
              <w:rPr>
                <w:rFonts w:ascii="Roboto Condensed" w:hAnsi="Roboto Condensed"/>
                <w:b/>
              </w:rPr>
              <w:t>Horaire présentiel :</w:t>
            </w:r>
            <w:r w:rsidR="00F23480">
              <w:rPr>
                <w:rFonts w:ascii="Roboto Condensed" w:hAnsi="Roboto Condensed"/>
                <w:b/>
              </w:rPr>
              <w:t xml:space="preserve"> 10h CM et 1</w:t>
            </w:r>
            <w:r w:rsidRPr="00104DB5">
              <w:rPr>
                <w:rFonts w:ascii="Roboto Condensed" w:hAnsi="Roboto Condensed"/>
                <w:b/>
              </w:rPr>
              <w:t>6h TD</w:t>
            </w:r>
          </w:p>
        </w:tc>
        <w:tc>
          <w:tcPr>
            <w:tcW w:w="3339" w:type="dxa"/>
            <w:shd w:val="clear" w:color="auto" w:fill="F1E5F7"/>
            <w:vAlign w:val="center"/>
          </w:tcPr>
          <w:p w14:paraId="330D9F99" w14:textId="77777777" w:rsidR="00B31676" w:rsidRPr="000743C7" w:rsidRDefault="00B31676" w:rsidP="0076060A">
            <w:pPr>
              <w:rPr>
                <w:rFonts w:ascii="Roboto Condensed" w:hAnsi="Roboto Condensed"/>
              </w:rPr>
            </w:pPr>
            <w:r w:rsidRPr="000743C7">
              <w:rPr>
                <w:rFonts w:ascii="Roboto Condensed" w:hAnsi="Roboto Condensed"/>
              </w:rPr>
              <w:t>Travail personnel : 10h</w:t>
            </w:r>
          </w:p>
        </w:tc>
        <w:tc>
          <w:tcPr>
            <w:tcW w:w="2440" w:type="dxa"/>
            <w:shd w:val="clear" w:color="auto" w:fill="F1E5F7"/>
            <w:vAlign w:val="center"/>
          </w:tcPr>
          <w:p w14:paraId="2CB07FEF" w14:textId="41F92C79" w:rsidR="00B31676" w:rsidRPr="000743C7" w:rsidRDefault="00B31676" w:rsidP="0076060A">
            <w:pPr>
              <w:rPr>
                <w:rFonts w:ascii="Roboto Condensed" w:hAnsi="Roboto Condensed"/>
              </w:rPr>
            </w:pPr>
            <w:r w:rsidRPr="000743C7">
              <w:rPr>
                <w:rFonts w:ascii="Roboto Condensed" w:hAnsi="Roboto Condensed"/>
              </w:rPr>
              <w:t xml:space="preserve">ECTS : </w:t>
            </w:r>
            <w:r w:rsidR="00104DB5">
              <w:rPr>
                <w:rFonts w:ascii="Roboto Condensed" w:hAnsi="Roboto Condensed"/>
              </w:rPr>
              <w:t>2</w:t>
            </w:r>
          </w:p>
        </w:tc>
      </w:tr>
      <w:tr w:rsidR="00B31676" w14:paraId="27B0FD36" w14:textId="77777777" w:rsidTr="00104DB5">
        <w:tc>
          <w:tcPr>
            <w:tcW w:w="3861" w:type="dxa"/>
            <w:gridSpan w:val="3"/>
            <w:shd w:val="clear" w:color="auto" w:fill="282D46"/>
            <w:vAlign w:val="center"/>
          </w:tcPr>
          <w:p w14:paraId="56B50EFA" w14:textId="453A0640" w:rsidR="00B31676" w:rsidRPr="00104DB5" w:rsidRDefault="00B31676" w:rsidP="0076060A">
            <w:pPr>
              <w:rPr>
                <w:rFonts w:ascii="Roboto Condensed" w:hAnsi="Roboto Condensed"/>
                <w:b/>
                <w:color w:val="FFFFFF" w:themeColor="background1"/>
              </w:rPr>
            </w:pPr>
            <w:r w:rsidRPr="00104DB5">
              <w:rPr>
                <w:rFonts w:ascii="Roboto Condensed" w:hAnsi="Roboto Condensed"/>
                <w:b/>
                <w:color w:val="FFFFFF" w:themeColor="background1"/>
              </w:rPr>
              <w:t xml:space="preserve">Responsable : </w:t>
            </w:r>
            <w:r w:rsidR="00104DB5" w:rsidRPr="00104DB5">
              <w:rPr>
                <w:rFonts w:ascii="Roboto Condensed" w:hAnsi="Roboto Condensed"/>
                <w:b/>
                <w:color w:val="FFFFFF" w:themeColor="background1"/>
              </w:rPr>
              <w:t>M. Camargo</w:t>
            </w:r>
          </w:p>
        </w:tc>
        <w:tc>
          <w:tcPr>
            <w:tcW w:w="5779" w:type="dxa"/>
            <w:gridSpan w:val="2"/>
            <w:shd w:val="clear" w:color="auto" w:fill="F1E5F7"/>
            <w:vAlign w:val="center"/>
          </w:tcPr>
          <w:p w14:paraId="7B0C7352" w14:textId="4F33B8E0" w:rsidR="00B31676" w:rsidRPr="00104DB5" w:rsidRDefault="00B31676" w:rsidP="0076060A">
            <w:pPr>
              <w:rPr>
                <w:rFonts w:ascii="Roboto Condensed" w:hAnsi="Roboto Condensed"/>
                <w:b/>
              </w:rPr>
            </w:pPr>
            <w:r w:rsidRPr="00104DB5">
              <w:rPr>
                <w:rFonts w:ascii="Roboto Condensed" w:hAnsi="Roboto Condensed"/>
                <w:b/>
              </w:rPr>
              <w:t>Intervenants : M. C</w:t>
            </w:r>
            <w:r w:rsidR="00104DB5" w:rsidRPr="00104DB5">
              <w:rPr>
                <w:rFonts w:ascii="Roboto Condensed" w:hAnsi="Roboto Condensed"/>
                <w:b/>
              </w:rPr>
              <w:t>amargo</w:t>
            </w:r>
            <w:r w:rsidRPr="00104DB5">
              <w:rPr>
                <w:rFonts w:ascii="Roboto Condensed" w:hAnsi="Roboto Condensed"/>
                <w:b/>
              </w:rPr>
              <w:t>, F. C</w:t>
            </w:r>
            <w:r w:rsidR="00104DB5" w:rsidRPr="00104DB5">
              <w:rPr>
                <w:rFonts w:ascii="Roboto Condensed" w:hAnsi="Roboto Condensed"/>
                <w:b/>
              </w:rPr>
              <w:t>ruz</w:t>
            </w:r>
            <w:r w:rsidRPr="00104DB5">
              <w:rPr>
                <w:rFonts w:ascii="Roboto Condensed" w:hAnsi="Roboto Condensed"/>
                <w:b/>
              </w:rPr>
              <w:t>, F. O</w:t>
            </w:r>
            <w:r w:rsidR="00104DB5" w:rsidRPr="00104DB5">
              <w:rPr>
                <w:rFonts w:ascii="Roboto Condensed" w:hAnsi="Roboto Condensed"/>
                <w:b/>
              </w:rPr>
              <w:t>sorio</w:t>
            </w:r>
            <w:ins w:id="2" w:author="Mauricio" w:date="2025-04-24T17:22:00Z" w16du:dateUtc="2025-04-24T15:22:00Z">
              <w:r w:rsidR="00BA6A46">
                <w:rPr>
                  <w:rFonts w:ascii="Roboto Condensed" w:hAnsi="Roboto Condensed"/>
                  <w:b/>
                </w:rPr>
                <w:t>, A Gabriel</w:t>
              </w:r>
            </w:ins>
          </w:p>
        </w:tc>
      </w:tr>
      <w:tr w:rsidR="00B31676" w14:paraId="17CD9A86" w14:textId="77777777" w:rsidTr="00104DB5">
        <w:trPr>
          <w:trHeight w:val="1304"/>
        </w:trPr>
        <w:tc>
          <w:tcPr>
            <w:tcW w:w="2258" w:type="dxa"/>
            <w:shd w:val="clear" w:color="auto" w:fill="282D46"/>
            <w:vAlign w:val="center"/>
          </w:tcPr>
          <w:p w14:paraId="4BEED429" w14:textId="77777777" w:rsidR="00B31676" w:rsidRPr="00104DB5" w:rsidRDefault="00B31676" w:rsidP="0076060A">
            <w:pPr>
              <w:rPr>
                <w:rFonts w:ascii="Roboto Condensed" w:hAnsi="Roboto Condensed"/>
                <w:b/>
                <w:color w:val="FFFFFF" w:themeColor="background1"/>
              </w:rPr>
            </w:pPr>
            <w:r w:rsidRPr="00104DB5">
              <w:rPr>
                <w:rFonts w:ascii="Roboto Condensed" w:hAnsi="Roboto Condensed"/>
                <w:b/>
                <w:color w:val="FFFFFF" w:themeColor="background1"/>
              </w:rPr>
              <w:t>Acquis d’apprentissage visés</w:t>
            </w:r>
          </w:p>
        </w:tc>
        <w:tc>
          <w:tcPr>
            <w:tcW w:w="7382" w:type="dxa"/>
            <w:gridSpan w:val="4"/>
            <w:shd w:val="clear" w:color="auto" w:fill="F1E5F7"/>
          </w:tcPr>
          <w:p w14:paraId="244E170B" w14:textId="77777777" w:rsidR="00B31676" w:rsidRPr="00D2701D" w:rsidRDefault="00B31676" w:rsidP="0076060A">
            <w:pPr>
              <w:jc w:val="both"/>
              <w:rPr>
                <w:rFonts w:ascii="Roboto Condensed" w:hAnsi="Roboto Condensed" w:cstheme="minorHAnsi"/>
                <w:strike/>
                <w:color w:val="000000"/>
                <w:sz w:val="20"/>
                <w:rPrChange w:id="3" w:author="Fabio Cruz Sanchez" w:date="2025-04-25T08:00:00Z" w16du:dateUtc="2025-04-25T06:00:00Z">
                  <w:rPr>
                    <w:rFonts w:ascii="Roboto Condensed" w:hAnsi="Roboto Condensed" w:cstheme="minorHAnsi"/>
                    <w:color w:val="000000"/>
                    <w:sz w:val="20"/>
                  </w:rPr>
                </w:rPrChange>
              </w:rPr>
            </w:pPr>
            <w:r w:rsidRPr="000743C7">
              <w:rPr>
                <w:rFonts w:ascii="Roboto Condensed" w:hAnsi="Roboto Condensed" w:cstheme="minorHAnsi"/>
                <w:color w:val="000000"/>
                <w:sz w:val="20"/>
              </w:rPr>
              <w:t xml:space="preserve">Ce module a pour objectif de permettre aux étudiants de maîtriser les bases de la recherche scientifique : recherche documentaire ciblée, analyse de documents (essentiellement en langue Anglaise), faire une synthèse sous la forme de la rédaction d’un article, préparer et suivre un protocole expérimental et avoir une première vue d’ensemble sur l’organisation et les modes de financement de la recherche. </w:t>
            </w:r>
            <w:r w:rsidRPr="00D2701D">
              <w:rPr>
                <w:rFonts w:ascii="Roboto Condensed" w:hAnsi="Roboto Condensed" w:cstheme="minorHAnsi"/>
                <w:strike/>
                <w:color w:val="000000"/>
                <w:sz w:val="20"/>
                <w:rPrChange w:id="4" w:author="Fabio Cruz Sanchez" w:date="2025-04-25T08:00:00Z" w16du:dateUtc="2025-04-25T06:00:00Z">
                  <w:rPr>
                    <w:rFonts w:ascii="Roboto Condensed" w:hAnsi="Roboto Condensed" w:cstheme="minorHAnsi"/>
                    <w:color w:val="000000"/>
                    <w:sz w:val="20"/>
                  </w:rPr>
                </w:rPrChange>
              </w:rPr>
              <w:t>Le module est organisé en deux volets méthodologie de recherche et atelier d’écriture.</w:t>
            </w:r>
          </w:p>
          <w:p w14:paraId="62D6B4EB" w14:textId="77777777" w:rsidR="00B31676" w:rsidRPr="000743C7" w:rsidRDefault="00B31676" w:rsidP="0076060A">
            <w:pPr>
              <w:jc w:val="both"/>
              <w:rPr>
                <w:rFonts w:ascii="Roboto Condensed" w:hAnsi="Roboto Condensed" w:cstheme="minorHAnsi"/>
                <w:color w:val="000000"/>
                <w:sz w:val="20"/>
              </w:rPr>
            </w:pPr>
            <w:r w:rsidRPr="000743C7">
              <w:rPr>
                <w:rFonts w:ascii="Roboto Condensed" w:hAnsi="Roboto Condensed" w:cstheme="minorHAnsi"/>
                <w:b/>
                <w:bCs/>
                <w:color w:val="350E2E"/>
                <w:sz w:val="20"/>
              </w:rPr>
              <w:t>Acquis d’apprentissage</w:t>
            </w:r>
            <w:r w:rsidRPr="000743C7">
              <w:rPr>
                <w:rFonts w:ascii="Roboto Condensed" w:hAnsi="Roboto Condensed" w:cstheme="minorHAnsi"/>
                <w:color w:val="000000"/>
                <w:sz w:val="20"/>
              </w:rPr>
              <w:t xml:space="preserve"> : </w:t>
            </w:r>
          </w:p>
          <w:p w14:paraId="61E796DA" w14:textId="77777777" w:rsidR="00B31676" w:rsidRPr="000743C7" w:rsidRDefault="00B31676" w:rsidP="0076060A">
            <w:pPr>
              <w:jc w:val="both"/>
              <w:rPr>
                <w:rFonts w:ascii="Roboto Condensed" w:hAnsi="Roboto Condensed" w:cstheme="minorHAnsi"/>
                <w:color w:val="7030A0"/>
                <w:sz w:val="20"/>
              </w:rPr>
            </w:pPr>
            <w:r w:rsidRPr="000743C7">
              <w:rPr>
                <w:rFonts w:ascii="Roboto Condensed" w:hAnsi="Roboto Condensed" w:cstheme="minorHAnsi"/>
                <w:b/>
                <w:bCs/>
                <w:color w:val="7030A0"/>
                <w:sz w:val="20"/>
              </w:rPr>
              <w:t>Méthodologie de recherche appliquée à l'innovation</w:t>
            </w:r>
          </w:p>
          <w:p w14:paraId="0C93103A" w14:textId="77777777" w:rsidR="00B31676" w:rsidRPr="000743C7" w:rsidRDefault="00B31676" w:rsidP="0076060A">
            <w:pPr>
              <w:jc w:val="both"/>
              <w:rPr>
                <w:rFonts w:ascii="Roboto Condensed" w:hAnsi="Roboto Condensed" w:cstheme="minorHAnsi"/>
                <w:color w:val="000000"/>
                <w:sz w:val="20"/>
              </w:rPr>
            </w:pPr>
            <w:r w:rsidRPr="000743C7">
              <w:rPr>
                <w:rFonts w:ascii="Roboto Condensed" w:hAnsi="Roboto Condensed" w:cstheme="minorHAnsi"/>
                <w:color w:val="000000"/>
                <w:sz w:val="20"/>
              </w:rPr>
              <w:t>Cet enseignement a pour objectif de permettre aux étudiants de comprendre et d’aborder :</w:t>
            </w:r>
          </w:p>
          <w:p w14:paraId="00E22B2F" w14:textId="77777777" w:rsidR="00B31676" w:rsidRPr="000743C7" w:rsidRDefault="00B31676" w:rsidP="00B31676">
            <w:pPr>
              <w:pStyle w:val="Paragraphedeliste"/>
              <w:widowControl/>
              <w:numPr>
                <w:ilvl w:val="0"/>
                <w:numId w:val="8"/>
              </w:numPr>
              <w:suppressAutoHyphens w:val="0"/>
              <w:spacing w:after="0" w:line="240" w:lineRule="auto"/>
              <w:jc w:val="both"/>
              <w:rPr>
                <w:rFonts w:ascii="Roboto Condensed" w:hAnsi="Roboto Condensed" w:cstheme="minorHAnsi"/>
                <w:color w:val="000000"/>
                <w:sz w:val="20"/>
              </w:rPr>
            </w:pPr>
            <w:r w:rsidRPr="000743C7">
              <w:rPr>
                <w:rFonts w:ascii="Roboto Condensed" w:hAnsi="Roboto Condensed" w:cstheme="minorHAnsi"/>
                <w:color w:val="000000"/>
                <w:sz w:val="20"/>
              </w:rPr>
              <w:t>Comment la connaissance scientifique s’établit, se valide, se valorise et se transfère dans le monde industriel, avec un focus sur le domaine du management de l’innovation.</w:t>
            </w:r>
          </w:p>
          <w:p w14:paraId="7F9F60B2" w14:textId="77777777" w:rsidR="00B31676" w:rsidRPr="000743C7" w:rsidRDefault="00B31676" w:rsidP="00B31676">
            <w:pPr>
              <w:pStyle w:val="Paragraphedeliste"/>
              <w:widowControl/>
              <w:numPr>
                <w:ilvl w:val="0"/>
                <w:numId w:val="8"/>
              </w:numPr>
              <w:suppressAutoHyphens w:val="0"/>
              <w:spacing w:after="0" w:line="240" w:lineRule="auto"/>
              <w:jc w:val="both"/>
              <w:rPr>
                <w:rFonts w:ascii="Roboto Condensed" w:hAnsi="Roboto Condensed" w:cstheme="minorHAnsi"/>
                <w:color w:val="000000"/>
                <w:sz w:val="20"/>
              </w:rPr>
            </w:pPr>
            <w:r w:rsidRPr="000743C7">
              <w:rPr>
                <w:rFonts w:ascii="Roboto Condensed" w:hAnsi="Roboto Condensed" w:cstheme="minorHAnsi"/>
                <w:color w:val="000000"/>
                <w:sz w:val="20"/>
              </w:rPr>
              <w:t>L’identification des méthodologies de recueil et de traitement de l’information (information quantitative, qualitative…) pertinentes au regard des objectifs de recherche,</w:t>
            </w:r>
          </w:p>
          <w:p w14:paraId="204D7677" w14:textId="77777777" w:rsidR="00B31676" w:rsidRPr="000743C7" w:rsidRDefault="00B31676" w:rsidP="00B31676">
            <w:pPr>
              <w:pStyle w:val="Paragraphedeliste"/>
              <w:widowControl/>
              <w:numPr>
                <w:ilvl w:val="0"/>
                <w:numId w:val="8"/>
              </w:numPr>
              <w:suppressAutoHyphens w:val="0"/>
              <w:spacing w:after="0" w:line="240" w:lineRule="auto"/>
              <w:jc w:val="both"/>
              <w:rPr>
                <w:rFonts w:ascii="Roboto Condensed" w:hAnsi="Roboto Condensed" w:cstheme="minorHAnsi"/>
                <w:color w:val="000000"/>
                <w:sz w:val="20"/>
              </w:rPr>
            </w:pPr>
            <w:r w:rsidRPr="000743C7">
              <w:rPr>
                <w:rFonts w:ascii="Roboto Condensed" w:hAnsi="Roboto Condensed" w:cstheme="minorHAnsi"/>
                <w:color w:val="000000"/>
                <w:sz w:val="20"/>
              </w:rPr>
              <w:t>La sélection « pertinent » des articles dans les bases de données pour positionner la problématique et la contribution envisagée au problème, en identifiant les revues et conférences spécialisées dans le domaine.</w:t>
            </w:r>
          </w:p>
          <w:p w14:paraId="56C68487" w14:textId="77777777" w:rsidR="00B31676" w:rsidRPr="000743C7" w:rsidRDefault="00B31676" w:rsidP="00B31676">
            <w:pPr>
              <w:pStyle w:val="Paragraphedeliste"/>
              <w:widowControl/>
              <w:numPr>
                <w:ilvl w:val="0"/>
                <w:numId w:val="8"/>
              </w:numPr>
              <w:suppressAutoHyphens w:val="0"/>
              <w:spacing w:after="0" w:line="240" w:lineRule="auto"/>
              <w:jc w:val="both"/>
              <w:rPr>
                <w:rFonts w:ascii="Roboto Condensed" w:hAnsi="Roboto Condensed" w:cstheme="minorHAnsi"/>
                <w:color w:val="000000"/>
                <w:sz w:val="20"/>
              </w:rPr>
            </w:pPr>
            <w:r w:rsidRPr="000743C7">
              <w:rPr>
                <w:rFonts w:ascii="Roboto Condensed" w:hAnsi="Roboto Condensed" w:cstheme="minorHAnsi"/>
                <w:color w:val="000000"/>
                <w:sz w:val="20"/>
              </w:rPr>
              <w:t xml:space="preserve">La construction et mise en œuvre </w:t>
            </w:r>
            <w:r w:rsidRPr="000743C7">
              <w:rPr>
                <w:rFonts w:ascii="Roboto Condensed" w:eastAsia="HGMinchoB" w:hAnsi="Roboto Condensed" w:cstheme="minorHAnsi"/>
                <w:sz w:val="20"/>
                <w:lang w:bidi="en-US"/>
              </w:rPr>
              <w:t xml:space="preserve">d’un protocole expérimental et en tirer un retour d’expérience (faisabilité, acceptabilité) </w:t>
            </w:r>
            <w:r w:rsidRPr="000743C7">
              <w:rPr>
                <w:rFonts w:ascii="Roboto Condensed" w:hAnsi="Roboto Condensed" w:cstheme="minorHAnsi"/>
                <w:color w:val="000000"/>
                <w:sz w:val="20"/>
              </w:rPr>
              <w:t xml:space="preserve">au regard de la nature des propositions à valider. </w:t>
            </w:r>
          </w:p>
          <w:p w14:paraId="18D70BF5" w14:textId="77777777" w:rsidR="00B31676" w:rsidRPr="000743C7" w:rsidRDefault="00B31676" w:rsidP="00B31676">
            <w:pPr>
              <w:pStyle w:val="Paragraphedeliste"/>
              <w:widowControl/>
              <w:numPr>
                <w:ilvl w:val="0"/>
                <w:numId w:val="8"/>
              </w:numPr>
              <w:suppressAutoHyphens w:val="0"/>
              <w:spacing w:after="0" w:line="240" w:lineRule="auto"/>
              <w:jc w:val="both"/>
              <w:rPr>
                <w:rFonts w:ascii="Roboto Condensed" w:hAnsi="Roboto Condensed" w:cstheme="minorHAnsi"/>
                <w:color w:val="000000"/>
                <w:sz w:val="20"/>
              </w:rPr>
            </w:pPr>
            <w:r w:rsidRPr="000743C7">
              <w:rPr>
                <w:rFonts w:ascii="Roboto Condensed" w:hAnsi="Roboto Condensed" w:cstheme="minorHAnsi"/>
                <w:color w:val="000000"/>
                <w:sz w:val="20"/>
              </w:rPr>
              <w:t>Un focus est travaillé aux enjeux actuels de l’Open Science pour les domaines scientifiques et industriels.</w:t>
            </w:r>
          </w:p>
          <w:p w14:paraId="0CF27279" w14:textId="77777777" w:rsidR="00B31676" w:rsidRPr="00837BAB" w:rsidRDefault="00B31676" w:rsidP="0076060A">
            <w:pPr>
              <w:jc w:val="both"/>
              <w:rPr>
                <w:rFonts w:ascii="Roboto Condensed" w:hAnsi="Roboto Condensed" w:cstheme="minorHAnsi"/>
                <w:b/>
                <w:bCs/>
                <w:color w:val="70AD47" w:themeColor="accent6"/>
                <w:sz w:val="16"/>
              </w:rPr>
            </w:pPr>
          </w:p>
          <w:p w14:paraId="4C1E55D6" w14:textId="77777777" w:rsidR="00B31676" w:rsidRPr="000743C7" w:rsidRDefault="00B31676" w:rsidP="0076060A">
            <w:pPr>
              <w:jc w:val="both"/>
              <w:rPr>
                <w:rFonts w:ascii="Roboto Condensed" w:hAnsi="Roboto Condensed" w:cstheme="minorHAnsi"/>
                <w:color w:val="7030A0"/>
                <w:sz w:val="20"/>
              </w:rPr>
            </w:pPr>
            <w:commentRangeStart w:id="5"/>
            <w:r w:rsidRPr="000743C7">
              <w:rPr>
                <w:rFonts w:ascii="Roboto Condensed" w:hAnsi="Roboto Condensed" w:cstheme="minorHAnsi"/>
                <w:b/>
                <w:bCs/>
                <w:color w:val="7030A0"/>
                <w:sz w:val="20"/>
              </w:rPr>
              <w:t>Atelier d'écriture scientifique et de publications</w:t>
            </w:r>
          </w:p>
          <w:p w14:paraId="42CFD054" w14:textId="77777777" w:rsidR="00B31676" w:rsidRPr="000743C7" w:rsidRDefault="00B31676" w:rsidP="0076060A">
            <w:pPr>
              <w:jc w:val="both"/>
              <w:rPr>
                <w:rFonts w:ascii="Roboto Condensed" w:hAnsi="Roboto Condensed" w:cstheme="minorHAnsi"/>
                <w:color w:val="000000"/>
                <w:sz w:val="20"/>
              </w:rPr>
            </w:pPr>
            <w:r w:rsidRPr="000743C7">
              <w:rPr>
                <w:rFonts w:ascii="Roboto Condensed" w:hAnsi="Roboto Condensed" w:cstheme="minorHAnsi"/>
                <w:color w:val="000000"/>
                <w:sz w:val="20"/>
              </w:rPr>
              <w:t>Cet enseignement a pour objectif de permettre aux étudiants d’améliorer leur pratique de rédaction des rapports et mémoires (notamment pour la rédaction du mémoire de stage).</w:t>
            </w:r>
          </w:p>
          <w:p w14:paraId="3977FB56" w14:textId="77777777" w:rsidR="00B31676" w:rsidRPr="000743C7" w:rsidRDefault="00B31676" w:rsidP="0076060A">
            <w:pPr>
              <w:jc w:val="both"/>
              <w:rPr>
                <w:rFonts w:ascii="Roboto Condensed" w:hAnsi="Roboto Condensed" w:cstheme="minorHAnsi"/>
                <w:color w:val="000000"/>
                <w:sz w:val="20"/>
              </w:rPr>
            </w:pPr>
            <w:r w:rsidRPr="000743C7">
              <w:rPr>
                <w:rFonts w:ascii="Roboto Condensed" w:hAnsi="Roboto Condensed" w:cstheme="minorHAnsi"/>
                <w:b/>
                <w:bCs/>
                <w:color w:val="350E2E"/>
                <w:sz w:val="20"/>
              </w:rPr>
              <w:t>Compétences visées</w:t>
            </w:r>
            <w:r w:rsidRPr="000743C7">
              <w:rPr>
                <w:rFonts w:ascii="Roboto Condensed" w:hAnsi="Roboto Condensed" w:cstheme="minorHAnsi"/>
                <w:color w:val="350E2E"/>
                <w:sz w:val="20"/>
              </w:rPr>
              <w:t> </w:t>
            </w:r>
            <w:r w:rsidRPr="000743C7">
              <w:rPr>
                <w:rFonts w:ascii="Roboto Condensed" w:hAnsi="Roboto Condensed" w:cstheme="minorHAnsi"/>
                <w:color w:val="000000"/>
                <w:sz w:val="20"/>
              </w:rPr>
              <w:t>: (Principalement)</w:t>
            </w:r>
          </w:p>
          <w:p w14:paraId="4AF1DD65" w14:textId="77777777" w:rsidR="00B31676" w:rsidRPr="000743C7" w:rsidRDefault="00B31676" w:rsidP="0076060A">
            <w:pPr>
              <w:jc w:val="both"/>
              <w:rPr>
                <w:rFonts w:ascii="Roboto Condensed" w:hAnsi="Roboto Condensed" w:cstheme="minorHAnsi"/>
                <w:color w:val="000000"/>
                <w:sz w:val="20"/>
              </w:rPr>
            </w:pPr>
            <w:r w:rsidRPr="000743C7">
              <w:rPr>
                <w:rFonts w:ascii="Roboto Condensed" w:hAnsi="Roboto Condensed" w:cstheme="minorHAnsi"/>
                <w:color w:val="000000"/>
                <w:sz w:val="20"/>
              </w:rPr>
              <w:t>Cet atelier vise principalement la mise en pratique des apport théoriques sur la recherche en innovation afin de :</w:t>
            </w:r>
          </w:p>
          <w:p w14:paraId="3BC74CA6" w14:textId="77777777" w:rsidR="00B31676" w:rsidRPr="000743C7" w:rsidRDefault="00B31676" w:rsidP="00B31676">
            <w:pPr>
              <w:pStyle w:val="Paragraphedeliste"/>
              <w:widowControl/>
              <w:numPr>
                <w:ilvl w:val="0"/>
                <w:numId w:val="8"/>
              </w:numPr>
              <w:suppressAutoHyphens w:val="0"/>
              <w:spacing w:after="0" w:line="240" w:lineRule="auto"/>
              <w:jc w:val="both"/>
              <w:rPr>
                <w:rFonts w:ascii="Roboto Condensed" w:hAnsi="Roboto Condensed" w:cstheme="minorHAnsi"/>
                <w:color w:val="000000"/>
                <w:sz w:val="20"/>
              </w:rPr>
            </w:pPr>
            <w:r w:rsidRPr="000743C7">
              <w:rPr>
                <w:rFonts w:ascii="Roboto Condensed" w:hAnsi="Roboto Condensed" w:cstheme="minorHAnsi"/>
                <w:color w:val="000000"/>
                <w:sz w:val="20"/>
              </w:rPr>
              <w:t>Structurer un document de recherche, en identifiant la question de recherche, les hypothèses de travail, la méthodologie utilisés, les résultats et conclusion et limites de travail</w:t>
            </w:r>
          </w:p>
          <w:p w14:paraId="67D457CA" w14:textId="77777777" w:rsidR="00B31676" w:rsidRPr="000743C7" w:rsidRDefault="00B31676" w:rsidP="00B31676">
            <w:pPr>
              <w:pStyle w:val="Paragraphedeliste"/>
              <w:numPr>
                <w:ilvl w:val="0"/>
                <w:numId w:val="8"/>
              </w:numPr>
              <w:suppressAutoHyphens w:val="0"/>
              <w:spacing w:after="0" w:line="240" w:lineRule="auto"/>
              <w:jc w:val="both"/>
              <w:rPr>
                <w:rFonts w:ascii="Roboto Condensed" w:hAnsi="Roboto Condensed" w:cstheme="minorHAnsi"/>
                <w:color w:val="000000"/>
                <w:sz w:val="20"/>
              </w:rPr>
            </w:pPr>
            <w:r w:rsidRPr="000743C7">
              <w:rPr>
                <w:rFonts w:ascii="Roboto Condensed" w:eastAsia="HGMinchoB" w:hAnsi="Roboto Condensed" w:cstheme="minorHAnsi"/>
                <w:sz w:val="20"/>
                <w:lang w:bidi="en-US"/>
              </w:rPr>
              <w:t>Chercher et générer de l’information de haut niveau et mener des investigations (information difficilement accessible), en sachant visualiser, représenter et traiter des données complexes (statistiques, clustering de données, …),</w:t>
            </w:r>
          </w:p>
          <w:p w14:paraId="5838D844" w14:textId="77777777" w:rsidR="00B31676" w:rsidRPr="000743C7" w:rsidRDefault="00B31676" w:rsidP="00B31676">
            <w:pPr>
              <w:pStyle w:val="Paragraphedeliste"/>
              <w:numPr>
                <w:ilvl w:val="0"/>
                <w:numId w:val="8"/>
              </w:numPr>
              <w:suppressAutoHyphens w:val="0"/>
              <w:spacing w:after="0" w:line="240" w:lineRule="auto"/>
              <w:jc w:val="both"/>
              <w:rPr>
                <w:rFonts w:ascii="Roboto Condensed" w:hAnsi="Roboto Condensed" w:cstheme="minorHAnsi"/>
                <w:color w:val="000000"/>
                <w:sz w:val="20"/>
              </w:rPr>
            </w:pPr>
            <w:r w:rsidRPr="000743C7">
              <w:rPr>
                <w:rFonts w:ascii="Roboto Condensed" w:hAnsi="Roboto Condensed" w:cstheme="minorHAnsi"/>
                <w:color w:val="000000"/>
                <w:sz w:val="20"/>
              </w:rPr>
              <w:t>Mobiliser les ressources d’un champ scientifique et technique liée au design, conception et/ou amélioration (formation à / par la recherche)</w:t>
            </w:r>
            <w:commentRangeEnd w:id="5"/>
            <w:r w:rsidR="00D2701D">
              <w:rPr>
                <w:rStyle w:val="Marquedecommentaire"/>
                <w:rFonts w:eastAsiaTheme="minorHAnsi"/>
              </w:rPr>
              <w:commentReference w:id="5"/>
            </w:r>
          </w:p>
        </w:tc>
      </w:tr>
      <w:tr w:rsidR="00B31676" w:rsidRPr="00A978F2" w14:paraId="128F08F7" w14:textId="77777777" w:rsidTr="00104DB5">
        <w:tc>
          <w:tcPr>
            <w:tcW w:w="2258" w:type="dxa"/>
            <w:shd w:val="clear" w:color="auto" w:fill="282D46"/>
            <w:vAlign w:val="center"/>
          </w:tcPr>
          <w:p w14:paraId="45ADB6C9" w14:textId="77777777" w:rsidR="00B31676" w:rsidRPr="00104DB5" w:rsidRDefault="00B31676" w:rsidP="0076060A">
            <w:pPr>
              <w:rPr>
                <w:rFonts w:ascii="Roboto Condensed" w:hAnsi="Roboto Condensed"/>
                <w:b/>
                <w:color w:val="FFFFFF" w:themeColor="background1"/>
              </w:rPr>
            </w:pPr>
            <w:r w:rsidRPr="00104DB5">
              <w:rPr>
                <w:rFonts w:ascii="Roboto Condensed" w:hAnsi="Roboto Condensed"/>
                <w:b/>
                <w:color w:val="FFFFFF" w:themeColor="background1"/>
              </w:rPr>
              <w:t>Contribution au référentiel Emploi-Compétences</w:t>
            </w:r>
          </w:p>
        </w:tc>
        <w:tc>
          <w:tcPr>
            <w:tcW w:w="7382" w:type="dxa"/>
            <w:gridSpan w:val="4"/>
            <w:shd w:val="clear" w:color="auto" w:fill="F1E5F7"/>
          </w:tcPr>
          <w:p w14:paraId="344A0806" w14:textId="77777777" w:rsidR="00B31676" w:rsidRPr="000743C7" w:rsidRDefault="00B31676" w:rsidP="0076060A">
            <w:pPr>
              <w:jc w:val="both"/>
              <w:rPr>
                <w:rFonts w:ascii="Roboto Condensed" w:eastAsia="HGMinchoB" w:hAnsi="Roboto Condensed" w:cstheme="minorHAnsi"/>
                <w:sz w:val="20"/>
                <w:lang w:bidi="en-US"/>
              </w:rPr>
            </w:pPr>
            <w:r w:rsidRPr="000743C7">
              <w:rPr>
                <w:rFonts w:ascii="Roboto Condensed" w:eastAsia="HGMinchoB" w:hAnsi="Roboto Condensed" w:cstheme="minorHAnsi"/>
                <w:b/>
                <w:sz w:val="20"/>
                <w:lang w:bidi="en-US"/>
              </w:rPr>
              <w:t>C1.1</w:t>
            </w:r>
            <w:r w:rsidRPr="000743C7">
              <w:rPr>
                <w:rFonts w:ascii="Roboto Condensed" w:eastAsia="HGMinchoB" w:hAnsi="Roboto Condensed" w:cstheme="minorHAnsi"/>
                <w:sz w:val="20"/>
                <w:lang w:bidi="en-US"/>
              </w:rPr>
              <w:t xml:space="preserve"> : Collecter, traiter, analyser, interpréter des données ou des information, quantitatives ou qualitatives, en sachant notamment concevoir les bases de données constitutives d’un système d’information.</w:t>
            </w:r>
          </w:p>
          <w:p w14:paraId="1722A134" w14:textId="77777777" w:rsidR="00B31676" w:rsidRPr="000743C7" w:rsidRDefault="00B31676" w:rsidP="0076060A">
            <w:pPr>
              <w:jc w:val="both"/>
              <w:rPr>
                <w:rFonts w:ascii="Roboto Condensed" w:eastAsia="HGMinchoB" w:hAnsi="Roboto Condensed" w:cstheme="minorHAnsi"/>
                <w:sz w:val="20"/>
                <w:lang w:bidi="en-US"/>
              </w:rPr>
            </w:pPr>
            <w:r w:rsidRPr="000743C7">
              <w:rPr>
                <w:rFonts w:ascii="Roboto Condensed" w:eastAsia="HGMinchoB" w:hAnsi="Roboto Condensed" w:cstheme="minorHAnsi"/>
                <w:b/>
                <w:sz w:val="20"/>
                <w:lang w:bidi="en-US"/>
              </w:rPr>
              <w:t>C1.2</w:t>
            </w:r>
            <w:r w:rsidRPr="000743C7">
              <w:rPr>
                <w:rFonts w:ascii="Roboto Condensed" w:eastAsia="HGMinchoB" w:hAnsi="Roboto Condensed" w:cstheme="minorHAnsi"/>
                <w:sz w:val="20"/>
                <w:lang w:bidi="en-US"/>
              </w:rPr>
              <w:t xml:space="preserve"> : Choisir et mettre en œuvre des langages, outils, méthodes (formels et analytiques/analogiques et systémiques) permettant de modéliser ou représenter un problème, une situation, un système de complexité variable, et les traduire en texte ou schémas simples, accessibles et signifiants qui favorisent la communication, la participation et la co-construction collective</w:t>
            </w:r>
          </w:p>
          <w:p w14:paraId="268F0542" w14:textId="77777777" w:rsidR="00B31676" w:rsidRPr="000743C7" w:rsidRDefault="00B31676" w:rsidP="0076060A">
            <w:pPr>
              <w:jc w:val="both"/>
              <w:rPr>
                <w:rFonts w:ascii="Roboto Condensed" w:eastAsia="HGMinchoB" w:hAnsi="Roboto Condensed" w:cstheme="minorHAnsi"/>
                <w:sz w:val="20"/>
                <w:lang w:bidi="en-US"/>
              </w:rPr>
            </w:pPr>
            <w:r w:rsidRPr="000743C7">
              <w:rPr>
                <w:rFonts w:ascii="Roboto Condensed" w:eastAsia="HGMinchoB" w:hAnsi="Roboto Condensed" w:cstheme="minorHAnsi"/>
                <w:b/>
                <w:sz w:val="20"/>
                <w:lang w:bidi="en-US"/>
              </w:rPr>
              <w:t>C2.3</w:t>
            </w:r>
            <w:r w:rsidRPr="000743C7">
              <w:rPr>
                <w:rFonts w:ascii="Roboto Condensed" w:eastAsia="HGMinchoB" w:hAnsi="Roboto Condensed" w:cstheme="minorHAnsi"/>
                <w:sz w:val="20"/>
                <w:lang w:bidi="en-US"/>
              </w:rPr>
              <w:t> : Matérialiser des concepts (réalisation de prototypes ou maquettes, plans numériques, avatars numériques) ; élaborer des protocoles d’essais</w:t>
            </w:r>
          </w:p>
          <w:p w14:paraId="57C985C0" w14:textId="77777777" w:rsidR="00B31676" w:rsidRPr="000743C7" w:rsidRDefault="00B31676" w:rsidP="0076060A">
            <w:pPr>
              <w:jc w:val="both"/>
              <w:rPr>
                <w:rFonts w:ascii="Roboto Condensed" w:eastAsia="HGMinchoB" w:hAnsi="Roboto Condensed" w:cstheme="minorHAnsi"/>
                <w:sz w:val="20"/>
                <w:lang w:bidi="en-US"/>
              </w:rPr>
            </w:pPr>
            <w:r w:rsidRPr="000743C7">
              <w:rPr>
                <w:rFonts w:ascii="Roboto Condensed" w:eastAsia="HGMinchoB" w:hAnsi="Roboto Condensed" w:cstheme="minorHAnsi"/>
                <w:b/>
                <w:sz w:val="20"/>
                <w:lang w:bidi="en-US"/>
              </w:rPr>
              <w:t>C3.2</w:t>
            </w:r>
            <w:r w:rsidRPr="000743C7">
              <w:rPr>
                <w:rFonts w:ascii="Roboto Condensed" w:eastAsia="HGMinchoB" w:hAnsi="Roboto Condensed" w:cstheme="minorHAnsi"/>
                <w:sz w:val="20"/>
                <w:lang w:bidi="en-US"/>
              </w:rPr>
              <w:t xml:space="preserve"> : Créer les conditions de l’émergence et l’enrichissement de concepts de nouveaux produits (services/procédés/…), à l’aide d’outils collaboratifs de </w:t>
            </w:r>
            <w:proofErr w:type="spellStart"/>
            <w:r w:rsidRPr="000743C7">
              <w:rPr>
                <w:rFonts w:ascii="Roboto Condensed" w:eastAsia="HGMinchoB" w:hAnsi="Roboto Condensed" w:cstheme="minorHAnsi"/>
                <w:sz w:val="20"/>
                <w:lang w:bidi="en-US"/>
              </w:rPr>
              <w:t>co</w:t>
            </w:r>
            <w:proofErr w:type="spellEnd"/>
            <w:r w:rsidRPr="000743C7">
              <w:rPr>
                <w:rFonts w:ascii="Roboto Condensed" w:eastAsia="HGMinchoB" w:hAnsi="Roboto Condensed" w:cstheme="minorHAnsi"/>
                <w:sz w:val="20"/>
                <w:lang w:bidi="en-US"/>
              </w:rPr>
              <w:t>-innovation (Objets Intermédiaires de Conception, Proof of Concept, …)</w:t>
            </w:r>
          </w:p>
          <w:p w14:paraId="691CE93E" w14:textId="77777777" w:rsidR="00B31676" w:rsidRPr="000743C7" w:rsidRDefault="00B31676" w:rsidP="0076060A">
            <w:pPr>
              <w:jc w:val="both"/>
              <w:rPr>
                <w:rFonts w:ascii="Roboto Condensed" w:eastAsia="HGMinchoB" w:hAnsi="Roboto Condensed" w:cstheme="minorHAnsi"/>
                <w:sz w:val="20"/>
                <w:lang w:bidi="en-US"/>
              </w:rPr>
            </w:pPr>
            <w:r w:rsidRPr="004B2DEE">
              <w:rPr>
                <w:rFonts w:ascii="Roboto Condensed" w:eastAsia="HGMinchoB" w:hAnsi="Roboto Condensed" w:cstheme="minorHAnsi"/>
                <w:b/>
                <w:sz w:val="20"/>
                <w:lang w:bidi="en-US"/>
              </w:rPr>
              <w:t>C3.6</w:t>
            </w:r>
            <w:r w:rsidRPr="000743C7">
              <w:rPr>
                <w:rFonts w:ascii="Roboto Condensed" w:eastAsia="HGMinchoB" w:hAnsi="Roboto Condensed" w:cstheme="minorHAnsi"/>
                <w:sz w:val="20"/>
                <w:lang w:bidi="en-US"/>
              </w:rPr>
              <w:t> : Développer et diffuser auprès de ses collaborateurs ou au sein de groupes de travail les méthodologies et raisonnements spécifiques de l’innovation (notamment la pensée analogique et systémique)</w:t>
            </w:r>
          </w:p>
          <w:p w14:paraId="152CEF34" w14:textId="77777777" w:rsidR="00B31676" w:rsidRDefault="00B31676" w:rsidP="0076060A">
            <w:pPr>
              <w:jc w:val="both"/>
              <w:rPr>
                <w:rFonts w:ascii="Roboto Condensed" w:eastAsia="HGMinchoB" w:hAnsi="Roboto Condensed" w:cstheme="minorHAnsi"/>
                <w:sz w:val="20"/>
                <w:lang w:bidi="en-US"/>
              </w:rPr>
            </w:pPr>
            <w:r w:rsidRPr="000743C7">
              <w:rPr>
                <w:rFonts w:ascii="Roboto Condensed" w:eastAsia="HGMinchoB" w:hAnsi="Roboto Condensed" w:cstheme="minorHAnsi"/>
                <w:b/>
                <w:sz w:val="20"/>
                <w:lang w:bidi="en-US"/>
              </w:rPr>
              <w:t>C6.1</w:t>
            </w:r>
            <w:r w:rsidRPr="000743C7">
              <w:rPr>
                <w:rFonts w:ascii="Roboto Condensed" w:eastAsia="HGMinchoB" w:hAnsi="Roboto Condensed" w:cstheme="minorHAnsi"/>
                <w:sz w:val="20"/>
                <w:lang w:bidi="en-US"/>
              </w:rPr>
              <w:t xml:space="preserve"> Identifier les éléments de l’environnement de l’organisation (micro-environnement et macro-environnement), en considérant, notamment, les besoins et enjeux sociétaux, </w:t>
            </w:r>
          </w:p>
          <w:p w14:paraId="77E16525" w14:textId="77777777" w:rsidR="00B31676" w:rsidRDefault="00B31676" w:rsidP="00B31676">
            <w:pPr>
              <w:pStyle w:val="Paragraphedeliste"/>
              <w:numPr>
                <w:ilvl w:val="0"/>
                <w:numId w:val="8"/>
              </w:numPr>
              <w:suppressAutoHyphens w:val="0"/>
              <w:spacing w:after="0" w:line="240" w:lineRule="auto"/>
              <w:jc w:val="both"/>
              <w:rPr>
                <w:rFonts w:ascii="Roboto Condensed" w:eastAsia="HGMinchoB" w:hAnsi="Roboto Condensed" w:cstheme="minorHAnsi"/>
                <w:sz w:val="20"/>
                <w:lang w:bidi="en-US"/>
              </w:rPr>
            </w:pPr>
            <w:proofErr w:type="gramStart"/>
            <w:r w:rsidRPr="000743C7">
              <w:rPr>
                <w:rFonts w:ascii="Roboto Condensed" w:eastAsia="HGMinchoB" w:hAnsi="Roboto Condensed" w:cstheme="minorHAnsi"/>
                <w:sz w:val="20"/>
                <w:lang w:bidi="en-US"/>
              </w:rPr>
              <w:t>en</w:t>
            </w:r>
            <w:proofErr w:type="gramEnd"/>
            <w:r w:rsidRPr="000743C7">
              <w:rPr>
                <w:rFonts w:ascii="Roboto Condensed" w:eastAsia="HGMinchoB" w:hAnsi="Roboto Condensed" w:cstheme="minorHAnsi"/>
                <w:sz w:val="20"/>
                <w:lang w:bidi="en-US"/>
              </w:rPr>
              <w:t xml:space="preserve"> établissant leurs interrelations et impacts sur le système</w:t>
            </w:r>
          </w:p>
          <w:p w14:paraId="1CF232AE" w14:textId="77777777" w:rsidR="00B31676" w:rsidRPr="000743C7" w:rsidRDefault="00B31676" w:rsidP="00B31676">
            <w:pPr>
              <w:pStyle w:val="Paragraphedeliste"/>
              <w:numPr>
                <w:ilvl w:val="0"/>
                <w:numId w:val="8"/>
              </w:numPr>
              <w:suppressAutoHyphens w:val="0"/>
              <w:spacing w:after="0" w:line="240" w:lineRule="auto"/>
              <w:jc w:val="both"/>
              <w:rPr>
                <w:rFonts w:ascii="Roboto Condensed" w:eastAsia="HGMinchoB" w:hAnsi="Roboto Condensed" w:cstheme="minorHAnsi"/>
                <w:sz w:val="20"/>
                <w:lang w:bidi="en-US"/>
              </w:rPr>
            </w:pPr>
            <w:proofErr w:type="gramStart"/>
            <w:r w:rsidRPr="000743C7">
              <w:rPr>
                <w:rFonts w:ascii="Roboto Condensed" w:eastAsia="HGMinchoB" w:hAnsi="Roboto Condensed" w:cstheme="minorHAnsi"/>
                <w:sz w:val="20"/>
                <w:lang w:bidi="en-US"/>
              </w:rPr>
              <w:t>en</w:t>
            </w:r>
            <w:proofErr w:type="gramEnd"/>
            <w:r w:rsidRPr="000743C7">
              <w:rPr>
                <w:rFonts w:ascii="Roboto Condensed" w:eastAsia="HGMinchoB" w:hAnsi="Roboto Condensed" w:cstheme="minorHAnsi"/>
                <w:sz w:val="20"/>
                <w:lang w:bidi="en-US"/>
              </w:rPr>
              <w:t xml:space="preserve"> tenant compte de leurs évolutions par une veille permanente (scientifique, </w:t>
            </w:r>
            <w:r w:rsidRPr="000743C7">
              <w:rPr>
                <w:rFonts w:ascii="Roboto Condensed" w:eastAsia="HGMinchoB" w:hAnsi="Roboto Condensed" w:cstheme="minorHAnsi"/>
                <w:sz w:val="20"/>
                <w:lang w:bidi="en-US"/>
              </w:rPr>
              <w:lastRenderedPageBreak/>
              <w:t>économique, règlementaire, …) conjuguée à une approche prospective.</w:t>
            </w:r>
          </w:p>
        </w:tc>
      </w:tr>
      <w:tr w:rsidR="00B31676" w14:paraId="2CA6F0BC" w14:textId="77777777" w:rsidTr="00104DB5">
        <w:tc>
          <w:tcPr>
            <w:tcW w:w="2258" w:type="dxa"/>
            <w:shd w:val="clear" w:color="auto" w:fill="282D46"/>
            <w:vAlign w:val="center"/>
          </w:tcPr>
          <w:p w14:paraId="1457B7B6" w14:textId="6111E6E0" w:rsidR="00B31676" w:rsidRPr="00104DB5" w:rsidRDefault="00B31676" w:rsidP="0076060A">
            <w:pPr>
              <w:rPr>
                <w:rFonts w:ascii="Roboto Condensed" w:hAnsi="Roboto Condensed"/>
                <w:b/>
                <w:color w:val="FFFFFF" w:themeColor="background1"/>
              </w:rPr>
            </w:pPr>
            <w:r w:rsidRPr="00104DB5">
              <w:rPr>
                <w:rFonts w:ascii="Roboto Condensed" w:hAnsi="Roboto Condensed"/>
                <w:b/>
                <w:color w:val="FFFFFF" w:themeColor="background1"/>
              </w:rPr>
              <w:lastRenderedPageBreak/>
              <w:t>Prérequis</w:t>
            </w:r>
          </w:p>
        </w:tc>
        <w:tc>
          <w:tcPr>
            <w:tcW w:w="7382" w:type="dxa"/>
            <w:gridSpan w:val="4"/>
            <w:shd w:val="clear" w:color="auto" w:fill="F1E5F7"/>
          </w:tcPr>
          <w:p w14:paraId="042F7BA4" w14:textId="77777777" w:rsidR="00B31676" w:rsidRPr="000743C7" w:rsidRDefault="00B31676" w:rsidP="0076060A">
            <w:pPr>
              <w:autoSpaceDE w:val="0"/>
              <w:autoSpaceDN w:val="0"/>
              <w:adjustRightInd w:val="0"/>
              <w:jc w:val="both"/>
              <w:rPr>
                <w:rFonts w:ascii="Roboto Condensed" w:hAnsi="Roboto Condensed" w:cstheme="minorHAnsi"/>
                <w:color w:val="000000"/>
                <w:sz w:val="20"/>
              </w:rPr>
            </w:pPr>
            <w:r w:rsidRPr="000743C7">
              <w:rPr>
                <w:rFonts w:ascii="Roboto Condensed" w:hAnsi="Roboto Condensed" w:cstheme="minorHAnsi"/>
                <w:color w:val="000000"/>
                <w:sz w:val="20"/>
              </w:rPr>
              <w:t>MMI</w:t>
            </w:r>
          </w:p>
        </w:tc>
      </w:tr>
      <w:tr w:rsidR="00B31676" w14:paraId="310ABB7A" w14:textId="77777777" w:rsidTr="00104DB5">
        <w:tc>
          <w:tcPr>
            <w:tcW w:w="2258" w:type="dxa"/>
            <w:shd w:val="clear" w:color="auto" w:fill="282D46"/>
            <w:vAlign w:val="center"/>
          </w:tcPr>
          <w:p w14:paraId="1B6E31F1" w14:textId="77777777" w:rsidR="00B31676" w:rsidRPr="00104DB5" w:rsidRDefault="00B31676" w:rsidP="0076060A">
            <w:pPr>
              <w:rPr>
                <w:rFonts w:ascii="Roboto Condensed" w:hAnsi="Roboto Condensed"/>
                <w:b/>
                <w:color w:val="FFFFFF" w:themeColor="background1"/>
              </w:rPr>
            </w:pPr>
            <w:r w:rsidRPr="00104DB5">
              <w:rPr>
                <w:rFonts w:ascii="Roboto Condensed" w:hAnsi="Roboto Condensed"/>
                <w:b/>
                <w:color w:val="FFFFFF" w:themeColor="background1"/>
              </w:rPr>
              <w:t>Liens pédagogiques</w:t>
            </w:r>
          </w:p>
        </w:tc>
        <w:tc>
          <w:tcPr>
            <w:tcW w:w="7382" w:type="dxa"/>
            <w:gridSpan w:val="4"/>
            <w:shd w:val="clear" w:color="auto" w:fill="F1E5F7"/>
          </w:tcPr>
          <w:p w14:paraId="6D7EB5A0" w14:textId="77777777" w:rsidR="00B31676" w:rsidRPr="000743C7" w:rsidRDefault="00B31676" w:rsidP="0076060A">
            <w:pPr>
              <w:autoSpaceDE w:val="0"/>
              <w:autoSpaceDN w:val="0"/>
              <w:adjustRightInd w:val="0"/>
              <w:jc w:val="both"/>
              <w:rPr>
                <w:rFonts w:ascii="Roboto Condensed" w:hAnsi="Roboto Condensed" w:cstheme="minorHAnsi"/>
                <w:color w:val="000000"/>
                <w:sz w:val="20"/>
              </w:rPr>
            </w:pPr>
            <w:r w:rsidRPr="000743C7">
              <w:rPr>
                <w:rFonts w:ascii="Roboto Condensed" w:eastAsia="Batang" w:hAnsi="Roboto Condensed" w:cstheme="minorHAnsi"/>
                <w:sz w:val="20"/>
              </w:rPr>
              <w:t xml:space="preserve">Toute la formation ENSGSI ; </w:t>
            </w:r>
            <w:r w:rsidRPr="000743C7">
              <w:rPr>
                <w:rFonts w:ascii="Roboto Condensed" w:hAnsi="Roboto Condensed" w:cstheme="minorHAnsi"/>
                <w:sz w:val="20"/>
              </w:rPr>
              <w:t>Ce module permet de développer une réflexion complémentaire au sujet de stage et à la rédaction du mémoire.</w:t>
            </w:r>
          </w:p>
        </w:tc>
      </w:tr>
      <w:tr w:rsidR="00B31676" w14:paraId="4D845EA1" w14:textId="77777777" w:rsidTr="00104DB5">
        <w:tc>
          <w:tcPr>
            <w:tcW w:w="2258" w:type="dxa"/>
            <w:shd w:val="clear" w:color="auto" w:fill="282D46"/>
            <w:vAlign w:val="center"/>
          </w:tcPr>
          <w:p w14:paraId="03C71702" w14:textId="77777777" w:rsidR="00B31676" w:rsidRPr="00104DB5" w:rsidRDefault="00B31676" w:rsidP="0076060A">
            <w:pPr>
              <w:rPr>
                <w:rFonts w:ascii="Roboto Condensed" w:hAnsi="Roboto Condensed"/>
                <w:b/>
                <w:color w:val="FFFFFF" w:themeColor="background1"/>
              </w:rPr>
            </w:pPr>
            <w:r w:rsidRPr="00104DB5">
              <w:rPr>
                <w:rFonts w:ascii="Roboto Condensed" w:hAnsi="Roboto Condensed"/>
                <w:b/>
                <w:color w:val="FFFFFF" w:themeColor="background1"/>
              </w:rPr>
              <w:t>Contenu</w:t>
            </w:r>
          </w:p>
        </w:tc>
        <w:tc>
          <w:tcPr>
            <w:tcW w:w="7382" w:type="dxa"/>
            <w:gridSpan w:val="4"/>
            <w:shd w:val="clear" w:color="auto" w:fill="F1E5F7"/>
            <w:vAlign w:val="center"/>
          </w:tcPr>
          <w:p w14:paraId="07CA597C" w14:textId="77777777" w:rsidR="00B31676" w:rsidRPr="000743C7" w:rsidRDefault="00B31676" w:rsidP="0076060A">
            <w:pPr>
              <w:rPr>
                <w:rFonts w:ascii="Roboto Condensed" w:hAnsi="Roboto Condensed" w:cstheme="minorHAnsi"/>
                <w:color w:val="7030A0"/>
                <w:sz w:val="20"/>
              </w:rPr>
            </w:pPr>
            <w:r w:rsidRPr="000743C7">
              <w:rPr>
                <w:rFonts w:ascii="Roboto Condensed" w:hAnsi="Roboto Condensed" w:cstheme="minorHAnsi"/>
                <w:color w:val="7030A0"/>
                <w:sz w:val="20"/>
              </w:rPr>
              <w:t>Méthodologie de recherche appliquée à l'innovation</w:t>
            </w:r>
          </w:p>
          <w:p w14:paraId="699CDC5A" w14:textId="4F60FB92" w:rsidR="00D2701D" w:rsidRDefault="00B31676" w:rsidP="00B31676">
            <w:pPr>
              <w:pStyle w:val="Paragraphedeliste"/>
              <w:widowControl/>
              <w:numPr>
                <w:ilvl w:val="0"/>
                <w:numId w:val="9"/>
              </w:numPr>
              <w:suppressAutoHyphens w:val="0"/>
              <w:spacing w:after="0" w:line="240" w:lineRule="auto"/>
              <w:rPr>
                <w:ins w:id="6" w:author="Fabio Cruz Sanchez" w:date="2025-04-25T08:02:00Z" w16du:dateUtc="2025-04-25T06:02:00Z"/>
                <w:rFonts w:ascii="Roboto Condensed" w:hAnsi="Roboto Condensed" w:cstheme="minorHAnsi"/>
                <w:sz w:val="20"/>
              </w:rPr>
            </w:pPr>
            <w:r w:rsidRPr="000743C7">
              <w:rPr>
                <w:rFonts w:ascii="Roboto Condensed" w:hAnsi="Roboto Condensed" w:cstheme="minorHAnsi"/>
                <w:sz w:val="20"/>
              </w:rPr>
              <w:t>Introduction </w:t>
            </w:r>
            <w:ins w:id="7" w:author="Fabio Cruz Sanchez" w:date="2025-04-25T07:41:00Z" w16du:dateUtc="2025-04-25T05:41:00Z">
              <w:r w:rsidR="00E41FE9">
                <w:rPr>
                  <w:rFonts w:ascii="Roboto Condensed" w:hAnsi="Roboto Condensed" w:cstheme="minorHAnsi"/>
                  <w:sz w:val="20"/>
                </w:rPr>
                <w:t xml:space="preserve">à la </w:t>
              </w:r>
            </w:ins>
            <w:ins w:id="8" w:author="Fabio Cruz Sanchez" w:date="2025-04-25T07:42:00Z" w16du:dateUtc="2025-04-25T05:42:00Z">
              <w:r w:rsidR="00E41FE9">
                <w:rPr>
                  <w:rFonts w:ascii="Roboto Condensed" w:hAnsi="Roboto Condensed" w:cstheme="minorHAnsi"/>
                  <w:sz w:val="20"/>
                </w:rPr>
                <w:t>recherche scientifique</w:t>
              </w:r>
            </w:ins>
            <w:del w:id="9" w:author="Fabio Cruz Sanchez" w:date="2025-04-25T07:41:00Z" w16du:dateUtc="2025-04-25T05:41:00Z">
              <w:r w:rsidRPr="000743C7" w:rsidDel="00E41FE9">
                <w:rPr>
                  <w:rFonts w:ascii="Roboto Condensed" w:hAnsi="Roboto Condensed" w:cstheme="minorHAnsi"/>
                  <w:sz w:val="20"/>
                </w:rPr>
                <w:delText>:</w:delText>
              </w:r>
            </w:del>
            <w:r w:rsidRPr="000743C7">
              <w:rPr>
                <w:rFonts w:ascii="Roboto Condensed" w:hAnsi="Roboto Condensed" w:cstheme="minorHAnsi"/>
                <w:sz w:val="20"/>
              </w:rPr>
              <w:t xml:space="preserve"> </w:t>
            </w:r>
          </w:p>
          <w:p w14:paraId="78D78E89" w14:textId="7918297C" w:rsidR="00B31676" w:rsidRPr="000743C7" w:rsidRDefault="00D2701D">
            <w:pPr>
              <w:pStyle w:val="Paragraphedeliste"/>
              <w:widowControl/>
              <w:numPr>
                <w:ilvl w:val="1"/>
                <w:numId w:val="9"/>
              </w:numPr>
              <w:suppressAutoHyphens w:val="0"/>
              <w:spacing w:after="0" w:line="240" w:lineRule="auto"/>
              <w:rPr>
                <w:rFonts w:ascii="Roboto Condensed" w:hAnsi="Roboto Condensed" w:cstheme="minorHAnsi"/>
                <w:sz w:val="20"/>
              </w:rPr>
              <w:pPrChange w:id="10" w:author="Fabio Cruz Sanchez" w:date="2025-04-25T08:02:00Z" w16du:dateUtc="2025-04-25T06:02:00Z">
                <w:pPr>
                  <w:pStyle w:val="Paragraphedeliste"/>
                  <w:widowControl/>
                  <w:numPr>
                    <w:numId w:val="9"/>
                  </w:numPr>
                  <w:suppressAutoHyphens w:val="0"/>
                  <w:spacing w:after="0" w:line="240" w:lineRule="auto"/>
                  <w:ind w:left="360" w:hanging="360"/>
                </w:pPr>
              </w:pPrChange>
            </w:pPr>
            <w:ins w:id="11" w:author="Fabio Cruz Sanchez" w:date="2025-04-25T08:05:00Z" w16du:dateUtc="2025-04-25T06:05:00Z">
              <w:r>
                <w:rPr>
                  <w:rFonts w:ascii="Roboto Condensed" w:hAnsi="Roboto Condensed" w:cstheme="minorHAnsi"/>
                  <w:sz w:val="20"/>
                </w:rPr>
                <w:t>Introduction à la</w:t>
              </w:r>
            </w:ins>
            <w:ins w:id="12" w:author="Fabio Cruz Sanchez" w:date="2025-04-25T08:04:00Z" w16du:dateUtc="2025-04-25T06:04:00Z">
              <w:r>
                <w:rPr>
                  <w:rFonts w:ascii="Roboto Condensed" w:hAnsi="Roboto Condensed" w:cstheme="minorHAnsi"/>
                  <w:sz w:val="20"/>
                </w:rPr>
                <w:t xml:space="preserve"> démarche </w:t>
              </w:r>
            </w:ins>
            <w:ins w:id="13" w:author="Fabio Cruz Sanchez" w:date="2025-04-25T08:05:00Z" w16du:dateUtc="2025-04-25T06:05:00Z">
              <w:r>
                <w:rPr>
                  <w:rFonts w:ascii="Roboto Condensed" w:hAnsi="Roboto Condensed" w:cstheme="minorHAnsi"/>
                  <w:sz w:val="20"/>
                </w:rPr>
                <w:t>scientifique</w:t>
              </w:r>
            </w:ins>
            <w:ins w:id="14" w:author="Fabio Cruz Sanchez" w:date="2025-04-25T08:07:00Z" w16du:dateUtc="2025-04-25T06:07:00Z">
              <w:r>
                <w:rPr>
                  <w:rFonts w:ascii="Roboto Condensed" w:hAnsi="Roboto Condensed" w:cstheme="minorHAnsi"/>
                  <w:sz w:val="20"/>
                </w:rPr>
                <w:t xml:space="preserve"> et sa conceptualisation.</w:t>
              </w:r>
            </w:ins>
            <w:del w:id="15" w:author="Fabio Cruz Sanchez" w:date="2025-04-25T08:03:00Z" w16du:dateUtc="2025-04-25T06:03:00Z">
              <w:r w:rsidR="00B31676" w:rsidRPr="000743C7" w:rsidDel="00D2701D">
                <w:rPr>
                  <w:rFonts w:ascii="Roboto Condensed" w:hAnsi="Roboto Condensed" w:cstheme="minorHAnsi"/>
                  <w:sz w:val="20"/>
                </w:rPr>
                <w:delText xml:space="preserve">c’est </w:delText>
              </w:r>
            </w:del>
            <w:del w:id="16" w:author="Fabio Cruz Sanchez" w:date="2025-04-25T08:05:00Z" w16du:dateUtc="2025-04-25T06:05:00Z">
              <w:r w:rsidR="00B31676" w:rsidRPr="000743C7" w:rsidDel="00D2701D">
                <w:rPr>
                  <w:rFonts w:ascii="Roboto Condensed" w:hAnsi="Roboto Condensed" w:cstheme="minorHAnsi"/>
                  <w:sz w:val="20"/>
                </w:rPr>
                <w:delText>quoi la recherche ?</w:delText>
              </w:r>
            </w:del>
            <w:r w:rsidR="00B31676" w:rsidRPr="000743C7">
              <w:rPr>
                <w:rFonts w:ascii="Roboto Condensed" w:hAnsi="Roboto Condensed" w:cstheme="minorHAnsi"/>
                <w:sz w:val="20"/>
              </w:rPr>
              <w:t xml:space="preserve"> </w:t>
            </w:r>
          </w:p>
          <w:p w14:paraId="00840939" w14:textId="34174C85" w:rsidR="00B31676" w:rsidRPr="000743C7" w:rsidRDefault="00E17072" w:rsidP="00B31676">
            <w:pPr>
              <w:pStyle w:val="Paragraphedeliste"/>
              <w:widowControl/>
              <w:numPr>
                <w:ilvl w:val="1"/>
                <w:numId w:val="13"/>
              </w:numPr>
              <w:suppressAutoHyphens w:val="0"/>
              <w:spacing w:after="0" w:line="240" w:lineRule="auto"/>
              <w:rPr>
                <w:rFonts w:ascii="Roboto Condensed" w:hAnsi="Roboto Condensed" w:cstheme="minorHAnsi"/>
                <w:sz w:val="20"/>
              </w:rPr>
            </w:pPr>
            <w:ins w:id="17" w:author="Fabio Cruz Sanchez" w:date="2025-04-25T08:13:00Z" w16du:dateUtc="2025-04-25T06:13:00Z">
              <w:r>
                <w:rPr>
                  <w:rFonts w:ascii="Roboto Condensed" w:hAnsi="Roboto Condensed" w:cstheme="minorHAnsi"/>
                  <w:sz w:val="20"/>
                </w:rPr>
                <w:t>Écosystème</w:t>
              </w:r>
            </w:ins>
            <w:ins w:id="18" w:author="Fabio Cruz Sanchez" w:date="2025-04-25T08:05:00Z" w16du:dateUtc="2025-04-25T06:05:00Z">
              <w:r w:rsidR="00D2701D">
                <w:rPr>
                  <w:rFonts w:ascii="Roboto Condensed" w:hAnsi="Roboto Condensed" w:cstheme="minorHAnsi"/>
                  <w:sz w:val="20"/>
                </w:rPr>
                <w:t xml:space="preserve"> de la recherche : Lien Université, </w:t>
              </w:r>
            </w:ins>
            <w:ins w:id="19" w:author="Fabio Cruz Sanchez" w:date="2025-04-25T08:06:00Z" w16du:dateUtc="2025-04-25T06:06:00Z">
              <w:r w:rsidR="00D2701D">
                <w:rPr>
                  <w:rFonts w:ascii="Roboto Condensed" w:hAnsi="Roboto Condensed" w:cstheme="minorHAnsi"/>
                  <w:sz w:val="20"/>
                </w:rPr>
                <w:t>Entreprises, Société</w:t>
              </w:r>
            </w:ins>
            <w:del w:id="20" w:author="Fabio Cruz Sanchez" w:date="2025-04-25T08:06:00Z" w16du:dateUtc="2025-04-25T06:06:00Z">
              <w:r w:rsidR="00B31676" w:rsidRPr="000743C7" w:rsidDel="00D2701D">
                <w:rPr>
                  <w:rFonts w:ascii="Roboto Condensed" w:hAnsi="Roboto Condensed" w:cstheme="minorHAnsi"/>
                  <w:sz w:val="20"/>
                </w:rPr>
                <w:delText>Conférence recherche laboratoire et entreprise</w:delText>
              </w:r>
            </w:del>
            <w:ins w:id="21" w:author="Fabio Cruz Sanchez" w:date="2025-04-25T08:13:00Z" w16du:dateUtc="2025-04-25T06:13:00Z">
              <w:r>
                <w:rPr>
                  <w:rFonts w:ascii="Roboto Condensed" w:hAnsi="Roboto Condensed" w:cstheme="minorHAnsi"/>
                  <w:sz w:val="20"/>
                </w:rPr>
                <w:t>.</w:t>
              </w:r>
            </w:ins>
          </w:p>
          <w:p w14:paraId="64626F1A" w14:textId="3F4D3FEF" w:rsidR="00B31676" w:rsidRPr="000743C7" w:rsidRDefault="00B31676" w:rsidP="00B31676">
            <w:pPr>
              <w:pStyle w:val="Paragraphedeliste"/>
              <w:widowControl/>
              <w:numPr>
                <w:ilvl w:val="1"/>
                <w:numId w:val="13"/>
              </w:numPr>
              <w:suppressAutoHyphens w:val="0"/>
              <w:spacing w:after="0" w:line="240" w:lineRule="auto"/>
              <w:rPr>
                <w:rFonts w:ascii="Roboto Condensed" w:hAnsi="Roboto Condensed" w:cstheme="minorHAnsi"/>
                <w:sz w:val="20"/>
              </w:rPr>
            </w:pPr>
            <w:r w:rsidRPr="000743C7">
              <w:rPr>
                <w:rFonts w:ascii="Roboto Condensed" w:hAnsi="Roboto Condensed" w:cstheme="minorHAnsi"/>
                <w:sz w:val="20"/>
              </w:rPr>
              <w:t>Modes de financement de la recherche</w:t>
            </w:r>
            <w:del w:id="22" w:author="Fabio Cruz Sanchez" w:date="2025-04-25T08:08:00Z" w16du:dateUtc="2025-04-25T06:08:00Z">
              <w:r w:rsidRPr="000743C7" w:rsidDel="00D2701D">
                <w:rPr>
                  <w:rFonts w:ascii="Roboto Condensed" w:hAnsi="Roboto Condensed" w:cstheme="minorHAnsi"/>
                  <w:sz w:val="20"/>
                </w:rPr>
                <w:delText xml:space="preserve"> </w:delText>
              </w:r>
            </w:del>
            <w:ins w:id="23" w:author="Fabio Cruz Sanchez" w:date="2025-04-25T08:08:00Z" w16du:dateUtc="2025-04-25T06:08:00Z">
              <w:r w:rsidR="00D2701D">
                <w:rPr>
                  <w:rFonts w:ascii="Roboto Condensed" w:hAnsi="Roboto Condensed" w:cstheme="minorHAnsi"/>
                  <w:sz w:val="20"/>
                </w:rPr>
                <w:t>.</w:t>
              </w:r>
            </w:ins>
          </w:p>
          <w:p w14:paraId="2567D15A" w14:textId="4BBA17DD" w:rsidR="00E17072" w:rsidRDefault="00E17072" w:rsidP="00B31676">
            <w:pPr>
              <w:pStyle w:val="Paragraphedeliste"/>
              <w:widowControl/>
              <w:numPr>
                <w:ilvl w:val="1"/>
                <w:numId w:val="13"/>
              </w:numPr>
              <w:suppressAutoHyphens w:val="0"/>
              <w:spacing w:after="0" w:line="240" w:lineRule="auto"/>
              <w:rPr>
                <w:ins w:id="24" w:author="Fabio Cruz Sanchez" w:date="2025-04-25T08:09:00Z" w16du:dateUtc="2025-04-25T06:09:00Z"/>
                <w:rFonts w:ascii="Roboto Condensed" w:hAnsi="Roboto Condensed" w:cstheme="minorHAnsi"/>
                <w:sz w:val="20"/>
              </w:rPr>
            </w:pPr>
            <w:ins w:id="25" w:author="Fabio Cruz Sanchez" w:date="2025-04-25T08:09:00Z" w16du:dateUtc="2025-04-25T06:09:00Z">
              <w:r>
                <w:rPr>
                  <w:rFonts w:ascii="Roboto Condensed" w:hAnsi="Roboto Condensed" w:cstheme="minorHAnsi"/>
                  <w:sz w:val="20"/>
                </w:rPr>
                <w:t xml:space="preserve">Question de recherche et initiation </w:t>
              </w:r>
              <w:proofErr w:type="gramStart"/>
              <w:r>
                <w:rPr>
                  <w:rFonts w:ascii="Roboto Condensed" w:hAnsi="Roboto Condensed" w:cstheme="minorHAnsi"/>
                  <w:sz w:val="20"/>
                </w:rPr>
                <w:t>aux base</w:t>
              </w:r>
              <w:proofErr w:type="gramEnd"/>
              <w:r>
                <w:rPr>
                  <w:rFonts w:ascii="Roboto Condensed" w:hAnsi="Roboto Condensed" w:cstheme="minorHAnsi"/>
                  <w:sz w:val="20"/>
                </w:rPr>
                <w:t xml:space="preserve"> des données scientifiques</w:t>
              </w:r>
            </w:ins>
            <w:ins w:id="26" w:author="Fabio Cruz Sanchez" w:date="2025-04-25T08:11:00Z" w16du:dateUtc="2025-04-25T06:11:00Z">
              <w:r>
                <w:rPr>
                  <w:rFonts w:ascii="Roboto Condensed" w:hAnsi="Roboto Condensed" w:cstheme="minorHAnsi"/>
                  <w:sz w:val="20"/>
                </w:rPr>
                <w:t xml:space="preserve"> </w:t>
              </w:r>
            </w:ins>
            <w:ins w:id="27" w:author="Fabio Cruz Sanchez" w:date="2025-04-25T08:12:00Z" w16du:dateUtc="2025-04-25T06:12:00Z">
              <w:r w:rsidRPr="00E17072">
                <w:rPr>
                  <w:rFonts w:ascii="Roboto Condensed" w:hAnsi="Roboto Condensed" w:cstheme="minorHAnsi"/>
                  <w:sz w:val="20"/>
                </w:rPr>
                <w:t>moteurs de recherche académiques</w:t>
              </w:r>
            </w:ins>
          </w:p>
          <w:p w14:paraId="2F4D1668" w14:textId="7DE432BD" w:rsidR="00B31676" w:rsidRPr="000743C7" w:rsidDel="00E17072" w:rsidRDefault="00B31676" w:rsidP="00B31676">
            <w:pPr>
              <w:pStyle w:val="Paragraphedeliste"/>
              <w:widowControl/>
              <w:numPr>
                <w:ilvl w:val="1"/>
                <w:numId w:val="13"/>
              </w:numPr>
              <w:suppressAutoHyphens w:val="0"/>
              <w:spacing w:after="0" w:line="240" w:lineRule="auto"/>
              <w:rPr>
                <w:del w:id="28" w:author="Fabio Cruz Sanchez" w:date="2025-04-25T08:10:00Z" w16du:dateUtc="2025-04-25T06:10:00Z"/>
                <w:rFonts w:ascii="Roboto Condensed" w:hAnsi="Roboto Condensed" w:cstheme="minorHAnsi"/>
                <w:sz w:val="20"/>
              </w:rPr>
            </w:pPr>
            <w:del w:id="29" w:author="Fabio Cruz Sanchez" w:date="2025-04-25T08:10:00Z" w16du:dateUtc="2025-04-25T06:10:00Z">
              <w:r w:rsidRPr="000743C7" w:rsidDel="00E17072">
                <w:rPr>
                  <w:rFonts w:ascii="Roboto Condensed" w:hAnsi="Roboto Condensed" w:cstheme="minorHAnsi"/>
                  <w:sz w:val="20"/>
                </w:rPr>
                <w:delText xml:space="preserve">L’État de l’art et VosViewer </w:delText>
              </w:r>
            </w:del>
          </w:p>
          <w:p w14:paraId="3B61708B" w14:textId="77777777" w:rsidR="00B31676" w:rsidRPr="000743C7" w:rsidRDefault="00B31676" w:rsidP="00B31676">
            <w:pPr>
              <w:pStyle w:val="Paragraphedeliste"/>
              <w:widowControl/>
              <w:numPr>
                <w:ilvl w:val="1"/>
                <w:numId w:val="13"/>
              </w:numPr>
              <w:suppressAutoHyphens w:val="0"/>
              <w:spacing w:after="0" w:line="240" w:lineRule="auto"/>
              <w:rPr>
                <w:rFonts w:ascii="Roboto Condensed" w:hAnsi="Roboto Condensed" w:cstheme="minorHAnsi"/>
                <w:sz w:val="20"/>
              </w:rPr>
            </w:pPr>
            <w:r w:rsidRPr="000743C7">
              <w:rPr>
                <w:rFonts w:ascii="Roboto Condensed" w:hAnsi="Roboto Condensed" w:cstheme="minorHAnsi"/>
                <w:sz w:val="20"/>
              </w:rPr>
              <w:t>Réalisation d’une exploration d’un domaine scientifique avec un logiciel de visualisation des réseaux (</w:t>
            </w:r>
            <w:proofErr w:type="spellStart"/>
            <w:r w:rsidRPr="000743C7">
              <w:rPr>
                <w:rFonts w:ascii="Roboto Condensed" w:hAnsi="Roboto Condensed" w:cstheme="minorHAnsi"/>
                <w:sz w:val="20"/>
              </w:rPr>
              <w:t>e.g</w:t>
            </w:r>
            <w:proofErr w:type="spellEnd"/>
            <w:r w:rsidRPr="000743C7">
              <w:rPr>
                <w:rFonts w:ascii="Roboto Condensed" w:hAnsi="Roboto Condensed" w:cstheme="minorHAnsi"/>
                <w:sz w:val="20"/>
              </w:rPr>
              <w:t xml:space="preserve"> : </w:t>
            </w:r>
            <w:proofErr w:type="spellStart"/>
            <w:r w:rsidRPr="000743C7">
              <w:rPr>
                <w:rFonts w:ascii="Roboto Condensed" w:hAnsi="Roboto Condensed" w:cstheme="minorHAnsi"/>
                <w:sz w:val="20"/>
              </w:rPr>
              <w:t>VosViewer</w:t>
            </w:r>
            <w:proofErr w:type="spellEnd"/>
            <w:r w:rsidRPr="000743C7">
              <w:rPr>
                <w:rFonts w:ascii="Roboto Condensed" w:hAnsi="Roboto Condensed" w:cstheme="minorHAnsi"/>
                <w:sz w:val="20"/>
              </w:rPr>
              <w:t>)</w:t>
            </w:r>
          </w:p>
          <w:p w14:paraId="24275964" w14:textId="0806248A" w:rsidR="00B31676" w:rsidRPr="000743C7" w:rsidRDefault="00E41FE9" w:rsidP="00B31676">
            <w:pPr>
              <w:pStyle w:val="Paragraphedeliste"/>
              <w:widowControl/>
              <w:numPr>
                <w:ilvl w:val="0"/>
                <w:numId w:val="9"/>
              </w:numPr>
              <w:suppressAutoHyphens w:val="0"/>
              <w:spacing w:after="0" w:line="240" w:lineRule="auto"/>
              <w:rPr>
                <w:rFonts w:ascii="Roboto Condensed" w:hAnsi="Roboto Condensed" w:cstheme="minorHAnsi"/>
                <w:sz w:val="20"/>
              </w:rPr>
            </w:pPr>
            <w:ins w:id="30" w:author="Fabio Cruz Sanchez" w:date="2025-04-25T07:36:00Z" w16du:dateUtc="2025-04-25T05:36:00Z">
              <w:r>
                <w:rPr>
                  <w:rFonts w:ascii="Roboto Condensed" w:hAnsi="Roboto Condensed" w:cstheme="minorHAnsi"/>
                  <w:sz w:val="20"/>
                </w:rPr>
                <w:t xml:space="preserve">Analyse </w:t>
              </w:r>
            </w:ins>
            <w:ins w:id="31" w:author="Fabio Cruz Sanchez" w:date="2025-04-25T07:42:00Z" w16du:dateUtc="2025-04-25T05:42:00Z">
              <w:r>
                <w:rPr>
                  <w:rFonts w:ascii="Roboto Condensed" w:hAnsi="Roboto Condensed" w:cstheme="minorHAnsi"/>
                  <w:sz w:val="20"/>
                </w:rPr>
                <w:t>bibliométrique</w:t>
              </w:r>
            </w:ins>
            <w:ins w:id="32" w:author="Fabio Cruz Sanchez" w:date="2025-04-25T07:36:00Z" w16du:dateUtc="2025-04-25T05:36:00Z">
              <w:r>
                <w:rPr>
                  <w:rFonts w:ascii="Roboto Condensed" w:hAnsi="Roboto Condensed" w:cstheme="minorHAnsi"/>
                  <w:sz w:val="20"/>
                </w:rPr>
                <w:t xml:space="preserve"> des corpus scientifique à partir d’un</w:t>
              </w:r>
            </w:ins>
            <w:ins w:id="33" w:author="Fabio Cruz Sanchez" w:date="2025-04-25T07:51:00Z" w16du:dateUtc="2025-04-25T05:51:00Z">
              <w:r w:rsidR="00B06331">
                <w:rPr>
                  <w:rFonts w:ascii="Roboto Condensed" w:hAnsi="Roboto Condensed" w:cstheme="minorHAnsi"/>
                  <w:sz w:val="20"/>
                </w:rPr>
                <w:t>e</w:t>
              </w:r>
            </w:ins>
            <w:ins w:id="34" w:author="Fabio Cruz Sanchez" w:date="2025-04-25T07:36:00Z" w16du:dateUtc="2025-04-25T05:36:00Z">
              <w:r>
                <w:rPr>
                  <w:rFonts w:ascii="Roboto Condensed" w:hAnsi="Roboto Condensed" w:cstheme="minorHAnsi"/>
                  <w:sz w:val="20"/>
                </w:rPr>
                <w:t xml:space="preserve"> question de recherche</w:t>
              </w:r>
            </w:ins>
            <w:ins w:id="35" w:author="Fabio Cruz Sanchez" w:date="2025-04-25T07:37:00Z" w16du:dateUtc="2025-04-25T05:37:00Z">
              <w:r>
                <w:rPr>
                  <w:rFonts w:ascii="Roboto Condensed" w:hAnsi="Roboto Condensed" w:cstheme="minorHAnsi"/>
                  <w:sz w:val="20"/>
                </w:rPr>
                <w:t xml:space="preserve"> ciblée </w:t>
              </w:r>
            </w:ins>
            <w:commentRangeStart w:id="36"/>
            <w:del w:id="37" w:author="Fabio Cruz Sanchez" w:date="2025-04-25T07:37:00Z" w16du:dateUtc="2025-04-25T05:37:00Z">
              <w:r w:rsidR="00B31676" w:rsidRPr="000743C7" w:rsidDel="00E41FE9">
                <w:rPr>
                  <w:rFonts w:ascii="Roboto Condensed" w:hAnsi="Roboto Condensed" w:cstheme="minorHAnsi"/>
                  <w:sz w:val="20"/>
                </w:rPr>
                <w:delText xml:space="preserve">Rédaction des articles scientifiques et présentation des résultats de recherche </w:delText>
              </w:r>
              <w:commentRangeEnd w:id="36"/>
              <w:r w:rsidR="00714C49" w:rsidDel="00E41FE9">
                <w:rPr>
                  <w:rStyle w:val="Marquedecommentaire"/>
                  <w:rFonts w:eastAsiaTheme="minorHAnsi"/>
                </w:rPr>
                <w:commentReference w:id="36"/>
              </w:r>
            </w:del>
          </w:p>
          <w:p w14:paraId="04190EAE" w14:textId="77777777" w:rsidR="00E17072" w:rsidRPr="000743C7" w:rsidRDefault="00E17072" w:rsidP="00E17072">
            <w:pPr>
              <w:pStyle w:val="Paragraphedeliste"/>
              <w:widowControl/>
              <w:numPr>
                <w:ilvl w:val="0"/>
                <w:numId w:val="12"/>
              </w:numPr>
              <w:suppressAutoHyphens w:val="0"/>
              <w:spacing w:after="0" w:line="240" w:lineRule="auto"/>
              <w:rPr>
                <w:ins w:id="38" w:author="Fabio Cruz Sanchez" w:date="2025-04-25T08:13:00Z" w16du:dateUtc="2025-04-25T06:13:00Z"/>
                <w:rFonts w:ascii="Roboto Condensed" w:hAnsi="Roboto Condensed" w:cstheme="minorHAnsi"/>
                <w:sz w:val="20"/>
              </w:rPr>
            </w:pPr>
            <w:ins w:id="39" w:author="Fabio Cruz Sanchez" w:date="2025-04-25T08:13:00Z" w16du:dateUtc="2025-04-25T06:13:00Z">
              <w:r w:rsidRPr="000743C7">
                <w:rPr>
                  <w:rFonts w:ascii="Roboto Condensed" w:hAnsi="Roboto Condensed" w:cstheme="minorHAnsi"/>
                  <w:sz w:val="20"/>
                </w:rPr>
                <w:t>Analyse et compréhension de la structuration des documents et des données de recherche.</w:t>
              </w:r>
            </w:ins>
          </w:p>
          <w:p w14:paraId="312C3E9A" w14:textId="232D580A" w:rsidR="00E17072" w:rsidRDefault="00E17072" w:rsidP="00B31676">
            <w:pPr>
              <w:pStyle w:val="Paragraphedeliste"/>
              <w:widowControl/>
              <w:numPr>
                <w:ilvl w:val="0"/>
                <w:numId w:val="12"/>
              </w:numPr>
              <w:suppressAutoHyphens w:val="0"/>
              <w:spacing w:after="0" w:line="240" w:lineRule="auto"/>
              <w:rPr>
                <w:ins w:id="40" w:author="Fabio Cruz Sanchez" w:date="2025-04-25T08:15:00Z" w16du:dateUtc="2025-04-25T06:15:00Z"/>
                <w:rFonts w:ascii="Roboto Condensed" w:hAnsi="Roboto Condensed" w:cstheme="minorHAnsi"/>
                <w:sz w:val="20"/>
              </w:rPr>
            </w:pPr>
            <w:ins w:id="41" w:author="Fabio Cruz Sanchez" w:date="2025-04-25T08:14:00Z" w16du:dateUtc="2025-04-25T06:14:00Z">
              <w:r>
                <w:rPr>
                  <w:rFonts w:ascii="Roboto Condensed" w:hAnsi="Roboto Condensed" w:cstheme="minorHAnsi"/>
                  <w:sz w:val="20"/>
                </w:rPr>
                <w:t>Structuration d’</w:t>
              </w:r>
            </w:ins>
            <w:ins w:id="42" w:author="Fabio Cruz Sanchez" w:date="2025-04-25T08:17:00Z" w16du:dateUtc="2025-04-25T06:17:00Z">
              <w:r>
                <w:rPr>
                  <w:rFonts w:ascii="Roboto Condensed" w:hAnsi="Roboto Condensed" w:cstheme="minorHAnsi"/>
                  <w:sz w:val="20"/>
                </w:rPr>
                <w:t xml:space="preserve">un protocole de </w:t>
              </w:r>
            </w:ins>
            <w:ins w:id="43" w:author="Fabio Cruz Sanchez" w:date="2025-04-25T08:14:00Z" w16du:dateUtc="2025-04-25T06:14:00Z">
              <w:r>
                <w:rPr>
                  <w:rFonts w:ascii="Roboto Condensed" w:hAnsi="Roboto Condensed" w:cstheme="minorHAnsi"/>
                  <w:sz w:val="20"/>
                </w:rPr>
                <w:t xml:space="preserve">revue de la </w:t>
              </w:r>
            </w:ins>
            <w:ins w:id="44" w:author="Fabio Cruz Sanchez" w:date="2025-04-25T08:17:00Z" w16du:dateUtc="2025-04-25T06:17:00Z">
              <w:r>
                <w:rPr>
                  <w:rFonts w:ascii="Roboto Condensed" w:hAnsi="Roboto Condensed" w:cstheme="minorHAnsi"/>
                  <w:sz w:val="20"/>
                </w:rPr>
                <w:t>littérature</w:t>
              </w:r>
            </w:ins>
            <w:ins w:id="45" w:author="Fabio Cruz Sanchez" w:date="2025-04-25T08:15:00Z" w16du:dateUtc="2025-04-25T06:15:00Z">
              <w:r>
                <w:rPr>
                  <w:rFonts w:ascii="Roboto Condensed" w:hAnsi="Roboto Condensed" w:cstheme="minorHAnsi"/>
                  <w:sz w:val="20"/>
                </w:rPr>
                <w:t>.</w:t>
              </w:r>
            </w:ins>
          </w:p>
          <w:p w14:paraId="2151AEC9" w14:textId="1329310A" w:rsidR="00E17072" w:rsidRPr="00E17072" w:rsidRDefault="00E17072" w:rsidP="00E17072">
            <w:pPr>
              <w:pStyle w:val="Paragraphedeliste"/>
              <w:widowControl/>
              <w:numPr>
                <w:ilvl w:val="0"/>
                <w:numId w:val="12"/>
              </w:numPr>
              <w:suppressAutoHyphens w:val="0"/>
              <w:spacing w:after="0" w:line="240" w:lineRule="auto"/>
              <w:rPr>
                <w:ins w:id="46" w:author="Fabio Cruz Sanchez" w:date="2025-04-25T08:17:00Z" w16du:dateUtc="2025-04-25T06:17:00Z"/>
                <w:rFonts w:ascii="Roboto Condensed" w:hAnsi="Roboto Condensed" w:cstheme="minorHAnsi"/>
                <w:sz w:val="20"/>
                <w:rPrChange w:id="47" w:author="Fabio Cruz Sanchez" w:date="2025-04-25T08:17:00Z" w16du:dateUtc="2025-04-25T06:17:00Z">
                  <w:rPr>
                    <w:ins w:id="48" w:author="Fabio Cruz Sanchez" w:date="2025-04-25T08:17:00Z" w16du:dateUtc="2025-04-25T06:17:00Z"/>
                  </w:rPr>
                </w:rPrChange>
              </w:rPr>
            </w:pPr>
            <w:ins w:id="49" w:author="Fabio Cruz Sanchez" w:date="2025-04-25T08:16:00Z" w16du:dateUtc="2025-04-25T06:16:00Z">
              <w:r>
                <w:rPr>
                  <w:rFonts w:ascii="Roboto Condensed" w:hAnsi="Roboto Condensed" w:cstheme="minorHAnsi"/>
                  <w:sz w:val="20"/>
                </w:rPr>
                <w:t>In</w:t>
              </w:r>
            </w:ins>
            <w:ins w:id="50" w:author="Fabio Cruz Sanchez" w:date="2025-04-25T08:17:00Z" w16du:dateUtc="2025-04-25T06:17:00Z">
              <w:r>
                <w:rPr>
                  <w:rFonts w:ascii="Roboto Condensed" w:hAnsi="Roboto Condensed" w:cstheme="minorHAnsi"/>
                  <w:sz w:val="20"/>
                </w:rPr>
                <w:t>troduction à l’</w:t>
              </w:r>
              <w:r w:rsidRPr="00E17072">
                <w:rPr>
                  <w:rFonts w:ascii="Roboto Condensed" w:hAnsi="Roboto Condensed" w:cstheme="minorHAnsi"/>
                  <w:sz w:val="20"/>
                  <w:rPrChange w:id="51" w:author="Fabio Cruz Sanchez" w:date="2025-04-25T08:17:00Z" w16du:dateUtc="2025-04-25T06:17:00Z">
                    <w:rPr/>
                  </w:rPrChange>
                </w:rPr>
                <w:t>étude</w:t>
              </w:r>
            </w:ins>
            <w:ins w:id="52" w:author="Fabio Cruz Sanchez" w:date="2025-04-25T08:18:00Z" w16du:dateUtc="2025-04-25T06:18:00Z">
              <w:r>
                <w:rPr>
                  <w:rFonts w:ascii="Roboto Condensed" w:hAnsi="Roboto Condensed" w:cstheme="minorHAnsi"/>
                  <w:sz w:val="20"/>
                </w:rPr>
                <w:t xml:space="preserve"> </w:t>
              </w:r>
            </w:ins>
            <w:ins w:id="53" w:author="Fabio Cruz Sanchez" w:date="2025-04-25T08:17:00Z" w16du:dateUtc="2025-04-25T06:17:00Z">
              <w:r w:rsidRPr="00E17072">
                <w:rPr>
                  <w:rFonts w:ascii="Roboto Condensed" w:hAnsi="Roboto Condensed" w:cstheme="minorHAnsi"/>
                  <w:sz w:val="20"/>
                  <w:rPrChange w:id="54" w:author="Fabio Cruz Sanchez" w:date="2025-04-25T08:17:00Z" w16du:dateUtc="2025-04-25T06:17:00Z">
                    <w:rPr/>
                  </w:rPrChange>
                </w:rPr>
                <w:t>bibliométriques sur la production scientifique</w:t>
              </w:r>
              <w:r>
                <w:rPr>
                  <w:rFonts w:ascii="Roboto Condensed" w:hAnsi="Roboto Condensed" w:cstheme="minorHAnsi"/>
                  <w:sz w:val="20"/>
                </w:rPr>
                <w:t xml:space="preserve"> à partir d</w:t>
              </w:r>
            </w:ins>
            <w:ins w:id="55" w:author="Fabio Cruz Sanchez" w:date="2025-04-25T08:18:00Z" w16du:dateUtc="2025-04-25T06:18:00Z">
              <w:r>
                <w:rPr>
                  <w:rFonts w:ascii="Roboto Condensed" w:hAnsi="Roboto Condensed" w:cstheme="minorHAnsi"/>
                  <w:sz w:val="20"/>
                </w:rPr>
                <w:t>u protocole.</w:t>
              </w:r>
            </w:ins>
            <w:ins w:id="56" w:author="Fabio Cruz Sanchez" w:date="2025-04-25T08:17:00Z" w16du:dateUtc="2025-04-25T06:17:00Z">
              <w:r>
                <w:rPr>
                  <w:rFonts w:ascii="Roboto Condensed" w:hAnsi="Roboto Condensed" w:cstheme="minorHAnsi"/>
                  <w:sz w:val="20"/>
                </w:rPr>
                <w:t xml:space="preserve"> </w:t>
              </w:r>
            </w:ins>
          </w:p>
          <w:p w14:paraId="55BAD6D9" w14:textId="5ABAEA53" w:rsidR="00E17072" w:rsidRDefault="00E17072" w:rsidP="00B31676">
            <w:pPr>
              <w:pStyle w:val="Paragraphedeliste"/>
              <w:widowControl/>
              <w:numPr>
                <w:ilvl w:val="0"/>
                <w:numId w:val="12"/>
              </w:numPr>
              <w:suppressAutoHyphens w:val="0"/>
              <w:spacing w:after="0" w:line="240" w:lineRule="auto"/>
              <w:rPr>
                <w:ins w:id="57" w:author="Fabio Cruz Sanchez" w:date="2025-04-25T08:11:00Z" w16du:dateUtc="2025-04-25T06:11:00Z"/>
                <w:rFonts w:ascii="Roboto Condensed" w:hAnsi="Roboto Condensed" w:cstheme="minorHAnsi"/>
                <w:sz w:val="20"/>
              </w:rPr>
            </w:pPr>
            <w:ins w:id="58" w:author="Fabio Cruz Sanchez" w:date="2025-04-25T08:18:00Z" w16du:dateUtc="2025-04-25T06:18:00Z">
              <w:r>
                <w:rPr>
                  <w:rFonts w:ascii="Roboto Condensed" w:hAnsi="Roboto Condensed" w:cstheme="minorHAnsi"/>
                  <w:sz w:val="20"/>
                </w:rPr>
                <w:t xml:space="preserve">Présentation et analyse </w:t>
              </w:r>
            </w:ins>
            <w:ins w:id="59" w:author="Fabio Cruz Sanchez" w:date="2025-04-25T08:15:00Z" w16du:dateUtc="2025-04-25T06:15:00Z">
              <w:r>
                <w:rPr>
                  <w:rFonts w:ascii="Roboto Condensed" w:hAnsi="Roboto Condensed" w:cstheme="minorHAnsi"/>
                  <w:sz w:val="20"/>
                </w:rPr>
                <w:t xml:space="preserve">quantitative et qualitative des un </w:t>
              </w:r>
              <w:proofErr w:type="spellStart"/>
              <w:r>
                <w:rPr>
                  <w:rFonts w:ascii="Roboto Condensed" w:hAnsi="Roboto Condensed" w:cstheme="minorHAnsi"/>
                  <w:sz w:val="20"/>
                </w:rPr>
                <w:t>re</w:t>
              </w:r>
            </w:ins>
            <w:ins w:id="60" w:author="Fabio Cruz Sanchez" w:date="2025-04-25T08:18:00Z" w16du:dateUtc="2025-04-25T06:18:00Z">
              <w:r>
                <w:rPr>
                  <w:rFonts w:ascii="Roboto Condensed" w:hAnsi="Roboto Condensed" w:cstheme="minorHAnsi"/>
                  <w:sz w:val="20"/>
                </w:rPr>
                <w:t>sultats</w:t>
              </w:r>
              <w:proofErr w:type="spellEnd"/>
              <w:r>
                <w:rPr>
                  <w:rFonts w:ascii="Roboto Condensed" w:hAnsi="Roboto Condensed" w:cstheme="minorHAnsi"/>
                  <w:sz w:val="20"/>
                </w:rPr>
                <w:t xml:space="preserve"> </w:t>
              </w:r>
              <w:proofErr w:type="spellStart"/>
              <w:r>
                <w:rPr>
                  <w:rFonts w:ascii="Roboto Condensed" w:hAnsi="Roboto Condensed" w:cstheme="minorHAnsi"/>
                  <w:sz w:val="20"/>
                </w:rPr>
                <w:t>bibliometriques</w:t>
              </w:r>
              <w:proofErr w:type="spellEnd"/>
              <w:r>
                <w:rPr>
                  <w:rFonts w:ascii="Roboto Condensed" w:hAnsi="Roboto Condensed" w:cstheme="minorHAnsi"/>
                  <w:sz w:val="20"/>
                </w:rPr>
                <w:t>.</w:t>
              </w:r>
            </w:ins>
          </w:p>
          <w:p w14:paraId="149D2374" w14:textId="595A488F" w:rsidR="00B31676" w:rsidRPr="000743C7" w:rsidDel="00E17072" w:rsidRDefault="00B31676" w:rsidP="00B31676">
            <w:pPr>
              <w:pStyle w:val="Paragraphedeliste"/>
              <w:widowControl/>
              <w:numPr>
                <w:ilvl w:val="0"/>
                <w:numId w:val="12"/>
              </w:numPr>
              <w:suppressAutoHyphens w:val="0"/>
              <w:spacing w:after="0" w:line="240" w:lineRule="auto"/>
              <w:rPr>
                <w:del w:id="61" w:author="Fabio Cruz Sanchez" w:date="2025-04-25T08:15:00Z" w16du:dateUtc="2025-04-25T06:15:00Z"/>
                <w:rFonts w:ascii="Roboto Condensed" w:hAnsi="Roboto Condensed" w:cstheme="minorHAnsi"/>
                <w:sz w:val="20"/>
              </w:rPr>
            </w:pPr>
            <w:del w:id="62" w:author="Fabio Cruz Sanchez" w:date="2025-04-25T08:15:00Z" w16du:dateUtc="2025-04-25T06:15:00Z">
              <w:r w:rsidRPr="000743C7" w:rsidDel="00E17072">
                <w:rPr>
                  <w:rFonts w:ascii="Roboto Condensed" w:hAnsi="Roboto Condensed" w:cstheme="minorHAnsi"/>
                  <w:sz w:val="20"/>
                </w:rPr>
                <w:delText>Les outils de gestion bibliographique (Mendeley, Zotero ..)</w:delText>
              </w:r>
            </w:del>
          </w:p>
          <w:p w14:paraId="6B65CF9C" w14:textId="77777777" w:rsidR="00B31676" w:rsidRPr="000743C7" w:rsidRDefault="00B31676" w:rsidP="00B31676">
            <w:pPr>
              <w:pStyle w:val="Paragraphedeliste"/>
              <w:widowControl/>
              <w:numPr>
                <w:ilvl w:val="0"/>
                <w:numId w:val="12"/>
              </w:numPr>
              <w:suppressAutoHyphens w:val="0"/>
              <w:spacing w:after="0" w:line="240" w:lineRule="auto"/>
              <w:rPr>
                <w:rFonts w:ascii="Roboto Condensed" w:hAnsi="Roboto Condensed" w:cstheme="minorHAnsi"/>
                <w:sz w:val="20"/>
              </w:rPr>
            </w:pPr>
            <w:r w:rsidRPr="000743C7">
              <w:rPr>
                <w:rFonts w:ascii="Roboto Condensed" w:hAnsi="Roboto Condensed" w:cstheme="minorHAnsi"/>
                <w:sz w:val="20"/>
              </w:rPr>
              <w:t xml:space="preserve">Réalisation de fiches de lecture d’articles scientifiques </w:t>
            </w:r>
          </w:p>
          <w:p w14:paraId="3BDA95E6" w14:textId="628F8FD7" w:rsidR="00B31676" w:rsidRPr="000743C7" w:rsidDel="00E17072" w:rsidRDefault="00B31676" w:rsidP="00B31676">
            <w:pPr>
              <w:pStyle w:val="Paragraphedeliste"/>
              <w:widowControl/>
              <w:numPr>
                <w:ilvl w:val="0"/>
                <w:numId w:val="12"/>
              </w:numPr>
              <w:suppressAutoHyphens w:val="0"/>
              <w:spacing w:after="0" w:line="240" w:lineRule="auto"/>
              <w:rPr>
                <w:del w:id="63" w:author="Fabio Cruz Sanchez" w:date="2025-04-25T08:13:00Z" w16du:dateUtc="2025-04-25T06:13:00Z"/>
                <w:rFonts w:ascii="Roboto Condensed" w:hAnsi="Roboto Condensed" w:cstheme="minorHAnsi"/>
                <w:sz w:val="20"/>
              </w:rPr>
            </w:pPr>
            <w:del w:id="64" w:author="Fabio Cruz Sanchez" w:date="2025-04-25T08:13:00Z" w16du:dateUtc="2025-04-25T06:13:00Z">
              <w:r w:rsidRPr="000743C7" w:rsidDel="00E17072">
                <w:rPr>
                  <w:rFonts w:ascii="Roboto Condensed" w:hAnsi="Roboto Condensed" w:cstheme="minorHAnsi"/>
                  <w:sz w:val="20"/>
                </w:rPr>
                <w:delText>Analyse et compréhension de la structuration des documents et des données de recherche.</w:delText>
              </w:r>
            </w:del>
          </w:p>
          <w:p w14:paraId="38291099" w14:textId="3718DFD3" w:rsidR="00E17072" w:rsidRPr="00E17072" w:rsidRDefault="00B31676" w:rsidP="00E17072">
            <w:pPr>
              <w:pStyle w:val="Paragraphedeliste"/>
              <w:widowControl/>
              <w:numPr>
                <w:ilvl w:val="0"/>
                <w:numId w:val="12"/>
              </w:numPr>
              <w:suppressAutoHyphens w:val="0"/>
              <w:spacing w:after="0" w:line="240" w:lineRule="auto"/>
              <w:rPr>
                <w:rFonts w:ascii="Roboto Condensed" w:hAnsi="Roboto Condensed" w:cstheme="minorHAnsi"/>
                <w:sz w:val="20"/>
                <w:rPrChange w:id="65" w:author="Fabio Cruz Sanchez" w:date="2025-04-25T08:15:00Z" w16du:dateUtc="2025-04-25T06:15:00Z">
                  <w:rPr/>
                </w:rPrChange>
              </w:rPr>
            </w:pPr>
            <w:del w:id="66" w:author="Fabio Cruz Sanchez" w:date="2025-04-25T08:18:00Z" w16du:dateUtc="2025-04-25T06:18:00Z">
              <w:r w:rsidRPr="000743C7" w:rsidDel="00E17072">
                <w:rPr>
                  <w:rFonts w:ascii="Roboto Condensed" w:hAnsi="Roboto Condensed" w:cstheme="minorHAnsi"/>
                  <w:sz w:val="20"/>
                </w:rPr>
                <w:delText>Rédaction et présentation des résultats</w:delText>
              </w:r>
            </w:del>
            <w:ins w:id="67" w:author="Fabio Cruz Sanchez" w:date="2025-04-25T08:15:00Z" w16du:dateUtc="2025-04-25T06:15:00Z">
              <w:r w:rsidR="00E17072" w:rsidRPr="000743C7">
                <w:rPr>
                  <w:rFonts w:ascii="Roboto Condensed" w:hAnsi="Roboto Condensed" w:cstheme="minorHAnsi"/>
                  <w:sz w:val="20"/>
                </w:rPr>
                <w:t>Les outils de gestion bibliographique (</w:t>
              </w:r>
              <w:proofErr w:type="spellStart"/>
              <w:r w:rsidR="00E17072" w:rsidRPr="000743C7">
                <w:rPr>
                  <w:rFonts w:ascii="Roboto Condensed" w:hAnsi="Roboto Condensed" w:cstheme="minorHAnsi"/>
                  <w:sz w:val="20"/>
                </w:rPr>
                <w:t>Mendeley</w:t>
              </w:r>
              <w:proofErr w:type="spellEnd"/>
              <w:r w:rsidR="00E17072" w:rsidRPr="000743C7">
                <w:rPr>
                  <w:rFonts w:ascii="Roboto Condensed" w:hAnsi="Roboto Condensed" w:cstheme="minorHAnsi"/>
                  <w:sz w:val="20"/>
                </w:rPr>
                <w:t>, Zotero</w:t>
              </w:r>
              <w:proofErr w:type="gramStart"/>
              <w:r w:rsidR="00E17072" w:rsidRPr="000743C7">
                <w:rPr>
                  <w:rFonts w:ascii="Roboto Condensed" w:hAnsi="Roboto Condensed" w:cstheme="minorHAnsi"/>
                  <w:sz w:val="20"/>
                </w:rPr>
                <w:t xml:space="preserve"> ..</w:t>
              </w:r>
              <w:proofErr w:type="gramEnd"/>
              <w:r w:rsidR="00E17072" w:rsidRPr="000743C7">
                <w:rPr>
                  <w:rFonts w:ascii="Roboto Condensed" w:hAnsi="Roboto Condensed" w:cstheme="minorHAnsi"/>
                  <w:sz w:val="20"/>
                </w:rPr>
                <w:t>)</w:t>
              </w:r>
            </w:ins>
          </w:p>
          <w:p w14:paraId="0931F28B" w14:textId="77777777" w:rsidR="00B31676" w:rsidRPr="000743C7" w:rsidRDefault="00B31676" w:rsidP="0076060A">
            <w:pPr>
              <w:pStyle w:val="Paragraphedeliste"/>
              <w:widowControl/>
              <w:spacing w:after="0" w:line="240" w:lineRule="auto"/>
              <w:ind w:left="1068"/>
              <w:rPr>
                <w:rFonts w:ascii="Roboto Condensed" w:hAnsi="Roboto Condensed" w:cstheme="minorHAnsi"/>
                <w:sz w:val="20"/>
              </w:rPr>
            </w:pPr>
          </w:p>
          <w:p w14:paraId="5C32683B" w14:textId="77777777" w:rsidR="00B31676" w:rsidRPr="000743C7" w:rsidRDefault="00B31676" w:rsidP="00B31676">
            <w:pPr>
              <w:pStyle w:val="Paragraphedeliste"/>
              <w:widowControl/>
              <w:numPr>
                <w:ilvl w:val="0"/>
                <w:numId w:val="9"/>
              </w:numPr>
              <w:suppressAutoHyphens w:val="0"/>
              <w:spacing w:after="0" w:line="240" w:lineRule="auto"/>
              <w:rPr>
                <w:rFonts w:ascii="Roboto Condensed" w:hAnsi="Roboto Condensed" w:cstheme="minorHAnsi"/>
                <w:sz w:val="20"/>
              </w:rPr>
            </w:pPr>
            <w:commentRangeStart w:id="68"/>
            <w:r w:rsidRPr="000743C7">
              <w:rPr>
                <w:rFonts w:ascii="Roboto Condensed" w:hAnsi="Roboto Condensed" w:cstheme="minorHAnsi"/>
                <w:sz w:val="20"/>
              </w:rPr>
              <w:t xml:space="preserve">Concevoir et implémenter un protocole expérimental </w:t>
            </w:r>
          </w:p>
          <w:p w14:paraId="14D57FF2" w14:textId="77777777" w:rsidR="00B31676" w:rsidRPr="000743C7" w:rsidRDefault="00B31676" w:rsidP="00B31676">
            <w:pPr>
              <w:pStyle w:val="Paragraphedeliste"/>
              <w:widowControl/>
              <w:numPr>
                <w:ilvl w:val="1"/>
                <w:numId w:val="14"/>
              </w:numPr>
              <w:suppressAutoHyphens w:val="0"/>
              <w:spacing w:after="0" w:line="240" w:lineRule="auto"/>
              <w:rPr>
                <w:rFonts w:ascii="Roboto Condensed" w:hAnsi="Roboto Condensed" w:cstheme="minorHAnsi"/>
                <w:sz w:val="20"/>
              </w:rPr>
            </w:pPr>
            <w:r w:rsidRPr="000743C7">
              <w:rPr>
                <w:rFonts w:ascii="Roboto Condensed" w:hAnsi="Roboto Condensed" w:cstheme="minorHAnsi"/>
                <w:sz w:val="20"/>
              </w:rPr>
              <w:t>Mise en pratique à travers l’évaluation de l’usabilité de sites web</w:t>
            </w:r>
          </w:p>
          <w:p w14:paraId="5D9A1897" w14:textId="77777777" w:rsidR="00B31676" w:rsidRPr="000743C7" w:rsidRDefault="00B31676" w:rsidP="00B31676">
            <w:pPr>
              <w:pStyle w:val="Paragraphedeliste"/>
              <w:widowControl/>
              <w:numPr>
                <w:ilvl w:val="1"/>
                <w:numId w:val="14"/>
              </w:numPr>
              <w:suppressAutoHyphens w:val="0"/>
              <w:spacing w:after="0" w:line="240" w:lineRule="auto"/>
              <w:rPr>
                <w:rFonts w:ascii="Roboto Condensed" w:hAnsi="Roboto Condensed" w:cstheme="minorHAnsi"/>
                <w:sz w:val="20"/>
              </w:rPr>
            </w:pPr>
            <w:r w:rsidRPr="000743C7">
              <w:rPr>
                <w:rFonts w:ascii="Roboto Condensed" w:hAnsi="Roboto Condensed" w:cstheme="minorHAnsi"/>
                <w:sz w:val="20"/>
              </w:rPr>
              <w:t>Formalisation de protocole d’expérimentation</w:t>
            </w:r>
          </w:p>
          <w:p w14:paraId="7BAE431A" w14:textId="77777777" w:rsidR="00B31676" w:rsidRPr="000743C7" w:rsidRDefault="00B31676" w:rsidP="00B31676">
            <w:pPr>
              <w:pStyle w:val="Paragraphedeliste"/>
              <w:widowControl/>
              <w:numPr>
                <w:ilvl w:val="1"/>
                <w:numId w:val="14"/>
              </w:numPr>
              <w:suppressAutoHyphens w:val="0"/>
              <w:spacing w:after="0" w:line="240" w:lineRule="auto"/>
              <w:rPr>
                <w:rFonts w:ascii="Roboto Condensed" w:hAnsi="Roboto Condensed" w:cstheme="minorHAnsi"/>
                <w:sz w:val="20"/>
              </w:rPr>
            </w:pPr>
            <w:r w:rsidRPr="000743C7">
              <w:rPr>
                <w:rFonts w:ascii="Roboto Condensed" w:hAnsi="Roboto Condensed" w:cstheme="minorHAnsi"/>
                <w:sz w:val="20"/>
              </w:rPr>
              <w:t>Recueil de données brutes.</w:t>
            </w:r>
          </w:p>
          <w:p w14:paraId="67512C03" w14:textId="77777777" w:rsidR="00B31676" w:rsidRPr="000743C7" w:rsidRDefault="00B31676" w:rsidP="00B31676">
            <w:pPr>
              <w:pStyle w:val="Paragraphedeliste"/>
              <w:widowControl/>
              <w:numPr>
                <w:ilvl w:val="0"/>
                <w:numId w:val="9"/>
              </w:numPr>
              <w:suppressAutoHyphens w:val="0"/>
              <w:spacing w:after="0" w:line="240" w:lineRule="auto"/>
              <w:rPr>
                <w:rFonts w:ascii="Roboto Condensed" w:hAnsi="Roboto Condensed" w:cstheme="minorHAnsi"/>
                <w:sz w:val="20"/>
              </w:rPr>
            </w:pPr>
            <w:r w:rsidRPr="000743C7">
              <w:rPr>
                <w:rFonts w:ascii="Roboto Condensed" w:hAnsi="Roboto Condensed" w:cstheme="minorHAnsi"/>
                <w:sz w:val="20"/>
              </w:rPr>
              <w:t xml:space="preserve">Méthode Scientifique et Open Science </w:t>
            </w:r>
          </w:p>
          <w:p w14:paraId="30125AC3" w14:textId="77777777" w:rsidR="00B31676" w:rsidRPr="000743C7" w:rsidRDefault="00B31676" w:rsidP="00B31676">
            <w:pPr>
              <w:pStyle w:val="Paragraphedeliste"/>
              <w:widowControl/>
              <w:numPr>
                <w:ilvl w:val="1"/>
                <w:numId w:val="11"/>
              </w:numPr>
              <w:suppressAutoHyphens w:val="0"/>
              <w:spacing w:after="0" w:line="240" w:lineRule="auto"/>
              <w:rPr>
                <w:rFonts w:ascii="Roboto Condensed" w:hAnsi="Roboto Condensed" w:cstheme="minorHAnsi"/>
                <w:sz w:val="20"/>
              </w:rPr>
            </w:pPr>
            <w:r w:rsidRPr="000743C7">
              <w:rPr>
                <w:rFonts w:ascii="Roboto Condensed" w:hAnsi="Roboto Condensed" w:cstheme="minorHAnsi"/>
                <w:sz w:val="20"/>
              </w:rPr>
              <w:t>Les outils de la science ouverte pour la recherche scientifique et valorisation des résultats dans la recherche</w:t>
            </w:r>
          </w:p>
          <w:p w14:paraId="4B30C55A" w14:textId="77777777" w:rsidR="00B31676" w:rsidRPr="000743C7" w:rsidRDefault="00B31676" w:rsidP="00B31676">
            <w:pPr>
              <w:pStyle w:val="Paragraphedeliste"/>
              <w:widowControl/>
              <w:numPr>
                <w:ilvl w:val="1"/>
                <w:numId w:val="11"/>
              </w:numPr>
              <w:suppressAutoHyphens w:val="0"/>
              <w:spacing w:after="0" w:line="240" w:lineRule="auto"/>
              <w:rPr>
                <w:rFonts w:ascii="Roboto Condensed" w:hAnsi="Roboto Condensed" w:cstheme="minorHAnsi"/>
                <w:sz w:val="20"/>
              </w:rPr>
            </w:pPr>
            <w:r w:rsidRPr="000743C7">
              <w:rPr>
                <w:rFonts w:ascii="Roboto Condensed" w:hAnsi="Roboto Condensed" w:cstheme="minorHAnsi"/>
                <w:sz w:val="20"/>
              </w:rPr>
              <w:t>Le rapport recherche et l’article état de l’art</w:t>
            </w:r>
          </w:p>
          <w:p w14:paraId="290FF7B8" w14:textId="77777777" w:rsidR="00B31676" w:rsidRPr="000743C7" w:rsidRDefault="00B31676" w:rsidP="00B31676">
            <w:pPr>
              <w:pStyle w:val="Paragraphedeliste"/>
              <w:widowControl/>
              <w:numPr>
                <w:ilvl w:val="1"/>
                <w:numId w:val="10"/>
              </w:numPr>
              <w:suppressAutoHyphens w:val="0"/>
              <w:spacing w:after="0" w:line="240" w:lineRule="auto"/>
              <w:rPr>
                <w:rFonts w:ascii="Roboto Condensed" w:hAnsi="Roboto Condensed" w:cstheme="minorHAnsi"/>
                <w:sz w:val="20"/>
              </w:rPr>
            </w:pPr>
            <w:r w:rsidRPr="000743C7">
              <w:rPr>
                <w:rFonts w:ascii="Roboto Condensed" w:hAnsi="Roboto Condensed" w:cstheme="minorHAnsi"/>
                <w:sz w:val="20"/>
              </w:rPr>
              <w:t>Exemples de rapport recherche</w:t>
            </w:r>
          </w:p>
          <w:p w14:paraId="649F2881" w14:textId="77777777" w:rsidR="00B31676" w:rsidRPr="000743C7" w:rsidRDefault="00B31676" w:rsidP="00B31676">
            <w:pPr>
              <w:pStyle w:val="Paragraphedeliste"/>
              <w:widowControl/>
              <w:numPr>
                <w:ilvl w:val="0"/>
                <w:numId w:val="10"/>
              </w:numPr>
              <w:suppressAutoHyphens w:val="0"/>
              <w:spacing w:after="0" w:line="240" w:lineRule="auto"/>
              <w:rPr>
                <w:rFonts w:ascii="Roboto Condensed" w:hAnsi="Roboto Condensed" w:cstheme="minorHAnsi"/>
                <w:color w:val="000000"/>
                <w:sz w:val="20"/>
              </w:rPr>
            </w:pPr>
            <w:r w:rsidRPr="000743C7">
              <w:rPr>
                <w:rFonts w:ascii="Roboto Condensed" w:hAnsi="Roboto Condensed" w:cstheme="minorHAnsi"/>
                <w:sz w:val="20"/>
              </w:rPr>
              <w:t>Validation des sujets pour travail de rédaction</w:t>
            </w:r>
            <w:commentRangeEnd w:id="68"/>
            <w:r w:rsidR="00714C49">
              <w:rPr>
                <w:rStyle w:val="Marquedecommentaire"/>
                <w:rFonts w:eastAsiaTheme="minorHAnsi"/>
              </w:rPr>
              <w:commentReference w:id="68"/>
            </w:r>
          </w:p>
          <w:p w14:paraId="48E1D4D3" w14:textId="77777777" w:rsidR="00B31676" w:rsidRPr="000743C7" w:rsidRDefault="00B31676" w:rsidP="0076060A">
            <w:pPr>
              <w:pStyle w:val="Paragraphedeliste"/>
              <w:widowControl/>
              <w:spacing w:after="0" w:line="240" w:lineRule="auto"/>
              <w:ind w:left="1068"/>
              <w:rPr>
                <w:rFonts w:ascii="Roboto Condensed" w:hAnsi="Roboto Condensed" w:cstheme="minorHAnsi"/>
                <w:color w:val="000000"/>
                <w:sz w:val="20"/>
              </w:rPr>
            </w:pPr>
          </w:p>
          <w:p w14:paraId="1AAE7513" w14:textId="77777777" w:rsidR="00B31676" w:rsidRPr="000743C7" w:rsidRDefault="00B31676" w:rsidP="0076060A">
            <w:pPr>
              <w:rPr>
                <w:rFonts w:ascii="Roboto Condensed" w:hAnsi="Roboto Condensed" w:cstheme="minorHAnsi"/>
                <w:color w:val="7030A0"/>
                <w:sz w:val="20"/>
              </w:rPr>
            </w:pPr>
            <w:r w:rsidRPr="000743C7">
              <w:rPr>
                <w:rFonts w:ascii="Roboto Condensed" w:hAnsi="Roboto Condensed" w:cstheme="minorHAnsi"/>
                <w:color w:val="7030A0"/>
                <w:sz w:val="20"/>
              </w:rPr>
              <w:t>Atelier d'écriture scientifique et de publications</w:t>
            </w:r>
          </w:p>
          <w:p w14:paraId="31CE2C40" w14:textId="77777777" w:rsidR="00B31676" w:rsidRPr="000743C7" w:rsidRDefault="00B31676" w:rsidP="0076060A">
            <w:pPr>
              <w:rPr>
                <w:rFonts w:ascii="Roboto Condensed" w:hAnsi="Roboto Condensed" w:cstheme="minorHAnsi"/>
                <w:color w:val="000000"/>
                <w:sz w:val="20"/>
              </w:rPr>
            </w:pPr>
            <w:r w:rsidRPr="000743C7">
              <w:rPr>
                <w:rFonts w:ascii="Roboto Condensed" w:hAnsi="Roboto Condensed" w:cstheme="minorHAnsi"/>
                <w:color w:val="000000"/>
                <w:sz w:val="20"/>
              </w:rPr>
              <w:t>Rédaction d’un article d’état de l’art sur un sujet donné (de préférence en lien avec le sujet/problématique de la mission de fin d’études)</w:t>
            </w:r>
          </w:p>
        </w:tc>
      </w:tr>
      <w:tr w:rsidR="00B31676" w14:paraId="5069DDEA" w14:textId="77777777" w:rsidTr="00104DB5">
        <w:trPr>
          <w:trHeight w:val="1069"/>
        </w:trPr>
        <w:tc>
          <w:tcPr>
            <w:tcW w:w="2258" w:type="dxa"/>
            <w:shd w:val="clear" w:color="auto" w:fill="282D46"/>
            <w:vAlign w:val="center"/>
          </w:tcPr>
          <w:p w14:paraId="6A2F15FC" w14:textId="77777777" w:rsidR="00B31676" w:rsidRPr="00104DB5" w:rsidRDefault="00B31676" w:rsidP="0076060A">
            <w:pPr>
              <w:rPr>
                <w:rFonts w:ascii="Roboto Condensed" w:hAnsi="Roboto Condensed"/>
                <w:b/>
                <w:color w:val="FFFFFF" w:themeColor="background1"/>
              </w:rPr>
            </w:pPr>
            <w:r w:rsidRPr="00104DB5">
              <w:rPr>
                <w:rFonts w:ascii="Roboto Condensed" w:hAnsi="Roboto Condensed"/>
                <w:b/>
                <w:color w:val="FFFFFF" w:themeColor="background1"/>
              </w:rPr>
              <w:t>Modalités d’enseignement</w:t>
            </w:r>
          </w:p>
        </w:tc>
        <w:tc>
          <w:tcPr>
            <w:tcW w:w="7382" w:type="dxa"/>
            <w:gridSpan w:val="4"/>
            <w:shd w:val="clear" w:color="auto" w:fill="F1E5F7"/>
            <w:vAlign w:val="center"/>
          </w:tcPr>
          <w:p w14:paraId="2B6B5A09" w14:textId="77777777" w:rsidR="00B31676" w:rsidRPr="000743C7" w:rsidRDefault="00B31676" w:rsidP="0076060A">
            <w:pPr>
              <w:rPr>
                <w:rFonts w:ascii="Roboto Condensed" w:hAnsi="Roboto Condensed" w:cstheme="minorHAnsi"/>
                <w:color w:val="000000"/>
                <w:sz w:val="20"/>
              </w:rPr>
            </w:pPr>
            <w:r w:rsidRPr="000743C7">
              <w:rPr>
                <w:rFonts w:ascii="Roboto Condensed" w:hAnsi="Roboto Condensed" w:cstheme="minorHAnsi"/>
                <w:color w:val="000000"/>
                <w:sz w:val="20"/>
              </w:rPr>
              <w:t xml:space="preserve">Quatre séances d’enseignement aborderont les notions de recherche, veille et état de l’art, protocoles expérimentaux, analyse, traitement et présentation des données. Chaque séance comporte un travail pratique à rendre à la fin de la séance. </w:t>
            </w:r>
          </w:p>
        </w:tc>
      </w:tr>
      <w:tr w:rsidR="00B31676" w14:paraId="3725DB22" w14:textId="77777777" w:rsidTr="00104DB5">
        <w:tc>
          <w:tcPr>
            <w:tcW w:w="2258" w:type="dxa"/>
            <w:shd w:val="clear" w:color="auto" w:fill="282D46"/>
            <w:vAlign w:val="center"/>
          </w:tcPr>
          <w:p w14:paraId="08734143" w14:textId="77777777" w:rsidR="00B31676" w:rsidRPr="00104DB5" w:rsidRDefault="00B31676" w:rsidP="0076060A">
            <w:pPr>
              <w:rPr>
                <w:rFonts w:ascii="Roboto Condensed" w:hAnsi="Roboto Condensed"/>
                <w:b/>
                <w:color w:val="FFFFFF" w:themeColor="background1"/>
              </w:rPr>
            </w:pPr>
            <w:r w:rsidRPr="00104DB5">
              <w:rPr>
                <w:rFonts w:ascii="Roboto Condensed" w:hAnsi="Roboto Condensed"/>
                <w:b/>
                <w:color w:val="FFFFFF" w:themeColor="background1"/>
              </w:rPr>
              <w:t>Modalités d’évaluation des acquis d’apprentissage</w:t>
            </w:r>
          </w:p>
        </w:tc>
        <w:tc>
          <w:tcPr>
            <w:tcW w:w="7382" w:type="dxa"/>
            <w:gridSpan w:val="4"/>
            <w:shd w:val="clear" w:color="auto" w:fill="F1E5F7"/>
            <w:vAlign w:val="center"/>
          </w:tcPr>
          <w:p w14:paraId="489B665B" w14:textId="03B2C32C" w:rsidR="00B31676" w:rsidDel="009969BA" w:rsidRDefault="00AB0FEB" w:rsidP="009969BA">
            <w:pPr>
              <w:rPr>
                <w:del w:id="69" w:author="Fabio Cruz Sanchez" w:date="2025-04-25T08:22:00Z" w16du:dateUtc="2025-04-25T06:22:00Z"/>
                <w:rFonts w:ascii="Roboto Condensed" w:hAnsi="Roboto Condensed" w:cstheme="minorHAnsi"/>
                <w:color w:val="000000"/>
                <w:sz w:val="20"/>
              </w:rPr>
            </w:pPr>
            <w:ins w:id="70" w:author="Fabio Cruz Sanchez" w:date="2025-04-25T08:29:00Z" w16du:dateUtc="2025-04-25T06:29:00Z">
              <w:r w:rsidRPr="00AB0FEB">
                <w:rPr>
                  <w:rFonts w:ascii="Roboto Condensed" w:hAnsi="Roboto Condensed" w:cstheme="minorHAnsi"/>
                  <w:color w:val="000000"/>
                  <w:sz w:val="20"/>
                </w:rPr>
                <w:t>Chaque session d'enseignement comprend une composante pratique, et les étudiants devront compléter et soumettre un document sur l'ARCHE à la fin de chaque session.</w:t>
              </w:r>
            </w:ins>
            <w:del w:id="71" w:author="Fabio Cruz Sanchez" w:date="2025-04-25T08:29:00Z" w16du:dateUtc="2025-04-25T06:29:00Z">
              <w:r w:rsidR="00B31676" w:rsidRPr="000743C7" w:rsidDel="00AB0FEB">
                <w:rPr>
                  <w:rFonts w:ascii="Roboto Condensed" w:hAnsi="Roboto Condensed" w:cstheme="minorHAnsi"/>
                  <w:color w:val="000000"/>
                  <w:sz w:val="20"/>
                </w:rPr>
                <w:delText xml:space="preserve">Chaque séance d’enseignement </w:delText>
              </w:r>
            </w:del>
            <w:del w:id="72" w:author="Fabio Cruz Sanchez" w:date="2025-04-25T08:19:00Z" w16du:dateUtc="2025-04-25T06:19:00Z">
              <w:r w:rsidR="00B31676" w:rsidRPr="000743C7" w:rsidDel="009969BA">
                <w:rPr>
                  <w:rFonts w:ascii="Roboto Condensed" w:hAnsi="Roboto Condensed" w:cstheme="minorHAnsi"/>
                  <w:color w:val="000000"/>
                  <w:sz w:val="20"/>
                </w:rPr>
                <w:delText xml:space="preserve">avec </w:delText>
              </w:r>
            </w:del>
            <w:del w:id="73" w:author="Fabio Cruz Sanchez" w:date="2025-04-25T08:29:00Z" w16du:dateUtc="2025-04-25T06:29:00Z">
              <w:r w:rsidR="00B31676" w:rsidRPr="000743C7" w:rsidDel="00AB0FEB">
                <w:rPr>
                  <w:rFonts w:ascii="Roboto Condensed" w:hAnsi="Roboto Condensed" w:cstheme="minorHAnsi"/>
                  <w:color w:val="000000"/>
                  <w:sz w:val="20"/>
                </w:rPr>
                <w:delText>un composant pratique</w:delText>
              </w:r>
            </w:del>
            <w:del w:id="74" w:author="Fabio Cruz Sanchez" w:date="2025-04-25T08:20:00Z" w16du:dateUtc="2025-04-25T06:20:00Z">
              <w:r w:rsidR="00B31676" w:rsidRPr="000743C7" w:rsidDel="009969BA">
                <w:rPr>
                  <w:rFonts w:ascii="Roboto Condensed" w:hAnsi="Roboto Condensed" w:cstheme="minorHAnsi"/>
                  <w:color w:val="000000"/>
                  <w:sz w:val="20"/>
                </w:rPr>
                <w:delText>,</w:delText>
              </w:r>
            </w:del>
            <w:del w:id="75" w:author="Fabio Cruz Sanchez" w:date="2025-04-25T08:29:00Z" w16du:dateUtc="2025-04-25T06:29:00Z">
              <w:r w:rsidR="00B31676" w:rsidRPr="000743C7" w:rsidDel="00AB0FEB">
                <w:rPr>
                  <w:rFonts w:ascii="Roboto Condensed" w:hAnsi="Roboto Condensed" w:cstheme="minorHAnsi"/>
                  <w:color w:val="000000"/>
                  <w:sz w:val="20"/>
                </w:rPr>
                <w:delText xml:space="preserve"> les étudiants auront un travail à réaliser et rendre à l’issue de chaque séance</w:delText>
              </w:r>
            </w:del>
            <w:r w:rsidR="00B31676" w:rsidRPr="000743C7">
              <w:rPr>
                <w:rFonts w:ascii="Roboto Condensed" w:hAnsi="Roboto Condensed" w:cstheme="minorHAnsi"/>
                <w:color w:val="000000"/>
                <w:sz w:val="20"/>
              </w:rPr>
              <w:t> </w:t>
            </w:r>
            <w:del w:id="76" w:author="Fabio Cruz Sanchez" w:date="2025-04-25T08:20:00Z" w16du:dateUtc="2025-04-25T06:20:00Z">
              <w:r w:rsidR="00B31676" w:rsidRPr="000743C7" w:rsidDel="009969BA">
                <w:rPr>
                  <w:rFonts w:ascii="Roboto Condensed" w:hAnsi="Roboto Condensed" w:cstheme="minorHAnsi"/>
                  <w:color w:val="000000"/>
                  <w:sz w:val="20"/>
                </w:rPr>
                <w:delText>:</w:delText>
              </w:r>
            </w:del>
            <w:del w:id="77" w:author="Fabio Cruz Sanchez" w:date="2025-04-25T08:22:00Z" w16du:dateUtc="2025-04-25T06:22:00Z">
              <w:r w:rsidR="00B31676" w:rsidRPr="000743C7" w:rsidDel="009969BA">
                <w:rPr>
                  <w:rFonts w:ascii="Roboto Condensed" w:hAnsi="Roboto Condensed" w:cstheme="minorHAnsi"/>
                  <w:color w:val="000000"/>
                  <w:sz w:val="20"/>
                </w:rPr>
                <w:delText xml:space="preserve"> veille scientifique avec VosViewer, mise en pratique d’un protocole expérimental, analyse et présentation des résultats expérimentales.</w:delText>
              </w:r>
            </w:del>
          </w:p>
          <w:p w14:paraId="5E131805" w14:textId="77777777" w:rsidR="009969BA" w:rsidRDefault="009969BA" w:rsidP="009969BA">
            <w:pPr>
              <w:rPr>
                <w:ins w:id="78" w:author="Fabio Cruz Sanchez" w:date="2025-04-25T08:22:00Z" w16du:dateUtc="2025-04-25T06:22:00Z"/>
                <w:rFonts w:ascii="Roboto Condensed" w:hAnsi="Roboto Condensed" w:cstheme="minorHAnsi"/>
                <w:color w:val="000000"/>
                <w:sz w:val="20"/>
              </w:rPr>
            </w:pPr>
          </w:p>
          <w:p w14:paraId="2CCB6913" w14:textId="77777777" w:rsidR="009969BA" w:rsidRPr="000743C7" w:rsidRDefault="009969BA" w:rsidP="009969BA">
            <w:pPr>
              <w:rPr>
                <w:ins w:id="79" w:author="Fabio Cruz Sanchez" w:date="2025-04-25T08:22:00Z" w16du:dateUtc="2025-04-25T06:22:00Z"/>
                <w:rFonts w:ascii="Roboto Condensed" w:hAnsi="Roboto Condensed" w:cstheme="minorHAnsi"/>
                <w:color w:val="000000"/>
                <w:sz w:val="20"/>
              </w:rPr>
            </w:pPr>
          </w:p>
          <w:p w14:paraId="0CB281AF" w14:textId="11475577" w:rsidR="00B31676" w:rsidRPr="000743C7" w:rsidRDefault="00B31676" w:rsidP="009969BA">
            <w:pPr>
              <w:rPr>
                <w:rFonts w:ascii="Roboto Condensed" w:hAnsi="Roboto Condensed" w:cstheme="minorHAnsi"/>
                <w:color w:val="000000"/>
                <w:sz w:val="20"/>
              </w:rPr>
            </w:pPr>
            <w:r w:rsidRPr="000743C7">
              <w:rPr>
                <w:rFonts w:ascii="Roboto Condensed" w:hAnsi="Roboto Condensed" w:cstheme="minorHAnsi"/>
                <w:color w:val="000000"/>
                <w:sz w:val="20"/>
              </w:rPr>
              <w:t xml:space="preserve">Pour la partie écriture, le rendu sera fourni sous la forme d’une publication « état de l’art » qui sera évaluée par deux relecteurs de l’équipe pédagogique. </w:t>
            </w:r>
            <w:ins w:id="80" w:author="Mauricio" w:date="2025-04-25T06:07:00Z" w16du:dateUtc="2025-04-25T04:07:00Z">
              <w:r w:rsidR="00714C49">
                <w:rPr>
                  <w:rFonts w:ascii="Roboto Condensed" w:hAnsi="Roboto Condensed" w:cstheme="minorHAnsi"/>
                  <w:color w:val="000000"/>
                  <w:sz w:val="20"/>
                </w:rPr>
                <w:t>(Seul</w:t>
              </w:r>
              <w:del w:id="81" w:author="Fabio Cruz Sanchez" w:date="2025-04-25T07:52:00Z" w16du:dateUtc="2025-04-25T05:52:00Z">
                <w:r w:rsidR="00714C49" w:rsidDel="00B06331">
                  <w:rPr>
                    <w:rFonts w:ascii="Roboto Condensed" w:hAnsi="Roboto Condensed" w:cstheme="minorHAnsi"/>
                    <w:color w:val="000000"/>
                    <w:sz w:val="20"/>
                  </w:rPr>
                  <w:delText>ep</w:delText>
                </w:r>
              </w:del>
              <w:r w:rsidR="00714C49">
                <w:rPr>
                  <w:rFonts w:ascii="Roboto Condensed" w:hAnsi="Roboto Condensed" w:cstheme="minorHAnsi"/>
                  <w:color w:val="000000"/>
                  <w:sz w:val="20"/>
                </w:rPr>
                <w:t>em</w:t>
              </w:r>
            </w:ins>
            <w:ins w:id="82" w:author="Fabio Cruz Sanchez" w:date="2025-04-25T07:52:00Z" w16du:dateUtc="2025-04-25T05:52:00Z">
              <w:r w:rsidR="00B06331">
                <w:rPr>
                  <w:rFonts w:ascii="Roboto Condensed" w:hAnsi="Roboto Condensed" w:cstheme="minorHAnsi"/>
                  <w:color w:val="000000"/>
                  <w:sz w:val="20"/>
                </w:rPr>
                <w:t>e</w:t>
              </w:r>
            </w:ins>
            <w:ins w:id="83" w:author="Mauricio" w:date="2025-04-25T06:07:00Z" w16du:dateUtc="2025-04-25T04:07:00Z">
              <w:r w:rsidR="00714C49">
                <w:rPr>
                  <w:rFonts w:ascii="Roboto Condensed" w:hAnsi="Roboto Condensed" w:cstheme="minorHAnsi"/>
                  <w:color w:val="000000"/>
                  <w:sz w:val="20"/>
                </w:rPr>
                <w:t xml:space="preserve">nt pour </w:t>
              </w:r>
            </w:ins>
            <w:ins w:id="84" w:author="Mauricio" w:date="2025-04-25T06:08:00Z" w16du:dateUtc="2025-04-25T04:08:00Z">
              <w:r w:rsidR="00714C49">
                <w:rPr>
                  <w:rFonts w:ascii="Roboto Condensed" w:hAnsi="Roboto Condensed" w:cstheme="minorHAnsi"/>
                  <w:color w:val="000000"/>
                  <w:sz w:val="20"/>
                </w:rPr>
                <w:t>les étudiants en Double parcours IDEAS/IUVTT)</w:t>
              </w:r>
            </w:ins>
          </w:p>
        </w:tc>
      </w:tr>
      <w:tr w:rsidR="00B31676" w:rsidRPr="00575965" w14:paraId="48A325B5" w14:textId="77777777" w:rsidTr="00104DB5">
        <w:tc>
          <w:tcPr>
            <w:tcW w:w="2258" w:type="dxa"/>
            <w:shd w:val="clear" w:color="auto" w:fill="282D46"/>
            <w:vAlign w:val="center"/>
          </w:tcPr>
          <w:p w14:paraId="425488E9" w14:textId="77777777" w:rsidR="00B31676" w:rsidRPr="00104DB5" w:rsidRDefault="00B31676" w:rsidP="0076060A">
            <w:pPr>
              <w:rPr>
                <w:rFonts w:ascii="Roboto Condensed" w:hAnsi="Roboto Condensed"/>
                <w:b/>
                <w:color w:val="FFFFFF" w:themeColor="background1"/>
              </w:rPr>
            </w:pPr>
            <w:r w:rsidRPr="00104DB5">
              <w:rPr>
                <w:rFonts w:ascii="Roboto Condensed" w:hAnsi="Roboto Condensed"/>
                <w:b/>
                <w:color w:val="FFFFFF" w:themeColor="background1"/>
              </w:rPr>
              <w:t>Ressources - références</w:t>
            </w:r>
          </w:p>
        </w:tc>
        <w:tc>
          <w:tcPr>
            <w:tcW w:w="7382" w:type="dxa"/>
            <w:gridSpan w:val="4"/>
            <w:shd w:val="clear" w:color="auto" w:fill="F1E5F7"/>
            <w:vAlign w:val="center"/>
          </w:tcPr>
          <w:p w14:paraId="40151927" w14:textId="77777777" w:rsidR="00B31676" w:rsidRPr="000743C7" w:rsidRDefault="00B31676" w:rsidP="00B31676">
            <w:pPr>
              <w:pStyle w:val="Paragraphedeliste"/>
              <w:widowControl/>
              <w:numPr>
                <w:ilvl w:val="0"/>
                <w:numId w:val="7"/>
              </w:numPr>
              <w:suppressAutoHyphens w:val="0"/>
              <w:spacing w:after="0" w:line="240" w:lineRule="auto"/>
              <w:rPr>
                <w:rFonts w:ascii="Roboto Condensed" w:hAnsi="Roboto Condensed" w:cstheme="minorHAnsi"/>
                <w:sz w:val="20"/>
                <w:lang w:val="en-US"/>
              </w:rPr>
            </w:pPr>
            <w:proofErr w:type="spellStart"/>
            <w:r w:rsidRPr="000743C7">
              <w:rPr>
                <w:rFonts w:ascii="Roboto Condensed" w:hAnsi="Roboto Condensed" w:cstheme="minorHAnsi"/>
                <w:sz w:val="20"/>
              </w:rPr>
              <w:t>Chalmers</w:t>
            </w:r>
            <w:proofErr w:type="spellEnd"/>
            <w:r w:rsidRPr="000743C7">
              <w:rPr>
                <w:rFonts w:ascii="Roboto Condensed" w:hAnsi="Roboto Condensed" w:cstheme="minorHAnsi"/>
                <w:sz w:val="20"/>
              </w:rPr>
              <w:t xml:space="preserve">, A. F., &amp; </w:t>
            </w:r>
            <w:proofErr w:type="spellStart"/>
            <w:r w:rsidRPr="000743C7">
              <w:rPr>
                <w:rFonts w:ascii="Roboto Condensed" w:hAnsi="Roboto Condensed" w:cstheme="minorHAnsi"/>
                <w:sz w:val="20"/>
              </w:rPr>
              <w:t>Biezunski</w:t>
            </w:r>
            <w:proofErr w:type="spellEnd"/>
            <w:r w:rsidRPr="000743C7">
              <w:rPr>
                <w:rFonts w:ascii="Roboto Condensed" w:hAnsi="Roboto Condensed" w:cstheme="minorHAnsi"/>
                <w:sz w:val="20"/>
              </w:rPr>
              <w:t>, M. (1990). Qu’est-ce que la science</w:t>
            </w:r>
            <w:r w:rsidRPr="000743C7">
              <w:rPr>
                <w:rFonts w:ascii="Times New Roman" w:hAnsi="Times New Roman" w:cs="Times New Roman"/>
                <w:sz w:val="20"/>
              </w:rPr>
              <w:t> </w:t>
            </w:r>
            <w:r w:rsidRPr="000743C7">
              <w:rPr>
                <w:rFonts w:ascii="Roboto Condensed" w:hAnsi="Roboto Condensed" w:cstheme="minorHAnsi"/>
                <w:sz w:val="20"/>
              </w:rPr>
              <w:t>? : r</w:t>
            </w:r>
            <w:r w:rsidRPr="000743C7">
              <w:rPr>
                <w:rFonts w:ascii="Roboto Condensed" w:hAnsi="Roboto Condensed" w:cs="Roboto Condensed"/>
                <w:sz w:val="20"/>
              </w:rPr>
              <w:t>é</w:t>
            </w:r>
            <w:r w:rsidRPr="000743C7">
              <w:rPr>
                <w:rFonts w:ascii="Roboto Condensed" w:hAnsi="Roboto Condensed" w:cstheme="minorHAnsi"/>
                <w:sz w:val="20"/>
              </w:rPr>
              <w:t>cents d</w:t>
            </w:r>
            <w:r w:rsidRPr="000743C7">
              <w:rPr>
                <w:rFonts w:ascii="Roboto Condensed" w:hAnsi="Roboto Condensed" w:cs="Roboto Condensed"/>
                <w:sz w:val="20"/>
              </w:rPr>
              <w:t>é</w:t>
            </w:r>
            <w:r w:rsidRPr="000743C7">
              <w:rPr>
                <w:rFonts w:ascii="Roboto Condensed" w:hAnsi="Roboto Condensed" w:cstheme="minorHAnsi"/>
                <w:sz w:val="20"/>
              </w:rPr>
              <w:t>veloppements en philosophie des sciences</w:t>
            </w:r>
            <w:r w:rsidRPr="000743C7">
              <w:rPr>
                <w:rFonts w:ascii="Times New Roman" w:hAnsi="Times New Roman" w:cs="Times New Roman"/>
                <w:sz w:val="20"/>
              </w:rPr>
              <w:t> </w:t>
            </w:r>
            <w:r w:rsidRPr="000743C7">
              <w:rPr>
                <w:rFonts w:ascii="Roboto Condensed" w:hAnsi="Roboto Condensed" w:cstheme="minorHAnsi"/>
                <w:sz w:val="20"/>
              </w:rPr>
              <w:t xml:space="preserve">: Popper, Kuhn, </w:t>
            </w:r>
            <w:proofErr w:type="spellStart"/>
            <w:r w:rsidRPr="000743C7">
              <w:rPr>
                <w:rFonts w:ascii="Roboto Condensed" w:hAnsi="Roboto Condensed" w:cstheme="minorHAnsi"/>
                <w:sz w:val="20"/>
              </w:rPr>
              <w:t>Lakatos</w:t>
            </w:r>
            <w:proofErr w:type="spellEnd"/>
            <w:r w:rsidRPr="000743C7">
              <w:rPr>
                <w:rFonts w:ascii="Roboto Condensed" w:hAnsi="Roboto Condensed" w:cstheme="minorHAnsi"/>
                <w:sz w:val="20"/>
              </w:rPr>
              <w:t xml:space="preserve">, Feyerabend. </w:t>
            </w:r>
            <w:proofErr w:type="spellStart"/>
            <w:r w:rsidRPr="000743C7">
              <w:rPr>
                <w:rFonts w:ascii="Roboto Condensed" w:hAnsi="Roboto Condensed" w:cstheme="minorHAnsi"/>
                <w:sz w:val="20"/>
                <w:lang w:val="en-US"/>
              </w:rPr>
              <w:t>Librairie</w:t>
            </w:r>
            <w:proofErr w:type="spellEnd"/>
            <w:r w:rsidRPr="000743C7">
              <w:rPr>
                <w:rFonts w:ascii="Roboto Condensed" w:hAnsi="Roboto Condensed" w:cstheme="minorHAnsi"/>
                <w:sz w:val="20"/>
                <w:lang w:val="en-US"/>
              </w:rPr>
              <w:t xml:space="preserve"> </w:t>
            </w:r>
            <w:proofErr w:type="spellStart"/>
            <w:r w:rsidRPr="000743C7">
              <w:rPr>
                <w:rFonts w:ascii="Roboto Condensed" w:hAnsi="Roboto Condensed" w:cstheme="minorHAnsi"/>
                <w:sz w:val="20"/>
                <w:lang w:val="en-US"/>
              </w:rPr>
              <w:t>générale</w:t>
            </w:r>
            <w:proofErr w:type="spellEnd"/>
            <w:r w:rsidRPr="000743C7">
              <w:rPr>
                <w:rFonts w:ascii="Roboto Condensed" w:hAnsi="Roboto Condensed" w:cstheme="minorHAnsi"/>
                <w:sz w:val="20"/>
                <w:lang w:val="en-US"/>
              </w:rPr>
              <w:t xml:space="preserve"> française.</w:t>
            </w:r>
          </w:p>
          <w:p w14:paraId="0472C417" w14:textId="77777777" w:rsidR="00B31676" w:rsidRPr="000743C7" w:rsidRDefault="00B31676" w:rsidP="00B31676">
            <w:pPr>
              <w:pStyle w:val="Paragraphedeliste"/>
              <w:widowControl/>
              <w:numPr>
                <w:ilvl w:val="0"/>
                <w:numId w:val="7"/>
              </w:numPr>
              <w:suppressAutoHyphens w:val="0"/>
              <w:spacing w:after="0" w:line="240" w:lineRule="auto"/>
              <w:rPr>
                <w:rFonts w:ascii="Roboto Condensed" w:hAnsi="Roboto Condensed" w:cstheme="minorHAnsi"/>
                <w:sz w:val="20"/>
                <w:lang w:val="en-US"/>
              </w:rPr>
            </w:pPr>
            <w:r w:rsidRPr="000743C7">
              <w:rPr>
                <w:rFonts w:ascii="Roboto Condensed" w:hAnsi="Roboto Condensed" w:cstheme="minorHAnsi"/>
                <w:sz w:val="20"/>
                <w:lang w:val="en-US"/>
              </w:rPr>
              <w:t xml:space="preserve">Sekaran, Bougie. 2016. Research Methods </w:t>
            </w:r>
            <w:proofErr w:type="gramStart"/>
            <w:r w:rsidRPr="000743C7">
              <w:rPr>
                <w:rFonts w:ascii="Roboto Condensed" w:hAnsi="Roboto Condensed" w:cstheme="minorHAnsi"/>
                <w:sz w:val="20"/>
                <w:lang w:val="en-US"/>
              </w:rPr>
              <w:t>For</w:t>
            </w:r>
            <w:proofErr w:type="gramEnd"/>
            <w:r w:rsidRPr="000743C7">
              <w:rPr>
                <w:rFonts w:ascii="Roboto Condensed" w:hAnsi="Roboto Condensed" w:cstheme="minorHAnsi"/>
                <w:sz w:val="20"/>
                <w:lang w:val="en-US"/>
              </w:rPr>
              <w:t xml:space="preserve"> Business: A Skill Building Approach. Wiley &amp; sons.</w:t>
            </w:r>
          </w:p>
          <w:p w14:paraId="41D94E71" w14:textId="77777777" w:rsidR="00B31676" w:rsidRPr="00C85F69" w:rsidRDefault="00B31676" w:rsidP="00B31676">
            <w:pPr>
              <w:pStyle w:val="Paragraphedeliste"/>
              <w:widowControl/>
              <w:numPr>
                <w:ilvl w:val="0"/>
                <w:numId w:val="7"/>
              </w:numPr>
              <w:suppressAutoHyphens w:val="0"/>
              <w:spacing w:after="0" w:line="240" w:lineRule="auto"/>
              <w:rPr>
                <w:rFonts w:cstheme="minorHAnsi"/>
                <w:lang w:val="en-US"/>
              </w:rPr>
            </w:pPr>
            <w:r w:rsidRPr="000743C7">
              <w:rPr>
                <w:rFonts w:ascii="Roboto Condensed" w:hAnsi="Roboto Condensed" w:cstheme="minorHAnsi"/>
                <w:sz w:val="20"/>
                <w:lang w:val="en-US"/>
              </w:rPr>
              <w:t>Sørensen, Flemming, Jan Mattsson, and Jon Sundbo. 2010. Experimental Methods in Innovation Research. Research Policy 39 (3): 313–22.</w:t>
            </w:r>
          </w:p>
        </w:tc>
      </w:tr>
    </w:tbl>
    <w:p w14:paraId="0E195701" w14:textId="2EBF51F6" w:rsidR="00104DB5" w:rsidRDefault="00104DB5"/>
    <w:p w14:paraId="7CB80688" w14:textId="77777777" w:rsidR="00104DB5" w:rsidRDefault="00104DB5">
      <w:r>
        <w:br w:type="page"/>
      </w:r>
    </w:p>
    <w:tbl>
      <w:tblPr>
        <w:tblStyle w:val="Grilledutableau"/>
        <w:tblW w:w="9629" w:type="dxa"/>
        <w:tblBorders>
          <w:top w:val="single" w:sz="12" w:space="0" w:color="FFFFFF" w:themeColor="background1"/>
          <w:left w:val="single" w:sz="12" w:space="0" w:color="FFFFFF" w:themeColor="background1"/>
          <w:bottom w:val="single" w:sz="12" w:space="0" w:color="FFFFFF" w:themeColor="background1"/>
          <w:right w:val="single" w:sz="12" w:space="0" w:color="FFFFFF" w:themeColor="background1"/>
          <w:insideH w:val="single" w:sz="12" w:space="0" w:color="FFFFFF" w:themeColor="background1"/>
          <w:insideV w:val="single" w:sz="12" w:space="0" w:color="FFFFFF" w:themeColor="background1"/>
        </w:tblBorders>
        <w:tblLook w:val="04A0" w:firstRow="1" w:lastRow="0" w:firstColumn="1" w:lastColumn="0" w:noHBand="0" w:noVBand="1"/>
      </w:tblPr>
      <w:tblGrid>
        <w:gridCol w:w="1975"/>
        <w:gridCol w:w="656"/>
        <w:gridCol w:w="1514"/>
        <w:gridCol w:w="3066"/>
        <w:gridCol w:w="2418"/>
      </w:tblGrid>
      <w:tr w:rsidR="00792CBF" w:rsidRPr="0075671F" w14:paraId="238CAA35" w14:textId="77777777" w:rsidTr="006236C0">
        <w:trPr>
          <w:trHeight w:val="397"/>
        </w:trPr>
        <w:tc>
          <w:tcPr>
            <w:tcW w:w="9629" w:type="dxa"/>
            <w:gridSpan w:val="5"/>
            <w:shd w:val="clear" w:color="auto" w:fill="62257F"/>
            <w:vAlign w:val="center"/>
          </w:tcPr>
          <w:p w14:paraId="0377BCA5" w14:textId="77777777" w:rsidR="00792CBF" w:rsidRPr="00B26DC1" w:rsidRDefault="00792CBF" w:rsidP="006236C0">
            <w:pPr>
              <w:jc w:val="center"/>
              <w:rPr>
                <w:rFonts w:ascii="Ando Bold" w:hAnsi="Ando Bold" w:cs="Times New Roman"/>
                <w:color w:val="FFFFFF" w:themeColor="background1"/>
                <w:sz w:val="20"/>
                <w:szCs w:val="20"/>
              </w:rPr>
            </w:pPr>
            <w:r w:rsidRPr="00B26DC1">
              <w:rPr>
                <w:rFonts w:ascii="Ando Bold" w:hAnsi="Ando Bold" w:cs="Times New Roman"/>
                <w:color w:val="FFFFFF" w:themeColor="background1"/>
                <w:sz w:val="40"/>
                <w:szCs w:val="20"/>
              </w:rPr>
              <w:lastRenderedPageBreak/>
              <w:t>[CI</w:t>
            </w:r>
            <w:r>
              <w:rPr>
                <w:rFonts w:ascii="Ando Bold" w:hAnsi="Ando Bold" w:cs="Times New Roman"/>
                <w:color w:val="FFFFFF" w:themeColor="background1"/>
                <w:sz w:val="40"/>
                <w:szCs w:val="20"/>
              </w:rPr>
              <w:t>13</w:t>
            </w:r>
            <w:r w:rsidRPr="00B26DC1">
              <w:rPr>
                <w:rFonts w:ascii="Ando Bold" w:hAnsi="Ando Bold" w:cs="Times New Roman"/>
                <w:color w:val="FFFFFF" w:themeColor="background1"/>
                <w:sz w:val="40"/>
                <w:szCs w:val="20"/>
              </w:rPr>
              <w:t xml:space="preserve">] </w:t>
            </w:r>
            <w:r>
              <w:rPr>
                <w:rFonts w:ascii="Ando Bold" w:hAnsi="Ando Bold" w:cs="Times New Roman"/>
                <w:color w:val="FFFFFF" w:themeColor="background1"/>
                <w:sz w:val="40"/>
                <w:szCs w:val="20"/>
              </w:rPr>
              <w:t>OPEN INNOVATION ET COLLABORATIONS INTERNATIONALES</w:t>
            </w:r>
          </w:p>
        </w:tc>
      </w:tr>
      <w:tr w:rsidR="00792CBF" w:rsidRPr="0075671F" w14:paraId="6E26F425" w14:textId="77777777" w:rsidTr="006236C0">
        <w:trPr>
          <w:trHeight w:val="397"/>
        </w:trPr>
        <w:tc>
          <w:tcPr>
            <w:tcW w:w="2631" w:type="dxa"/>
            <w:gridSpan w:val="2"/>
            <w:shd w:val="clear" w:color="auto" w:fill="282D46"/>
            <w:vAlign w:val="center"/>
          </w:tcPr>
          <w:p w14:paraId="666A89CB" w14:textId="77777777" w:rsidR="00792CBF" w:rsidRPr="00B26DC1" w:rsidRDefault="00792CBF" w:rsidP="006236C0">
            <w:pPr>
              <w:rPr>
                <w:rFonts w:ascii="Roboto Condensed" w:hAnsi="Roboto Condensed" w:cs="Times New Roman"/>
                <w:b/>
                <w:color w:val="FFFFFF" w:themeColor="background1"/>
                <w:szCs w:val="20"/>
              </w:rPr>
            </w:pPr>
            <w:r w:rsidRPr="00B26DC1">
              <w:rPr>
                <w:rFonts w:ascii="Roboto Condensed" w:hAnsi="Roboto Condensed" w:cs="Times New Roman"/>
                <w:b/>
                <w:color w:val="FFFFFF" w:themeColor="background1"/>
                <w:szCs w:val="20"/>
              </w:rPr>
              <w:t xml:space="preserve">SEMESTRE </w:t>
            </w:r>
            <w:r>
              <w:rPr>
                <w:rFonts w:ascii="Roboto Condensed" w:hAnsi="Roboto Condensed" w:cs="Times New Roman"/>
                <w:b/>
                <w:color w:val="FFFFFF" w:themeColor="background1"/>
                <w:szCs w:val="20"/>
              </w:rPr>
              <w:t>9</w:t>
            </w:r>
            <w:r w:rsidRPr="00B26DC1">
              <w:rPr>
                <w:rFonts w:ascii="Roboto Condensed" w:hAnsi="Roboto Condensed" w:cs="Times New Roman"/>
                <w:b/>
                <w:color w:val="FFFFFF" w:themeColor="background1"/>
                <w:szCs w:val="20"/>
              </w:rPr>
              <w:t xml:space="preserve"> </w:t>
            </w:r>
          </w:p>
        </w:tc>
        <w:tc>
          <w:tcPr>
            <w:tcW w:w="4580" w:type="dxa"/>
            <w:gridSpan w:val="2"/>
            <w:shd w:val="clear" w:color="auto" w:fill="F1E5F7"/>
            <w:vAlign w:val="center"/>
          </w:tcPr>
          <w:p w14:paraId="20352915" w14:textId="77777777" w:rsidR="00792CBF" w:rsidRPr="0075671F" w:rsidRDefault="00792CBF" w:rsidP="006236C0">
            <w:pPr>
              <w:rPr>
                <w:rFonts w:ascii="Roboto Condensed" w:hAnsi="Roboto Condensed" w:cs="Times New Roman"/>
                <w:szCs w:val="20"/>
              </w:rPr>
            </w:pPr>
            <w:r w:rsidRPr="0075671F">
              <w:rPr>
                <w:rFonts w:ascii="Roboto Condensed" w:hAnsi="Roboto Condensed" w:cs="Times New Roman"/>
                <w:szCs w:val="20"/>
              </w:rPr>
              <w:t>Pôle : Conception et Innovation </w:t>
            </w:r>
          </w:p>
        </w:tc>
        <w:tc>
          <w:tcPr>
            <w:tcW w:w="2418" w:type="dxa"/>
            <w:shd w:val="clear" w:color="auto" w:fill="F1E5F7"/>
            <w:vAlign w:val="center"/>
          </w:tcPr>
          <w:p w14:paraId="3275D988" w14:textId="1E78BEF4" w:rsidR="00792CBF" w:rsidRPr="0075671F" w:rsidRDefault="00792CBF" w:rsidP="006236C0">
            <w:pPr>
              <w:rPr>
                <w:rFonts w:ascii="Roboto Condensed" w:hAnsi="Roboto Condensed" w:cs="Times New Roman"/>
                <w:i/>
                <w:szCs w:val="20"/>
              </w:rPr>
            </w:pPr>
            <w:r w:rsidRPr="0075671F">
              <w:rPr>
                <w:rFonts w:ascii="Roboto Condensed" w:hAnsi="Roboto Condensed" w:cs="Times New Roman"/>
                <w:i/>
                <w:color w:val="A6A6A6" w:themeColor="background1" w:themeShade="A6"/>
                <w:szCs w:val="20"/>
              </w:rPr>
              <w:t xml:space="preserve">MAJ : </w:t>
            </w:r>
            <w:r>
              <w:rPr>
                <w:rFonts w:ascii="Roboto Condensed" w:hAnsi="Roboto Condensed" w:cs="Times New Roman"/>
                <w:i/>
                <w:color w:val="A6A6A6" w:themeColor="background1" w:themeShade="A6"/>
                <w:szCs w:val="20"/>
              </w:rPr>
              <w:t>07/</w:t>
            </w:r>
            <w:r w:rsidRPr="0075671F">
              <w:rPr>
                <w:rFonts w:ascii="Roboto Condensed" w:hAnsi="Roboto Condensed" w:cs="Times New Roman"/>
                <w:i/>
                <w:color w:val="A6A6A6" w:themeColor="background1" w:themeShade="A6"/>
                <w:szCs w:val="20"/>
              </w:rPr>
              <w:t>202</w:t>
            </w:r>
            <w:r>
              <w:rPr>
                <w:rFonts w:ascii="Roboto Condensed" w:hAnsi="Roboto Condensed" w:cs="Times New Roman"/>
                <w:i/>
                <w:color w:val="A6A6A6" w:themeColor="background1" w:themeShade="A6"/>
                <w:szCs w:val="20"/>
              </w:rPr>
              <w:t>4</w:t>
            </w:r>
          </w:p>
        </w:tc>
      </w:tr>
      <w:tr w:rsidR="00792CBF" w:rsidRPr="0075671F" w14:paraId="0DCCD9CD" w14:textId="77777777" w:rsidTr="006236C0">
        <w:trPr>
          <w:trHeight w:val="340"/>
        </w:trPr>
        <w:tc>
          <w:tcPr>
            <w:tcW w:w="4145" w:type="dxa"/>
            <w:gridSpan w:val="3"/>
            <w:shd w:val="clear" w:color="auto" w:fill="F1E5F7"/>
            <w:vAlign w:val="center"/>
          </w:tcPr>
          <w:p w14:paraId="6771230E" w14:textId="68FFBA9F" w:rsidR="00792CBF" w:rsidRPr="00973EEA" w:rsidRDefault="00792CBF" w:rsidP="006236C0">
            <w:pPr>
              <w:rPr>
                <w:rFonts w:ascii="Roboto Condensed" w:hAnsi="Roboto Condensed" w:cs="Times New Roman"/>
                <w:b/>
                <w:szCs w:val="20"/>
              </w:rPr>
            </w:pPr>
            <w:r w:rsidRPr="00973EEA">
              <w:rPr>
                <w:rFonts w:ascii="Roboto Condensed" w:hAnsi="Roboto Condensed" w:cs="Times New Roman"/>
                <w:b/>
                <w:szCs w:val="20"/>
              </w:rPr>
              <w:t xml:space="preserve">Horaire présentiel : </w:t>
            </w:r>
            <w:r w:rsidRPr="00973EEA">
              <w:rPr>
                <w:rStyle w:val="normaltextrun"/>
                <w:rFonts w:ascii="Roboto Condensed" w:hAnsi="Roboto Condensed" w:cs="Times New Roman"/>
                <w:b/>
                <w:color w:val="000000"/>
                <w:sz w:val="20"/>
                <w:szCs w:val="20"/>
                <w:bdr w:val="none" w:sz="0" w:space="0" w:color="auto" w:frame="1"/>
              </w:rPr>
              <w:t>2</w:t>
            </w:r>
            <w:r w:rsidR="002D051B" w:rsidRPr="00973EEA">
              <w:rPr>
                <w:rStyle w:val="normaltextrun"/>
                <w:rFonts w:ascii="Roboto Condensed" w:hAnsi="Roboto Condensed" w:cs="Times New Roman"/>
                <w:b/>
                <w:color w:val="000000"/>
                <w:sz w:val="20"/>
                <w:szCs w:val="20"/>
                <w:bdr w:val="none" w:sz="0" w:space="0" w:color="auto" w:frame="1"/>
              </w:rPr>
              <w:t>6</w:t>
            </w:r>
            <w:r w:rsidRPr="00973EEA">
              <w:rPr>
                <w:rStyle w:val="normaltextrun"/>
                <w:rFonts w:ascii="Roboto Condensed" w:hAnsi="Roboto Condensed" w:cs="Times New Roman"/>
                <w:b/>
                <w:color w:val="000000"/>
                <w:sz w:val="20"/>
                <w:szCs w:val="20"/>
                <w:bdr w:val="none" w:sz="0" w:space="0" w:color="auto" w:frame="1"/>
              </w:rPr>
              <w:t>h TD, 7hTP</w:t>
            </w:r>
          </w:p>
        </w:tc>
        <w:tc>
          <w:tcPr>
            <w:tcW w:w="3066" w:type="dxa"/>
            <w:shd w:val="clear" w:color="auto" w:fill="F1E5F7"/>
            <w:vAlign w:val="center"/>
          </w:tcPr>
          <w:p w14:paraId="7A5AB469" w14:textId="77777777" w:rsidR="00792CBF" w:rsidRPr="0075671F" w:rsidRDefault="00792CBF" w:rsidP="006236C0">
            <w:pPr>
              <w:rPr>
                <w:rFonts w:ascii="Roboto Condensed" w:hAnsi="Roboto Condensed" w:cs="Times New Roman"/>
                <w:szCs w:val="20"/>
              </w:rPr>
            </w:pPr>
            <w:r w:rsidRPr="0075671F">
              <w:rPr>
                <w:rFonts w:ascii="Roboto Condensed" w:hAnsi="Roboto Condensed" w:cs="Times New Roman"/>
                <w:szCs w:val="20"/>
              </w:rPr>
              <w:t xml:space="preserve">Travail personnel : </w:t>
            </w:r>
            <w:r>
              <w:rPr>
                <w:rFonts w:ascii="Roboto Condensed" w:hAnsi="Roboto Condensed" w:cs="Times New Roman"/>
                <w:szCs w:val="20"/>
              </w:rPr>
              <w:t>/</w:t>
            </w:r>
          </w:p>
        </w:tc>
        <w:tc>
          <w:tcPr>
            <w:tcW w:w="2418" w:type="dxa"/>
            <w:shd w:val="clear" w:color="auto" w:fill="F1E5F7"/>
            <w:vAlign w:val="center"/>
          </w:tcPr>
          <w:p w14:paraId="04C828AB" w14:textId="77777777" w:rsidR="00792CBF" w:rsidRPr="0075671F" w:rsidRDefault="00792CBF" w:rsidP="006236C0">
            <w:pPr>
              <w:rPr>
                <w:rFonts w:ascii="Roboto Condensed" w:hAnsi="Roboto Condensed" w:cs="Times New Roman"/>
                <w:szCs w:val="20"/>
              </w:rPr>
            </w:pPr>
            <w:r w:rsidRPr="0075671F">
              <w:rPr>
                <w:rFonts w:ascii="Roboto Condensed" w:hAnsi="Roboto Condensed" w:cs="Times New Roman"/>
                <w:szCs w:val="20"/>
              </w:rPr>
              <w:t>ECTS : 2</w:t>
            </w:r>
          </w:p>
        </w:tc>
      </w:tr>
      <w:tr w:rsidR="00792CBF" w:rsidRPr="0075671F" w14:paraId="02B088BA" w14:textId="77777777" w:rsidTr="00792CBF">
        <w:trPr>
          <w:trHeight w:val="542"/>
        </w:trPr>
        <w:tc>
          <w:tcPr>
            <w:tcW w:w="4145" w:type="dxa"/>
            <w:gridSpan w:val="3"/>
            <w:shd w:val="clear" w:color="auto" w:fill="282D46"/>
            <w:vAlign w:val="center"/>
          </w:tcPr>
          <w:p w14:paraId="06CC515D" w14:textId="77777777" w:rsidR="00792CBF" w:rsidRPr="00B26DC1" w:rsidRDefault="00792CBF" w:rsidP="006236C0">
            <w:pPr>
              <w:rPr>
                <w:rFonts w:ascii="Roboto Condensed" w:hAnsi="Roboto Condensed" w:cs="Times New Roman"/>
                <w:b/>
                <w:color w:val="FFFFFF" w:themeColor="background1"/>
                <w:szCs w:val="20"/>
              </w:rPr>
            </w:pPr>
            <w:r w:rsidRPr="00B26DC1">
              <w:rPr>
                <w:rFonts w:ascii="Roboto Condensed" w:hAnsi="Roboto Condensed" w:cs="Times New Roman"/>
                <w:b/>
                <w:color w:val="FFFFFF" w:themeColor="background1"/>
                <w:szCs w:val="20"/>
              </w:rPr>
              <w:t>Responsable : B. Marche</w:t>
            </w:r>
          </w:p>
        </w:tc>
        <w:tc>
          <w:tcPr>
            <w:tcW w:w="5484" w:type="dxa"/>
            <w:gridSpan w:val="2"/>
            <w:shd w:val="clear" w:color="auto" w:fill="F1E5F7"/>
            <w:vAlign w:val="center"/>
          </w:tcPr>
          <w:p w14:paraId="6759FFA0" w14:textId="77777777" w:rsidR="00792CBF" w:rsidRPr="00B26DC1" w:rsidRDefault="00792CBF" w:rsidP="006236C0">
            <w:pPr>
              <w:rPr>
                <w:rFonts w:ascii="Roboto Condensed" w:hAnsi="Roboto Condensed" w:cs="Times New Roman"/>
                <w:b/>
                <w:szCs w:val="20"/>
              </w:rPr>
            </w:pPr>
            <w:r w:rsidRPr="00B26DC1">
              <w:rPr>
                <w:rFonts w:ascii="Roboto Condensed" w:hAnsi="Roboto Condensed" w:cs="Times New Roman"/>
                <w:b/>
                <w:szCs w:val="20"/>
              </w:rPr>
              <w:t>Intervenants : B. Marche,</w:t>
            </w:r>
            <w:r w:rsidRPr="00B26DC1">
              <w:rPr>
                <w:rFonts w:ascii="Roboto Condensed" w:hAnsi="Roboto Condensed"/>
                <w:b/>
                <w:szCs w:val="20"/>
              </w:rPr>
              <w:t xml:space="preserve"> </w:t>
            </w:r>
            <w:r w:rsidRPr="00B26DC1">
              <w:rPr>
                <w:rFonts w:ascii="Roboto Condensed" w:hAnsi="Roboto Condensed" w:cs="Times New Roman"/>
                <w:b/>
                <w:szCs w:val="20"/>
              </w:rPr>
              <w:t xml:space="preserve">M. </w:t>
            </w:r>
            <w:proofErr w:type="spellStart"/>
            <w:r>
              <w:rPr>
                <w:rFonts w:ascii="Roboto Condensed" w:hAnsi="Roboto Condensed" w:cs="Times New Roman"/>
                <w:b/>
                <w:szCs w:val="20"/>
              </w:rPr>
              <w:t>Enjolras</w:t>
            </w:r>
            <w:proofErr w:type="spellEnd"/>
          </w:p>
        </w:tc>
      </w:tr>
      <w:tr w:rsidR="00792CBF" w:rsidRPr="0075671F" w14:paraId="58C7492B" w14:textId="77777777" w:rsidTr="00792CBF">
        <w:trPr>
          <w:trHeight w:val="1387"/>
        </w:trPr>
        <w:tc>
          <w:tcPr>
            <w:tcW w:w="1975" w:type="dxa"/>
            <w:shd w:val="clear" w:color="auto" w:fill="282D46"/>
            <w:vAlign w:val="center"/>
          </w:tcPr>
          <w:p w14:paraId="4979F4C0" w14:textId="77777777" w:rsidR="00792CBF" w:rsidRPr="00B26DC1" w:rsidRDefault="00792CBF" w:rsidP="006236C0">
            <w:pPr>
              <w:rPr>
                <w:rFonts w:ascii="Roboto Condensed" w:hAnsi="Roboto Condensed" w:cs="Times New Roman"/>
                <w:b/>
                <w:color w:val="FFFFFF" w:themeColor="background1"/>
                <w:szCs w:val="20"/>
              </w:rPr>
            </w:pPr>
            <w:r w:rsidRPr="00B26DC1">
              <w:rPr>
                <w:rFonts w:ascii="Roboto Condensed" w:hAnsi="Roboto Condensed" w:cs="Times New Roman"/>
                <w:b/>
                <w:color w:val="FFFFFF" w:themeColor="background1"/>
                <w:szCs w:val="20"/>
              </w:rPr>
              <w:t>Acquis d’apprentissage visés</w:t>
            </w:r>
          </w:p>
        </w:tc>
        <w:tc>
          <w:tcPr>
            <w:tcW w:w="7654" w:type="dxa"/>
            <w:gridSpan w:val="4"/>
            <w:shd w:val="clear" w:color="auto" w:fill="F1E5F7"/>
            <w:vAlign w:val="center"/>
          </w:tcPr>
          <w:p w14:paraId="66AF57E5" w14:textId="77777777" w:rsidR="00792CBF" w:rsidRPr="00A27D25" w:rsidRDefault="00792CBF" w:rsidP="006236C0">
            <w:pPr>
              <w:rPr>
                <w:rFonts w:ascii="Roboto Condensed" w:eastAsia="Times New Roman" w:hAnsi="Roboto Condensed" w:cs="Times New Roman"/>
                <w:sz w:val="20"/>
                <w:szCs w:val="20"/>
                <w:lang w:eastAsia="fr-FR"/>
              </w:rPr>
            </w:pPr>
            <w:r w:rsidRPr="00A27D25">
              <w:rPr>
                <w:rFonts w:ascii="Roboto Condensed" w:eastAsia="Times New Roman" w:hAnsi="Roboto Condensed" w:cs="Times New Roman"/>
                <w:sz w:val="20"/>
                <w:szCs w:val="20"/>
                <w:lang w:eastAsia="fr-FR"/>
              </w:rPr>
              <w:t>Les étudiants devront être capable de :</w:t>
            </w:r>
          </w:p>
          <w:p w14:paraId="6FCBDD7B" w14:textId="77777777" w:rsidR="00792CBF" w:rsidRPr="00A27D25" w:rsidRDefault="00792CBF" w:rsidP="00792CBF">
            <w:pPr>
              <w:pStyle w:val="Paragraphedeliste"/>
              <w:numPr>
                <w:ilvl w:val="0"/>
                <w:numId w:val="36"/>
              </w:numPr>
              <w:suppressAutoHyphens w:val="0"/>
              <w:spacing w:after="0" w:line="240" w:lineRule="auto"/>
              <w:rPr>
                <w:rFonts w:ascii="Roboto Condensed" w:hAnsi="Roboto Condensed"/>
                <w:sz w:val="20"/>
                <w:szCs w:val="20"/>
              </w:rPr>
            </w:pPr>
            <w:r w:rsidRPr="00A27D25">
              <w:rPr>
                <w:rFonts w:ascii="Roboto Condensed" w:hAnsi="Roboto Condensed"/>
                <w:sz w:val="20"/>
                <w:szCs w:val="20"/>
              </w:rPr>
              <w:t>Concevoir une filière industrielle</w:t>
            </w:r>
          </w:p>
          <w:p w14:paraId="7AFCAA19" w14:textId="77777777" w:rsidR="00792CBF" w:rsidRPr="00A27D25" w:rsidRDefault="00792CBF" w:rsidP="00792CBF">
            <w:pPr>
              <w:pStyle w:val="Paragraphedeliste"/>
              <w:numPr>
                <w:ilvl w:val="0"/>
                <w:numId w:val="36"/>
              </w:numPr>
              <w:suppressAutoHyphens w:val="0"/>
              <w:spacing w:after="0" w:line="240" w:lineRule="auto"/>
              <w:rPr>
                <w:rFonts w:ascii="Roboto Condensed" w:hAnsi="Roboto Condensed"/>
                <w:sz w:val="20"/>
                <w:szCs w:val="20"/>
              </w:rPr>
            </w:pPr>
            <w:r w:rsidRPr="00A27D25">
              <w:rPr>
                <w:rFonts w:ascii="Roboto Condensed" w:hAnsi="Roboto Condensed"/>
                <w:sz w:val="20"/>
                <w:szCs w:val="20"/>
              </w:rPr>
              <w:t xml:space="preserve">Intégrer des collaborations/partenariats internationaux </w:t>
            </w:r>
          </w:p>
          <w:p w14:paraId="4A166902" w14:textId="77777777" w:rsidR="00792CBF" w:rsidRPr="00A27D25" w:rsidRDefault="00792CBF" w:rsidP="00792CBF">
            <w:pPr>
              <w:pStyle w:val="Paragraphedeliste"/>
              <w:numPr>
                <w:ilvl w:val="0"/>
                <w:numId w:val="36"/>
              </w:numPr>
              <w:suppressAutoHyphens w:val="0"/>
              <w:spacing w:after="0" w:line="240" w:lineRule="auto"/>
              <w:rPr>
                <w:rFonts w:ascii="Roboto Condensed" w:hAnsi="Roboto Condensed"/>
                <w:sz w:val="20"/>
                <w:szCs w:val="20"/>
              </w:rPr>
            </w:pPr>
            <w:r w:rsidRPr="00A27D25">
              <w:rPr>
                <w:rFonts w:ascii="Roboto Condensed" w:hAnsi="Roboto Condensed"/>
                <w:sz w:val="20"/>
                <w:szCs w:val="20"/>
              </w:rPr>
              <w:t>Répondre à une problématique associant innovation et export.</w:t>
            </w:r>
          </w:p>
        </w:tc>
      </w:tr>
      <w:tr w:rsidR="00792CBF" w:rsidRPr="0075671F" w14:paraId="373F5E1E" w14:textId="77777777" w:rsidTr="00792CBF">
        <w:trPr>
          <w:trHeight w:val="8618"/>
        </w:trPr>
        <w:tc>
          <w:tcPr>
            <w:tcW w:w="1975" w:type="dxa"/>
            <w:shd w:val="clear" w:color="auto" w:fill="282D46"/>
            <w:vAlign w:val="center"/>
          </w:tcPr>
          <w:p w14:paraId="704ECF7C" w14:textId="77777777" w:rsidR="00792CBF" w:rsidRPr="00B26DC1" w:rsidRDefault="00792CBF" w:rsidP="006236C0">
            <w:pPr>
              <w:rPr>
                <w:rFonts w:ascii="Roboto Condensed" w:hAnsi="Roboto Condensed" w:cs="Times New Roman"/>
                <w:b/>
                <w:color w:val="FFFFFF" w:themeColor="background1"/>
                <w:szCs w:val="20"/>
              </w:rPr>
            </w:pPr>
            <w:r w:rsidRPr="00B26DC1">
              <w:rPr>
                <w:rFonts w:ascii="Roboto Condensed" w:hAnsi="Roboto Condensed" w:cs="Times New Roman"/>
                <w:b/>
                <w:color w:val="FFFFFF" w:themeColor="background1"/>
                <w:szCs w:val="20"/>
              </w:rPr>
              <w:t>Contribution au référentiel Emploi-Compétences</w:t>
            </w:r>
          </w:p>
        </w:tc>
        <w:tc>
          <w:tcPr>
            <w:tcW w:w="7654" w:type="dxa"/>
            <w:gridSpan w:val="4"/>
            <w:shd w:val="clear" w:color="auto" w:fill="F1E5F7"/>
          </w:tcPr>
          <w:p w14:paraId="2D964972" w14:textId="77777777" w:rsidR="00792CBF" w:rsidRDefault="00792CBF" w:rsidP="006236C0">
            <w:pPr>
              <w:pStyle w:val="Default"/>
              <w:jc w:val="both"/>
              <w:rPr>
                <w:rFonts w:cstheme="minorBidi"/>
                <w:b/>
                <w:color w:val="auto"/>
                <w:sz w:val="20"/>
                <w:szCs w:val="22"/>
              </w:rPr>
            </w:pPr>
          </w:p>
          <w:p w14:paraId="1A7AB239" w14:textId="58F0EBE3" w:rsidR="00792CBF" w:rsidRPr="00792CBF" w:rsidRDefault="00792CBF" w:rsidP="006236C0">
            <w:pPr>
              <w:pStyle w:val="Default"/>
              <w:jc w:val="both"/>
              <w:rPr>
                <w:rFonts w:cstheme="minorBidi"/>
                <w:b/>
                <w:color w:val="auto"/>
                <w:sz w:val="20"/>
                <w:szCs w:val="22"/>
              </w:rPr>
            </w:pPr>
            <w:r w:rsidRPr="00792CBF">
              <w:rPr>
                <w:rFonts w:cstheme="minorBidi"/>
                <w:b/>
                <w:color w:val="auto"/>
                <w:sz w:val="20"/>
                <w:szCs w:val="22"/>
              </w:rPr>
              <w:t xml:space="preserve">C3 : ELABORER ET IMPLEMENTER DES PROCESSUS D’INNOVATION (PRODUITS, SERVICES, …) </w:t>
            </w:r>
          </w:p>
          <w:p w14:paraId="7013F704" w14:textId="77777777" w:rsidR="00792CBF" w:rsidRPr="00792CBF" w:rsidRDefault="00792CBF" w:rsidP="00792CBF">
            <w:pPr>
              <w:pStyle w:val="Default"/>
              <w:numPr>
                <w:ilvl w:val="0"/>
                <w:numId w:val="15"/>
              </w:numPr>
              <w:jc w:val="both"/>
              <w:rPr>
                <w:rFonts w:cstheme="minorBidi"/>
                <w:color w:val="auto"/>
                <w:sz w:val="20"/>
                <w:szCs w:val="22"/>
              </w:rPr>
            </w:pPr>
            <w:r w:rsidRPr="00792CBF">
              <w:rPr>
                <w:rFonts w:cstheme="minorBidi"/>
                <w:color w:val="auto"/>
                <w:sz w:val="20"/>
                <w:szCs w:val="22"/>
              </w:rPr>
              <w:t xml:space="preserve">C3.1 Définir un positionnement produit sur la base d’une approche intégrée de veille et d’analyse de l’environnement de l’entreprise, de ses enjeux technologiques, économiques et de développement durable, et de sa stratégie de développement. </w:t>
            </w:r>
          </w:p>
          <w:p w14:paraId="48F84B24" w14:textId="77777777" w:rsidR="00792CBF" w:rsidRPr="00792CBF" w:rsidRDefault="00792CBF" w:rsidP="00792CBF">
            <w:pPr>
              <w:pStyle w:val="Paragraphedeliste"/>
              <w:widowControl/>
              <w:numPr>
                <w:ilvl w:val="0"/>
                <w:numId w:val="15"/>
              </w:numPr>
              <w:suppressAutoHyphens w:val="0"/>
              <w:spacing w:after="0" w:line="240" w:lineRule="auto"/>
              <w:jc w:val="both"/>
              <w:rPr>
                <w:rFonts w:ascii="Roboto Condensed" w:hAnsi="Roboto Condensed"/>
                <w:sz w:val="20"/>
              </w:rPr>
            </w:pPr>
            <w:r w:rsidRPr="00792CBF">
              <w:rPr>
                <w:rFonts w:ascii="Roboto Condensed" w:hAnsi="Roboto Condensed"/>
                <w:sz w:val="20"/>
              </w:rPr>
              <w:t xml:space="preserve">C3.2 Créer les conditions de l’émergence et l’enrichissement de concepts de nouveaux produits (services/procédés/…), à l’aide d’outils collaboratifs de </w:t>
            </w:r>
            <w:proofErr w:type="spellStart"/>
            <w:r w:rsidRPr="00792CBF">
              <w:rPr>
                <w:rFonts w:ascii="Roboto Condensed" w:hAnsi="Roboto Condensed"/>
                <w:sz w:val="20"/>
              </w:rPr>
              <w:t>co</w:t>
            </w:r>
            <w:proofErr w:type="spellEnd"/>
            <w:r w:rsidRPr="00792CBF">
              <w:rPr>
                <w:rFonts w:ascii="Roboto Condensed" w:hAnsi="Roboto Condensed"/>
                <w:sz w:val="20"/>
              </w:rPr>
              <w:t>-innovation (Objets Intermédiaires de Conception, Proof of Concept, …).</w:t>
            </w:r>
          </w:p>
          <w:p w14:paraId="78677320" w14:textId="77777777" w:rsidR="00792CBF" w:rsidRPr="00792CBF" w:rsidRDefault="00792CBF" w:rsidP="00792CBF">
            <w:pPr>
              <w:pStyle w:val="Paragraphedeliste"/>
              <w:widowControl/>
              <w:numPr>
                <w:ilvl w:val="0"/>
                <w:numId w:val="15"/>
              </w:numPr>
              <w:suppressAutoHyphens w:val="0"/>
              <w:spacing w:after="0" w:line="240" w:lineRule="auto"/>
              <w:jc w:val="both"/>
              <w:rPr>
                <w:rFonts w:ascii="Roboto Condensed" w:hAnsi="Roboto Condensed"/>
                <w:sz w:val="20"/>
              </w:rPr>
            </w:pPr>
            <w:r w:rsidRPr="00792CBF">
              <w:rPr>
                <w:rFonts w:ascii="Roboto Condensed" w:hAnsi="Roboto Condensed"/>
                <w:sz w:val="20"/>
              </w:rPr>
              <w:t xml:space="preserve">C3.4 Accompagner et contribuer à l’élaboration, agile ou non, d’un produit (service/…) porteur de valeur et conforme aux besoins, en pilotant l’ensemble des phases de développement (créativité, spécifications fonctionnelles/techniques, design, prototypage, validation de la faisabilité et de l’acceptabilité…), et en supervisant notamment les évolutions techniques en interface avec les experts. </w:t>
            </w:r>
          </w:p>
          <w:p w14:paraId="33B884AB" w14:textId="77777777" w:rsidR="00792CBF" w:rsidRPr="00792CBF" w:rsidRDefault="00792CBF" w:rsidP="00792CBF">
            <w:pPr>
              <w:pStyle w:val="Paragraphedeliste"/>
              <w:widowControl/>
              <w:numPr>
                <w:ilvl w:val="0"/>
                <w:numId w:val="15"/>
              </w:numPr>
              <w:suppressAutoHyphens w:val="0"/>
              <w:spacing w:after="0" w:line="240" w:lineRule="auto"/>
              <w:jc w:val="both"/>
              <w:rPr>
                <w:rFonts w:ascii="Roboto Condensed" w:hAnsi="Roboto Condensed"/>
                <w:sz w:val="20"/>
              </w:rPr>
            </w:pPr>
            <w:r w:rsidRPr="00792CBF">
              <w:rPr>
                <w:rFonts w:ascii="Roboto Condensed" w:hAnsi="Roboto Condensed"/>
                <w:sz w:val="20"/>
              </w:rPr>
              <w:t xml:space="preserve">C3.5 Implémenter le projet innovant en tenant compte des impératifs commerciaux, financiers, de production et de la </w:t>
            </w:r>
            <w:proofErr w:type="spellStart"/>
            <w:r w:rsidRPr="00792CBF">
              <w:rPr>
                <w:rFonts w:ascii="Roboto Condensed" w:hAnsi="Roboto Condensed"/>
                <w:sz w:val="20"/>
              </w:rPr>
              <w:t>supply-chain</w:t>
            </w:r>
            <w:proofErr w:type="spellEnd"/>
            <w:r w:rsidRPr="00792CBF">
              <w:rPr>
                <w:rFonts w:ascii="Roboto Condensed" w:hAnsi="Roboto Condensed"/>
                <w:sz w:val="20"/>
              </w:rPr>
              <w:t>, en réalisant l’interface avec les parties prenantes internes et externes du projet.</w:t>
            </w:r>
          </w:p>
          <w:p w14:paraId="48C65948" w14:textId="77777777" w:rsidR="00792CBF" w:rsidRPr="00792CBF" w:rsidRDefault="00792CBF" w:rsidP="006236C0">
            <w:pPr>
              <w:pStyle w:val="Default"/>
              <w:jc w:val="both"/>
              <w:rPr>
                <w:rFonts w:cstheme="minorBidi"/>
                <w:color w:val="auto"/>
                <w:sz w:val="20"/>
                <w:szCs w:val="22"/>
              </w:rPr>
            </w:pPr>
          </w:p>
          <w:p w14:paraId="7C5BEBBB" w14:textId="77777777" w:rsidR="00792CBF" w:rsidRPr="00792CBF" w:rsidRDefault="00792CBF" w:rsidP="006236C0">
            <w:pPr>
              <w:pStyle w:val="Default"/>
              <w:jc w:val="both"/>
              <w:rPr>
                <w:rFonts w:cstheme="minorBidi"/>
                <w:b/>
                <w:color w:val="auto"/>
                <w:sz w:val="20"/>
                <w:szCs w:val="22"/>
              </w:rPr>
            </w:pPr>
            <w:r w:rsidRPr="00792CBF">
              <w:rPr>
                <w:rFonts w:cstheme="minorBidi"/>
                <w:b/>
                <w:color w:val="auto"/>
                <w:sz w:val="20"/>
                <w:szCs w:val="22"/>
              </w:rPr>
              <w:t xml:space="preserve">C4 : STRUCTURER ET PILOTER UN PROJET </w:t>
            </w:r>
          </w:p>
          <w:p w14:paraId="6D6F5732" w14:textId="77777777" w:rsidR="00792CBF" w:rsidRPr="00792CBF" w:rsidRDefault="00792CBF" w:rsidP="00792CBF">
            <w:pPr>
              <w:pStyle w:val="Paragraphedeliste"/>
              <w:widowControl/>
              <w:numPr>
                <w:ilvl w:val="0"/>
                <w:numId w:val="16"/>
              </w:numPr>
              <w:suppressAutoHyphens w:val="0"/>
              <w:spacing w:after="0" w:line="240" w:lineRule="auto"/>
              <w:jc w:val="both"/>
              <w:rPr>
                <w:rFonts w:ascii="Roboto Condensed" w:hAnsi="Roboto Condensed"/>
                <w:sz w:val="20"/>
              </w:rPr>
            </w:pPr>
            <w:r w:rsidRPr="00792CBF">
              <w:rPr>
                <w:rFonts w:ascii="Roboto Condensed" w:hAnsi="Roboto Condensed"/>
                <w:sz w:val="20"/>
              </w:rPr>
              <w:t>C4.1 Analyser la demande initiale, l’environnement du projet et les attentes des parties prenantes pour définir et documenter un cahier des charges du projet (enjeux, objectifs, livrables, périmètre, etc.) en adéquation avec les souhaits du commanditaire.</w:t>
            </w:r>
          </w:p>
          <w:p w14:paraId="63711984" w14:textId="77777777" w:rsidR="00792CBF" w:rsidRPr="00792CBF" w:rsidRDefault="00792CBF" w:rsidP="006236C0">
            <w:pPr>
              <w:pStyle w:val="Default"/>
              <w:jc w:val="both"/>
              <w:rPr>
                <w:rFonts w:cstheme="minorBidi"/>
                <w:color w:val="auto"/>
                <w:sz w:val="20"/>
                <w:szCs w:val="22"/>
              </w:rPr>
            </w:pPr>
          </w:p>
          <w:p w14:paraId="04ECBCA4" w14:textId="77777777" w:rsidR="00792CBF" w:rsidRPr="00792CBF" w:rsidRDefault="00792CBF" w:rsidP="006236C0">
            <w:pPr>
              <w:pStyle w:val="Default"/>
              <w:jc w:val="both"/>
              <w:rPr>
                <w:rFonts w:cstheme="minorBidi"/>
                <w:b/>
                <w:color w:val="auto"/>
                <w:sz w:val="20"/>
                <w:szCs w:val="22"/>
              </w:rPr>
            </w:pPr>
            <w:r w:rsidRPr="00792CBF">
              <w:rPr>
                <w:rFonts w:cstheme="minorBidi"/>
                <w:b/>
                <w:color w:val="auto"/>
                <w:sz w:val="20"/>
                <w:szCs w:val="22"/>
              </w:rPr>
              <w:t xml:space="preserve">C6 : REALISER UN DIAGNOSTIC MULTI-ECHELLE ET MULTI-DIMENSIONNEL DES ECO-SYSTEMES ET DE LEUR DYNAMIQUE D’EVOLUTION </w:t>
            </w:r>
          </w:p>
          <w:p w14:paraId="090D9156" w14:textId="77777777" w:rsidR="00792CBF" w:rsidRPr="00792CBF" w:rsidRDefault="00792CBF" w:rsidP="00792CBF">
            <w:pPr>
              <w:pStyle w:val="Default"/>
              <w:numPr>
                <w:ilvl w:val="0"/>
                <w:numId w:val="16"/>
              </w:numPr>
              <w:jc w:val="both"/>
              <w:rPr>
                <w:rFonts w:cstheme="minorBidi"/>
                <w:color w:val="auto"/>
                <w:sz w:val="20"/>
                <w:szCs w:val="22"/>
              </w:rPr>
            </w:pPr>
            <w:r w:rsidRPr="00792CBF">
              <w:rPr>
                <w:rFonts w:cstheme="minorBidi"/>
                <w:color w:val="auto"/>
                <w:sz w:val="20"/>
                <w:szCs w:val="22"/>
              </w:rPr>
              <w:t xml:space="preserve">C6.1 Identifier les éléments de l’environnement de l’organisation (micro-environnement et macro-environnement), en considérant, notamment, les besoins et enjeux sociétaux, en établissant leurs interrelations et impacts sur le système et en tenant compte de leurs évolutions par une veille permanente (scientifique, économique, règlementaire, …) conjuguée à une approche prospective. </w:t>
            </w:r>
          </w:p>
          <w:p w14:paraId="688D34BB" w14:textId="77777777" w:rsidR="00792CBF" w:rsidRPr="00792CBF" w:rsidRDefault="00792CBF" w:rsidP="00792CBF">
            <w:pPr>
              <w:pStyle w:val="Paragraphedeliste"/>
              <w:widowControl/>
              <w:numPr>
                <w:ilvl w:val="0"/>
                <w:numId w:val="16"/>
              </w:numPr>
              <w:suppressAutoHyphens w:val="0"/>
              <w:spacing w:after="0" w:line="240" w:lineRule="auto"/>
              <w:jc w:val="both"/>
              <w:rPr>
                <w:rFonts w:ascii="Roboto Condensed" w:hAnsi="Roboto Condensed"/>
                <w:sz w:val="20"/>
              </w:rPr>
            </w:pPr>
            <w:r w:rsidRPr="00792CBF">
              <w:rPr>
                <w:rFonts w:ascii="Roboto Condensed" w:hAnsi="Roboto Condensed"/>
                <w:sz w:val="20"/>
              </w:rPr>
              <w:t>C6.2 Identifier le fonctionnement et les pratiques de l’organisation, ses réseaux internes et externes, en déterminant les rôles et missions et en cartographiant les processus (flux informationnels, décisions).</w:t>
            </w:r>
          </w:p>
          <w:p w14:paraId="71BDDE01" w14:textId="77777777" w:rsidR="00792CBF" w:rsidRDefault="00792CBF" w:rsidP="006236C0">
            <w:pPr>
              <w:pStyle w:val="Default"/>
              <w:jc w:val="both"/>
              <w:rPr>
                <w:rFonts w:cstheme="minorBidi"/>
                <w:b/>
                <w:color w:val="auto"/>
                <w:sz w:val="20"/>
                <w:szCs w:val="22"/>
              </w:rPr>
            </w:pPr>
          </w:p>
          <w:p w14:paraId="2F02D636" w14:textId="03410DDF" w:rsidR="00792CBF" w:rsidRPr="00792CBF" w:rsidRDefault="00792CBF" w:rsidP="006236C0">
            <w:pPr>
              <w:pStyle w:val="Default"/>
              <w:jc w:val="both"/>
              <w:rPr>
                <w:rFonts w:cstheme="minorBidi"/>
                <w:b/>
                <w:color w:val="auto"/>
                <w:sz w:val="20"/>
                <w:szCs w:val="22"/>
              </w:rPr>
            </w:pPr>
            <w:r w:rsidRPr="00792CBF">
              <w:rPr>
                <w:rFonts w:cstheme="minorBidi"/>
                <w:b/>
                <w:color w:val="auto"/>
                <w:sz w:val="20"/>
                <w:szCs w:val="22"/>
              </w:rPr>
              <w:t xml:space="preserve">C8 : METTRE EN OEUVRE ET PILOTER UN SYSTEME DE MANAGEMENT DE L’INNOVATION </w:t>
            </w:r>
          </w:p>
          <w:p w14:paraId="1AE0A5A5" w14:textId="77777777" w:rsidR="00792CBF" w:rsidRPr="00792CBF" w:rsidRDefault="00792CBF" w:rsidP="00792CBF">
            <w:pPr>
              <w:pStyle w:val="Paragraphedeliste"/>
              <w:widowControl/>
              <w:numPr>
                <w:ilvl w:val="0"/>
                <w:numId w:val="17"/>
              </w:numPr>
              <w:suppressAutoHyphens w:val="0"/>
              <w:spacing w:after="0" w:line="240" w:lineRule="auto"/>
              <w:jc w:val="both"/>
              <w:rPr>
                <w:rFonts w:ascii="Roboto Condensed" w:hAnsi="Roboto Condensed"/>
                <w:sz w:val="20"/>
              </w:rPr>
            </w:pPr>
            <w:r w:rsidRPr="00792CBF">
              <w:rPr>
                <w:rFonts w:ascii="Roboto Condensed" w:hAnsi="Roboto Condensed"/>
                <w:sz w:val="20"/>
              </w:rPr>
              <w:t>C8.1 Permettre à la Direction d’établir une ambition et une vision pertinente en matière d’innovation reliant l’analyse d’un potentiel d’innovation aux orientations stratégiques, pouvant inclure de nouveaux partenariats sur les principes de l’open innovation</w:t>
            </w:r>
          </w:p>
        </w:tc>
      </w:tr>
      <w:tr w:rsidR="00792CBF" w:rsidRPr="0075671F" w14:paraId="352D6AE1" w14:textId="77777777" w:rsidTr="00792CBF">
        <w:trPr>
          <w:trHeight w:val="706"/>
        </w:trPr>
        <w:tc>
          <w:tcPr>
            <w:tcW w:w="1975" w:type="dxa"/>
            <w:shd w:val="clear" w:color="auto" w:fill="282D46"/>
            <w:vAlign w:val="center"/>
          </w:tcPr>
          <w:p w14:paraId="150A8110" w14:textId="77777777" w:rsidR="00792CBF" w:rsidRPr="00B26DC1" w:rsidRDefault="00792CBF" w:rsidP="006236C0">
            <w:pPr>
              <w:rPr>
                <w:rFonts w:ascii="Roboto Condensed" w:hAnsi="Roboto Condensed" w:cs="Times New Roman"/>
                <w:b/>
                <w:color w:val="FFFFFF" w:themeColor="background1"/>
                <w:szCs w:val="20"/>
              </w:rPr>
            </w:pPr>
            <w:r w:rsidRPr="00B26DC1">
              <w:rPr>
                <w:rFonts w:ascii="Roboto Condensed" w:hAnsi="Roboto Condensed" w:cs="Times New Roman"/>
                <w:b/>
                <w:color w:val="FFFFFF" w:themeColor="background1"/>
                <w:szCs w:val="20"/>
              </w:rPr>
              <w:t>Prérequis</w:t>
            </w:r>
          </w:p>
        </w:tc>
        <w:tc>
          <w:tcPr>
            <w:tcW w:w="7654" w:type="dxa"/>
            <w:gridSpan w:val="4"/>
            <w:shd w:val="clear" w:color="auto" w:fill="F1E5F7"/>
            <w:vAlign w:val="center"/>
          </w:tcPr>
          <w:p w14:paraId="4F060653" w14:textId="77777777" w:rsidR="00792CBF" w:rsidRPr="00792CBF" w:rsidRDefault="00792CBF" w:rsidP="00792CBF">
            <w:pPr>
              <w:rPr>
                <w:rFonts w:ascii="Roboto Condensed" w:hAnsi="Roboto Condensed"/>
                <w:sz w:val="20"/>
              </w:rPr>
            </w:pPr>
            <w:r w:rsidRPr="00792CBF">
              <w:rPr>
                <w:rFonts w:ascii="Roboto Condensed" w:hAnsi="Roboto Condensed"/>
                <w:sz w:val="20"/>
              </w:rPr>
              <w:t xml:space="preserve">Ingénierie de l’innovation I (CI2), Ingénierie de l’innovation II (CI 4), Créativité (CI 1), Conception (CI 3 et CI 6) </w:t>
            </w:r>
          </w:p>
        </w:tc>
      </w:tr>
      <w:tr w:rsidR="00792CBF" w:rsidRPr="0075671F" w14:paraId="72FE3013" w14:textId="77777777" w:rsidTr="00792CBF">
        <w:trPr>
          <w:trHeight w:val="325"/>
        </w:trPr>
        <w:tc>
          <w:tcPr>
            <w:tcW w:w="1975" w:type="dxa"/>
            <w:shd w:val="clear" w:color="auto" w:fill="282D46"/>
            <w:vAlign w:val="center"/>
          </w:tcPr>
          <w:p w14:paraId="2A6A1394" w14:textId="77777777" w:rsidR="00792CBF" w:rsidRPr="00B26DC1" w:rsidRDefault="00792CBF" w:rsidP="006236C0">
            <w:pPr>
              <w:rPr>
                <w:rFonts w:ascii="Roboto Condensed" w:hAnsi="Roboto Condensed" w:cs="Times New Roman"/>
                <w:b/>
                <w:color w:val="FFFFFF" w:themeColor="background1"/>
                <w:szCs w:val="20"/>
              </w:rPr>
            </w:pPr>
            <w:r w:rsidRPr="00B26DC1">
              <w:rPr>
                <w:rFonts w:ascii="Roboto Condensed" w:hAnsi="Roboto Condensed" w:cs="Times New Roman"/>
                <w:b/>
                <w:color w:val="FFFFFF" w:themeColor="background1"/>
                <w:szCs w:val="20"/>
              </w:rPr>
              <w:t>Liens pédagogiques</w:t>
            </w:r>
          </w:p>
        </w:tc>
        <w:tc>
          <w:tcPr>
            <w:tcW w:w="7654" w:type="dxa"/>
            <w:gridSpan w:val="4"/>
            <w:shd w:val="clear" w:color="auto" w:fill="F1E5F7"/>
            <w:vAlign w:val="center"/>
          </w:tcPr>
          <w:p w14:paraId="427DE670" w14:textId="5157788B" w:rsidR="00792CBF" w:rsidRPr="00792CBF" w:rsidRDefault="00792CBF" w:rsidP="00792CBF">
            <w:pPr>
              <w:rPr>
                <w:rFonts w:ascii="Roboto Condensed" w:hAnsi="Roboto Condensed"/>
                <w:sz w:val="20"/>
              </w:rPr>
            </w:pPr>
            <w:r w:rsidRPr="00792CBF">
              <w:rPr>
                <w:rFonts w:ascii="Roboto Condensed" w:hAnsi="Roboto Condensed"/>
                <w:sz w:val="20"/>
              </w:rPr>
              <w:t>CI1, CI2, CI4, CI5, CI8, CI9, CI10, CI11, MP3-7 (Management Interculturel)</w:t>
            </w:r>
          </w:p>
        </w:tc>
      </w:tr>
      <w:tr w:rsidR="00792CBF" w:rsidRPr="0075671F" w14:paraId="6807A038" w14:textId="77777777" w:rsidTr="006236C0">
        <w:tc>
          <w:tcPr>
            <w:tcW w:w="1975" w:type="dxa"/>
            <w:shd w:val="clear" w:color="auto" w:fill="282D46"/>
            <w:vAlign w:val="center"/>
          </w:tcPr>
          <w:p w14:paraId="1C873D7E" w14:textId="77777777" w:rsidR="00792CBF" w:rsidRPr="00B26DC1" w:rsidRDefault="00792CBF" w:rsidP="006236C0">
            <w:pPr>
              <w:rPr>
                <w:rFonts w:ascii="Roboto Condensed" w:hAnsi="Roboto Condensed" w:cs="Times New Roman"/>
                <w:b/>
                <w:color w:val="FFFFFF" w:themeColor="background1"/>
                <w:szCs w:val="20"/>
              </w:rPr>
            </w:pPr>
            <w:r w:rsidRPr="00B26DC1">
              <w:rPr>
                <w:rFonts w:ascii="Roboto Condensed" w:hAnsi="Roboto Condensed" w:cs="Times New Roman"/>
                <w:b/>
                <w:color w:val="FFFFFF" w:themeColor="background1"/>
                <w:szCs w:val="20"/>
              </w:rPr>
              <w:t xml:space="preserve">Contenu </w:t>
            </w:r>
          </w:p>
        </w:tc>
        <w:tc>
          <w:tcPr>
            <w:tcW w:w="7654" w:type="dxa"/>
            <w:gridSpan w:val="4"/>
            <w:shd w:val="clear" w:color="auto" w:fill="F1E5F7"/>
          </w:tcPr>
          <w:p w14:paraId="0B4ED688" w14:textId="77777777" w:rsidR="00792CBF" w:rsidRPr="00792CBF" w:rsidRDefault="00792CBF" w:rsidP="006236C0">
            <w:pPr>
              <w:pStyle w:val="Default"/>
              <w:jc w:val="both"/>
              <w:rPr>
                <w:rFonts w:cstheme="minorBidi"/>
                <w:b/>
                <w:color w:val="auto"/>
                <w:sz w:val="20"/>
                <w:szCs w:val="22"/>
              </w:rPr>
            </w:pPr>
            <w:r w:rsidRPr="00792CBF">
              <w:rPr>
                <w:rFonts w:cstheme="minorBidi"/>
                <w:b/>
                <w:color w:val="auto"/>
                <w:sz w:val="20"/>
                <w:szCs w:val="22"/>
              </w:rPr>
              <w:t xml:space="preserve">Open innovation :       </w:t>
            </w:r>
          </w:p>
          <w:p w14:paraId="6A88C505" w14:textId="77777777" w:rsidR="00792CBF" w:rsidRPr="00792CBF" w:rsidRDefault="00792CBF" w:rsidP="00792CBF">
            <w:pPr>
              <w:pStyle w:val="Paragraphedeliste"/>
              <w:numPr>
                <w:ilvl w:val="0"/>
                <w:numId w:val="17"/>
              </w:numPr>
              <w:suppressAutoHyphens w:val="0"/>
              <w:spacing w:after="0"/>
              <w:rPr>
                <w:rFonts w:ascii="Roboto Condensed" w:hAnsi="Roboto Condensed"/>
                <w:sz w:val="20"/>
              </w:rPr>
            </w:pPr>
            <w:r w:rsidRPr="00792CBF">
              <w:rPr>
                <w:rFonts w:ascii="Roboto Condensed" w:hAnsi="Roboto Condensed"/>
                <w:sz w:val="20"/>
              </w:rPr>
              <w:t xml:space="preserve">Intérêt de l’open innovation </w:t>
            </w:r>
          </w:p>
          <w:p w14:paraId="1BFB31B4" w14:textId="77777777" w:rsidR="00792CBF" w:rsidRPr="00792CBF" w:rsidRDefault="00792CBF" w:rsidP="00792CBF">
            <w:pPr>
              <w:pStyle w:val="Paragraphedeliste"/>
              <w:numPr>
                <w:ilvl w:val="0"/>
                <w:numId w:val="17"/>
              </w:numPr>
              <w:suppressAutoHyphens w:val="0"/>
              <w:spacing w:after="0"/>
              <w:rPr>
                <w:rFonts w:ascii="Roboto Condensed" w:hAnsi="Roboto Condensed"/>
                <w:sz w:val="20"/>
              </w:rPr>
            </w:pPr>
            <w:r w:rsidRPr="00792CBF">
              <w:rPr>
                <w:rFonts w:ascii="Roboto Condensed" w:hAnsi="Roboto Condensed"/>
                <w:sz w:val="20"/>
              </w:rPr>
              <w:t>Gestion des partenariats (management + normes)</w:t>
            </w:r>
          </w:p>
          <w:p w14:paraId="0EAE748D" w14:textId="77777777" w:rsidR="00792CBF" w:rsidRPr="00792CBF" w:rsidRDefault="00792CBF" w:rsidP="00792CBF">
            <w:pPr>
              <w:pStyle w:val="Paragraphedeliste"/>
              <w:numPr>
                <w:ilvl w:val="0"/>
                <w:numId w:val="17"/>
              </w:numPr>
              <w:suppressAutoHyphens w:val="0"/>
              <w:spacing w:after="0"/>
              <w:rPr>
                <w:rFonts w:ascii="Roboto Condensed" w:hAnsi="Roboto Condensed"/>
                <w:sz w:val="20"/>
              </w:rPr>
            </w:pPr>
            <w:r w:rsidRPr="00792CBF">
              <w:rPr>
                <w:rFonts w:ascii="Roboto Condensed" w:hAnsi="Roboto Condensed"/>
                <w:sz w:val="20"/>
              </w:rPr>
              <w:lastRenderedPageBreak/>
              <w:t>Propriété industrielle collective</w:t>
            </w:r>
          </w:p>
          <w:p w14:paraId="55B9F480" w14:textId="77777777" w:rsidR="00792CBF" w:rsidRPr="00792CBF" w:rsidRDefault="00792CBF" w:rsidP="00792CBF">
            <w:pPr>
              <w:pStyle w:val="Paragraphedeliste"/>
              <w:numPr>
                <w:ilvl w:val="0"/>
                <w:numId w:val="17"/>
              </w:numPr>
              <w:suppressAutoHyphens w:val="0"/>
              <w:spacing w:after="0"/>
              <w:rPr>
                <w:rFonts w:ascii="Roboto Condensed" w:hAnsi="Roboto Condensed"/>
                <w:sz w:val="20"/>
              </w:rPr>
            </w:pPr>
            <w:r w:rsidRPr="00792CBF">
              <w:rPr>
                <w:rFonts w:ascii="Roboto Condensed" w:hAnsi="Roboto Condensed"/>
                <w:sz w:val="20"/>
              </w:rPr>
              <w:t>Recherche de financement</w:t>
            </w:r>
          </w:p>
          <w:p w14:paraId="59E5C3F1" w14:textId="798C560E" w:rsidR="00792CBF" w:rsidRDefault="00792CBF" w:rsidP="00792CBF">
            <w:pPr>
              <w:pStyle w:val="Paragraphedeliste"/>
              <w:numPr>
                <w:ilvl w:val="0"/>
                <w:numId w:val="17"/>
              </w:numPr>
              <w:suppressAutoHyphens w:val="0"/>
              <w:spacing w:after="0"/>
              <w:rPr>
                <w:rFonts w:ascii="Roboto Condensed" w:hAnsi="Roboto Condensed"/>
                <w:sz w:val="20"/>
              </w:rPr>
            </w:pPr>
            <w:r w:rsidRPr="00792CBF">
              <w:rPr>
                <w:rFonts w:ascii="Roboto Condensed" w:hAnsi="Roboto Condensed"/>
                <w:sz w:val="20"/>
              </w:rPr>
              <w:t>Recherche de partenariats</w:t>
            </w:r>
          </w:p>
          <w:p w14:paraId="17CE4768" w14:textId="77777777" w:rsidR="00792CBF" w:rsidRPr="00792CBF" w:rsidRDefault="00792CBF" w:rsidP="00792CBF">
            <w:pPr>
              <w:pStyle w:val="Paragraphedeliste"/>
              <w:suppressAutoHyphens w:val="0"/>
              <w:spacing w:after="0"/>
              <w:rPr>
                <w:rFonts w:ascii="Roboto Condensed" w:hAnsi="Roboto Condensed"/>
                <w:sz w:val="20"/>
              </w:rPr>
            </w:pPr>
          </w:p>
          <w:p w14:paraId="5E9ACE8A" w14:textId="77777777" w:rsidR="00792CBF" w:rsidRPr="00792CBF" w:rsidRDefault="00792CBF" w:rsidP="006236C0">
            <w:pPr>
              <w:pStyle w:val="Default"/>
              <w:jc w:val="both"/>
              <w:rPr>
                <w:rFonts w:cstheme="minorBidi"/>
                <w:sz w:val="20"/>
                <w:szCs w:val="22"/>
              </w:rPr>
            </w:pPr>
            <w:r w:rsidRPr="00792CBF">
              <w:rPr>
                <w:rFonts w:cstheme="minorBidi"/>
                <w:b/>
                <w:color w:val="auto"/>
                <w:sz w:val="20"/>
                <w:szCs w:val="22"/>
              </w:rPr>
              <w:t>Export :</w:t>
            </w:r>
            <w:r w:rsidRPr="00792CBF">
              <w:rPr>
                <w:rFonts w:cstheme="minorBidi"/>
                <w:sz w:val="20"/>
                <w:szCs w:val="22"/>
              </w:rPr>
              <w:t xml:space="preserve"> </w:t>
            </w:r>
            <w:r w:rsidRPr="00792CBF">
              <w:rPr>
                <w:rFonts w:cstheme="minorBidi"/>
                <w:sz w:val="20"/>
                <w:szCs w:val="22"/>
              </w:rPr>
              <w:tab/>
            </w:r>
            <w:r w:rsidRPr="00792CBF">
              <w:rPr>
                <w:rFonts w:cstheme="minorBidi"/>
                <w:sz w:val="20"/>
                <w:szCs w:val="22"/>
              </w:rPr>
              <w:tab/>
            </w:r>
          </w:p>
          <w:p w14:paraId="73F263BD" w14:textId="77777777" w:rsidR="00792CBF" w:rsidRPr="00792CBF" w:rsidRDefault="00792CBF" w:rsidP="00792CBF">
            <w:pPr>
              <w:pStyle w:val="Paragraphedeliste"/>
              <w:numPr>
                <w:ilvl w:val="0"/>
                <w:numId w:val="37"/>
              </w:numPr>
              <w:suppressAutoHyphens w:val="0"/>
              <w:rPr>
                <w:rFonts w:ascii="Roboto Condensed" w:hAnsi="Roboto Condensed"/>
                <w:sz w:val="20"/>
              </w:rPr>
            </w:pPr>
            <w:r w:rsidRPr="00792CBF">
              <w:rPr>
                <w:rFonts w:ascii="Roboto Condensed" w:hAnsi="Roboto Condensed"/>
                <w:sz w:val="20"/>
              </w:rPr>
              <w:t>Législation et gestion administrative</w:t>
            </w:r>
          </w:p>
          <w:p w14:paraId="34E9412C" w14:textId="77777777" w:rsidR="00792CBF" w:rsidRPr="00792CBF" w:rsidRDefault="00792CBF" w:rsidP="00792CBF">
            <w:pPr>
              <w:pStyle w:val="Paragraphedeliste"/>
              <w:numPr>
                <w:ilvl w:val="0"/>
                <w:numId w:val="37"/>
              </w:numPr>
              <w:suppressAutoHyphens w:val="0"/>
              <w:rPr>
                <w:rFonts w:ascii="Roboto Condensed" w:hAnsi="Roboto Condensed"/>
                <w:sz w:val="20"/>
              </w:rPr>
            </w:pPr>
            <w:r w:rsidRPr="00792CBF">
              <w:rPr>
                <w:rFonts w:ascii="Roboto Condensed" w:hAnsi="Roboto Condensed"/>
                <w:sz w:val="20"/>
              </w:rPr>
              <w:t>Management interculturel</w:t>
            </w:r>
          </w:p>
          <w:p w14:paraId="73760408" w14:textId="77777777" w:rsidR="00792CBF" w:rsidRPr="00792CBF" w:rsidRDefault="00792CBF" w:rsidP="006236C0">
            <w:pPr>
              <w:pStyle w:val="Default"/>
              <w:jc w:val="both"/>
              <w:rPr>
                <w:rFonts w:cstheme="minorBidi"/>
                <w:sz w:val="20"/>
                <w:szCs w:val="22"/>
              </w:rPr>
            </w:pPr>
            <w:r w:rsidRPr="00792CBF">
              <w:rPr>
                <w:rFonts w:cstheme="minorBidi"/>
                <w:b/>
                <w:color w:val="auto"/>
                <w:sz w:val="20"/>
                <w:szCs w:val="22"/>
              </w:rPr>
              <w:t xml:space="preserve">Filière : </w:t>
            </w:r>
            <w:r w:rsidRPr="00792CBF">
              <w:rPr>
                <w:rFonts w:cstheme="minorBidi"/>
                <w:b/>
                <w:color w:val="auto"/>
                <w:sz w:val="20"/>
                <w:szCs w:val="22"/>
              </w:rPr>
              <w:tab/>
            </w:r>
            <w:r w:rsidRPr="00792CBF">
              <w:rPr>
                <w:rFonts w:cstheme="minorBidi"/>
                <w:sz w:val="20"/>
                <w:szCs w:val="22"/>
              </w:rPr>
              <w:tab/>
            </w:r>
          </w:p>
          <w:p w14:paraId="118598F3" w14:textId="77777777" w:rsidR="00792CBF" w:rsidRPr="00792CBF" w:rsidRDefault="00792CBF" w:rsidP="00792CBF">
            <w:pPr>
              <w:pStyle w:val="Paragraphedeliste"/>
              <w:numPr>
                <w:ilvl w:val="0"/>
                <w:numId w:val="38"/>
              </w:numPr>
              <w:suppressAutoHyphens w:val="0"/>
              <w:rPr>
                <w:rFonts w:ascii="Roboto Condensed" w:hAnsi="Roboto Condensed"/>
                <w:sz w:val="20"/>
              </w:rPr>
            </w:pPr>
            <w:r w:rsidRPr="00792CBF">
              <w:rPr>
                <w:rFonts w:ascii="Roboto Condensed" w:hAnsi="Roboto Condensed"/>
                <w:sz w:val="20"/>
              </w:rPr>
              <w:t>Conception de l’ensemble Produit/Procédé/Filière</w:t>
            </w:r>
          </w:p>
          <w:p w14:paraId="4D496770" w14:textId="77777777" w:rsidR="00792CBF" w:rsidRPr="00792CBF" w:rsidRDefault="00792CBF" w:rsidP="00792CBF">
            <w:pPr>
              <w:pStyle w:val="Paragraphedeliste"/>
              <w:numPr>
                <w:ilvl w:val="0"/>
                <w:numId w:val="38"/>
              </w:numPr>
              <w:suppressAutoHyphens w:val="0"/>
              <w:rPr>
                <w:rFonts w:ascii="Roboto Condensed" w:hAnsi="Roboto Condensed"/>
                <w:sz w:val="20"/>
              </w:rPr>
            </w:pPr>
            <w:r w:rsidRPr="00792CBF">
              <w:rPr>
                <w:rFonts w:ascii="Roboto Condensed" w:hAnsi="Roboto Condensed"/>
                <w:sz w:val="20"/>
              </w:rPr>
              <w:t>Voir la filière comme une chaine de création de valeur</w:t>
            </w:r>
          </w:p>
          <w:p w14:paraId="14120044" w14:textId="77777777" w:rsidR="00792CBF" w:rsidRPr="00792CBF" w:rsidRDefault="00792CBF" w:rsidP="006236C0">
            <w:pPr>
              <w:pStyle w:val="Default"/>
              <w:jc w:val="both"/>
              <w:rPr>
                <w:rFonts w:cstheme="minorBidi"/>
                <w:sz w:val="20"/>
                <w:szCs w:val="22"/>
              </w:rPr>
            </w:pPr>
            <w:r w:rsidRPr="00792CBF">
              <w:rPr>
                <w:rFonts w:cstheme="minorBidi"/>
                <w:b/>
                <w:color w:val="auto"/>
                <w:sz w:val="20"/>
                <w:szCs w:val="22"/>
              </w:rPr>
              <w:t>Business Model :</w:t>
            </w:r>
            <w:r w:rsidRPr="00792CBF">
              <w:rPr>
                <w:rFonts w:cstheme="minorBidi"/>
                <w:sz w:val="20"/>
                <w:szCs w:val="22"/>
              </w:rPr>
              <w:tab/>
            </w:r>
          </w:p>
          <w:p w14:paraId="11A0FC9C" w14:textId="77777777" w:rsidR="00792CBF" w:rsidRPr="00792CBF" w:rsidRDefault="00792CBF" w:rsidP="00792CBF">
            <w:pPr>
              <w:pStyle w:val="Paragraphedeliste"/>
              <w:numPr>
                <w:ilvl w:val="0"/>
                <w:numId w:val="39"/>
              </w:numPr>
              <w:suppressAutoHyphens w:val="0"/>
              <w:rPr>
                <w:rFonts w:ascii="Roboto Condensed" w:hAnsi="Roboto Condensed"/>
                <w:sz w:val="20"/>
              </w:rPr>
            </w:pPr>
            <w:r w:rsidRPr="00792CBF">
              <w:rPr>
                <w:rFonts w:ascii="Roboto Condensed" w:hAnsi="Roboto Condensed"/>
                <w:sz w:val="20"/>
              </w:rPr>
              <w:t xml:space="preserve">Conception d’un Business Model collectif et adapté </w:t>
            </w:r>
          </w:p>
        </w:tc>
      </w:tr>
      <w:tr w:rsidR="00792CBF" w:rsidRPr="0075671F" w14:paraId="1E0F5C8C" w14:textId="77777777" w:rsidTr="00792CBF">
        <w:trPr>
          <w:trHeight w:val="1110"/>
        </w:trPr>
        <w:tc>
          <w:tcPr>
            <w:tcW w:w="1975" w:type="dxa"/>
            <w:shd w:val="clear" w:color="auto" w:fill="282D46"/>
            <w:vAlign w:val="center"/>
          </w:tcPr>
          <w:p w14:paraId="079A835A" w14:textId="77777777" w:rsidR="00792CBF" w:rsidRPr="00B26DC1" w:rsidRDefault="00792CBF" w:rsidP="00792CBF">
            <w:pPr>
              <w:rPr>
                <w:rFonts w:ascii="Roboto Condensed" w:hAnsi="Roboto Condensed" w:cs="Times New Roman"/>
                <w:b/>
                <w:color w:val="FFFFFF" w:themeColor="background1"/>
                <w:szCs w:val="20"/>
              </w:rPr>
            </w:pPr>
            <w:r w:rsidRPr="00B26DC1">
              <w:rPr>
                <w:rFonts w:ascii="Roboto Condensed" w:hAnsi="Roboto Condensed" w:cs="Times New Roman"/>
                <w:b/>
                <w:color w:val="FFFFFF" w:themeColor="background1"/>
                <w:szCs w:val="20"/>
              </w:rPr>
              <w:lastRenderedPageBreak/>
              <w:t>Modalités d’enseignement</w:t>
            </w:r>
          </w:p>
        </w:tc>
        <w:tc>
          <w:tcPr>
            <w:tcW w:w="7654" w:type="dxa"/>
            <w:gridSpan w:val="4"/>
            <w:shd w:val="clear" w:color="auto" w:fill="F1E5F7"/>
            <w:vAlign w:val="center"/>
          </w:tcPr>
          <w:p w14:paraId="4DADC29A" w14:textId="77777777" w:rsidR="00792CBF" w:rsidRPr="00792CBF" w:rsidRDefault="00792CBF" w:rsidP="00792CBF">
            <w:pPr>
              <w:rPr>
                <w:rFonts w:ascii="Roboto Condensed" w:hAnsi="Roboto Condensed"/>
                <w:sz w:val="20"/>
              </w:rPr>
            </w:pPr>
            <w:r w:rsidRPr="00792CBF">
              <w:rPr>
                <w:rFonts w:ascii="Roboto Condensed" w:hAnsi="Roboto Condensed"/>
                <w:sz w:val="20"/>
              </w:rPr>
              <w:t>Alternance entre sessions plénières et sessions de travail par groupe projet Interventions de professionnels</w:t>
            </w:r>
          </w:p>
        </w:tc>
      </w:tr>
      <w:tr w:rsidR="00792CBF" w:rsidRPr="0075671F" w14:paraId="7D834C1C" w14:textId="77777777" w:rsidTr="006236C0">
        <w:trPr>
          <w:trHeight w:val="1607"/>
        </w:trPr>
        <w:tc>
          <w:tcPr>
            <w:tcW w:w="1975" w:type="dxa"/>
            <w:shd w:val="clear" w:color="auto" w:fill="282D46"/>
            <w:vAlign w:val="center"/>
          </w:tcPr>
          <w:p w14:paraId="4E5E2F17" w14:textId="77777777" w:rsidR="00792CBF" w:rsidRPr="00B26DC1" w:rsidRDefault="00792CBF" w:rsidP="006236C0">
            <w:pPr>
              <w:rPr>
                <w:rFonts w:ascii="Roboto Condensed" w:hAnsi="Roboto Condensed" w:cs="Times New Roman"/>
                <w:b/>
                <w:color w:val="FFFFFF" w:themeColor="background1"/>
                <w:szCs w:val="20"/>
              </w:rPr>
            </w:pPr>
            <w:r w:rsidRPr="00B26DC1">
              <w:rPr>
                <w:rFonts w:ascii="Roboto Condensed" w:hAnsi="Roboto Condensed" w:cs="Times New Roman"/>
                <w:b/>
                <w:color w:val="FFFFFF" w:themeColor="background1"/>
                <w:szCs w:val="20"/>
              </w:rPr>
              <w:t>Modalités d’évaluation des acquis d’apprentissage</w:t>
            </w:r>
          </w:p>
        </w:tc>
        <w:tc>
          <w:tcPr>
            <w:tcW w:w="7654" w:type="dxa"/>
            <w:gridSpan w:val="4"/>
            <w:shd w:val="clear" w:color="auto" w:fill="F1E5F7"/>
            <w:vAlign w:val="center"/>
          </w:tcPr>
          <w:p w14:paraId="0E416318" w14:textId="77777777" w:rsidR="00792CBF" w:rsidRPr="00792CBF" w:rsidRDefault="00792CBF" w:rsidP="006236C0">
            <w:pPr>
              <w:rPr>
                <w:rFonts w:ascii="Roboto Condensed" w:hAnsi="Roboto Condensed" w:cs="Times New Roman"/>
                <w:sz w:val="20"/>
                <w:szCs w:val="20"/>
              </w:rPr>
            </w:pPr>
            <w:r w:rsidRPr="00792CBF">
              <w:rPr>
                <w:rFonts w:ascii="Roboto Condensed" w:hAnsi="Roboto Condensed"/>
                <w:sz w:val="20"/>
              </w:rPr>
              <w:t>Soutenance, rapport collectif et investissement personnel au cours de l’atelier. Toute absence non justifiée fera l’objet d’un malus ou d’un rattrapage individuel.   </w:t>
            </w:r>
          </w:p>
        </w:tc>
      </w:tr>
    </w:tbl>
    <w:p w14:paraId="0C0983F6" w14:textId="577F1FAF" w:rsidR="00533A06" w:rsidRDefault="00533A06"/>
    <w:p w14:paraId="42EF5A3C" w14:textId="77777777" w:rsidR="00533A06" w:rsidRDefault="00533A06">
      <w:r>
        <w:br w:type="page"/>
      </w:r>
    </w:p>
    <w:tbl>
      <w:tblPr>
        <w:tblStyle w:val="Grilledutableau"/>
        <w:tblW w:w="0" w:type="auto"/>
        <w:tblBorders>
          <w:top w:val="single" w:sz="12" w:space="0" w:color="FFFFFF" w:themeColor="background1"/>
          <w:left w:val="single" w:sz="12" w:space="0" w:color="FFFFFF" w:themeColor="background1"/>
          <w:bottom w:val="single" w:sz="12" w:space="0" w:color="FFFFFF" w:themeColor="background1"/>
          <w:right w:val="single" w:sz="12" w:space="0" w:color="FFFFFF" w:themeColor="background1"/>
          <w:insideH w:val="single" w:sz="12" w:space="0" w:color="FFFFFF" w:themeColor="background1"/>
          <w:insideV w:val="single" w:sz="12" w:space="0" w:color="FFFFFF" w:themeColor="background1"/>
        </w:tblBorders>
        <w:tblLook w:val="04A0" w:firstRow="1" w:lastRow="0" w:firstColumn="1" w:lastColumn="0" w:noHBand="0" w:noVBand="1"/>
      </w:tblPr>
      <w:tblGrid>
        <w:gridCol w:w="2518"/>
        <w:gridCol w:w="142"/>
        <w:gridCol w:w="2717"/>
        <w:gridCol w:w="1961"/>
        <w:gridCol w:w="1874"/>
      </w:tblGrid>
      <w:tr w:rsidR="00533A06" w:rsidRPr="00F85D3D" w14:paraId="19A8C087" w14:textId="77777777" w:rsidTr="00803E1C">
        <w:trPr>
          <w:trHeight w:val="397"/>
        </w:trPr>
        <w:tc>
          <w:tcPr>
            <w:tcW w:w="9212" w:type="dxa"/>
            <w:gridSpan w:val="5"/>
            <w:shd w:val="clear" w:color="auto" w:fill="62257F"/>
            <w:vAlign w:val="center"/>
          </w:tcPr>
          <w:p w14:paraId="73658B95" w14:textId="77777777" w:rsidR="00533A06" w:rsidRPr="00803E1C" w:rsidRDefault="00533A06" w:rsidP="0076060A">
            <w:pPr>
              <w:jc w:val="center"/>
              <w:rPr>
                <w:rFonts w:ascii="Ando Bold" w:hAnsi="Ando Bold"/>
                <w:color w:val="FFFFFF" w:themeColor="background1"/>
                <w:sz w:val="32"/>
                <w:szCs w:val="28"/>
                <w:lang w:val="en-US"/>
              </w:rPr>
            </w:pPr>
            <w:r w:rsidRPr="00803E1C">
              <w:rPr>
                <w:rFonts w:ascii="Ando Bold" w:hAnsi="Ando Bold"/>
                <w:color w:val="FFFFFF" w:themeColor="background1"/>
                <w:sz w:val="40"/>
                <w:szCs w:val="28"/>
                <w:lang w:val="en-US"/>
              </w:rPr>
              <w:lastRenderedPageBreak/>
              <w:t>[CI14] 72h AGILE</w:t>
            </w:r>
          </w:p>
        </w:tc>
      </w:tr>
      <w:tr w:rsidR="00533A06" w:rsidRPr="00AB39E1" w14:paraId="0DA2A038" w14:textId="77777777" w:rsidTr="00803E1C">
        <w:trPr>
          <w:trHeight w:val="509"/>
        </w:trPr>
        <w:tc>
          <w:tcPr>
            <w:tcW w:w="2660" w:type="dxa"/>
            <w:gridSpan w:val="2"/>
            <w:shd w:val="clear" w:color="auto" w:fill="282D46"/>
            <w:vAlign w:val="center"/>
          </w:tcPr>
          <w:p w14:paraId="79EEB602" w14:textId="77777777" w:rsidR="00533A06" w:rsidRPr="00803E1C" w:rsidRDefault="00533A06" w:rsidP="0076060A">
            <w:pPr>
              <w:rPr>
                <w:rFonts w:ascii="Roboto Condensed" w:hAnsi="Roboto Condensed"/>
                <w:b/>
                <w:color w:val="FFFFFF" w:themeColor="background1"/>
                <w:szCs w:val="28"/>
              </w:rPr>
            </w:pPr>
            <w:r w:rsidRPr="00803E1C">
              <w:rPr>
                <w:rFonts w:ascii="Roboto Condensed" w:hAnsi="Roboto Condensed"/>
                <w:b/>
                <w:color w:val="FFFFFF" w:themeColor="background1"/>
                <w:szCs w:val="28"/>
              </w:rPr>
              <w:t xml:space="preserve">SEMESTRE 9 </w:t>
            </w:r>
          </w:p>
        </w:tc>
        <w:tc>
          <w:tcPr>
            <w:tcW w:w="4678" w:type="dxa"/>
            <w:gridSpan w:val="2"/>
            <w:shd w:val="clear" w:color="auto" w:fill="F1E5F7"/>
            <w:vAlign w:val="center"/>
          </w:tcPr>
          <w:p w14:paraId="55C9690E" w14:textId="77777777" w:rsidR="00533A06" w:rsidRPr="001438B2" w:rsidRDefault="00533A06" w:rsidP="0076060A">
            <w:pPr>
              <w:rPr>
                <w:rFonts w:ascii="Roboto Condensed" w:hAnsi="Roboto Condensed"/>
              </w:rPr>
            </w:pPr>
            <w:r w:rsidRPr="001438B2">
              <w:rPr>
                <w:rFonts w:ascii="Roboto Condensed" w:hAnsi="Roboto Condensed"/>
              </w:rPr>
              <w:t>Pôle : Conception</w:t>
            </w:r>
          </w:p>
        </w:tc>
        <w:tc>
          <w:tcPr>
            <w:tcW w:w="1874" w:type="dxa"/>
            <w:shd w:val="clear" w:color="auto" w:fill="F1E5F7"/>
            <w:vAlign w:val="center"/>
          </w:tcPr>
          <w:p w14:paraId="2AD02184" w14:textId="53272C74" w:rsidR="00533A06" w:rsidRPr="001438B2" w:rsidRDefault="00533A06" w:rsidP="0076060A">
            <w:pPr>
              <w:rPr>
                <w:rFonts w:ascii="Roboto Condensed" w:hAnsi="Roboto Condensed"/>
                <w:i/>
              </w:rPr>
            </w:pPr>
            <w:r w:rsidRPr="001438B2">
              <w:rPr>
                <w:rFonts w:ascii="Roboto Condensed" w:hAnsi="Roboto Condensed"/>
                <w:i/>
                <w:color w:val="A6A6A6" w:themeColor="background1" w:themeShade="A6"/>
              </w:rPr>
              <w:t>MAJ : 20</w:t>
            </w:r>
            <w:r>
              <w:rPr>
                <w:rFonts w:ascii="Roboto Condensed" w:hAnsi="Roboto Condensed"/>
                <w:i/>
                <w:color w:val="A6A6A6" w:themeColor="background1" w:themeShade="A6"/>
              </w:rPr>
              <w:t>2</w:t>
            </w:r>
            <w:r w:rsidR="006236C0">
              <w:rPr>
                <w:rFonts w:ascii="Roboto Condensed" w:hAnsi="Roboto Condensed"/>
                <w:i/>
                <w:color w:val="A6A6A6" w:themeColor="background1" w:themeShade="A6"/>
              </w:rPr>
              <w:t>4</w:t>
            </w:r>
          </w:p>
        </w:tc>
      </w:tr>
      <w:tr w:rsidR="00533A06" w14:paraId="74CB9B70" w14:textId="77777777" w:rsidTr="00803E1C">
        <w:trPr>
          <w:trHeight w:val="387"/>
        </w:trPr>
        <w:tc>
          <w:tcPr>
            <w:tcW w:w="5377" w:type="dxa"/>
            <w:gridSpan w:val="3"/>
            <w:shd w:val="clear" w:color="auto" w:fill="F1E5F7"/>
            <w:vAlign w:val="center"/>
          </w:tcPr>
          <w:p w14:paraId="32E940F6" w14:textId="6113EC06" w:rsidR="00533A06" w:rsidRPr="001438B2" w:rsidRDefault="00533A06" w:rsidP="0076060A">
            <w:pPr>
              <w:rPr>
                <w:rFonts w:ascii="Roboto Condensed" w:hAnsi="Roboto Condensed"/>
              </w:rPr>
            </w:pPr>
            <w:r w:rsidRPr="001438B2">
              <w:rPr>
                <w:rFonts w:ascii="Roboto Condensed" w:hAnsi="Roboto Condensed"/>
              </w:rPr>
              <w:t xml:space="preserve">Horaire présentiel : 3,75HCM, </w:t>
            </w:r>
            <w:r w:rsidR="006D7DA5">
              <w:rPr>
                <w:rFonts w:ascii="Roboto Condensed" w:hAnsi="Roboto Condensed"/>
              </w:rPr>
              <w:t>14h TP</w:t>
            </w:r>
            <w:r w:rsidRPr="001438B2">
              <w:rPr>
                <w:rFonts w:ascii="Roboto Condensed" w:hAnsi="Roboto Condensed"/>
              </w:rPr>
              <w:t xml:space="preserve"> et 12H autonomie</w:t>
            </w:r>
          </w:p>
        </w:tc>
        <w:tc>
          <w:tcPr>
            <w:tcW w:w="1961" w:type="dxa"/>
            <w:shd w:val="clear" w:color="auto" w:fill="F1E5F7"/>
            <w:vAlign w:val="center"/>
          </w:tcPr>
          <w:p w14:paraId="396DF52F" w14:textId="77777777" w:rsidR="00533A06" w:rsidRPr="001438B2" w:rsidRDefault="00533A06" w:rsidP="0076060A">
            <w:pPr>
              <w:rPr>
                <w:rFonts w:ascii="Roboto Condensed" w:hAnsi="Roboto Condensed"/>
              </w:rPr>
            </w:pPr>
          </w:p>
        </w:tc>
        <w:tc>
          <w:tcPr>
            <w:tcW w:w="1874" w:type="dxa"/>
            <w:shd w:val="clear" w:color="auto" w:fill="F1E5F7"/>
            <w:vAlign w:val="center"/>
          </w:tcPr>
          <w:p w14:paraId="4A63E16B" w14:textId="77777777" w:rsidR="00533A06" w:rsidRPr="001438B2" w:rsidRDefault="00533A06" w:rsidP="0076060A">
            <w:pPr>
              <w:rPr>
                <w:rFonts w:ascii="Roboto Condensed" w:hAnsi="Roboto Condensed"/>
              </w:rPr>
            </w:pPr>
            <w:r w:rsidRPr="001438B2">
              <w:rPr>
                <w:rFonts w:ascii="Roboto Condensed" w:hAnsi="Roboto Condensed"/>
              </w:rPr>
              <w:t xml:space="preserve">ECTS : </w:t>
            </w:r>
            <w:r>
              <w:rPr>
                <w:rFonts w:ascii="Roboto Condensed" w:hAnsi="Roboto Condensed"/>
              </w:rPr>
              <w:t>1</w:t>
            </w:r>
          </w:p>
        </w:tc>
      </w:tr>
      <w:tr w:rsidR="00533A06" w14:paraId="21F48E78" w14:textId="77777777" w:rsidTr="00803E1C">
        <w:trPr>
          <w:trHeight w:val="377"/>
        </w:trPr>
        <w:tc>
          <w:tcPr>
            <w:tcW w:w="5377" w:type="dxa"/>
            <w:gridSpan w:val="3"/>
            <w:shd w:val="clear" w:color="auto" w:fill="282D46"/>
            <w:vAlign w:val="center"/>
          </w:tcPr>
          <w:p w14:paraId="42170229" w14:textId="1DCBA8EC" w:rsidR="00533A06" w:rsidRPr="00803E1C" w:rsidRDefault="00533A06" w:rsidP="0076060A">
            <w:pPr>
              <w:rPr>
                <w:rFonts w:ascii="Roboto Condensed" w:hAnsi="Roboto Condensed"/>
                <w:b/>
                <w:color w:val="FFFFFF" w:themeColor="background1"/>
              </w:rPr>
            </w:pPr>
            <w:r w:rsidRPr="00803E1C">
              <w:rPr>
                <w:rFonts w:ascii="Roboto Condensed" w:hAnsi="Roboto Condensed"/>
                <w:b/>
                <w:color w:val="FFFFFF" w:themeColor="background1"/>
              </w:rPr>
              <w:t xml:space="preserve">Responsable : </w:t>
            </w:r>
            <w:r w:rsidR="00803E1C" w:rsidRPr="00803E1C">
              <w:rPr>
                <w:rFonts w:ascii="Roboto Condensed" w:hAnsi="Roboto Condensed"/>
                <w:b/>
                <w:color w:val="FFFFFF" w:themeColor="background1"/>
              </w:rPr>
              <w:t xml:space="preserve">D. </w:t>
            </w:r>
            <w:proofErr w:type="spellStart"/>
            <w:r w:rsidR="00803E1C" w:rsidRPr="00803E1C">
              <w:rPr>
                <w:rFonts w:ascii="Roboto Condensed" w:hAnsi="Roboto Condensed"/>
                <w:b/>
                <w:color w:val="FFFFFF" w:themeColor="background1"/>
              </w:rPr>
              <w:t>Monticolo</w:t>
            </w:r>
            <w:proofErr w:type="spellEnd"/>
          </w:p>
        </w:tc>
        <w:tc>
          <w:tcPr>
            <w:tcW w:w="3835" w:type="dxa"/>
            <w:gridSpan w:val="2"/>
            <w:shd w:val="clear" w:color="auto" w:fill="F1E5F7"/>
            <w:vAlign w:val="center"/>
          </w:tcPr>
          <w:p w14:paraId="07BABD15" w14:textId="0F384951" w:rsidR="00533A06" w:rsidRPr="001438B2" w:rsidRDefault="00533A06" w:rsidP="0076060A">
            <w:pPr>
              <w:rPr>
                <w:rFonts w:ascii="Roboto Condensed" w:hAnsi="Roboto Condensed"/>
              </w:rPr>
            </w:pPr>
            <w:r w:rsidRPr="001438B2">
              <w:rPr>
                <w:rFonts w:ascii="Roboto Condensed" w:eastAsia="Times New Roman" w:hAnsi="Roboto Condensed" w:cs="Times New Roman"/>
                <w:lang w:eastAsia="fr-FR"/>
              </w:rPr>
              <w:t>Intervenants : D</w:t>
            </w:r>
            <w:r w:rsidR="00803E1C">
              <w:rPr>
                <w:rFonts w:ascii="Roboto Condensed" w:eastAsia="Times New Roman" w:hAnsi="Roboto Condensed" w:cs="Times New Roman"/>
                <w:lang w:eastAsia="fr-FR"/>
              </w:rPr>
              <w:t>.</w:t>
            </w:r>
            <w:r w:rsidRPr="001438B2">
              <w:rPr>
                <w:rFonts w:ascii="Roboto Condensed" w:eastAsia="Times New Roman" w:hAnsi="Roboto Condensed" w:cs="Times New Roman"/>
                <w:lang w:eastAsia="fr-FR"/>
              </w:rPr>
              <w:t xml:space="preserve"> </w:t>
            </w:r>
            <w:proofErr w:type="spellStart"/>
            <w:r w:rsidRPr="001438B2">
              <w:rPr>
                <w:rFonts w:ascii="Roboto Condensed" w:eastAsia="Times New Roman" w:hAnsi="Roboto Condensed" w:cs="Times New Roman"/>
                <w:lang w:eastAsia="fr-FR"/>
              </w:rPr>
              <w:t>Monticolo</w:t>
            </w:r>
            <w:proofErr w:type="spellEnd"/>
            <w:r w:rsidRPr="001438B2">
              <w:rPr>
                <w:rFonts w:ascii="Roboto Condensed" w:eastAsia="Times New Roman" w:hAnsi="Roboto Condensed" w:cs="Times New Roman"/>
                <w:lang w:eastAsia="fr-FR"/>
              </w:rPr>
              <w:t xml:space="preserve">, </w:t>
            </w:r>
            <w:r w:rsidR="006236C0">
              <w:rPr>
                <w:rFonts w:ascii="Roboto Condensed" w:eastAsia="Times New Roman" w:hAnsi="Roboto Condensed" w:cs="Times New Roman"/>
                <w:lang w:eastAsia="fr-FR"/>
              </w:rPr>
              <w:t>Doctorant</w:t>
            </w:r>
          </w:p>
        </w:tc>
      </w:tr>
      <w:tr w:rsidR="00533A06" w:rsidRPr="00391B45" w14:paraId="58BFA2EE" w14:textId="77777777" w:rsidTr="00803E1C">
        <w:trPr>
          <w:trHeight w:val="1805"/>
        </w:trPr>
        <w:tc>
          <w:tcPr>
            <w:tcW w:w="2518" w:type="dxa"/>
            <w:shd w:val="clear" w:color="auto" w:fill="282D46"/>
            <w:vAlign w:val="center"/>
          </w:tcPr>
          <w:p w14:paraId="3E0A6224" w14:textId="77777777" w:rsidR="00533A06" w:rsidRPr="00803E1C" w:rsidRDefault="00533A06" w:rsidP="0076060A">
            <w:pPr>
              <w:rPr>
                <w:rFonts w:ascii="Roboto Condensed" w:hAnsi="Roboto Condensed"/>
                <w:b/>
                <w:color w:val="FFFFFF" w:themeColor="background1"/>
              </w:rPr>
            </w:pPr>
            <w:r w:rsidRPr="00803E1C">
              <w:rPr>
                <w:rFonts w:ascii="Roboto Condensed" w:hAnsi="Roboto Condensed"/>
                <w:b/>
                <w:color w:val="FFFFFF" w:themeColor="background1"/>
              </w:rPr>
              <w:t>Acquis d’apprentissage visés</w:t>
            </w:r>
          </w:p>
        </w:tc>
        <w:tc>
          <w:tcPr>
            <w:tcW w:w="6694" w:type="dxa"/>
            <w:gridSpan w:val="4"/>
            <w:shd w:val="clear" w:color="auto" w:fill="F1E5F7"/>
            <w:vAlign w:val="center"/>
          </w:tcPr>
          <w:p w14:paraId="2F63E309" w14:textId="77777777" w:rsidR="00533A06" w:rsidRPr="001438B2" w:rsidRDefault="00533A06" w:rsidP="0076060A">
            <w:pPr>
              <w:rPr>
                <w:rFonts w:ascii="Roboto Condensed" w:eastAsia="Times New Roman" w:hAnsi="Roboto Condensed" w:cs="Times New Roman"/>
                <w:sz w:val="20"/>
                <w:szCs w:val="20"/>
                <w:lang w:eastAsia="fr-FR"/>
              </w:rPr>
            </w:pPr>
            <w:r w:rsidRPr="001438B2">
              <w:rPr>
                <w:rFonts w:ascii="Roboto Condensed" w:eastAsia="Times New Roman" w:hAnsi="Roboto Condensed" w:cs="Times New Roman"/>
                <w:sz w:val="20"/>
                <w:szCs w:val="20"/>
                <w:lang w:eastAsia="fr-FR"/>
              </w:rPr>
              <w:t xml:space="preserve">A la fin du cours, les étudiants seront capables de : </w:t>
            </w:r>
          </w:p>
          <w:p w14:paraId="26098F96" w14:textId="77777777" w:rsidR="00533A06" w:rsidRPr="001438B2" w:rsidRDefault="00533A06" w:rsidP="0076060A">
            <w:pPr>
              <w:rPr>
                <w:rFonts w:ascii="Roboto Condensed" w:eastAsia="Times New Roman" w:hAnsi="Roboto Condensed" w:cs="Times New Roman"/>
                <w:sz w:val="20"/>
                <w:szCs w:val="20"/>
                <w:lang w:eastAsia="fr-FR"/>
              </w:rPr>
            </w:pPr>
            <w:r w:rsidRPr="001438B2">
              <w:rPr>
                <w:rFonts w:ascii="Times New Roman" w:eastAsia="Times New Roman" w:hAnsi="Times New Roman" w:cs="Times New Roman"/>
                <w:sz w:val="20"/>
                <w:szCs w:val="20"/>
                <w:lang w:eastAsia="fr-FR"/>
              </w:rPr>
              <w:t>‐</w:t>
            </w:r>
            <w:r w:rsidRPr="001438B2">
              <w:rPr>
                <w:rFonts w:ascii="Roboto Condensed" w:eastAsia="Times New Roman" w:hAnsi="Roboto Condensed" w:cs="Times New Roman"/>
                <w:sz w:val="20"/>
                <w:szCs w:val="20"/>
                <w:lang w:eastAsia="fr-FR"/>
              </w:rPr>
              <w:t xml:space="preserve"> Aborder la complexité de la réalisation d’un prototype à partir d’une idée </w:t>
            </w:r>
          </w:p>
          <w:p w14:paraId="57D633A0" w14:textId="77777777" w:rsidR="00533A06" w:rsidRPr="001438B2" w:rsidRDefault="00533A06" w:rsidP="0076060A">
            <w:pPr>
              <w:rPr>
                <w:rFonts w:ascii="Roboto Condensed" w:eastAsia="Times New Roman" w:hAnsi="Roboto Condensed" w:cs="Times New Roman"/>
                <w:sz w:val="20"/>
                <w:szCs w:val="20"/>
                <w:lang w:eastAsia="fr-FR"/>
              </w:rPr>
            </w:pPr>
            <w:r w:rsidRPr="001438B2">
              <w:rPr>
                <w:rFonts w:ascii="Times New Roman" w:eastAsia="Times New Roman" w:hAnsi="Times New Roman" w:cs="Times New Roman"/>
                <w:sz w:val="20"/>
                <w:szCs w:val="20"/>
                <w:lang w:eastAsia="fr-FR"/>
              </w:rPr>
              <w:t>‐</w:t>
            </w:r>
            <w:r w:rsidRPr="001438B2">
              <w:rPr>
                <w:rFonts w:ascii="Roboto Condensed" w:eastAsia="Times New Roman" w:hAnsi="Roboto Condensed" w:cs="Times New Roman"/>
                <w:sz w:val="20"/>
                <w:szCs w:val="20"/>
                <w:lang w:eastAsia="fr-FR"/>
              </w:rPr>
              <w:t xml:space="preserve"> Organiser et mettre en place une équipe projet agile</w:t>
            </w:r>
          </w:p>
          <w:p w14:paraId="4F875B90" w14:textId="77777777" w:rsidR="00533A06" w:rsidRPr="001438B2" w:rsidRDefault="00533A06" w:rsidP="0076060A">
            <w:pPr>
              <w:rPr>
                <w:rFonts w:ascii="Roboto Condensed" w:eastAsia="Times New Roman" w:hAnsi="Roboto Condensed" w:cs="Times New Roman"/>
                <w:sz w:val="20"/>
                <w:szCs w:val="20"/>
                <w:lang w:eastAsia="fr-FR"/>
              </w:rPr>
            </w:pPr>
            <w:r w:rsidRPr="001438B2">
              <w:rPr>
                <w:rFonts w:ascii="Roboto Condensed" w:eastAsia="Times New Roman" w:hAnsi="Roboto Condensed" w:cs="Times New Roman"/>
                <w:sz w:val="20"/>
                <w:szCs w:val="20"/>
                <w:lang w:eastAsia="fr-FR"/>
              </w:rPr>
              <w:t>- Communiquer et ajuster son développement en fonction du client</w:t>
            </w:r>
          </w:p>
          <w:p w14:paraId="16D0865F" w14:textId="77777777" w:rsidR="00533A06" w:rsidRPr="001438B2" w:rsidRDefault="00533A06" w:rsidP="0076060A">
            <w:pPr>
              <w:rPr>
                <w:rFonts w:ascii="Roboto Condensed" w:eastAsia="Times New Roman" w:hAnsi="Roboto Condensed" w:cs="Times New Roman"/>
                <w:sz w:val="20"/>
                <w:szCs w:val="20"/>
                <w:lang w:eastAsia="fr-FR"/>
              </w:rPr>
            </w:pPr>
            <w:r w:rsidRPr="001438B2">
              <w:rPr>
                <w:rFonts w:ascii="Times New Roman" w:eastAsia="Times New Roman" w:hAnsi="Times New Roman" w:cs="Times New Roman"/>
                <w:sz w:val="20"/>
                <w:szCs w:val="20"/>
                <w:lang w:eastAsia="fr-FR"/>
              </w:rPr>
              <w:t>‐</w:t>
            </w:r>
            <w:r w:rsidRPr="001438B2">
              <w:rPr>
                <w:rFonts w:ascii="Roboto Condensed" w:eastAsia="Times New Roman" w:hAnsi="Roboto Condensed" w:cs="Times New Roman"/>
                <w:sz w:val="20"/>
                <w:szCs w:val="20"/>
                <w:lang w:eastAsia="fr-FR"/>
              </w:rPr>
              <w:t xml:space="preserve"> Connaître et utiliser les méthodes et outils de la gestion de projet Agile, de l’innovation numérique et du Design </w:t>
            </w:r>
            <w:proofErr w:type="spellStart"/>
            <w:r w:rsidRPr="001438B2">
              <w:rPr>
                <w:rFonts w:ascii="Roboto Condensed" w:eastAsia="Times New Roman" w:hAnsi="Roboto Condensed" w:cs="Times New Roman"/>
                <w:sz w:val="20"/>
                <w:szCs w:val="20"/>
                <w:lang w:eastAsia="fr-FR"/>
              </w:rPr>
              <w:t>Thinking</w:t>
            </w:r>
            <w:proofErr w:type="spellEnd"/>
            <w:r w:rsidRPr="001438B2">
              <w:rPr>
                <w:rFonts w:ascii="Roboto Condensed" w:eastAsia="Times New Roman" w:hAnsi="Roboto Condensed" w:cs="Times New Roman"/>
                <w:sz w:val="20"/>
                <w:szCs w:val="20"/>
                <w:lang w:eastAsia="fr-FR"/>
              </w:rPr>
              <w:t xml:space="preserve"> pour développer des produits innovants en très peu de temps</w:t>
            </w:r>
          </w:p>
        </w:tc>
      </w:tr>
      <w:tr w:rsidR="00533A06" w:rsidRPr="00A978F2" w14:paraId="31A8B743" w14:textId="77777777" w:rsidTr="00803E1C">
        <w:trPr>
          <w:trHeight w:val="1703"/>
        </w:trPr>
        <w:tc>
          <w:tcPr>
            <w:tcW w:w="2518" w:type="dxa"/>
            <w:shd w:val="clear" w:color="auto" w:fill="282D46"/>
            <w:vAlign w:val="center"/>
          </w:tcPr>
          <w:p w14:paraId="4ADA7C0C" w14:textId="77777777" w:rsidR="00533A06" w:rsidRPr="00803E1C" w:rsidRDefault="00533A06" w:rsidP="0076060A">
            <w:pPr>
              <w:rPr>
                <w:rFonts w:ascii="Roboto Condensed" w:hAnsi="Roboto Condensed"/>
                <w:b/>
                <w:color w:val="FFFFFF" w:themeColor="background1"/>
              </w:rPr>
            </w:pPr>
            <w:r w:rsidRPr="00803E1C">
              <w:rPr>
                <w:rFonts w:ascii="Roboto Condensed" w:hAnsi="Roboto Condensed"/>
                <w:b/>
                <w:color w:val="FFFFFF" w:themeColor="background1"/>
              </w:rPr>
              <w:t>Contribution au référentiel Emploi-Compétences</w:t>
            </w:r>
          </w:p>
        </w:tc>
        <w:tc>
          <w:tcPr>
            <w:tcW w:w="6694" w:type="dxa"/>
            <w:gridSpan w:val="4"/>
            <w:shd w:val="clear" w:color="auto" w:fill="F1E5F7"/>
            <w:vAlign w:val="center"/>
          </w:tcPr>
          <w:p w14:paraId="3AD5AE4E" w14:textId="77777777" w:rsidR="00533A06" w:rsidRPr="001438B2" w:rsidRDefault="00533A06" w:rsidP="0076060A">
            <w:pPr>
              <w:rPr>
                <w:rFonts w:ascii="Roboto Condensed" w:eastAsia="Times New Roman" w:hAnsi="Roboto Condensed" w:cs="Times New Roman"/>
                <w:sz w:val="20"/>
                <w:szCs w:val="20"/>
                <w:lang w:eastAsia="fr-FR"/>
              </w:rPr>
            </w:pPr>
            <w:r w:rsidRPr="001438B2">
              <w:rPr>
                <w:rFonts w:ascii="Roboto Condensed" w:eastAsia="Times New Roman" w:hAnsi="Roboto Condensed" w:cs="Times New Roman"/>
                <w:b/>
                <w:sz w:val="20"/>
                <w:szCs w:val="20"/>
                <w:lang w:eastAsia="fr-FR"/>
              </w:rPr>
              <w:t>C9.1</w:t>
            </w:r>
            <w:r w:rsidRPr="001438B2">
              <w:rPr>
                <w:rFonts w:ascii="Roboto Condensed" w:eastAsia="Times New Roman" w:hAnsi="Roboto Condensed" w:cs="Times New Roman"/>
                <w:sz w:val="20"/>
                <w:szCs w:val="20"/>
                <w:lang w:eastAsia="fr-FR"/>
              </w:rPr>
              <w:t xml:space="preserve"> Fédérer l’ensemble des équipes autour de la stratégie de l’entreprise, et créer les conditions de l’adhésion au changement :</w:t>
            </w:r>
          </w:p>
          <w:p w14:paraId="328CA6ED" w14:textId="77777777" w:rsidR="00533A06" w:rsidRPr="001438B2" w:rsidRDefault="00533A06" w:rsidP="0076060A">
            <w:pPr>
              <w:rPr>
                <w:rFonts w:ascii="Roboto Condensed" w:eastAsia="Times New Roman" w:hAnsi="Roboto Condensed" w:cs="Times New Roman"/>
                <w:sz w:val="20"/>
                <w:szCs w:val="20"/>
                <w:lang w:eastAsia="fr-FR"/>
              </w:rPr>
            </w:pPr>
            <w:r w:rsidRPr="001438B2">
              <w:rPr>
                <w:rFonts w:ascii="Roboto Condensed" w:eastAsia="Times New Roman" w:hAnsi="Roboto Condensed" w:cs="Times New Roman"/>
                <w:sz w:val="20"/>
                <w:szCs w:val="20"/>
                <w:lang w:eastAsia="fr-FR"/>
              </w:rPr>
              <w:t>- par la co-construction d’une vision commune du but à atteindre</w:t>
            </w:r>
          </w:p>
          <w:p w14:paraId="58EC9B9A" w14:textId="77777777" w:rsidR="00533A06" w:rsidRPr="001438B2" w:rsidRDefault="00533A06" w:rsidP="0076060A">
            <w:pPr>
              <w:rPr>
                <w:rFonts w:ascii="Roboto Condensed" w:eastAsia="Times New Roman" w:hAnsi="Roboto Condensed" w:cs="Times New Roman"/>
                <w:sz w:val="20"/>
                <w:szCs w:val="20"/>
                <w:lang w:eastAsia="fr-FR"/>
              </w:rPr>
            </w:pPr>
            <w:r w:rsidRPr="001438B2">
              <w:rPr>
                <w:rFonts w:ascii="Roboto Condensed" w:eastAsia="Times New Roman" w:hAnsi="Roboto Condensed" w:cs="Times New Roman"/>
                <w:sz w:val="20"/>
                <w:szCs w:val="20"/>
                <w:lang w:eastAsia="fr-FR"/>
              </w:rPr>
              <w:t>- en faisant du travail collectif un lieu de sens qui relie l’intérêt collectif et l’intérêt individuel d’épanouissement</w:t>
            </w:r>
          </w:p>
          <w:p w14:paraId="081A440E" w14:textId="77777777" w:rsidR="00533A06" w:rsidRPr="001438B2" w:rsidRDefault="00533A06" w:rsidP="0076060A">
            <w:pPr>
              <w:rPr>
                <w:rFonts w:ascii="Roboto Condensed" w:eastAsia="Times New Roman" w:hAnsi="Roboto Condensed" w:cs="Times New Roman"/>
                <w:sz w:val="20"/>
                <w:szCs w:val="20"/>
                <w:lang w:eastAsia="fr-FR"/>
              </w:rPr>
            </w:pPr>
            <w:r w:rsidRPr="001438B2">
              <w:rPr>
                <w:rFonts w:ascii="Roboto Condensed" w:eastAsia="Times New Roman" w:hAnsi="Roboto Condensed" w:cs="Times New Roman"/>
                <w:b/>
                <w:sz w:val="20"/>
                <w:szCs w:val="20"/>
                <w:lang w:eastAsia="fr-FR"/>
              </w:rPr>
              <w:t>C3.2</w:t>
            </w:r>
            <w:r>
              <w:rPr>
                <w:rFonts w:ascii="Roboto Condensed" w:eastAsia="Times New Roman" w:hAnsi="Roboto Condensed" w:cs="Times New Roman"/>
                <w:b/>
                <w:sz w:val="20"/>
                <w:szCs w:val="20"/>
                <w:lang w:eastAsia="fr-FR"/>
              </w:rPr>
              <w:t xml:space="preserve"> </w:t>
            </w:r>
            <w:r w:rsidRPr="001438B2">
              <w:rPr>
                <w:rFonts w:ascii="Roboto Condensed" w:eastAsia="Times New Roman" w:hAnsi="Roboto Condensed" w:cs="Times New Roman"/>
                <w:sz w:val="20"/>
                <w:szCs w:val="20"/>
                <w:lang w:eastAsia="fr-FR"/>
              </w:rPr>
              <w:t>Créer les conditions de l’émergence et l’enrichissement de concepts de nouveaux produits (services/procédés</w:t>
            </w:r>
            <w:proofErr w:type="gramStart"/>
            <w:r w:rsidRPr="001438B2">
              <w:rPr>
                <w:rFonts w:ascii="Roboto Condensed" w:eastAsia="Times New Roman" w:hAnsi="Roboto Condensed" w:cs="Times New Roman"/>
                <w:sz w:val="20"/>
                <w:szCs w:val="20"/>
                <w:lang w:eastAsia="fr-FR"/>
              </w:rPr>
              <w:t>/….),  à</w:t>
            </w:r>
            <w:proofErr w:type="gramEnd"/>
            <w:r w:rsidRPr="001438B2">
              <w:rPr>
                <w:rFonts w:ascii="Roboto Condensed" w:eastAsia="Times New Roman" w:hAnsi="Roboto Condensed" w:cs="Times New Roman"/>
                <w:sz w:val="20"/>
                <w:szCs w:val="20"/>
                <w:lang w:eastAsia="fr-FR"/>
              </w:rPr>
              <w:t xml:space="preserve"> l’aide d’outils collaboratifs de </w:t>
            </w:r>
            <w:proofErr w:type="spellStart"/>
            <w:r w:rsidRPr="001438B2">
              <w:rPr>
                <w:rFonts w:ascii="Roboto Condensed" w:eastAsia="Times New Roman" w:hAnsi="Roboto Condensed" w:cs="Times New Roman"/>
                <w:sz w:val="20"/>
                <w:szCs w:val="20"/>
                <w:lang w:eastAsia="fr-FR"/>
              </w:rPr>
              <w:t>co</w:t>
            </w:r>
            <w:proofErr w:type="spellEnd"/>
            <w:r w:rsidRPr="001438B2">
              <w:rPr>
                <w:rFonts w:ascii="Roboto Condensed" w:eastAsia="Times New Roman" w:hAnsi="Roboto Condensed" w:cs="Times New Roman"/>
                <w:sz w:val="20"/>
                <w:szCs w:val="20"/>
                <w:lang w:eastAsia="fr-FR"/>
              </w:rPr>
              <w:t>-</w:t>
            </w:r>
            <w:proofErr w:type="gramStart"/>
            <w:r w:rsidRPr="001438B2">
              <w:rPr>
                <w:rFonts w:ascii="Roboto Condensed" w:eastAsia="Times New Roman" w:hAnsi="Roboto Condensed" w:cs="Times New Roman"/>
                <w:sz w:val="20"/>
                <w:szCs w:val="20"/>
                <w:lang w:eastAsia="fr-FR"/>
              </w:rPr>
              <w:t>innovation  (</w:t>
            </w:r>
            <w:proofErr w:type="gramEnd"/>
            <w:r w:rsidRPr="001438B2">
              <w:rPr>
                <w:rFonts w:ascii="Roboto Condensed" w:eastAsia="Times New Roman" w:hAnsi="Roboto Condensed" w:cs="Times New Roman"/>
                <w:sz w:val="20"/>
                <w:szCs w:val="20"/>
                <w:lang w:eastAsia="fr-FR"/>
              </w:rPr>
              <w:t>Objets Intermédiaires de Conception, Proof of Concept, …)</w:t>
            </w:r>
          </w:p>
          <w:p w14:paraId="72B19025" w14:textId="77777777" w:rsidR="00533A06" w:rsidRPr="001438B2" w:rsidRDefault="00533A06" w:rsidP="0076060A">
            <w:pPr>
              <w:rPr>
                <w:rFonts w:ascii="Roboto Condensed" w:eastAsia="Times New Roman" w:hAnsi="Roboto Condensed" w:cs="Times New Roman"/>
                <w:sz w:val="20"/>
                <w:szCs w:val="20"/>
                <w:lang w:eastAsia="fr-FR"/>
              </w:rPr>
            </w:pPr>
            <w:r w:rsidRPr="001438B2">
              <w:rPr>
                <w:rFonts w:ascii="Roboto Condensed" w:eastAsia="Times New Roman" w:hAnsi="Roboto Condensed" w:cs="Times New Roman"/>
                <w:b/>
                <w:sz w:val="20"/>
                <w:szCs w:val="20"/>
                <w:lang w:eastAsia="fr-FR"/>
              </w:rPr>
              <w:t>C3.4</w:t>
            </w:r>
            <w:r>
              <w:rPr>
                <w:rFonts w:ascii="Roboto Condensed" w:eastAsia="Times New Roman" w:hAnsi="Roboto Condensed" w:cs="Times New Roman"/>
                <w:b/>
                <w:sz w:val="20"/>
                <w:szCs w:val="20"/>
                <w:lang w:eastAsia="fr-FR"/>
              </w:rPr>
              <w:t xml:space="preserve"> </w:t>
            </w:r>
            <w:r w:rsidRPr="001438B2">
              <w:rPr>
                <w:rFonts w:ascii="Roboto Condensed" w:eastAsia="Times New Roman" w:hAnsi="Roboto Condensed" w:cs="Times New Roman"/>
                <w:sz w:val="20"/>
                <w:szCs w:val="20"/>
                <w:lang w:eastAsia="fr-FR"/>
              </w:rPr>
              <w:t xml:space="preserve">Accompagner et contribuer à l’élaboration, agile ou </w:t>
            </w:r>
            <w:proofErr w:type="gramStart"/>
            <w:r w:rsidRPr="001438B2">
              <w:rPr>
                <w:rFonts w:ascii="Roboto Condensed" w:eastAsia="Times New Roman" w:hAnsi="Roboto Condensed" w:cs="Times New Roman"/>
                <w:sz w:val="20"/>
                <w:szCs w:val="20"/>
                <w:lang w:eastAsia="fr-FR"/>
              </w:rPr>
              <w:t>non,  d’un</w:t>
            </w:r>
            <w:proofErr w:type="gramEnd"/>
            <w:r w:rsidRPr="001438B2">
              <w:rPr>
                <w:rFonts w:ascii="Roboto Condensed" w:eastAsia="Times New Roman" w:hAnsi="Roboto Condensed" w:cs="Times New Roman"/>
                <w:sz w:val="20"/>
                <w:szCs w:val="20"/>
                <w:lang w:eastAsia="fr-FR"/>
              </w:rPr>
              <w:t xml:space="preserve"> produit (service</w:t>
            </w:r>
            <w:proofErr w:type="gramStart"/>
            <w:r w:rsidRPr="001438B2">
              <w:rPr>
                <w:rFonts w:ascii="Roboto Condensed" w:eastAsia="Times New Roman" w:hAnsi="Roboto Condensed" w:cs="Times New Roman"/>
                <w:sz w:val="20"/>
                <w:szCs w:val="20"/>
                <w:lang w:eastAsia="fr-FR"/>
              </w:rPr>
              <w:t>/….</w:t>
            </w:r>
            <w:proofErr w:type="gramEnd"/>
            <w:r w:rsidRPr="001438B2">
              <w:rPr>
                <w:rFonts w:ascii="Roboto Condensed" w:eastAsia="Times New Roman" w:hAnsi="Roboto Condensed" w:cs="Times New Roman"/>
                <w:sz w:val="20"/>
                <w:szCs w:val="20"/>
                <w:lang w:eastAsia="fr-FR"/>
              </w:rPr>
              <w:t>) porteur de valeur et conforme aux besoins,</w:t>
            </w:r>
          </w:p>
          <w:p w14:paraId="20F3CB16" w14:textId="77777777" w:rsidR="00533A06" w:rsidRPr="001438B2" w:rsidRDefault="00533A06" w:rsidP="0076060A">
            <w:pPr>
              <w:rPr>
                <w:rFonts w:ascii="Roboto Condensed" w:eastAsia="Times New Roman" w:hAnsi="Roboto Condensed" w:cs="Times New Roman"/>
                <w:sz w:val="20"/>
                <w:szCs w:val="20"/>
                <w:lang w:eastAsia="fr-FR"/>
              </w:rPr>
            </w:pPr>
            <w:r>
              <w:rPr>
                <w:rFonts w:ascii="Roboto Condensed" w:eastAsia="Times New Roman" w:hAnsi="Roboto Condensed" w:cs="Times New Roman"/>
                <w:sz w:val="20"/>
                <w:szCs w:val="20"/>
                <w:lang w:eastAsia="fr-FR"/>
              </w:rPr>
              <w:t xml:space="preserve">- </w:t>
            </w:r>
            <w:r w:rsidRPr="001438B2">
              <w:rPr>
                <w:rFonts w:ascii="Roboto Condensed" w:eastAsia="Times New Roman" w:hAnsi="Roboto Condensed" w:cs="Times New Roman"/>
                <w:sz w:val="20"/>
                <w:szCs w:val="20"/>
                <w:lang w:eastAsia="fr-FR"/>
              </w:rPr>
              <w:t>en pilotant l’ensemble des phases de développement (créativité, spécifications fonctionnelles/techniques, design, prototypage, validation de la faisabilité et de l’acceptabilité…),</w:t>
            </w:r>
          </w:p>
          <w:p w14:paraId="43C2D758" w14:textId="77777777" w:rsidR="00533A06" w:rsidRPr="001438B2" w:rsidRDefault="00533A06" w:rsidP="0076060A">
            <w:pPr>
              <w:rPr>
                <w:rFonts w:ascii="Roboto Condensed" w:eastAsia="Times New Roman" w:hAnsi="Roboto Condensed" w:cs="Times New Roman"/>
                <w:sz w:val="20"/>
                <w:szCs w:val="20"/>
                <w:lang w:eastAsia="fr-FR"/>
              </w:rPr>
            </w:pPr>
            <w:r w:rsidRPr="001438B2">
              <w:rPr>
                <w:rFonts w:ascii="Roboto Condensed" w:eastAsia="Times New Roman" w:hAnsi="Roboto Condensed" w:cs="Times New Roman"/>
                <w:sz w:val="20"/>
                <w:szCs w:val="20"/>
                <w:lang w:eastAsia="fr-FR"/>
              </w:rPr>
              <w:t>-</w:t>
            </w:r>
            <w:r>
              <w:rPr>
                <w:rFonts w:ascii="Roboto Condensed" w:eastAsia="Times New Roman" w:hAnsi="Roboto Condensed" w:cs="Times New Roman"/>
                <w:sz w:val="20"/>
                <w:szCs w:val="20"/>
                <w:lang w:eastAsia="fr-FR"/>
              </w:rPr>
              <w:t xml:space="preserve"> </w:t>
            </w:r>
            <w:r w:rsidRPr="001438B2">
              <w:rPr>
                <w:rFonts w:ascii="Roboto Condensed" w:eastAsia="Times New Roman" w:hAnsi="Roboto Condensed" w:cs="Times New Roman"/>
                <w:sz w:val="20"/>
                <w:szCs w:val="20"/>
                <w:lang w:eastAsia="fr-FR"/>
              </w:rPr>
              <w:t>en supervisant notamment les évolutions techniques en interface avec les experts.</w:t>
            </w:r>
          </w:p>
          <w:p w14:paraId="24CC2855" w14:textId="77777777" w:rsidR="00533A06" w:rsidRPr="001438B2" w:rsidRDefault="00533A06" w:rsidP="0076060A">
            <w:pPr>
              <w:rPr>
                <w:rFonts w:ascii="Roboto Condensed" w:eastAsia="Times New Roman" w:hAnsi="Roboto Condensed" w:cs="Times New Roman"/>
                <w:sz w:val="20"/>
                <w:szCs w:val="20"/>
                <w:lang w:eastAsia="fr-FR"/>
              </w:rPr>
            </w:pPr>
            <w:r w:rsidRPr="001438B2">
              <w:rPr>
                <w:rFonts w:ascii="Roboto Condensed" w:eastAsia="Times New Roman" w:hAnsi="Roboto Condensed" w:cs="Times New Roman"/>
                <w:b/>
                <w:sz w:val="20"/>
                <w:szCs w:val="20"/>
                <w:lang w:eastAsia="fr-FR"/>
              </w:rPr>
              <w:t>C1.1</w:t>
            </w:r>
            <w:r>
              <w:rPr>
                <w:rFonts w:ascii="Roboto Condensed" w:eastAsia="Times New Roman" w:hAnsi="Roboto Condensed" w:cs="Times New Roman"/>
                <w:b/>
                <w:sz w:val="20"/>
                <w:szCs w:val="20"/>
                <w:lang w:eastAsia="fr-FR"/>
              </w:rPr>
              <w:t xml:space="preserve"> </w:t>
            </w:r>
            <w:r w:rsidRPr="001438B2">
              <w:rPr>
                <w:rFonts w:ascii="Roboto Condensed" w:eastAsia="Times New Roman" w:hAnsi="Roboto Condensed" w:cs="Times New Roman"/>
                <w:sz w:val="20"/>
                <w:szCs w:val="20"/>
                <w:lang w:eastAsia="fr-FR"/>
              </w:rPr>
              <w:t>Collecter, traiter, analyser, interpréter des données ou des informations, quantitatives ou qualitatives, en sachant notamment concevoir les bases de données constitutives d’un système d’information</w:t>
            </w:r>
          </w:p>
          <w:p w14:paraId="473404CB" w14:textId="77777777" w:rsidR="00533A06" w:rsidRPr="001438B2" w:rsidRDefault="00533A06" w:rsidP="0076060A">
            <w:pPr>
              <w:rPr>
                <w:rFonts w:ascii="Roboto Condensed" w:eastAsia="Times New Roman" w:hAnsi="Roboto Condensed" w:cs="Times New Roman"/>
                <w:sz w:val="20"/>
                <w:szCs w:val="16"/>
                <w:lang w:eastAsia="fr-FR"/>
              </w:rPr>
            </w:pPr>
            <w:r w:rsidRPr="001438B2">
              <w:rPr>
                <w:rFonts w:ascii="Roboto Condensed" w:eastAsia="Times New Roman" w:hAnsi="Roboto Condensed" w:cs="Times New Roman"/>
                <w:b/>
                <w:sz w:val="20"/>
                <w:szCs w:val="20"/>
                <w:lang w:eastAsia="fr-FR"/>
              </w:rPr>
              <w:t>C1.2</w:t>
            </w:r>
            <w:r>
              <w:rPr>
                <w:rFonts w:ascii="Roboto Condensed" w:eastAsia="Times New Roman" w:hAnsi="Roboto Condensed" w:cs="Times New Roman"/>
                <w:b/>
                <w:sz w:val="20"/>
                <w:szCs w:val="20"/>
                <w:lang w:eastAsia="fr-FR"/>
              </w:rPr>
              <w:t xml:space="preserve"> </w:t>
            </w:r>
            <w:r w:rsidRPr="001438B2">
              <w:rPr>
                <w:rFonts w:ascii="Roboto Condensed" w:eastAsia="Times New Roman" w:hAnsi="Roboto Condensed" w:cs="Times New Roman"/>
                <w:sz w:val="20"/>
                <w:szCs w:val="20"/>
                <w:lang w:eastAsia="fr-FR"/>
              </w:rPr>
              <w:t xml:space="preserve">Choisir et mettre en œuvre des langages, outils, méthodes (formels et analytiques/analogiques et systémiques) permettant de modéliser ou représenter un problème, une situation, un système de complexité variable, et les traduire en textes ou schémas simples, accessibles et signifiants qui favorisent la communication, la participation et la co-construction collective </w:t>
            </w:r>
          </w:p>
        </w:tc>
      </w:tr>
      <w:tr w:rsidR="00533A06" w:rsidRPr="00AB39E1" w14:paraId="37DA553F" w14:textId="77777777" w:rsidTr="00803E1C">
        <w:tc>
          <w:tcPr>
            <w:tcW w:w="2518" w:type="dxa"/>
            <w:shd w:val="clear" w:color="auto" w:fill="282D46"/>
            <w:vAlign w:val="center"/>
          </w:tcPr>
          <w:p w14:paraId="308B652D" w14:textId="70292202" w:rsidR="00533A06" w:rsidRPr="00803E1C" w:rsidRDefault="00533A06" w:rsidP="0076060A">
            <w:pPr>
              <w:rPr>
                <w:rFonts w:ascii="Roboto Condensed" w:hAnsi="Roboto Condensed"/>
                <w:b/>
                <w:color w:val="FFFFFF" w:themeColor="background1"/>
              </w:rPr>
            </w:pPr>
            <w:r w:rsidRPr="00803E1C">
              <w:rPr>
                <w:rFonts w:ascii="Roboto Condensed" w:hAnsi="Roboto Condensed"/>
                <w:b/>
                <w:color w:val="FFFFFF" w:themeColor="background1"/>
              </w:rPr>
              <w:t>Prérequis</w:t>
            </w:r>
          </w:p>
        </w:tc>
        <w:tc>
          <w:tcPr>
            <w:tcW w:w="6694" w:type="dxa"/>
            <w:gridSpan w:val="4"/>
            <w:shd w:val="clear" w:color="auto" w:fill="F1E5F7"/>
            <w:vAlign w:val="center"/>
          </w:tcPr>
          <w:p w14:paraId="6EB52F09" w14:textId="5D5C70F8" w:rsidR="00533A06" w:rsidRPr="001438B2" w:rsidRDefault="00533A06" w:rsidP="0076060A">
            <w:pPr>
              <w:rPr>
                <w:rFonts w:ascii="Roboto Condensed" w:hAnsi="Roboto Condensed"/>
                <w:sz w:val="20"/>
                <w:szCs w:val="20"/>
              </w:rPr>
            </w:pPr>
            <w:r w:rsidRPr="001438B2">
              <w:rPr>
                <w:rFonts w:ascii="Roboto Condensed" w:hAnsi="Roboto Condensed"/>
                <w:sz w:val="20"/>
                <w:szCs w:val="20"/>
              </w:rPr>
              <w:t>GI</w:t>
            </w:r>
            <w:r w:rsidR="004B2DEE">
              <w:rPr>
                <w:rFonts w:ascii="Roboto Condensed" w:hAnsi="Roboto Condensed"/>
                <w:sz w:val="20"/>
                <w:szCs w:val="20"/>
              </w:rPr>
              <w:t>3</w:t>
            </w:r>
            <w:r w:rsidRPr="001438B2">
              <w:rPr>
                <w:rFonts w:ascii="Roboto Condensed" w:hAnsi="Roboto Condensed"/>
                <w:sz w:val="20"/>
                <w:szCs w:val="20"/>
              </w:rPr>
              <w:t>, GI1</w:t>
            </w:r>
          </w:p>
        </w:tc>
      </w:tr>
      <w:tr w:rsidR="00533A06" w14:paraId="15C82D00" w14:textId="77777777" w:rsidTr="00803E1C">
        <w:tc>
          <w:tcPr>
            <w:tcW w:w="2518" w:type="dxa"/>
            <w:shd w:val="clear" w:color="auto" w:fill="282D46"/>
            <w:vAlign w:val="center"/>
          </w:tcPr>
          <w:p w14:paraId="4E0517CB" w14:textId="77777777" w:rsidR="00533A06" w:rsidRPr="00803E1C" w:rsidRDefault="00533A06" w:rsidP="0076060A">
            <w:pPr>
              <w:rPr>
                <w:rFonts w:ascii="Roboto Condensed" w:hAnsi="Roboto Condensed"/>
                <w:b/>
                <w:color w:val="FFFFFF" w:themeColor="background1"/>
              </w:rPr>
            </w:pPr>
            <w:r w:rsidRPr="00803E1C">
              <w:rPr>
                <w:rFonts w:ascii="Roboto Condensed" w:hAnsi="Roboto Condensed"/>
                <w:b/>
                <w:color w:val="FFFFFF" w:themeColor="background1"/>
              </w:rPr>
              <w:t>Liens pédagogiques</w:t>
            </w:r>
          </w:p>
        </w:tc>
        <w:tc>
          <w:tcPr>
            <w:tcW w:w="6694" w:type="dxa"/>
            <w:gridSpan w:val="4"/>
            <w:shd w:val="clear" w:color="auto" w:fill="F1E5F7"/>
            <w:vAlign w:val="center"/>
          </w:tcPr>
          <w:p w14:paraId="346EB2A5" w14:textId="08A9801E" w:rsidR="00533A06" w:rsidRPr="001438B2" w:rsidRDefault="00533A06" w:rsidP="0076060A">
            <w:pPr>
              <w:rPr>
                <w:rFonts w:ascii="Roboto Condensed" w:hAnsi="Roboto Condensed"/>
                <w:sz w:val="20"/>
                <w:szCs w:val="20"/>
              </w:rPr>
            </w:pPr>
            <w:r w:rsidRPr="001438B2">
              <w:rPr>
                <w:rFonts w:ascii="Roboto Condensed" w:hAnsi="Roboto Condensed"/>
                <w:sz w:val="20"/>
                <w:szCs w:val="20"/>
              </w:rPr>
              <w:t>Liens avec les modules GI1, GI</w:t>
            </w:r>
            <w:r w:rsidR="004B2DEE">
              <w:rPr>
                <w:rFonts w:ascii="Roboto Condensed" w:hAnsi="Roboto Condensed"/>
                <w:sz w:val="20"/>
                <w:szCs w:val="20"/>
              </w:rPr>
              <w:t>3</w:t>
            </w:r>
            <w:r w:rsidRPr="001438B2">
              <w:rPr>
                <w:rFonts w:ascii="Roboto Condensed" w:hAnsi="Roboto Condensed"/>
                <w:sz w:val="20"/>
                <w:szCs w:val="20"/>
              </w:rPr>
              <w:t>, CI9</w:t>
            </w:r>
          </w:p>
        </w:tc>
      </w:tr>
      <w:tr w:rsidR="00533A06" w:rsidRPr="0096426B" w14:paraId="237F2D1C" w14:textId="77777777" w:rsidTr="00803E1C">
        <w:tc>
          <w:tcPr>
            <w:tcW w:w="2518" w:type="dxa"/>
            <w:shd w:val="clear" w:color="auto" w:fill="282D46"/>
            <w:vAlign w:val="center"/>
          </w:tcPr>
          <w:p w14:paraId="3B73104C" w14:textId="77777777" w:rsidR="00533A06" w:rsidRPr="00803E1C" w:rsidRDefault="00533A06" w:rsidP="0076060A">
            <w:pPr>
              <w:rPr>
                <w:rFonts w:ascii="Roboto Condensed" w:hAnsi="Roboto Condensed"/>
                <w:b/>
                <w:color w:val="FFFFFF" w:themeColor="background1"/>
              </w:rPr>
            </w:pPr>
            <w:r w:rsidRPr="00803E1C">
              <w:rPr>
                <w:rFonts w:ascii="Roboto Condensed" w:hAnsi="Roboto Condensed"/>
                <w:b/>
                <w:color w:val="FFFFFF" w:themeColor="background1"/>
              </w:rPr>
              <w:t xml:space="preserve">Contenu </w:t>
            </w:r>
          </w:p>
        </w:tc>
        <w:tc>
          <w:tcPr>
            <w:tcW w:w="6694" w:type="dxa"/>
            <w:gridSpan w:val="4"/>
            <w:shd w:val="clear" w:color="auto" w:fill="F1E5F7"/>
            <w:vAlign w:val="center"/>
          </w:tcPr>
          <w:p w14:paraId="48450F65" w14:textId="77777777" w:rsidR="00533A06" w:rsidRPr="001438B2" w:rsidRDefault="00533A06" w:rsidP="0076060A">
            <w:pPr>
              <w:pStyle w:val="Titre1"/>
              <w:numPr>
                <w:ilvl w:val="0"/>
                <w:numId w:val="0"/>
              </w:numPr>
              <w:spacing w:before="0"/>
              <w:ind w:left="34" w:hanging="34"/>
              <w:rPr>
                <w:rFonts w:ascii="Roboto Condensed" w:hAnsi="Roboto Condensed"/>
                <w:b w:val="0"/>
                <w:caps w:val="0"/>
                <w:sz w:val="20"/>
              </w:rPr>
            </w:pPr>
            <w:r w:rsidRPr="001438B2">
              <w:rPr>
                <w:rFonts w:ascii="Roboto Condensed" w:hAnsi="Roboto Condensed"/>
                <w:b w:val="0"/>
                <w:caps w:val="0"/>
                <w:sz w:val="20"/>
              </w:rPr>
              <w:t>Le cours est construit sur 4 jours dédiés à une formation à l’innovation Numérique lors desquels les étudiants participent au challenge « 72 Heures pour développer une innovation en mode Agile »</w:t>
            </w:r>
          </w:p>
          <w:p w14:paraId="1C6C8317" w14:textId="77777777" w:rsidR="00533A06" w:rsidRPr="001438B2" w:rsidRDefault="00533A06" w:rsidP="0076060A">
            <w:pPr>
              <w:pStyle w:val="Titre1"/>
              <w:numPr>
                <w:ilvl w:val="0"/>
                <w:numId w:val="0"/>
              </w:numPr>
              <w:spacing w:before="0"/>
              <w:ind w:left="432" w:hanging="432"/>
              <w:rPr>
                <w:rFonts w:ascii="Roboto Condensed" w:hAnsi="Roboto Condensed"/>
                <w:b w:val="0"/>
                <w:caps w:val="0"/>
                <w:sz w:val="20"/>
              </w:rPr>
            </w:pPr>
            <w:r w:rsidRPr="001438B2">
              <w:rPr>
                <w:rFonts w:ascii="Roboto Condensed" w:hAnsi="Roboto Condensed"/>
                <w:b w:val="0"/>
                <w:caps w:val="0"/>
                <w:sz w:val="20"/>
              </w:rPr>
              <w:t>Le challenge consistera à :</w:t>
            </w:r>
          </w:p>
          <w:p w14:paraId="09EDC454" w14:textId="77777777" w:rsidR="00533A06" w:rsidRPr="001438B2" w:rsidRDefault="00533A06" w:rsidP="00533A06">
            <w:pPr>
              <w:pStyle w:val="Paragraphedeliste"/>
              <w:widowControl/>
              <w:numPr>
                <w:ilvl w:val="0"/>
                <w:numId w:val="19"/>
              </w:numPr>
              <w:tabs>
                <w:tab w:val="num" w:pos="426"/>
              </w:tabs>
              <w:suppressAutoHyphens w:val="0"/>
              <w:spacing w:after="0" w:line="240" w:lineRule="auto"/>
              <w:rPr>
                <w:rFonts w:ascii="Roboto Condensed" w:hAnsi="Roboto Condensed"/>
                <w:sz w:val="20"/>
                <w:szCs w:val="20"/>
              </w:rPr>
            </w:pPr>
            <w:r w:rsidRPr="001438B2">
              <w:rPr>
                <w:rFonts w:ascii="Roboto Condensed" w:hAnsi="Roboto Condensed"/>
                <w:sz w:val="20"/>
                <w:szCs w:val="20"/>
              </w:rPr>
              <w:t xml:space="preserve">Constituer des équipes projet appliquant les méthodes </w:t>
            </w:r>
            <w:proofErr w:type="gramStart"/>
            <w:r w:rsidRPr="001438B2">
              <w:rPr>
                <w:rFonts w:ascii="Roboto Condensed" w:hAnsi="Roboto Condensed"/>
                <w:sz w:val="20"/>
                <w:szCs w:val="20"/>
              </w:rPr>
              <w:t>Agile;</w:t>
            </w:r>
            <w:proofErr w:type="gramEnd"/>
          </w:p>
          <w:p w14:paraId="01917C1F" w14:textId="77777777" w:rsidR="00533A06" w:rsidRPr="001438B2" w:rsidRDefault="00533A06" w:rsidP="00533A06">
            <w:pPr>
              <w:pStyle w:val="Paragraphedeliste"/>
              <w:widowControl/>
              <w:numPr>
                <w:ilvl w:val="0"/>
                <w:numId w:val="19"/>
              </w:numPr>
              <w:tabs>
                <w:tab w:val="num" w:pos="426"/>
              </w:tabs>
              <w:suppressAutoHyphens w:val="0"/>
              <w:spacing w:after="0" w:line="240" w:lineRule="auto"/>
              <w:rPr>
                <w:rFonts w:ascii="Roboto Condensed" w:hAnsi="Roboto Condensed"/>
                <w:sz w:val="20"/>
                <w:szCs w:val="20"/>
              </w:rPr>
            </w:pPr>
            <w:r w:rsidRPr="001438B2">
              <w:rPr>
                <w:rFonts w:ascii="Roboto Condensed" w:hAnsi="Roboto Condensed"/>
                <w:sz w:val="20"/>
                <w:szCs w:val="20"/>
              </w:rPr>
              <w:t>Développer un prototype numérique à partir d’une idée à l’aide d’outils numériques (Web et mobile)</w:t>
            </w:r>
          </w:p>
          <w:p w14:paraId="45536E2E" w14:textId="77777777" w:rsidR="00533A06" w:rsidRPr="001438B2" w:rsidRDefault="00533A06" w:rsidP="00533A06">
            <w:pPr>
              <w:pStyle w:val="Paragraphedeliste"/>
              <w:widowControl/>
              <w:numPr>
                <w:ilvl w:val="0"/>
                <w:numId w:val="19"/>
              </w:numPr>
              <w:tabs>
                <w:tab w:val="num" w:pos="426"/>
              </w:tabs>
              <w:suppressAutoHyphens w:val="0"/>
              <w:spacing w:after="0" w:line="240" w:lineRule="auto"/>
              <w:rPr>
                <w:rFonts w:ascii="Roboto Condensed" w:hAnsi="Roboto Condensed"/>
                <w:sz w:val="20"/>
                <w:szCs w:val="20"/>
              </w:rPr>
            </w:pPr>
            <w:r w:rsidRPr="001438B2">
              <w:rPr>
                <w:rFonts w:ascii="Roboto Condensed" w:hAnsi="Roboto Condensed"/>
                <w:sz w:val="20"/>
                <w:szCs w:val="20"/>
              </w:rPr>
              <w:t>Rencontrer les clients et les utilisateurs finaux ;</w:t>
            </w:r>
          </w:p>
          <w:p w14:paraId="2CB6A80A" w14:textId="77777777" w:rsidR="00533A06" w:rsidRPr="001438B2" w:rsidRDefault="00533A06" w:rsidP="00533A06">
            <w:pPr>
              <w:pStyle w:val="Paragraphedeliste"/>
              <w:widowControl/>
              <w:numPr>
                <w:ilvl w:val="0"/>
                <w:numId w:val="19"/>
              </w:numPr>
              <w:tabs>
                <w:tab w:val="num" w:pos="426"/>
              </w:tabs>
              <w:suppressAutoHyphens w:val="0"/>
              <w:spacing w:after="0" w:line="240" w:lineRule="auto"/>
              <w:rPr>
                <w:rFonts w:ascii="Roboto Condensed" w:hAnsi="Roboto Condensed"/>
                <w:sz w:val="20"/>
                <w:szCs w:val="20"/>
              </w:rPr>
            </w:pPr>
            <w:r w:rsidRPr="001438B2">
              <w:rPr>
                <w:rFonts w:ascii="Roboto Condensed" w:hAnsi="Roboto Condensed"/>
                <w:sz w:val="20"/>
                <w:szCs w:val="20"/>
              </w:rPr>
              <w:t>Analyser les expériences utilisateurs</w:t>
            </w:r>
          </w:p>
          <w:p w14:paraId="765957F4" w14:textId="77777777" w:rsidR="00533A06" w:rsidRPr="001438B2" w:rsidRDefault="00533A06" w:rsidP="00533A06">
            <w:pPr>
              <w:pStyle w:val="Paragraphedeliste"/>
              <w:widowControl/>
              <w:numPr>
                <w:ilvl w:val="0"/>
                <w:numId w:val="19"/>
              </w:numPr>
              <w:tabs>
                <w:tab w:val="num" w:pos="426"/>
              </w:tabs>
              <w:suppressAutoHyphens w:val="0"/>
              <w:spacing w:after="0" w:line="240" w:lineRule="auto"/>
              <w:rPr>
                <w:rFonts w:ascii="Roboto Condensed" w:hAnsi="Roboto Condensed"/>
                <w:sz w:val="20"/>
                <w:szCs w:val="20"/>
              </w:rPr>
            </w:pPr>
            <w:r w:rsidRPr="001438B2">
              <w:rPr>
                <w:rFonts w:ascii="Roboto Condensed" w:hAnsi="Roboto Condensed"/>
                <w:sz w:val="20"/>
                <w:szCs w:val="20"/>
              </w:rPr>
              <w:t>Développer des scénarios d’usage centrés sur la valeur ajoutée pour les utilisateurs</w:t>
            </w:r>
          </w:p>
          <w:p w14:paraId="5C90210D" w14:textId="77777777" w:rsidR="00533A06" w:rsidRPr="001438B2" w:rsidRDefault="00533A06" w:rsidP="00533A06">
            <w:pPr>
              <w:pStyle w:val="Paragraphedeliste"/>
              <w:widowControl/>
              <w:numPr>
                <w:ilvl w:val="0"/>
                <w:numId w:val="19"/>
              </w:numPr>
              <w:tabs>
                <w:tab w:val="num" w:pos="426"/>
              </w:tabs>
              <w:suppressAutoHyphens w:val="0"/>
              <w:spacing w:after="0" w:line="240" w:lineRule="auto"/>
              <w:rPr>
                <w:rFonts w:ascii="Roboto Condensed" w:hAnsi="Roboto Condensed"/>
                <w:sz w:val="20"/>
                <w:szCs w:val="20"/>
              </w:rPr>
            </w:pPr>
            <w:r w:rsidRPr="001438B2">
              <w:rPr>
                <w:rFonts w:ascii="Roboto Condensed" w:hAnsi="Roboto Condensed"/>
                <w:sz w:val="20"/>
                <w:szCs w:val="20"/>
              </w:rPr>
              <w:t xml:space="preserve">Mettre en place une méthodologie </w:t>
            </w:r>
            <w:proofErr w:type="gramStart"/>
            <w:r w:rsidRPr="001438B2">
              <w:rPr>
                <w:rFonts w:ascii="Roboto Condensed" w:hAnsi="Roboto Condensed"/>
                <w:sz w:val="20"/>
                <w:szCs w:val="20"/>
              </w:rPr>
              <w:t>SCRUM;</w:t>
            </w:r>
            <w:proofErr w:type="gramEnd"/>
          </w:p>
          <w:p w14:paraId="2050E1D7" w14:textId="77777777" w:rsidR="00533A06" w:rsidRPr="001438B2" w:rsidRDefault="00533A06" w:rsidP="00533A06">
            <w:pPr>
              <w:pStyle w:val="Paragraphedeliste"/>
              <w:widowControl/>
              <w:numPr>
                <w:ilvl w:val="0"/>
                <w:numId w:val="19"/>
              </w:numPr>
              <w:tabs>
                <w:tab w:val="num" w:pos="426"/>
              </w:tabs>
              <w:suppressAutoHyphens w:val="0"/>
              <w:spacing w:after="0" w:line="240" w:lineRule="auto"/>
              <w:rPr>
                <w:rFonts w:ascii="Roboto Condensed" w:hAnsi="Roboto Condensed"/>
                <w:sz w:val="20"/>
                <w:szCs w:val="20"/>
              </w:rPr>
            </w:pPr>
            <w:r w:rsidRPr="001438B2">
              <w:rPr>
                <w:rFonts w:ascii="Roboto Condensed" w:hAnsi="Roboto Condensed"/>
                <w:sz w:val="20"/>
                <w:szCs w:val="20"/>
              </w:rPr>
              <w:t>Participer à des « Agiles Games » pour faciliter le développement créatif ;</w:t>
            </w:r>
          </w:p>
          <w:p w14:paraId="59F4C115" w14:textId="77777777" w:rsidR="00533A06" w:rsidRPr="001438B2" w:rsidRDefault="00533A06" w:rsidP="0076060A">
            <w:pPr>
              <w:rPr>
                <w:rFonts w:ascii="Roboto Condensed" w:eastAsia="Times New Roman" w:hAnsi="Roboto Condensed" w:cs="Times New Roman"/>
                <w:sz w:val="20"/>
                <w:szCs w:val="20"/>
                <w:lang w:eastAsia="fr-FR"/>
              </w:rPr>
            </w:pPr>
            <w:r w:rsidRPr="001438B2">
              <w:rPr>
                <w:rFonts w:ascii="Roboto Condensed" w:eastAsia="Times New Roman" w:hAnsi="Roboto Condensed" w:cs="Times New Roman"/>
                <w:sz w:val="20"/>
                <w:szCs w:val="20"/>
                <w:lang w:eastAsia="fr-FR"/>
              </w:rPr>
              <w:t>Le challenge se déroule au 3</w:t>
            </w:r>
            <w:r w:rsidRPr="001438B2">
              <w:rPr>
                <w:rFonts w:ascii="Roboto Condensed" w:eastAsia="Times New Roman" w:hAnsi="Roboto Condensed" w:cs="Times New Roman"/>
                <w:sz w:val="20"/>
                <w:szCs w:val="20"/>
                <w:vertAlign w:val="superscript"/>
                <w:lang w:eastAsia="fr-FR"/>
              </w:rPr>
              <w:t>ème</w:t>
            </w:r>
            <w:r w:rsidRPr="001438B2">
              <w:rPr>
                <w:rFonts w:ascii="Roboto Condensed" w:eastAsia="Times New Roman" w:hAnsi="Roboto Condensed" w:cs="Times New Roman"/>
                <w:sz w:val="20"/>
                <w:szCs w:val="20"/>
                <w:lang w:eastAsia="fr-FR"/>
              </w:rPr>
              <w:t xml:space="preserve"> étage de l’ENSGSI dans un environnement de Start-ups avec la présence des clients (partenaires industriels, commanditaires) qui participent au challenge. Plusieurs coachs Agile (anciens étudiants de l’ENSGSI) accompagnent les équipes lors du challenge. </w:t>
            </w:r>
          </w:p>
          <w:p w14:paraId="1DA02383" w14:textId="77777777" w:rsidR="00533A06" w:rsidRPr="001438B2" w:rsidRDefault="00533A06" w:rsidP="0076060A">
            <w:pPr>
              <w:rPr>
                <w:rFonts w:ascii="Roboto Condensed" w:hAnsi="Roboto Condensed"/>
                <w:sz w:val="20"/>
                <w:szCs w:val="20"/>
              </w:rPr>
            </w:pPr>
          </w:p>
        </w:tc>
      </w:tr>
      <w:tr w:rsidR="00533A06" w:rsidRPr="00AB39E1" w14:paraId="358EE95A" w14:textId="77777777" w:rsidTr="006236C0">
        <w:trPr>
          <w:trHeight w:val="569"/>
        </w:trPr>
        <w:tc>
          <w:tcPr>
            <w:tcW w:w="2518" w:type="dxa"/>
            <w:shd w:val="clear" w:color="auto" w:fill="282D46"/>
            <w:vAlign w:val="center"/>
          </w:tcPr>
          <w:p w14:paraId="60F260D0" w14:textId="77777777" w:rsidR="00533A06" w:rsidRPr="00803E1C" w:rsidRDefault="00533A06" w:rsidP="0076060A">
            <w:pPr>
              <w:rPr>
                <w:rFonts w:ascii="Roboto Condensed" w:hAnsi="Roboto Condensed"/>
                <w:b/>
                <w:color w:val="FFFFFF" w:themeColor="background1"/>
              </w:rPr>
            </w:pPr>
            <w:r w:rsidRPr="00803E1C">
              <w:rPr>
                <w:rFonts w:ascii="Roboto Condensed" w:hAnsi="Roboto Condensed"/>
                <w:b/>
                <w:color w:val="FFFFFF" w:themeColor="background1"/>
              </w:rPr>
              <w:t>Modalités d’enseignement</w:t>
            </w:r>
          </w:p>
        </w:tc>
        <w:tc>
          <w:tcPr>
            <w:tcW w:w="6694" w:type="dxa"/>
            <w:gridSpan w:val="4"/>
            <w:shd w:val="clear" w:color="auto" w:fill="F1E5F7"/>
            <w:vAlign w:val="center"/>
          </w:tcPr>
          <w:p w14:paraId="4D78FD01" w14:textId="77777777" w:rsidR="00533A06" w:rsidRPr="001438B2" w:rsidRDefault="00533A06" w:rsidP="0076060A">
            <w:pPr>
              <w:rPr>
                <w:rFonts w:ascii="Roboto Condensed" w:hAnsi="Roboto Condensed"/>
                <w:sz w:val="20"/>
                <w:szCs w:val="20"/>
              </w:rPr>
            </w:pPr>
            <w:r w:rsidRPr="001438B2">
              <w:rPr>
                <w:rFonts w:ascii="Roboto Condensed" w:hAnsi="Roboto Condensed"/>
                <w:sz w:val="20"/>
                <w:szCs w:val="20"/>
              </w:rPr>
              <w:t>Apprentissage par l’action, mise en situation réelle, suivi &amp; coaching.</w:t>
            </w:r>
          </w:p>
        </w:tc>
      </w:tr>
      <w:tr w:rsidR="00533A06" w14:paraId="349D0A06" w14:textId="77777777" w:rsidTr="00803E1C">
        <w:tc>
          <w:tcPr>
            <w:tcW w:w="2518" w:type="dxa"/>
            <w:shd w:val="clear" w:color="auto" w:fill="282D46"/>
            <w:vAlign w:val="center"/>
          </w:tcPr>
          <w:p w14:paraId="469B014E" w14:textId="77777777" w:rsidR="00533A06" w:rsidRPr="00803E1C" w:rsidRDefault="00533A06" w:rsidP="0076060A">
            <w:pPr>
              <w:rPr>
                <w:rFonts w:ascii="Roboto Condensed" w:hAnsi="Roboto Condensed"/>
                <w:b/>
                <w:color w:val="FFFFFF" w:themeColor="background1"/>
              </w:rPr>
            </w:pPr>
            <w:r w:rsidRPr="00803E1C">
              <w:rPr>
                <w:rFonts w:ascii="Roboto Condensed" w:hAnsi="Roboto Condensed"/>
                <w:b/>
                <w:color w:val="FFFFFF" w:themeColor="background1"/>
              </w:rPr>
              <w:lastRenderedPageBreak/>
              <w:t>Modalités d’évaluation des acquis d’apprentissage</w:t>
            </w:r>
          </w:p>
        </w:tc>
        <w:tc>
          <w:tcPr>
            <w:tcW w:w="6694" w:type="dxa"/>
            <w:gridSpan w:val="4"/>
            <w:shd w:val="clear" w:color="auto" w:fill="F1E5F7"/>
            <w:vAlign w:val="center"/>
          </w:tcPr>
          <w:p w14:paraId="438DDE7C" w14:textId="77777777" w:rsidR="00533A06" w:rsidRPr="001438B2" w:rsidRDefault="00533A06" w:rsidP="0076060A">
            <w:pPr>
              <w:rPr>
                <w:rFonts w:ascii="Roboto Condensed" w:hAnsi="Roboto Condensed"/>
                <w:sz w:val="20"/>
                <w:szCs w:val="20"/>
              </w:rPr>
            </w:pPr>
            <w:r w:rsidRPr="001438B2">
              <w:rPr>
                <w:rFonts w:ascii="Roboto Condensed" w:hAnsi="Roboto Condensed"/>
                <w:sz w:val="20"/>
                <w:szCs w:val="20"/>
              </w:rPr>
              <w:t>Evaluation des équipes lors du challenge « 72 Heures pour innover en mode Agile</w:t>
            </w:r>
            <w:r w:rsidRPr="001438B2">
              <w:rPr>
                <w:rFonts w:ascii="Roboto Condensed" w:hAnsi="Roboto Condensed"/>
                <w:caps/>
                <w:sz w:val="20"/>
                <w:szCs w:val="20"/>
              </w:rPr>
              <w:t xml:space="preserve"> »</w:t>
            </w:r>
          </w:p>
        </w:tc>
      </w:tr>
      <w:tr w:rsidR="00533A06" w:rsidRPr="006D7DA5" w14:paraId="126F8EA3" w14:textId="77777777" w:rsidTr="00803E1C">
        <w:trPr>
          <w:trHeight w:val="818"/>
        </w:trPr>
        <w:tc>
          <w:tcPr>
            <w:tcW w:w="2518" w:type="dxa"/>
            <w:shd w:val="clear" w:color="auto" w:fill="282D46"/>
            <w:vAlign w:val="center"/>
          </w:tcPr>
          <w:p w14:paraId="07964CE5" w14:textId="77777777" w:rsidR="00533A06" w:rsidRPr="00803E1C" w:rsidRDefault="00533A06" w:rsidP="0076060A">
            <w:pPr>
              <w:rPr>
                <w:rFonts w:ascii="Roboto Condensed" w:hAnsi="Roboto Condensed"/>
                <w:b/>
                <w:color w:val="FFFFFF" w:themeColor="background1"/>
              </w:rPr>
            </w:pPr>
            <w:r w:rsidRPr="00803E1C">
              <w:rPr>
                <w:rFonts w:ascii="Roboto Condensed" w:hAnsi="Roboto Condensed"/>
                <w:b/>
                <w:color w:val="FFFFFF" w:themeColor="background1"/>
              </w:rPr>
              <w:t>Ressources - références</w:t>
            </w:r>
          </w:p>
        </w:tc>
        <w:tc>
          <w:tcPr>
            <w:tcW w:w="6694" w:type="dxa"/>
            <w:gridSpan w:val="4"/>
            <w:shd w:val="clear" w:color="auto" w:fill="F1E5F7"/>
            <w:vAlign w:val="center"/>
          </w:tcPr>
          <w:p w14:paraId="2C108FF6" w14:textId="77777777" w:rsidR="00533A06" w:rsidRPr="001438B2" w:rsidRDefault="00533A06" w:rsidP="0076060A">
            <w:pPr>
              <w:rPr>
                <w:rFonts w:ascii="Roboto Condensed" w:eastAsia="Times New Roman" w:hAnsi="Roboto Condensed" w:cs="Times New Roman"/>
                <w:sz w:val="20"/>
                <w:szCs w:val="20"/>
                <w:lang w:val="en-US" w:eastAsia="fr-FR"/>
              </w:rPr>
            </w:pPr>
            <w:r w:rsidRPr="001438B2">
              <w:rPr>
                <w:rFonts w:ascii="Roboto Condensed" w:hAnsi="Roboto Condensed"/>
                <w:sz w:val="20"/>
                <w:szCs w:val="20"/>
                <w:lang w:val="en-US"/>
              </w:rPr>
              <w:t xml:space="preserve">Agile Innovation: The Revolutionary Approach to Accelerate Success, Inspire Engagement, and Ignite Creativity, </w:t>
            </w:r>
            <w:hyperlink r:id="rId12" w:history="1">
              <w:r w:rsidRPr="001438B2">
                <w:rPr>
                  <w:rFonts w:ascii="Roboto Condensed" w:hAnsi="Roboto Condensed"/>
                  <w:sz w:val="20"/>
                  <w:szCs w:val="20"/>
                  <w:lang w:val="en-US"/>
                </w:rPr>
                <w:t>Langdon Morris</w:t>
              </w:r>
            </w:hyperlink>
            <w:r w:rsidRPr="001438B2">
              <w:rPr>
                <w:rFonts w:ascii="Roboto Condensed" w:hAnsi="Roboto Condensed"/>
                <w:sz w:val="20"/>
                <w:szCs w:val="20"/>
                <w:lang w:val="en-US"/>
              </w:rPr>
              <w:t>, </w:t>
            </w:r>
            <w:hyperlink r:id="rId13" w:history="1">
              <w:r w:rsidRPr="001438B2">
                <w:rPr>
                  <w:rFonts w:ascii="Roboto Condensed" w:hAnsi="Roboto Condensed"/>
                  <w:sz w:val="20"/>
                  <w:szCs w:val="20"/>
                  <w:lang w:val="en-US"/>
                </w:rPr>
                <w:t>Moses Ma</w:t>
              </w:r>
            </w:hyperlink>
            <w:r w:rsidRPr="001438B2">
              <w:rPr>
                <w:rFonts w:ascii="Roboto Condensed" w:hAnsi="Roboto Condensed"/>
                <w:sz w:val="20"/>
                <w:szCs w:val="20"/>
                <w:lang w:val="en-US"/>
              </w:rPr>
              <w:t>, </w:t>
            </w:r>
            <w:hyperlink r:id="rId14" w:history="1">
              <w:r w:rsidRPr="001438B2">
                <w:rPr>
                  <w:rFonts w:ascii="Roboto Condensed" w:hAnsi="Roboto Condensed"/>
                  <w:sz w:val="20"/>
                  <w:szCs w:val="20"/>
                  <w:lang w:val="en-US"/>
                </w:rPr>
                <w:t>Po Chi Wu</w:t>
              </w:r>
            </w:hyperlink>
            <w:r w:rsidRPr="001438B2">
              <w:rPr>
                <w:rFonts w:ascii="Roboto Condensed" w:hAnsi="Roboto Condensed"/>
                <w:sz w:val="20"/>
                <w:szCs w:val="20"/>
                <w:lang w:val="en-US"/>
              </w:rPr>
              <w:t>, Wiley Edition</w:t>
            </w:r>
          </w:p>
        </w:tc>
      </w:tr>
    </w:tbl>
    <w:p w14:paraId="64B6E514" w14:textId="71E034D0" w:rsidR="004F6CE3" w:rsidRDefault="004F6CE3">
      <w:pPr>
        <w:rPr>
          <w:lang w:val="en-GB"/>
        </w:rPr>
      </w:pPr>
    </w:p>
    <w:p w14:paraId="41570354" w14:textId="77777777" w:rsidR="004F6CE3" w:rsidRDefault="004F6CE3">
      <w:pPr>
        <w:rPr>
          <w:lang w:val="en-GB"/>
        </w:rPr>
      </w:pPr>
      <w:r>
        <w:rPr>
          <w:lang w:val="en-GB"/>
        </w:rPr>
        <w:br w:type="page"/>
      </w:r>
    </w:p>
    <w:tbl>
      <w:tblPr>
        <w:tblW w:w="10207" w:type="dxa"/>
        <w:tblInd w:w="-294" w:type="dxa"/>
        <w:tblLayout w:type="fixed"/>
        <w:tblCellMar>
          <w:left w:w="0" w:type="dxa"/>
          <w:right w:w="0" w:type="dxa"/>
        </w:tblCellMar>
        <w:tblLook w:val="01E0" w:firstRow="1" w:lastRow="1" w:firstColumn="1" w:lastColumn="1" w:noHBand="0" w:noVBand="0"/>
      </w:tblPr>
      <w:tblGrid>
        <w:gridCol w:w="10207"/>
      </w:tblGrid>
      <w:tr w:rsidR="004F6CE3" w:rsidRPr="009E01A7" w14:paraId="4EA53AE9" w14:textId="77777777" w:rsidTr="00E70805">
        <w:trPr>
          <w:trHeight w:hRule="exact" w:val="524"/>
        </w:trPr>
        <w:tc>
          <w:tcPr>
            <w:tcW w:w="10207" w:type="dxa"/>
            <w:tcBorders>
              <w:top w:val="single" w:sz="8" w:space="0" w:color="6F2F9F"/>
              <w:left w:val="single" w:sz="8" w:space="0" w:color="6F2F9F"/>
              <w:bottom w:val="single" w:sz="8" w:space="0" w:color="6F2F9F"/>
              <w:right w:val="single" w:sz="8" w:space="0" w:color="6F2F9F"/>
            </w:tcBorders>
            <w:shd w:val="clear" w:color="auto" w:fill="62257F"/>
            <w:vAlign w:val="center"/>
          </w:tcPr>
          <w:p w14:paraId="0C37AAEF" w14:textId="47535640" w:rsidR="004F6CE3" w:rsidRPr="00242B85" w:rsidRDefault="004F6CE3" w:rsidP="0076060A">
            <w:pPr>
              <w:spacing w:after="0" w:line="240" w:lineRule="auto"/>
              <w:ind w:left="143" w:right="-23"/>
              <w:jc w:val="center"/>
              <w:rPr>
                <w:rFonts w:ascii="Ando Bold" w:eastAsia="Calibri" w:hAnsi="Ando Bold" w:cs="Calibri"/>
                <w:color w:val="FFFFFF" w:themeColor="background1"/>
                <w:sz w:val="32"/>
                <w:szCs w:val="24"/>
              </w:rPr>
            </w:pPr>
            <w:bookmarkStart w:id="85" w:name="_Hlk150441920"/>
            <w:r w:rsidRPr="00242B85">
              <w:rPr>
                <w:rFonts w:ascii="Ando Bold" w:eastAsia="Calibri" w:hAnsi="Ando Bold" w:cs="Calibri"/>
                <w:bCs/>
                <w:color w:val="FFFFFF" w:themeColor="background1"/>
                <w:position w:val="1"/>
                <w:sz w:val="44"/>
                <w:szCs w:val="24"/>
              </w:rPr>
              <w:lastRenderedPageBreak/>
              <w:t xml:space="preserve">UE9.2 COMPETENCES </w:t>
            </w:r>
            <w:r w:rsidR="0035258C" w:rsidRPr="00242B85">
              <w:rPr>
                <w:rFonts w:ascii="Ando Bold" w:eastAsia="Calibri" w:hAnsi="Ando Bold" w:cs="Calibri"/>
                <w:bCs/>
                <w:color w:val="FFFFFF" w:themeColor="background1"/>
                <w:position w:val="1"/>
                <w:sz w:val="44"/>
                <w:szCs w:val="24"/>
              </w:rPr>
              <w:t>SUPPORTS AUX METIERS DE L’INNOVATION</w:t>
            </w:r>
          </w:p>
        </w:tc>
      </w:tr>
      <w:bookmarkEnd w:id="85"/>
    </w:tbl>
    <w:p w14:paraId="6EBD5E86" w14:textId="751BB028" w:rsidR="004470D8" w:rsidRDefault="004470D8"/>
    <w:tbl>
      <w:tblPr>
        <w:tblW w:w="10202" w:type="dxa"/>
        <w:tblInd w:w="-294" w:type="dxa"/>
        <w:tblBorders>
          <w:top w:val="single" w:sz="12" w:space="0" w:color="FFFFFF" w:themeColor="background1"/>
          <w:left w:val="single" w:sz="12" w:space="0" w:color="FFFFFF" w:themeColor="background1"/>
          <w:bottom w:val="single" w:sz="12" w:space="0" w:color="FFFFFF" w:themeColor="background1"/>
          <w:right w:val="single" w:sz="12" w:space="0" w:color="FFFFFF" w:themeColor="background1"/>
          <w:insideH w:val="single" w:sz="12" w:space="0" w:color="FFFFFF" w:themeColor="background1"/>
          <w:insideV w:val="single" w:sz="12" w:space="0" w:color="FFFFFF" w:themeColor="background1"/>
        </w:tblBorders>
        <w:tblLayout w:type="fixed"/>
        <w:tblCellMar>
          <w:left w:w="0" w:type="dxa"/>
          <w:right w:w="0" w:type="dxa"/>
        </w:tblCellMar>
        <w:tblLook w:val="01E0" w:firstRow="1" w:lastRow="1" w:firstColumn="1" w:lastColumn="1" w:noHBand="0" w:noVBand="0"/>
      </w:tblPr>
      <w:tblGrid>
        <w:gridCol w:w="1904"/>
        <w:gridCol w:w="510"/>
        <w:gridCol w:w="1984"/>
        <w:gridCol w:w="2807"/>
        <w:gridCol w:w="2997"/>
      </w:tblGrid>
      <w:tr w:rsidR="004F6CE3" w14:paraId="6B30E6E7" w14:textId="77777777" w:rsidTr="000040BB">
        <w:trPr>
          <w:trHeight w:hRule="exact" w:val="620"/>
        </w:trPr>
        <w:tc>
          <w:tcPr>
            <w:tcW w:w="10202" w:type="dxa"/>
            <w:gridSpan w:val="5"/>
            <w:shd w:val="clear" w:color="auto" w:fill="62257F"/>
            <w:vAlign w:val="center"/>
          </w:tcPr>
          <w:p w14:paraId="38C4A669" w14:textId="77777777" w:rsidR="004F6CE3" w:rsidRPr="00242B85" w:rsidRDefault="004F6CE3" w:rsidP="0076060A">
            <w:pPr>
              <w:spacing w:after="0" w:line="240" w:lineRule="auto"/>
              <w:ind w:left="2219" w:right="-20"/>
              <w:rPr>
                <w:rFonts w:ascii="Ando Bold" w:eastAsia="Calibri" w:hAnsi="Ando Bold" w:cs="Calibri"/>
                <w:color w:val="FFFFFF" w:themeColor="background1"/>
                <w:sz w:val="32"/>
                <w:szCs w:val="32"/>
              </w:rPr>
            </w:pPr>
            <w:r w:rsidRPr="00242B85">
              <w:rPr>
                <w:rFonts w:ascii="Ando Bold" w:eastAsia="Calibri" w:hAnsi="Ando Bold" w:cs="Calibri"/>
                <w:bCs/>
                <w:color w:val="FFFFFF" w:themeColor="background1"/>
                <w:spacing w:val="-1"/>
                <w:sz w:val="40"/>
                <w:szCs w:val="32"/>
              </w:rPr>
              <w:t>[</w:t>
            </w:r>
            <w:r w:rsidRPr="00242B85">
              <w:rPr>
                <w:rFonts w:ascii="Ando Bold" w:eastAsia="Calibri" w:hAnsi="Ando Bold" w:cs="Calibri"/>
                <w:bCs/>
                <w:color w:val="FFFFFF" w:themeColor="background1"/>
                <w:sz w:val="40"/>
                <w:szCs w:val="32"/>
              </w:rPr>
              <w:t>G</w:t>
            </w:r>
            <w:r w:rsidRPr="00242B85">
              <w:rPr>
                <w:rFonts w:ascii="Ando Bold" w:eastAsia="Calibri" w:hAnsi="Ando Bold" w:cs="Calibri"/>
                <w:bCs/>
                <w:color w:val="FFFFFF" w:themeColor="background1"/>
                <w:spacing w:val="1"/>
                <w:sz w:val="40"/>
                <w:szCs w:val="32"/>
              </w:rPr>
              <w:t>I</w:t>
            </w:r>
            <w:r w:rsidRPr="00242B85">
              <w:rPr>
                <w:rFonts w:ascii="Ando Bold" w:eastAsia="Calibri" w:hAnsi="Ando Bold" w:cs="Calibri"/>
                <w:bCs/>
                <w:color w:val="FFFFFF" w:themeColor="background1"/>
                <w:sz w:val="40"/>
                <w:szCs w:val="32"/>
              </w:rPr>
              <w:t>5]</w:t>
            </w:r>
            <w:r w:rsidRPr="00242B85">
              <w:rPr>
                <w:rFonts w:ascii="Ando Bold" w:eastAsia="Calibri" w:hAnsi="Ando Bold" w:cs="Calibri"/>
                <w:bCs/>
                <w:color w:val="FFFFFF" w:themeColor="background1"/>
                <w:spacing w:val="-4"/>
                <w:sz w:val="40"/>
                <w:szCs w:val="32"/>
              </w:rPr>
              <w:t xml:space="preserve"> </w:t>
            </w:r>
            <w:r w:rsidRPr="00242B85">
              <w:rPr>
                <w:rFonts w:ascii="Ando Bold" w:eastAsia="Calibri" w:hAnsi="Ando Bold" w:cs="Calibri"/>
                <w:bCs/>
                <w:color w:val="FFFFFF" w:themeColor="background1"/>
                <w:sz w:val="40"/>
                <w:szCs w:val="32"/>
              </w:rPr>
              <w:t>D</w:t>
            </w:r>
            <w:r w:rsidRPr="00242B85">
              <w:rPr>
                <w:rFonts w:ascii="Ando Bold" w:eastAsia="Calibri" w:hAnsi="Ando Bold" w:cs="Calibri"/>
                <w:bCs/>
                <w:color w:val="FFFFFF" w:themeColor="background1"/>
                <w:spacing w:val="-1"/>
                <w:sz w:val="40"/>
                <w:szCs w:val="32"/>
              </w:rPr>
              <w:t>R</w:t>
            </w:r>
            <w:r w:rsidRPr="00242B85">
              <w:rPr>
                <w:rFonts w:ascii="Ando Bold" w:eastAsia="Calibri" w:hAnsi="Ando Bold" w:cs="Calibri"/>
                <w:bCs/>
                <w:color w:val="FFFFFF" w:themeColor="background1"/>
                <w:spacing w:val="1"/>
                <w:sz w:val="40"/>
                <w:szCs w:val="32"/>
              </w:rPr>
              <w:t>O</w:t>
            </w:r>
            <w:r w:rsidRPr="00242B85">
              <w:rPr>
                <w:rFonts w:ascii="Ando Bold" w:eastAsia="Calibri" w:hAnsi="Ando Bold" w:cs="Calibri"/>
                <w:bCs/>
                <w:color w:val="FFFFFF" w:themeColor="background1"/>
                <w:spacing w:val="-2"/>
                <w:sz w:val="40"/>
                <w:szCs w:val="32"/>
              </w:rPr>
              <w:t>I</w:t>
            </w:r>
            <w:r w:rsidRPr="00242B85">
              <w:rPr>
                <w:rFonts w:ascii="Ando Bold" w:eastAsia="Calibri" w:hAnsi="Ando Bold" w:cs="Calibri"/>
                <w:bCs/>
                <w:color w:val="FFFFFF" w:themeColor="background1"/>
                <w:sz w:val="40"/>
                <w:szCs w:val="32"/>
              </w:rPr>
              <w:t>T</w:t>
            </w:r>
            <w:r w:rsidRPr="00242B85">
              <w:rPr>
                <w:rFonts w:ascii="Ando Bold" w:eastAsia="Calibri" w:hAnsi="Ando Bold" w:cs="Calibri"/>
                <w:bCs/>
                <w:color w:val="FFFFFF" w:themeColor="background1"/>
                <w:spacing w:val="1"/>
                <w:sz w:val="40"/>
                <w:szCs w:val="32"/>
              </w:rPr>
              <w:t xml:space="preserve"> </w:t>
            </w:r>
            <w:r w:rsidRPr="00242B85">
              <w:rPr>
                <w:rFonts w:ascii="Ando Bold" w:eastAsia="Calibri" w:hAnsi="Ando Bold" w:cs="Calibri"/>
                <w:bCs/>
                <w:color w:val="FFFFFF" w:themeColor="background1"/>
                <w:sz w:val="40"/>
                <w:szCs w:val="32"/>
              </w:rPr>
              <w:t>(des</w:t>
            </w:r>
            <w:r w:rsidRPr="00242B85">
              <w:rPr>
                <w:rFonts w:ascii="Ando Bold" w:eastAsia="Calibri" w:hAnsi="Ando Bold" w:cs="Calibri"/>
                <w:bCs/>
                <w:color w:val="FFFFFF" w:themeColor="background1"/>
                <w:spacing w:val="-3"/>
                <w:sz w:val="40"/>
                <w:szCs w:val="32"/>
              </w:rPr>
              <w:t xml:space="preserve"> </w:t>
            </w:r>
            <w:r w:rsidRPr="00242B85">
              <w:rPr>
                <w:rFonts w:ascii="Ando Bold" w:eastAsia="Calibri" w:hAnsi="Ando Bold" w:cs="Calibri"/>
                <w:bCs/>
                <w:color w:val="FFFFFF" w:themeColor="background1"/>
                <w:spacing w:val="-1"/>
                <w:sz w:val="40"/>
                <w:szCs w:val="32"/>
              </w:rPr>
              <w:t>a</w:t>
            </w:r>
            <w:r w:rsidRPr="00242B85">
              <w:rPr>
                <w:rFonts w:ascii="Ando Bold" w:eastAsia="Calibri" w:hAnsi="Ando Bold" w:cs="Calibri"/>
                <w:bCs/>
                <w:color w:val="FFFFFF" w:themeColor="background1"/>
                <w:spacing w:val="-2"/>
                <w:sz w:val="40"/>
                <w:szCs w:val="32"/>
              </w:rPr>
              <w:t>f</w:t>
            </w:r>
            <w:r w:rsidRPr="00242B85">
              <w:rPr>
                <w:rFonts w:ascii="Ando Bold" w:eastAsia="Calibri" w:hAnsi="Ando Bold" w:cs="Calibri"/>
                <w:bCs/>
                <w:color w:val="FFFFFF" w:themeColor="background1"/>
                <w:spacing w:val="1"/>
                <w:sz w:val="40"/>
                <w:szCs w:val="32"/>
              </w:rPr>
              <w:t>f</w:t>
            </w:r>
            <w:r w:rsidRPr="00242B85">
              <w:rPr>
                <w:rFonts w:ascii="Ando Bold" w:eastAsia="Calibri" w:hAnsi="Ando Bold" w:cs="Calibri"/>
                <w:bCs/>
                <w:color w:val="FFFFFF" w:themeColor="background1"/>
                <w:spacing w:val="-1"/>
                <w:sz w:val="40"/>
                <w:szCs w:val="32"/>
              </w:rPr>
              <w:t>a</w:t>
            </w:r>
            <w:r w:rsidRPr="00242B85">
              <w:rPr>
                <w:rFonts w:ascii="Ando Bold" w:eastAsia="Calibri" w:hAnsi="Ando Bold" w:cs="Calibri"/>
                <w:bCs/>
                <w:color w:val="FFFFFF" w:themeColor="background1"/>
                <w:spacing w:val="1"/>
                <w:sz w:val="40"/>
                <w:szCs w:val="32"/>
              </w:rPr>
              <w:t>i</w:t>
            </w:r>
            <w:r w:rsidRPr="00242B85">
              <w:rPr>
                <w:rFonts w:ascii="Ando Bold" w:eastAsia="Calibri" w:hAnsi="Ando Bold" w:cs="Calibri"/>
                <w:bCs/>
                <w:color w:val="FFFFFF" w:themeColor="background1"/>
                <w:spacing w:val="-1"/>
                <w:sz w:val="40"/>
                <w:szCs w:val="32"/>
              </w:rPr>
              <w:t>re</w:t>
            </w:r>
            <w:r w:rsidRPr="00242B85">
              <w:rPr>
                <w:rFonts w:ascii="Ando Bold" w:eastAsia="Calibri" w:hAnsi="Ando Bold" w:cs="Calibri"/>
                <w:bCs/>
                <w:color w:val="FFFFFF" w:themeColor="background1"/>
                <w:sz w:val="40"/>
                <w:szCs w:val="32"/>
              </w:rPr>
              <w:t>s,</w:t>
            </w:r>
            <w:r w:rsidRPr="00242B85">
              <w:rPr>
                <w:rFonts w:ascii="Ando Bold" w:eastAsia="Calibri" w:hAnsi="Ando Bold" w:cs="Calibri"/>
                <w:bCs/>
                <w:color w:val="FFFFFF" w:themeColor="background1"/>
                <w:spacing w:val="-2"/>
                <w:sz w:val="40"/>
                <w:szCs w:val="32"/>
              </w:rPr>
              <w:t xml:space="preserve"> </w:t>
            </w:r>
            <w:r w:rsidRPr="00242B85">
              <w:rPr>
                <w:rFonts w:ascii="Ando Bold" w:eastAsia="Calibri" w:hAnsi="Ando Bold" w:cs="Calibri"/>
                <w:bCs/>
                <w:color w:val="FFFFFF" w:themeColor="background1"/>
                <w:spacing w:val="1"/>
                <w:sz w:val="40"/>
                <w:szCs w:val="32"/>
              </w:rPr>
              <w:t>d</w:t>
            </w:r>
            <w:r w:rsidRPr="00242B85">
              <w:rPr>
                <w:rFonts w:ascii="Ando Bold" w:eastAsia="Calibri" w:hAnsi="Ando Bold" w:cs="Calibri"/>
                <w:bCs/>
                <w:color w:val="FFFFFF" w:themeColor="background1"/>
                <w:sz w:val="40"/>
                <w:szCs w:val="32"/>
              </w:rPr>
              <w:t>u</w:t>
            </w:r>
            <w:r w:rsidRPr="00242B85">
              <w:rPr>
                <w:rFonts w:ascii="Ando Bold" w:eastAsia="Calibri" w:hAnsi="Ando Bold" w:cs="Calibri"/>
                <w:bCs/>
                <w:color w:val="FFFFFF" w:themeColor="background1"/>
                <w:spacing w:val="-3"/>
                <w:sz w:val="40"/>
                <w:szCs w:val="32"/>
              </w:rPr>
              <w:t xml:space="preserve"> </w:t>
            </w:r>
            <w:r w:rsidRPr="00242B85">
              <w:rPr>
                <w:rFonts w:ascii="Ando Bold" w:eastAsia="Calibri" w:hAnsi="Ando Bold" w:cs="Calibri"/>
                <w:bCs/>
                <w:color w:val="FFFFFF" w:themeColor="background1"/>
                <w:sz w:val="40"/>
                <w:szCs w:val="32"/>
              </w:rPr>
              <w:t>t</w:t>
            </w:r>
            <w:r w:rsidRPr="00242B85">
              <w:rPr>
                <w:rFonts w:ascii="Ando Bold" w:eastAsia="Calibri" w:hAnsi="Ando Bold" w:cs="Calibri"/>
                <w:bCs/>
                <w:color w:val="FFFFFF" w:themeColor="background1"/>
                <w:spacing w:val="2"/>
                <w:sz w:val="40"/>
                <w:szCs w:val="32"/>
              </w:rPr>
              <w:t>r</w:t>
            </w:r>
            <w:r w:rsidRPr="00242B85">
              <w:rPr>
                <w:rFonts w:ascii="Ando Bold" w:eastAsia="Calibri" w:hAnsi="Ando Bold" w:cs="Calibri"/>
                <w:bCs/>
                <w:color w:val="FFFFFF" w:themeColor="background1"/>
                <w:spacing w:val="-1"/>
                <w:sz w:val="40"/>
                <w:szCs w:val="32"/>
              </w:rPr>
              <w:t>a</w:t>
            </w:r>
            <w:r w:rsidRPr="00242B85">
              <w:rPr>
                <w:rFonts w:ascii="Ando Bold" w:eastAsia="Calibri" w:hAnsi="Ando Bold" w:cs="Calibri"/>
                <w:bCs/>
                <w:color w:val="FFFFFF" w:themeColor="background1"/>
                <w:sz w:val="40"/>
                <w:szCs w:val="32"/>
              </w:rPr>
              <w:t>v</w:t>
            </w:r>
            <w:r w:rsidRPr="00242B85">
              <w:rPr>
                <w:rFonts w:ascii="Ando Bold" w:eastAsia="Calibri" w:hAnsi="Ando Bold" w:cs="Calibri"/>
                <w:bCs/>
                <w:color w:val="FFFFFF" w:themeColor="background1"/>
                <w:spacing w:val="-2"/>
                <w:sz w:val="40"/>
                <w:szCs w:val="32"/>
              </w:rPr>
              <w:t>a</w:t>
            </w:r>
            <w:r w:rsidRPr="00242B85">
              <w:rPr>
                <w:rFonts w:ascii="Ando Bold" w:eastAsia="Calibri" w:hAnsi="Ando Bold" w:cs="Calibri"/>
                <w:bCs/>
                <w:color w:val="FFFFFF" w:themeColor="background1"/>
                <w:spacing w:val="1"/>
                <w:sz w:val="40"/>
                <w:szCs w:val="32"/>
              </w:rPr>
              <w:t>i</w:t>
            </w:r>
            <w:r w:rsidRPr="00242B85">
              <w:rPr>
                <w:rFonts w:ascii="Ando Bold" w:eastAsia="Calibri" w:hAnsi="Ando Bold" w:cs="Calibri"/>
                <w:bCs/>
                <w:color w:val="FFFFFF" w:themeColor="background1"/>
                <w:spacing w:val="2"/>
                <w:sz w:val="40"/>
                <w:szCs w:val="32"/>
              </w:rPr>
              <w:t>l</w:t>
            </w:r>
            <w:r w:rsidRPr="00242B85">
              <w:rPr>
                <w:rFonts w:ascii="Ando Bold" w:eastAsia="Calibri" w:hAnsi="Ando Bold" w:cs="Calibri"/>
                <w:bCs/>
                <w:color w:val="FFFFFF" w:themeColor="background1"/>
                <w:sz w:val="40"/>
                <w:szCs w:val="32"/>
              </w:rPr>
              <w:t>,</w:t>
            </w:r>
            <w:r w:rsidRPr="00242B85">
              <w:rPr>
                <w:rFonts w:ascii="Ando Bold" w:eastAsia="Calibri" w:hAnsi="Ando Bold" w:cs="Calibri"/>
                <w:bCs/>
                <w:color w:val="FFFFFF" w:themeColor="background1"/>
                <w:spacing w:val="-6"/>
                <w:sz w:val="40"/>
                <w:szCs w:val="32"/>
              </w:rPr>
              <w:t xml:space="preserve"> </w:t>
            </w:r>
            <w:r w:rsidRPr="00242B85">
              <w:rPr>
                <w:rFonts w:ascii="Ando Bold" w:eastAsia="Calibri" w:hAnsi="Ando Bold" w:cs="Calibri"/>
                <w:bCs/>
                <w:color w:val="FFFFFF" w:themeColor="background1"/>
                <w:spacing w:val="1"/>
                <w:sz w:val="40"/>
                <w:szCs w:val="32"/>
              </w:rPr>
              <w:t>d</w:t>
            </w:r>
            <w:r w:rsidRPr="00242B85">
              <w:rPr>
                <w:rFonts w:ascii="Ando Bold" w:eastAsia="Calibri" w:hAnsi="Ando Bold" w:cs="Calibri"/>
                <w:bCs/>
                <w:color w:val="FFFFFF" w:themeColor="background1"/>
                <w:sz w:val="40"/>
                <w:szCs w:val="32"/>
              </w:rPr>
              <w:t xml:space="preserve">e </w:t>
            </w:r>
            <w:r w:rsidRPr="00242B85">
              <w:rPr>
                <w:rFonts w:ascii="Ando Bold" w:eastAsia="Calibri" w:hAnsi="Ando Bold" w:cs="Calibri"/>
                <w:bCs/>
                <w:color w:val="FFFFFF" w:themeColor="background1"/>
                <w:spacing w:val="-1"/>
                <w:sz w:val="40"/>
                <w:szCs w:val="32"/>
              </w:rPr>
              <w:t>l</w:t>
            </w:r>
            <w:r w:rsidRPr="00242B85">
              <w:rPr>
                <w:rFonts w:ascii="Ando Bold" w:eastAsia="Calibri" w:hAnsi="Ando Bold" w:cs="Calibri"/>
                <w:bCs/>
                <w:color w:val="FFFFFF" w:themeColor="background1"/>
                <w:sz w:val="40"/>
                <w:szCs w:val="32"/>
              </w:rPr>
              <w:t>’en</w:t>
            </w:r>
            <w:r w:rsidRPr="00242B85">
              <w:rPr>
                <w:rFonts w:ascii="Ando Bold" w:eastAsia="Calibri" w:hAnsi="Ando Bold" w:cs="Calibri"/>
                <w:bCs/>
                <w:color w:val="FFFFFF" w:themeColor="background1"/>
                <w:spacing w:val="1"/>
                <w:sz w:val="40"/>
                <w:szCs w:val="32"/>
              </w:rPr>
              <w:t>tr</w:t>
            </w:r>
            <w:r w:rsidRPr="00242B85">
              <w:rPr>
                <w:rFonts w:ascii="Ando Bold" w:eastAsia="Calibri" w:hAnsi="Ando Bold" w:cs="Calibri"/>
                <w:bCs/>
                <w:color w:val="FFFFFF" w:themeColor="background1"/>
                <w:spacing w:val="-3"/>
                <w:sz w:val="40"/>
                <w:szCs w:val="32"/>
              </w:rPr>
              <w:t>e</w:t>
            </w:r>
            <w:r w:rsidRPr="00242B85">
              <w:rPr>
                <w:rFonts w:ascii="Ando Bold" w:eastAsia="Calibri" w:hAnsi="Ando Bold" w:cs="Calibri"/>
                <w:bCs/>
                <w:color w:val="FFFFFF" w:themeColor="background1"/>
                <w:sz w:val="40"/>
                <w:szCs w:val="32"/>
              </w:rPr>
              <w:t>p</w:t>
            </w:r>
            <w:r w:rsidRPr="00242B85">
              <w:rPr>
                <w:rFonts w:ascii="Ando Bold" w:eastAsia="Calibri" w:hAnsi="Ando Bold" w:cs="Calibri"/>
                <w:bCs/>
                <w:color w:val="FFFFFF" w:themeColor="background1"/>
                <w:spacing w:val="1"/>
                <w:sz w:val="40"/>
                <w:szCs w:val="32"/>
              </w:rPr>
              <w:t>ri</w:t>
            </w:r>
            <w:r w:rsidRPr="00242B85">
              <w:rPr>
                <w:rFonts w:ascii="Ando Bold" w:eastAsia="Calibri" w:hAnsi="Ando Bold" w:cs="Calibri"/>
                <w:bCs/>
                <w:color w:val="FFFFFF" w:themeColor="background1"/>
                <w:sz w:val="40"/>
                <w:szCs w:val="32"/>
              </w:rPr>
              <w:t>se)</w:t>
            </w:r>
          </w:p>
        </w:tc>
      </w:tr>
      <w:tr w:rsidR="00242B85" w14:paraId="658C293F" w14:textId="77777777" w:rsidTr="000040BB">
        <w:trPr>
          <w:trHeight w:hRule="exact" w:val="394"/>
        </w:trPr>
        <w:tc>
          <w:tcPr>
            <w:tcW w:w="1904" w:type="dxa"/>
            <w:shd w:val="clear" w:color="auto" w:fill="282D46"/>
            <w:vAlign w:val="center"/>
          </w:tcPr>
          <w:p w14:paraId="4E17272D" w14:textId="77777777" w:rsidR="00242B85" w:rsidRPr="00420F6B" w:rsidRDefault="00242B85" w:rsidP="00242B85">
            <w:pPr>
              <w:spacing w:after="0" w:line="240" w:lineRule="auto"/>
              <w:ind w:left="143" w:right="-20"/>
              <w:rPr>
                <w:rFonts w:ascii="Roboto Condensed" w:eastAsia="Calibri" w:hAnsi="Roboto Condensed" w:cs="Calibri"/>
                <w:b/>
                <w:color w:val="FFFFFF" w:themeColor="background1"/>
              </w:rPr>
            </w:pPr>
            <w:r w:rsidRPr="00420F6B">
              <w:rPr>
                <w:rFonts w:ascii="Roboto Condensed" w:eastAsia="Calibri" w:hAnsi="Roboto Condensed" w:cs="Calibri"/>
                <w:b/>
                <w:bCs/>
                <w:color w:val="FFFFFF" w:themeColor="background1"/>
                <w:spacing w:val="-1"/>
              </w:rPr>
              <w:t>S</w:t>
            </w:r>
            <w:r w:rsidRPr="00420F6B">
              <w:rPr>
                <w:rFonts w:ascii="Roboto Condensed" w:eastAsia="Calibri" w:hAnsi="Roboto Condensed" w:cs="Calibri"/>
                <w:b/>
                <w:bCs/>
                <w:color w:val="FFFFFF" w:themeColor="background1"/>
              </w:rPr>
              <w:t>E</w:t>
            </w:r>
            <w:r w:rsidRPr="00420F6B">
              <w:rPr>
                <w:rFonts w:ascii="Roboto Condensed" w:eastAsia="Calibri" w:hAnsi="Roboto Condensed" w:cs="Calibri"/>
                <w:b/>
                <w:bCs/>
                <w:color w:val="FFFFFF" w:themeColor="background1"/>
                <w:spacing w:val="-1"/>
              </w:rPr>
              <w:t>M</w:t>
            </w:r>
            <w:r w:rsidRPr="00420F6B">
              <w:rPr>
                <w:rFonts w:ascii="Roboto Condensed" w:eastAsia="Calibri" w:hAnsi="Roboto Condensed" w:cs="Calibri"/>
                <w:b/>
                <w:bCs/>
                <w:color w:val="FFFFFF" w:themeColor="background1"/>
              </w:rPr>
              <w:t>E</w:t>
            </w:r>
            <w:r w:rsidRPr="00420F6B">
              <w:rPr>
                <w:rFonts w:ascii="Roboto Condensed" w:eastAsia="Calibri" w:hAnsi="Roboto Condensed" w:cs="Calibri"/>
                <w:b/>
                <w:bCs/>
                <w:color w:val="FFFFFF" w:themeColor="background1"/>
                <w:spacing w:val="-1"/>
              </w:rPr>
              <w:t>S</w:t>
            </w:r>
            <w:r w:rsidRPr="00420F6B">
              <w:rPr>
                <w:rFonts w:ascii="Roboto Condensed" w:eastAsia="Calibri" w:hAnsi="Roboto Condensed" w:cs="Calibri"/>
                <w:b/>
                <w:bCs/>
                <w:color w:val="FFFFFF" w:themeColor="background1"/>
                <w:spacing w:val="1"/>
              </w:rPr>
              <w:t>T</w:t>
            </w:r>
            <w:r w:rsidRPr="00420F6B">
              <w:rPr>
                <w:rFonts w:ascii="Roboto Condensed" w:eastAsia="Calibri" w:hAnsi="Roboto Condensed" w:cs="Calibri"/>
                <w:b/>
                <w:bCs/>
                <w:color w:val="FFFFFF" w:themeColor="background1"/>
              </w:rPr>
              <w:t>RE</w:t>
            </w:r>
            <w:r w:rsidRPr="00420F6B">
              <w:rPr>
                <w:rFonts w:ascii="Roboto Condensed" w:eastAsia="Calibri" w:hAnsi="Roboto Condensed" w:cs="Calibri"/>
                <w:b/>
                <w:bCs/>
                <w:color w:val="FFFFFF" w:themeColor="background1"/>
                <w:spacing w:val="-1"/>
              </w:rPr>
              <w:t xml:space="preserve"> </w:t>
            </w:r>
            <w:r w:rsidRPr="00420F6B">
              <w:rPr>
                <w:rFonts w:ascii="Roboto Condensed" w:eastAsia="Calibri" w:hAnsi="Roboto Condensed" w:cs="Calibri"/>
                <w:b/>
                <w:bCs/>
                <w:color w:val="FFFFFF" w:themeColor="background1"/>
              </w:rPr>
              <w:t>9</w:t>
            </w:r>
          </w:p>
        </w:tc>
        <w:tc>
          <w:tcPr>
            <w:tcW w:w="5301" w:type="dxa"/>
            <w:gridSpan w:val="3"/>
            <w:shd w:val="clear" w:color="auto" w:fill="F1E5F7"/>
            <w:vAlign w:val="center"/>
          </w:tcPr>
          <w:p w14:paraId="5995A74D" w14:textId="23468F2A" w:rsidR="00242B85" w:rsidRPr="00F44916" w:rsidRDefault="00242B85" w:rsidP="0076060A">
            <w:pPr>
              <w:spacing w:after="0" w:line="240" w:lineRule="auto"/>
              <w:rPr>
                <w:rFonts w:ascii="Roboto Condensed" w:hAnsi="Roboto Condensed"/>
              </w:rPr>
            </w:pPr>
            <w:r w:rsidRPr="00F44916">
              <w:rPr>
                <w:rFonts w:ascii="Roboto Condensed" w:eastAsia="Calibri" w:hAnsi="Roboto Condensed" w:cs="Calibri"/>
                <w:spacing w:val="1"/>
              </w:rPr>
              <w:t>Pô</w:t>
            </w:r>
            <w:r w:rsidRPr="00F44916">
              <w:rPr>
                <w:rFonts w:ascii="Roboto Condensed" w:eastAsia="Calibri" w:hAnsi="Roboto Condensed" w:cs="Calibri"/>
                <w:spacing w:val="-3"/>
              </w:rPr>
              <w:t>l</w:t>
            </w:r>
            <w:r w:rsidRPr="00F44916">
              <w:rPr>
                <w:rFonts w:ascii="Roboto Condensed" w:eastAsia="Calibri" w:hAnsi="Roboto Condensed" w:cs="Calibri"/>
              </w:rPr>
              <w:t>e</w:t>
            </w:r>
            <w:r w:rsidRPr="00F44916">
              <w:rPr>
                <w:rFonts w:ascii="Roboto Condensed" w:eastAsia="Calibri" w:hAnsi="Roboto Condensed" w:cs="Calibri"/>
                <w:spacing w:val="2"/>
              </w:rPr>
              <w:t xml:space="preserve"> </w:t>
            </w:r>
            <w:r w:rsidRPr="00F44916">
              <w:rPr>
                <w:rFonts w:ascii="Roboto Condensed" w:eastAsia="Calibri" w:hAnsi="Roboto Condensed" w:cs="Calibri"/>
              </w:rPr>
              <w:t>:</w:t>
            </w:r>
            <w:r w:rsidRPr="00F44916">
              <w:rPr>
                <w:rFonts w:ascii="Roboto Condensed" w:eastAsia="Calibri" w:hAnsi="Roboto Condensed" w:cs="Calibri"/>
                <w:spacing w:val="-1"/>
              </w:rPr>
              <w:t xml:space="preserve"> </w:t>
            </w:r>
            <w:r w:rsidRPr="00F44916">
              <w:rPr>
                <w:rFonts w:ascii="Roboto Condensed" w:eastAsia="Calibri" w:hAnsi="Roboto Condensed" w:cs="Calibri"/>
              </w:rPr>
              <w:t>Gén</w:t>
            </w:r>
            <w:r w:rsidRPr="00F44916">
              <w:rPr>
                <w:rFonts w:ascii="Roboto Condensed" w:eastAsia="Calibri" w:hAnsi="Roboto Condensed" w:cs="Calibri"/>
                <w:spacing w:val="-1"/>
              </w:rPr>
              <w:t>i</w:t>
            </w:r>
            <w:r w:rsidRPr="00F44916">
              <w:rPr>
                <w:rFonts w:ascii="Roboto Condensed" w:eastAsia="Calibri" w:hAnsi="Roboto Condensed" w:cs="Calibri"/>
              </w:rPr>
              <w:t>e</w:t>
            </w:r>
            <w:r w:rsidRPr="00F44916">
              <w:rPr>
                <w:rFonts w:ascii="Roboto Condensed" w:eastAsia="Calibri" w:hAnsi="Roboto Condensed" w:cs="Calibri"/>
                <w:spacing w:val="-1"/>
              </w:rPr>
              <w:t xml:space="preserve"> </w:t>
            </w:r>
            <w:r w:rsidRPr="00F44916">
              <w:rPr>
                <w:rFonts w:ascii="Roboto Condensed" w:eastAsia="Calibri" w:hAnsi="Roboto Condensed" w:cs="Calibri"/>
              </w:rPr>
              <w:t>I</w:t>
            </w:r>
            <w:r w:rsidRPr="00F44916">
              <w:rPr>
                <w:rFonts w:ascii="Roboto Condensed" w:eastAsia="Calibri" w:hAnsi="Roboto Condensed" w:cs="Calibri"/>
                <w:spacing w:val="-1"/>
              </w:rPr>
              <w:t>ndu</w:t>
            </w:r>
            <w:r w:rsidRPr="00F44916">
              <w:rPr>
                <w:rFonts w:ascii="Roboto Condensed" w:eastAsia="Calibri" w:hAnsi="Roboto Condensed" w:cs="Calibri"/>
              </w:rPr>
              <w:t>striel</w:t>
            </w:r>
          </w:p>
        </w:tc>
        <w:tc>
          <w:tcPr>
            <w:tcW w:w="2997" w:type="dxa"/>
            <w:shd w:val="clear" w:color="auto" w:fill="F1E5F7"/>
            <w:vAlign w:val="center"/>
          </w:tcPr>
          <w:p w14:paraId="7D3496DA" w14:textId="778FA05D" w:rsidR="00242B85" w:rsidRPr="00F44916" w:rsidRDefault="00242B85" w:rsidP="00242B85">
            <w:pPr>
              <w:spacing w:after="0" w:line="240" w:lineRule="auto"/>
              <w:ind w:left="173" w:right="-20"/>
              <w:rPr>
                <w:rFonts w:ascii="Roboto Condensed" w:eastAsia="Calibri" w:hAnsi="Roboto Condensed" w:cs="Calibri"/>
              </w:rPr>
            </w:pPr>
            <w:r w:rsidRPr="00F44916">
              <w:rPr>
                <w:rFonts w:ascii="Roboto Condensed" w:eastAsia="Calibri" w:hAnsi="Roboto Condensed" w:cs="Calibri"/>
                <w:i/>
                <w:color w:val="A6A6A6"/>
                <w:spacing w:val="1"/>
              </w:rPr>
              <w:t>M</w:t>
            </w:r>
            <w:r w:rsidRPr="00F44916">
              <w:rPr>
                <w:rFonts w:ascii="Roboto Condensed" w:eastAsia="Calibri" w:hAnsi="Roboto Condensed" w:cs="Calibri"/>
                <w:i/>
                <w:color w:val="A6A6A6"/>
              </w:rPr>
              <w:t>AJ</w:t>
            </w:r>
            <w:r w:rsidRPr="00F44916">
              <w:rPr>
                <w:rFonts w:ascii="Roboto Condensed" w:eastAsia="Calibri" w:hAnsi="Roboto Condensed" w:cs="Calibri"/>
                <w:i/>
                <w:color w:val="A6A6A6"/>
                <w:spacing w:val="-1"/>
              </w:rPr>
              <w:t xml:space="preserve"> </w:t>
            </w:r>
            <w:r w:rsidR="00552F12">
              <w:rPr>
                <w:rFonts w:ascii="Roboto Condensed" w:eastAsia="Calibri" w:hAnsi="Roboto Condensed" w:cs="Calibri"/>
                <w:i/>
                <w:color w:val="A6A6A6"/>
                <w:spacing w:val="-1"/>
              </w:rPr>
              <w:t>07/2024</w:t>
            </w:r>
          </w:p>
        </w:tc>
      </w:tr>
      <w:tr w:rsidR="00242B85" w14:paraId="1460B5CF" w14:textId="77777777" w:rsidTr="000040BB">
        <w:trPr>
          <w:trHeight w:hRule="exact" w:val="449"/>
        </w:trPr>
        <w:tc>
          <w:tcPr>
            <w:tcW w:w="4398" w:type="dxa"/>
            <w:gridSpan w:val="3"/>
            <w:shd w:val="clear" w:color="auto" w:fill="F1E5F7"/>
            <w:vAlign w:val="center"/>
          </w:tcPr>
          <w:p w14:paraId="1001680D" w14:textId="56AA2720" w:rsidR="00242B85" w:rsidRPr="00973EEA" w:rsidRDefault="00242B85" w:rsidP="00242B85">
            <w:pPr>
              <w:spacing w:after="0" w:line="240" w:lineRule="auto"/>
              <w:ind w:left="143"/>
              <w:rPr>
                <w:rFonts w:ascii="Roboto Condensed" w:hAnsi="Roboto Condensed"/>
                <w:b/>
              </w:rPr>
            </w:pPr>
            <w:r w:rsidRPr="00973EEA">
              <w:rPr>
                <w:rFonts w:ascii="Roboto Condensed" w:eastAsia="Calibri" w:hAnsi="Roboto Condensed" w:cs="Calibri"/>
                <w:b/>
                <w:spacing w:val="-1"/>
              </w:rPr>
              <w:t>H</w:t>
            </w:r>
            <w:r w:rsidRPr="00973EEA">
              <w:rPr>
                <w:rFonts w:ascii="Roboto Condensed" w:eastAsia="Calibri" w:hAnsi="Roboto Condensed" w:cs="Calibri"/>
                <w:b/>
                <w:spacing w:val="1"/>
              </w:rPr>
              <w:t>o</w:t>
            </w:r>
            <w:r w:rsidRPr="00973EEA">
              <w:rPr>
                <w:rFonts w:ascii="Roboto Condensed" w:eastAsia="Calibri" w:hAnsi="Roboto Condensed" w:cs="Calibri"/>
                <w:b/>
              </w:rPr>
              <w:t>ra</w:t>
            </w:r>
            <w:r w:rsidRPr="00973EEA">
              <w:rPr>
                <w:rFonts w:ascii="Roboto Condensed" w:eastAsia="Calibri" w:hAnsi="Roboto Condensed" w:cs="Calibri"/>
                <w:b/>
                <w:spacing w:val="-1"/>
              </w:rPr>
              <w:t>i</w:t>
            </w:r>
            <w:r w:rsidRPr="00973EEA">
              <w:rPr>
                <w:rFonts w:ascii="Roboto Condensed" w:eastAsia="Calibri" w:hAnsi="Roboto Condensed" w:cs="Calibri"/>
                <w:b/>
              </w:rPr>
              <w:t>re</w:t>
            </w:r>
            <w:r w:rsidRPr="00973EEA">
              <w:rPr>
                <w:rFonts w:ascii="Roboto Condensed" w:eastAsia="Calibri" w:hAnsi="Roboto Condensed" w:cs="Calibri"/>
                <w:b/>
                <w:spacing w:val="1"/>
              </w:rPr>
              <w:t xml:space="preserve"> </w:t>
            </w:r>
            <w:r w:rsidRPr="00973EEA">
              <w:rPr>
                <w:rFonts w:ascii="Roboto Condensed" w:eastAsia="Calibri" w:hAnsi="Roboto Condensed" w:cs="Calibri"/>
                <w:b/>
                <w:spacing w:val="-1"/>
              </w:rPr>
              <w:t>p</w:t>
            </w:r>
            <w:r w:rsidRPr="00973EEA">
              <w:rPr>
                <w:rFonts w:ascii="Roboto Condensed" w:eastAsia="Calibri" w:hAnsi="Roboto Condensed" w:cs="Calibri"/>
                <w:b/>
                <w:spacing w:val="-3"/>
              </w:rPr>
              <w:t>r</w:t>
            </w:r>
            <w:r w:rsidRPr="00973EEA">
              <w:rPr>
                <w:rFonts w:ascii="Roboto Condensed" w:eastAsia="Calibri" w:hAnsi="Roboto Condensed" w:cs="Calibri"/>
                <w:b/>
              </w:rPr>
              <w:t>és</w:t>
            </w:r>
            <w:r w:rsidRPr="00973EEA">
              <w:rPr>
                <w:rFonts w:ascii="Roboto Condensed" w:eastAsia="Calibri" w:hAnsi="Roboto Condensed" w:cs="Calibri"/>
                <w:b/>
                <w:spacing w:val="1"/>
              </w:rPr>
              <w:t>e</w:t>
            </w:r>
            <w:r w:rsidRPr="00973EEA">
              <w:rPr>
                <w:rFonts w:ascii="Roboto Condensed" w:eastAsia="Calibri" w:hAnsi="Roboto Condensed" w:cs="Calibri"/>
                <w:b/>
                <w:spacing w:val="-1"/>
              </w:rPr>
              <w:t>n</w:t>
            </w:r>
            <w:r w:rsidRPr="00973EEA">
              <w:rPr>
                <w:rFonts w:ascii="Roboto Condensed" w:eastAsia="Calibri" w:hAnsi="Roboto Condensed" w:cs="Calibri"/>
                <w:b/>
              </w:rPr>
              <w:t>t</w:t>
            </w:r>
            <w:r w:rsidRPr="00973EEA">
              <w:rPr>
                <w:rFonts w:ascii="Roboto Condensed" w:eastAsia="Calibri" w:hAnsi="Roboto Condensed" w:cs="Calibri"/>
                <w:b/>
                <w:spacing w:val="-2"/>
              </w:rPr>
              <w:t>i</w:t>
            </w:r>
            <w:r w:rsidRPr="00973EEA">
              <w:rPr>
                <w:rFonts w:ascii="Roboto Condensed" w:eastAsia="Calibri" w:hAnsi="Roboto Condensed" w:cs="Calibri"/>
                <w:b/>
              </w:rPr>
              <w:t>el</w:t>
            </w:r>
            <w:r w:rsidRPr="00973EEA">
              <w:rPr>
                <w:rFonts w:ascii="Roboto Condensed" w:eastAsia="Calibri" w:hAnsi="Roboto Condensed" w:cs="Calibri"/>
                <w:b/>
                <w:spacing w:val="1"/>
              </w:rPr>
              <w:t xml:space="preserve"> </w:t>
            </w:r>
            <w:r w:rsidRPr="00973EEA">
              <w:rPr>
                <w:rFonts w:ascii="Roboto Condensed" w:eastAsia="Calibri" w:hAnsi="Roboto Condensed" w:cs="Calibri"/>
                <w:b/>
              </w:rPr>
              <w:t>:</w:t>
            </w:r>
            <w:r w:rsidRPr="00973EEA">
              <w:rPr>
                <w:rFonts w:ascii="Roboto Condensed" w:eastAsia="Calibri" w:hAnsi="Roboto Condensed" w:cs="Calibri"/>
                <w:b/>
                <w:spacing w:val="-1"/>
              </w:rPr>
              <w:t xml:space="preserve"> 8 h CM et </w:t>
            </w:r>
            <w:r w:rsidRPr="00973EEA">
              <w:rPr>
                <w:rFonts w:ascii="Roboto Condensed" w:eastAsia="Calibri" w:hAnsi="Roboto Condensed" w:cs="Calibri"/>
                <w:b/>
                <w:spacing w:val="-2"/>
              </w:rPr>
              <w:t>8</w:t>
            </w:r>
            <w:r w:rsidRPr="00973EEA">
              <w:rPr>
                <w:rFonts w:ascii="Roboto Condensed" w:eastAsia="Calibri" w:hAnsi="Roboto Condensed" w:cs="Calibri"/>
                <w:b/>
                <w:spacing w:val="2"/>
              </w:rPr>
              <w:t xml:space="preserve"> </w:t>
            </w:r>
            <w:r w:rsidRPr="00973EEA">
              <w:rPr>
                <w:rFonts w:ascii="Roboto Condensed" w:eastAsia="Calibri" w:hAnsi="Roboto Condensed" w:cs="Calibri"/>
                <w:b/>
              </w:rPr>
              <w:t xml:space="preserve">h </w:t>
            </w:r>
            <w:r w:rsidRPr="00973EEA">
              <w:rPr>
                <w:rFonts w:ascii="Roboto Condensed" w:eastAsia="Calibri" w:hAnsi="Roboto Condensed" w:cs="Calibri"/>
                <w:b/>
                <w:spacing w:val="-2"/>
              </w:rPr>
              <w:t>TD</w:t>
            </w:r>
          </w:p>
        </w:tc>
        <w:tc>
          <w:tcPr>
            <w:tcW w:w="2807" w:type="dxa"/>
            <w:shd w:val="clear" w:color="auto" w:fill="F1E5F7"/>
            <w:vAlign w:val="center"/>
          </w:tcPr>
          <w:p w14:paraId="21018414" w14:textId="77777777" w:rsidR="00242B85" w:rsidRPr="00F44916" w:rsidRDefault="00242B85" w:rsidP="0076060A">
            <w:pPr>
              <w:spacing w:after="0" w:line="240" w:lineRule="auto"/>
              <w:ind w:left="69" w:right="-20"/>
              <w:rPr>
                <w:rFonts w:ascii="Roboto Condensed" w:eastAsia="Calibri" w:hAnsi="Roboto Condensed" w:cs="Calibri"/>
              </w:rPr>
            </w:pPr>
            <w:r w:rsidRPr="00F44916">
              <w:rPr>
                <w:rFonts w:ascii="Roboto Condensed" w:eastAsia="Calibri" w:hAnsi="Roboto Condensed" w:cs="Calibri"/>
              </w:rPr>
              <w:t>Tra</w:t>
            </w:r>
            <w:r w:rsidRPr="00F44916">
              <w:rPr>
                <w:rFonts w:ascii="Roboto Condensed" w:eastAsia="Calibri" w:hAnsi="Roboto Condensed" w:cs="Calibri"/>
                <w:spacing w:val="1"/>
              </w:rPr>
              <w:t>v</w:t>
            </w:r>
            <w:r w:rsidRPr="00F44916">
              <w:rPr>
                <w:rFonts w:ascii="Roboto Condensed" w:eastAsia="Calibri" w:hAnsi="Roboto Condensed" w:cs="Calibri"/>
              </w:rPr>
              <w:t xml:space="preserve">ail </w:t>
            </w:r>
            <w:r w:rsidRPr="00F44916">
              <w:rPr>
                <w:rFonts w:ascii="Roboto Condensed" w:eastAsia="Calibri" w:hAnsi="Roboto Condensed" w:cs="Calibri"/>
                <w:spacing w:val="-3"/>
              </w:rPr>
              <w:t>p</w:t>
            </w:r>
            <w:r w:rsidRPr="00F44916">
              <w:rPr>
                <w:rFonts w:ascii="Roboto Condensed" w:eastAsia="Calibri" w:hAnsi="Roboto Condensed" w:cs="Calibri"/>
              </w:rPr>
              <w:t>ers</w:t>
            </w:r>
            <w:r w:rsidRPr="00F44916">
              <w:rPr>
                <w:rFonts w:ascii="Roboto Condensed" w:eastAsia="Calibri" w:hAnsi="Roboto Condensed" w:cs="Calibri"/>
                <w:spacing w:val="1"/>
              </w:rPr>
              <w:t>o</w:t>
            </w:r>
            <w:r w:rsidRPr="00F44916">
              <w:rPr>
                <w:rFonts w:ascii="Roboto Condensed" w:eastAsia="Calibri" w:hAnsi="Roboto Condensed" w:cs="Calibri"/>
                <w:spacing w:val="-1"/>
              </w:rPr>
              <w:t>nn</w:t>
            </w:r>
            <w:r w:rsidRPr="00F44916">
              <w:rPr>
                <w:rFonts w:ascii="Roboto Condensed" w:eastAsia="Calibri" w:hAnsi="Roboto Condensed" w:cs="Calibri"/>
              </w:rPr>
              <w:t>el</w:t>
            </w:r>
            <w:r w:rsidRPr="00F44916">
              <w:rPr>
                <w:rFonts w:ascii="Roboto Condensed" w:eastAsia="Calibri" w:hAnsi="Roboto Condensed" w:cs="Calibri"/>
                <w:spacing w:val="-1"/>
              </w:rPr>
              <w:t xml:space="preserve"> </w:t>
            </w:r>
            <w:r w:rsidRPr="00F44916">
              <w:rPr>
                <w:rFonts w:ascii="Roboto Condensed" w:eastAsia="Calibri" w:hAnsi="Roboto Condensed" w:cs="Calibri"/>
              </w:rPr>
              <w:t>:</w:t>
            </w:r>
            <w:r w:rsidRPr="00F44916">
              <w:rPr>
                <w:rFonts w:ascii="Roboto Condensed" w:eastAsia="Calibri" w:hAnsi="Roboto Condensed" w:cs="Calibri"/>
                <w:spacing w:val="-1"/>
              </w:rPr>
              <w:t xml:space="preserve"> </w:t>
            </w:r>
            <w:r w:rsidRPr="00F44916">
              <w:rPr>
                <w:rFonts w:ascii="Roboto Condensed" w:eastAsia="Calibri" w:hAnsi="Roboto Condensed" w:cs="Calibri"/>
              </w:rPr>
              <w:t>8</w:t>
            </w:r>
            <w:r w:rsidRPr="00F44916">
              <w:rPr>
                <w:rFonts w:ascii="Roboto Condensed" w:eastAsia="Calibri" w:hAnsi="Roboto Condensed" w:cs="Calibri"/>
                <w:spacing w:val="2"/>
              </w:rPr>
              <w:t xml:space="preserve"> </w:t>
            </w:r>
            <w:r w:rsidRPr="00F44916">
              <w:rPr>
                <w:rFonts w:ascii="Roboto Condensed" w:eastAsia="Calibri" w:hAnsi="Roboto Condensed" w:cs="Calibri"/>
              </w:rPr>
              <w:t>h</w:t>
            </w:r>
          </w:p>
        </w:tc>
        <w:tc>
          <w:tcPr>
            <w:tcW w:w="2997" w:type="dxa"/>
            <w:shd w:val="clear" w:color="auto" w:fill="F1E5F7"/>
            <w:vAlign w:val="center"/>
          </w:tcPr>
          <w:p w14:paraId="4DAD81FD" w14:textId="58A2DE33" w:rsidR="00242B85" w:rsidRPr="00F44916" w:rsidRDefault="00242B85" w:rsidP="00242B85">
            <w:pPr>
              <w:spacing w:after="0" w:line="240" w:lineRule="auto"/>
              <w:ind w:left="173"/>
              <w:rPr>
                <w:rFonts w:ascii="Roboto Condensed" w:hAnsi="Roboto Condensed"/>
              </w:rPr>
            </w:pPr>
            <w:r w:rsidRPr="00F44916">
              <w:rPr>
                <w:rFonts w:ascii="Roboto Condensed" w:eastAsia="Calibri" w:hAnsi="Roboto Condensed" w:cs="Calibri"/>
              </w:rPr>
              <w:t>ECTS</w:t>
            </w:r>
            <w:r w:rsidRPr="00F44916">
              <w:rPr>
                <w:rFonts w:ascii="Roboto Condensed" w:eastAsia="Calibri" w:hAnsi="Roboto Condensed" w:cs="Calibri"/>
                <w:spacing w:val="1"/>
              </w:rPr>
              <w:t xml:space="preserve"> </w:t>
            </w:r>
            <w:r w:rsidRPr="00F44916">
              <w:rPr>
                <w:rFonts w:ascii="Roboto Condensed" w:eastAsia="Calibri" w:hAnsi="Roboto Condensed" w:cs="Calibri"/>
              </w:rPr>
              <w:t>:</w:t>
            </w:r>
            <w:r w:rsidRPr="00F44916">
              <w:rPr>
                <w:rFonts w:ascii="Roboto Condensed" w:eastAsia="Calibri" w:hAnsi="Roboto Condensed" w:cs="Calibri"/>
                <w:spacing w:val="-1"/>
              </w:rPr>
              <w:t xml:space="preserve"> </w:t>
            </w:r>
            <w:r w:rsidRPr="00F44916">
              <w:rPr>
                <w:rFonts w:ascii="Roboto Condensed" w:eastAsia="Calibri" w:hAnsi="Roboto Condensed" w:cs="Calibri"/>
              </w:rPr>
              <w:t>1</w:t>
            </w:r>
          </w:p>
        </w:tc>
      </w:tr>
      <w:tr w:rsidR="00242B85" w14:paraId="62713222" w14:textId="77777777" w:rsidTr="000040BB">
        <w:trPr>
          <w:trHeight w:hRule="exact" w:val="535"/>
        </w:trPr>
        <w:tc>
          <w:tcPr>
            <w:tcW w:w="4398" w:type="dxa"/>
            <w:gridSpan w:val="3"/>
            <w:shd w:val="clear" w:color="auto" w:fill="282D46"/>
            <w:vAlign w:val="center"/>
          </w:tcPr>
          <w:p w14:paraId="66EABEE6" w14:textId="18DB44B4" w:rsidR="00242B85" w:rsidRDefault="00242B85" w:rsidP="00242B85">
            <w:pPr>
              <w:spacing w:after="0" w:line="240" w:lineRule="auto"/>
              <w:ind w:left="143"/>
            </w:pPr>
            <w:r w:rsidRPr="00420F6B">
              <w:rPr>
                <w:rFonts w:ascii="Roboto Condensed" w:eastAsia="Calibri" w:hAnsi="Roboto Condensed" w:cs="Calibri"/>
                <w:b/>
                <w:bCs/>
                <w:color w:val="FFFFFF" w:themeColor="background1"/>
              </w:rPr>
              <w:t>Resp</w:t>
            </w:r>
            <w:r w:rsidRPr="00420F6B">
              <w:rPr>
                <w:rFonts w:ascii="Roboto Condensed" w:eastAsia="Calibri" w:hAnsi="Roboto Condensed" w:cs="Calibri"/>
                <w:b/>
                <w:bCs/>
                <w:color w:val="FFFFFF" w:themeColor="background1"/>
                <w:spacing w:val="-1"/>
              </w:rPr>
              <w:t>on</w:t>
            </w:r>
            <w:r w:rsidRPr="00420F6B">
              <w:rPr>
                <w:rFonts w:ascii="Roboto Condensed" w:eastAsia="Calibri" w:hAnsi="Roboto Condensed" w:cs="Calibri"/>
                <w:b/>
                <w:bCs/>
                <w:color w:val="FFFFFF" w:themeColor="background1"/>
              </w:rPr>
              <w:t>s</w:t>
            </w:r>
            <w:r w:rsidRPr="00420F6B">
              <w:rPr>
                <w:rFonts w:ascii="Roboto Condensed" w:eastAsia="Calibri" w:hAnsi="Roboto Condensed" w:cs="Calibri"/>
                <w:b/>
                <w:bCs/>
                <w:color w:val="FFFFFF" w:themeColor="background1"/>
                <w:spacing w:val="-1"/>
              </w:rPr>
              <w:t>ab</w:t>
            </w:r>
            <w:r w:rsidRPr="00420F6B">
              <w:rPr>
                <w:rFonts w:ascii="Roboto Condensed" w:eastAsia="Calibri" w:hAnsi="Roboto Condensed" w:cs="Calibri"/>
                <w:b/>
                <w:bCs/>
                <w:color w:val="FFFFFF" w:themeColor="background1"/>
                <w:spacing w:val="1"/>
              </w:rPr>
              <w:t>l</w:t>
            </w:r>
            <w:r w:rsidRPr="00420F6B">
              <w:rPr>
                <w:rFonts w:ascii="Roboto Condensed" w:eastAsia="Calibri" w:hAnsi="Roboto Condensed" w:cs="Calibri"/>
                <w:b/>
                <w:bCs/>
                <w:color w:val="FFFFFF" w:themeColor="background1"/>
              </w:rPr>
              <w:t>e :</w:t>
            </w:r>
            <w:r w:rsidR="00552F12">
              <w:rPr>
                <w:rFonts w:ascii="Roboto Condensed" w:eastAsia="Calibri" w:hAnsi="Roboto Condensed" w:cs="Calibri"/>
                <w:b/>
                <w:bCs/>
                <w:color w:val="FFFFFF" w:themeColor="background1"/>
              </w:rPr>
              <w:t xml:space="preserve"> B. Marche</w:t>
            </w:r>
          </w:p>
        </w:tc>
        <w:tc>
          <w:tcPr>
            <w:tcW w:w="5804" w:type="dxa"/>
            <w:gridSpan w:val="2"/>
            <w:shd w:val="clear" w:color="auto" w:fill="F1E5F7"/>
            <w:vAlign w:val="center"/>
          </w:tcPr>
          <w:p w14:paraId="56AA6854" w14:textId="77777777" w:rsidR="00242B85" w:rsidRPr="00F44916" w:rsidRDefault="00242B85" w:rsidP="0076060A">
            <w:pPr>
              <w:spacing w:after="0" w:line="240" w:lineRule="auto"/>
              <w:ind w:left="148"/>
              <w:rPr>
                <w:rFonts w:ascii="Roboto Condensed" w:hAnsi="Roboto Condensed"/>
              </w:rPr>
            </w:pPr>
            <w:r w:rsidRPr="00F44916">
              <w:rPr>
                <w:rFonts w:ascii="Roboto Condensed" w:eastAsia="Calibri" w:hAnsi="Roboto Condensed" w:cs="Calibri"/>
              </w:rPr>
              <w:t>I</w:t>
            </w:r>
            <w:r w:rsidRPr="00F44916">
              <w:rPr>
                <w:rFonts w:ascii="Roboto Condensed" w:eastAsia="Calibri" w:hAnsi="Roboto Condensed" w:cs="Calibri"/>
                <w:spacing w:val="-1"/>
              </w:rPr>
              <w:t>n</w:t>
            </w:r>
            <w:r w:rsidRPr="00F44916">
              <w:rPr>
                <w:rFonts w:ascii="Roboto Condensed" w:eastAsia="Calibri" w:hAnsi="Roboto Condensed" w:cs="Calibri"/>
              </w:rPr>
              <w:t>t</w:t>
            </w:r>
            <w:r w:rsidRPr="00F44916">
              <w:rPr>
                <w:rFonts w:ascii="Roboto Condensed" w:eastAsia="Calibri" w:hAnsi="Roboto Condensed" w:cs="Calibri"/>
                <w:spacing w:val="1"/>
              </w:rPr>
              <w:t>e</w:t>
            </w:r>
            <w:r w:rsidRPr="00F44916">
              <w:rPr>
                <w:rFonts w:ascii="Roboto Condensed" w:eastAsia="Calibri" w:hAnsi="Roboto Condensed" w:cs="Calibri"/>
              </w:rPr>
              <w:t>r</w:t>
            </w:r>
            <w:r w:rsidRPr="00F44916">
              <w:rPr>
                <w:rFonts w:ascii="Roboto Condensed" w:eastAsia="Calibri" w:hAnsi="Roboto Condensed" w:cs="Calibri"/>
                <w:spacing w:val="1"/>
              </w:rPr>
              <w:t>v</w:t>
            </w:r>
            <w:r w:rsidRPr="00F44916">
              <w:rPr>
                <w:rFonts w:ascii="Roboto Condensed" w:eastAsia="Calibri" w:hAnsi="Roboto Condensed" w:cs="Calibri"/>
              </w:rPr>
              <w:t>ena</w:t>
            </w:r>
            <w:r w:rsidRPr="00F44916">
              <w:rPr>
                <w:rFonts w:ascii="Roboto Condensed" w:eastAsia="Calibri" w:hAnsi="Roboto Condensed" w:cs="Calibri"/>
                <w:spacing w:val="-1"/>
              </w:rPr>
              <w:t>n</w:t>
            </w:r>
            <w:r w:rsidRPr="00F44916">
              <w:rPr>
                <w:rFonts w:ascii="Roboto Condensed" w:eastAsia="Calibri" w:hAnsi="Roboto Condensed" w:cs="Calibri"/>
              </w:rPr>
              <w:t>t :</w:t>
            </w:r>
            <w:r w:rsidRPr="00F44916">
              <w:rPr>
                <w:rFonts w:ascii="Roboto Condensed" w:eastAsia="Calibri" w:hAnsi="Roboto Condensed" w:cs="Calibri"/>
                <w:spacing w:val="-1"/>
              </w:rPr>
              <w:t xml:space="preserve"> </w:t>
            </w:r>
            <w:r w:rsidRPr="00F44916">
              <w:rPr>
                <w:rFonts w:ascii="Roboto Condensed" w:eastAsia="Calibri" w:hAnsi="Roboto Condensed" w:cs="Calibri"/>
              </w:rPr>
              <w:t>X</w:t>
            </w:r>
            <w:r w:rsidRPr="00F44916">
              <w:rPr>
                <w:rFonts w:ascii="Roboto Condensed" w:eastAsia="Calibri" w:hAnsi="Roboto Condensed" w:cs="Calibri"/>
                <w:spacing w:val="-2"/>
              </w:rPr>
              <w:t>a</w:t>
            </w:r>
            <w:r w:rsidRPr="00F44916">
              <w:rPr>
                <w:rFonts w:ascii="Roboto Condensed" w:eastAsia="Calibri" w:hAnsi="Roboto Condensed" w:cs="Calibri"/>
                <w:spacing w:val="1"/>
              </w:rPr>
              <w:t>v</w:t>
            </w:r>
            <w:r w:rsidRPr="00F44916">
              <w:rPr>
                <w:rFonts w:ascii="Roboto Condensed" w:eastAsia="Calibri" w:hAnsi="Roboto Condensed" w:cs="Calibri"/>
              </w:rPr>
              <w:t>ier</w:t>
            </w:r>
            <w:r w:rsidRPr="00F44916">
              <w:rPr>
                <w:rFonts w:ascii="Roboto Condensed" w:eastAsia="Calibri" w:hAnsi="Roboto Condensed" w:cs="Calibri"/>
                <w:spacing w:val="-1"/>
              </w:rPr>
              <w:t xml:space="preserve"> </w:t>
            </w:r>
            <w:proofErr w:type="spellStart"/>
            <w:r w:rsidRPr="00F44916">
              <w:rPr>
                <w:rFonts w:ascii="Roboto Condensed" w:eastAsia="Calibri" w:hAnsi="Roboto Condensed" w:cs="Calibri"/>
                <w:spacing w:val="1"/>
              </w:rPr>
              <w:t>P</w:t>
            </w:r>
            <w:r w:rsidRPr="00F44916">
              <w:rPr>
                <w:rFonts w:ascii="Roboto Condensed" w:eastAsia="Calibri" w:hAnsi="Roboto Condensed" w:cs="Calibri"/>
                <w:spacing w:val="-2"/>
              </w:rPr>
              <w:t>é</w:t>
            </w:r>
            <w:r w:rsidRPr="00F44916">
              <w:rPr>
                <w:rFonts w:ascii="Roboto Condensed" w:eastAsia="Calibri" w:hAnsi="Roboto Condensed" w:cs="Calibri"/>
              </w:rPr>
              <w:t>c</w:t>
            </w:r>
            <w:r w:rsidRPr="00F44916">
              <w:rPr>
                <w:rFonts w:ascii="Roboto Condensed" w:eastAsia="Calibri" w:hAnsi="Roboto Condensed" w:cs="Calibri"/>
                <w:spacing w:val="1"/>
              </w:rPr>
              <w:t>o</w:t>
            </w:r>
            <w:r w:rsidRPr="00F44916">
              <w:rPr>
                <w:rFonts w:ascii="Roboto Condensed" w:eastAsia="Calibri" w:hAnsi="Roboto Condensed" w:cs="Calibri"/>
              </w:rPr>
              <w:t>t</w:t>
            </w:r>
            <w:proofErr w:type="spellEnd"/>
          </w:p>
        </w:tc>
      </w:tr>
      <w:tr w:rsidR="004F6CE3" w14:paraId="15424405" w14:textId="77777777" w:rsidTr="000040BB">
        <w:trPr>
          <w:trHeight w:hRule="exact" w:val="1849"/>
        </w:trPr>
        <w:tc>
          <w:tcPr>
            <w:tcW w:w="2414" w:type="dxa"/>
            <w:gridSpan w:val="2"/>
            <w:shd w:val="clear" w:color="auto" w:fill="282D46"/>
            <w:vAlign w:val="center"/>
          </w:tcPr>
          <w:p w14:paraId="2B9D3777" w14:textId="77777777" w:rsidR="004F6CE3" w:rsidRPr="00420F6B" w:rsidRDefault="004F6CE3" w:rsidP="0076060A">
            <w:pPr>
              <w:spacing w:after="0" w:line="240" w:lineRule="auto"/>
              <w:ind w:left="96" w:right="23"/>
              <w:rPr>
                <w:rFonts w:ascii="Roboto Condensed" w:eastAsia="Calibri" w:hAnsi="Roboto Condensed" w:cs="Calibri"/>
                <w:b/>
                <w:color w:val="FFFFFF" w:themeColor="background1"/>
              </w:rPr>
            </w:pPr>
            <w:r w:rsidRPr="00420F6B">
              <w:rPr>
                <w:rFonts w:ascii="Roboto Condensed" w:eastAsia="Calibri" w:hAnsi="Roboto Condensed" w:cs="Calibri"/>
                <w:b/>
                <w:bCs/>
                <w:color w:val="FFFFFF" w:themeColor="background1"/>
              </w:rPr>
              <w:t>A</w:t>
            </w:r>
            <w:r w:rsidRPr="00420F6B">
              <w:rPr>
                <w:rFonts w:ascii="Roboto Condensed" w:eastAsia="Calibri" w:hAnsi="Roboto Condensed" w:cs="Calibri"/>
                <w:b/>
                <w:bCs/>
                <w:color w:val="FFFFFF" w:themeColor="background1"/>
                <w:spacing w:val="2"/>
              </w:rPr>
              <w:t>c</w:t>
            </w:r>
            <w:r w:rsidRPr="00420F6B">
              <w:rPr>
                <w:rFonts w:ascii="Roboto Condensed" w:eastAsia="Calibri" w:hAnsi="Roboto Condensed" w:cs="Calibri"/>
                <w:b/>
                <w:bCs/>
                <w:color w:val="FFFFFF" w:themeColor="background1"/>
                <w:spacing w:val="-1"/>
              </w:rPr>
              <w:t>qui</w:t>
            </w:r>
            <w:r w:rsidRPr="00420F6B">
              <w:rPr>
                <w:rFonts w:ascii="Roboto Condensed" w:eastAsia="Calibri" w:hAnsi="Roboto Condensed" w:cs="Calibri"/>
                <w:b/>
                <w:bCs/>
                <w:color w:val="FFFFFF" w:themeColor="background1"/>
              </w:rPr>
              <w:t>s</w:t>
            </w:r>
            <w:r w:rsidRPr="00420F6B">
              <w:rPr>
                <w:rFonts w:ascii="Roboto Condensed" w:eastAsia="Calibri" w:hAnsi="Roboto Condensed" w:cs="Calibri"/>
                <w:b/>
                <w:bCs/>
                <w:color w:val="FFFFFF" w:themeColor="background1"/>
                <w:spacing w:val="1"/>
              </w:rPr>
              <w:t xml:space="preserve"> </w:t>
            </w:r>
            <w:r w:rsidRPr="00420F6B">
              <w:rPr>
                <w:rFonts w:ascii="Roboto Condensed" w:eastAsia="Calibri" w:hAnsi="Roboto Condensed" w:cs="Calibri"/>
                <w:b/>
                <w:bCs/>
                <w:color w:val="FFFFFF" w:themeColor="background1"/>
                <w:spacing w:val="-1"/>
              </w:rPr>
              <w:t>d</w:t>
            </w:r>
            <w:r w:rsidRPr="00420F6B">
              <w:rPr>
                <w:rFonts w:ascii="Roboto Condensed" w:eastAsia="Calibri" w:hAnsi="Roboto Condensed" w:cs="Calibri"/>
                <w:b/>
                <w:bCs/>
                <w:color w:val="FFFFFF" w:themeColor="background1"/>
              </w:rPr>
              <w:t>’a</w:t>
            </w:r>
            <w:r w:rsidRPr="00420F6B">
              <w:rPr>
                <w:rFonts w:ascii="Roboto Condensed" w:eastAsia="Calibri" w:hAnsi="Roboto Condensed" w:cs="Calibri"/>
                <w:b/>
                <w:bCs/>
                <w:color w:val="FFFFFF" w:themeColor="background1"/>
                <w:spacing w:val="-1"/>
              </w:rPr>
              <w:t>pp</w:t>
            </w:r>
            <w:r w:rsidRPr="00420F6B">
              <w:rPr>
                <w:rFonts w:ascii="Roboto Condensed" w:eastAsia="Calibri" w:hAnsi="Roboto Condensed" w:cs="Calibri"/>
                <w:b/>
                <w:bCs/>
                <w:color w:val="FFFFFF" w:themeColor="background1"/>
                <w:spacing w:val="1"/>
              </w:rPr>
              <w:t>r</w:t>
            </w:r>
            <w:r w:rsidRPr="00420F6B">
              <w:rPr>
                <w:rFonts w:ascii="Roboto Condensed" w:eastAsia="Calibri" w:hAnsi="Roboto Condensed" w:cs="Calibri"/>
                <w:b/>
                <w:bCs/>
                <w:color w:val="FFFFFF" w:themeColor="background1"/>
                <w:spacing w:val="-1"/>
              </w:rPr>
              <w:t>en</w:t>
            </w:r>
            <w:r w:rsidRPr="00420F6B">
              <w:rPr>
                <w:rFonts w:ascii="Roboto Condensed" w:eastAsia="Calibri" w:hAnsi="Roboto Condensed" w:cs="Calibri"/>
                <w:b/>
                <w:bCs/>
                <w:color w:val="FFFFFF" w:themeColor="background1"/>
              </w:rPr>
              <w:t>t</w:t>
            </w:r>
            <w:r w:rsidRPr="00420F6B">
              <w:rPr>
                <w:rFonts w:ascii="Roboto Condensed" w:eastAsia="Calibri" w:hAnsi="Roboto Condensed" w:cs="Calibri"/>
                <w:b/>
                <w:bCs/>
                <w:color w:val="FFFFFF" w:themeColor="background1"/>
                <w:spacing w:val="-1"/>
              </w:rPr>
              <w:t>i</w:t>
            </w:r>
            <w:r w:rsidRPr="00420F6B">
              <w:rPr>
                <w:rFonts w:ascii="Roboto Condensed" w:eastAsia="Calibri" w:hAnsi="Roboto Condensed" w:cs="Calibri"/>
                <w:b/>
                <w:bCs/>
                <w:color w:val="FFFFFF" w:themeColor="background1"/>
              </w:rPr>
              <w:t>ss</w:t>
            </w:r>
            <w:r w:rsidRPr="00420F6B">
              <w:rPr>
                <w:rFonts w:ascii="Roboto Condensed" w:eastAsia="Calibri" w:hAnsi="Roboto Condensed" w:cs="Calibri"/>
                <w:b/>
                <w:bCs/>
                <w:color w:val="FFFFFF" w:themeColor="background1"/>
                <w:spacing w:val="-1"/>
              </w:rPr>
              <w:t>a</w:t>
            </w:r>
            <w:r w:rsidRPr="00420F6B">
              <w:rPr>
                <w:rFonts w:ascii="Roboto Condensed" w:eastAsia="Calibri" w:hAnsi="Roboto Condensed" w:cs="Calibri"/>
                <w:b/>
                <w:bCs/>
                <w:color w:val="FFFFFF" w:themeColor="background1"/>
                <w:spacing w:val="1"/>
              </w:rPr>
              <w:t>g</w:t>
            </w:r>
            <w:r w:rsidRPr="00420F6B">
              <w:rPr>
                <w:rFonts w:ascii="Roboto Condensed" w:eastAsia="Calibri" w:hAnsi="Roboto Condensed" w:cs="Calibri"/>
                <w:b/>
                <w:bCs/>
                <w:color w:val="FFFFFF" w:themeColor="background1"/>
              </w:rPr>
              <w:t xml:space="preserve">e </w:t>
            </w:r>
            <w:r w:rsidRPr="00420F6B">
              <w:rPr>
                <w:rFonts w:ascii="Roboto Condensed" w:eastAsia="Calibri" w:hAnsi="Roboto Condensed" w:cs="Calibri"/>
                <w:b/>
                <w:bCs/>
                <w:color w:val="FFFFFF" w:themeColor="background1"/>
                <w:spacing w:val="1"/>
              </w:rPr>
              <w:t>v</w:t>
            </w:r>
            <w:r w:rsidRPr="00420F6B">
              <w:rPr>
                <w:rFonts w:ascii="Roboto Condensed" w:eastAsia="Calibri" w:hAnsi="Roboto Condensed" w:cs="Calibri"/>
                <w:b/>
                <w:bCs/>
                <w:color w:val="FFFFFF" w:themeColor="background1"/>
                <w:spacing w:val="-1"/>
              </w:rPr>
              <w:t>i</w:t>
            </w:r>
            <w:r w:rsidRPr="00420F6B">
              <w:rPr>
                <w:rFonts w:ascii="Roboto Condensed" w:eastAsia="Calibri" w:hAnsi="Roboto Condensed" w:cs="Calibri"/>
                <w:b/>
                <w:bCs/>
                <w:color w:val="FFFFFF" w:themeColor="background1"/>
              </w:rPr>
              <w:t>s</w:t>
            </w:r>
            <w:r w:rsidRPr="00420F6B">
              <w:rPr>
                <w:rFonts w:ascii="Roboto Condensed" w:eastAsia="Calibri" w:hAnsi="Roboto Condensed" w:cs="Calibri"/>
                <w:b/>
                <w:bCs/>
                <w:color w:val="FFFFFF" w:themeColor="background1"/>
                <w:spacing w:val="-1"/>
              </w:rPr>
              <w:t>é</w:t>
            </w:r>
            <w:r w:rsidRPr="00420F6B">
              <w:rPr>
                <w:rFonts w:ascii="Roboto Condensed" w:eastAsia="Calibri" w:hAnsi="Roboto Condensed" w:cs="Calibri"/>
                <w:b/>
                <w:bCs/>
                <w:color w:val="FFFFFF" w:themeColor="background1"/>
              </w:rPr>
              <w:t>s</w:t>
            </w:r>
          </w:p>
        </w:tc>
        <w:tc>
          <w:tcPr>
            <w:tcW w:w="7788" w:type="dxa"/>
            <w:gridSpan w:val="3"/>
            <w:shd w:val="clear" w:color="auto" w:fill="F1E5F7"/>
            <w:vAlign w:val="center"/>
          </w:tcPr>
          <w:p w14:paraId="4965A666" w14:textId="77777777" w:rsidR="004F6CE3" w:rsidRPr="00F44916" w:rsidRDefault="004F6CE3" w:rsidP="0076060A">
            <w:pPr>
              <w:spacing w:after="0" w:line="240" w:lineRule="auto"/>
              <w:ind w:left="140" w:right="8"/>
              <w:rPr>
                <w:rFonts w:ascii="Roboto Condensed" w:eastAsia="Calibri" w:hAnsi="Roboto Condensed" w:cs="Calibri"/>
                <w:sz w:val="20"/>
                <w:szCs w:val="20"/>
              </w:rPr>
            </w:pPr>
            <w:r w:rsidRPr="00F44916">
              <w:rPr>
                <w:rFonts w:ascii="Roboto Condensed" w:eastAsia="Calibri" w:hAnsi="Roboto Condensed" w:cs="Calibri"/>
                <w:sz w:val="20"/>
                <w:szCs w:val="20"/>
              </w:rPr>
              <w:t>A</w:t>
            </w:r>
            <w:r w:rsidRPr="00F44916">
              <w:rPr>
                <w:rFonts w:ascii="Roboto Condensed" w:eastAsia="Calibri" w:hAnsi="Roboto Condensed" w:cs="Calibri"/>
                <w:spacing w:val="-1"/>
                <w:sz w:val="20"/>
                <w:szCs w:val="20"/>
              </w:rPr>
              <w:t>pp</w:t>
            </w:r>
            <w:r w:rsidRPr="00F44916">
              <w:rPr>
                <w:rFonts w:ascii="Roboto Condensed" w:eastAsia="Calibri" w:hAnsi="Roboto Condensed" w:cs="Calibri"/>
                <w:sz w:val="20"/>
                <w:szCs w:val="20"/>
              </w:rPr>
              <w:t>réhe</w:t>
            </w:r>
            <w:r w:rsidRPr="00F44916">
              <w:rPr>
                <w:rFonts w:ascii="Roboto Condensed" w:eastAsia="Calibri" w:hAnsi="Roboto Condensed" w:cs="Calibri"/>
                <w:spacing w:val="-1"/>
                <w:sz w:val="20"/>
                <w:szCs w:val="20"/>
              </w:rPr>
              <w:t>nd</w:t>
            </w:r>
            <w:r w:rsidRPr="00F44916">
              <w:rPr>
                <w:rFonts w:ascii="Roboto Condensed" w:eastAsia="Calibri" w:hAnsi="Roboto Condensed" w:cs="Calibri"/>
                <w:sz w:val="20"/>
                <w:szCs w:val="20"/>
              </w:rPr>
              <w:t>er</w:t>
            </w:r>
            <w:r w:rsidRPr="00F44916">
              <w:rPr>
                <w:rFonts w:ascii="Roboto Condensed" w:eastAsia="Calibri" w:hAnsi="Roboto Condensed" w:cs="Calibri"/>
                <w:spacing w:val="32"/>
                <w:sz w:val="20"/>
                <w:szCs w:val="20"/>
              </w:rPr>
              <w:t xml:space="preserve"> </w:t>
            </w:r>
            <w:r w:rsidRPr="00F44916">
              <w:rPr>
                <w:rFonts w:ascii="Roboto Condensed" w:eastAsia="Calibri" w:hAnsi="Roboto Condensed" w:cs="Calibri"/>
                <w:spacing w:val="-1"/>
                <w:sz w:val="20"/>
                <w:szCs w:val="20"/>
              </w:rPr>
              <w:t>d</w:t>
            </w:r>
            <w:r w:rsidRPr="00F44916">
              <w:rPr>
                <w:rFonts w:ascii="Roboto Condensed" w:eastAsia="Calibri" w:hAnsi="Roboto Condensed" w:cs="Calibri"/>
                <w:sz w:val="20"/>
                <w:szCs w:val="20"/>
              </w:rPr>
              <w:t>es</w:t>
            </w:r>
            <w:r w:rsidRPr="00F44916">
              <w:rPr>
                <w:rFonts w:ascii="Roboto Condensed" w:eastAsia="Calibri" w:hAnsi="Roboto Condensed" w:cs="Calibri"/>
                <w:spacing w:val="33"/>
                <w:sz w:val="20"/>
                <w:szCs w:val="20"/>
              </w:rPr>
              <w:t xml:space="preserve"> </w:t>
            </w:r>
            <w:r w:rsidRPr="00F44916">
              <w:rPr>
                <w:rFonts w:ascii="Roboto Condensed" w:eastAsia="Calibri" w:hAnsi="Roboto Condensed" w:cs="Calibri"/>
                <w:sz w:val="20"/>
                <w:szCs w:val="20"/>
              </w:rPr>
              <w:t>règ</w:t>
            </w:r>
            <w:r w:rsidRPr="00F44916">
              <w:rPr>
                <w:rFonts w:ascii="Roboto Condensed" w:eastAsia="Calibri" w:hAnsi="Roboto Condensed" w:cs="Calibri"/>
                <w:spacing w:val="-1"/>
                <w:sz w:val="20"/>
                <w:szCs w:val="20"/>
              </w:rPr>
              <w:t>l</w:t>
            </w:r>
            <w:r w:rsidRPr="00F44916">
              <w:rPr>
                <w:rFonts w:ascii="Roboto Condensed" w:eastAsia="Calibri" w:hAnsi="Roboto Condensed" w:cs="Calibri"/>
                <w:sz w:val="20"/>
                <w:szCs w:val="20"/>
              </w:rPr>
              <w:t>es</w:t>
            </w:r>
            <w:r w:rsidRPr="00F44916">
              <w:rPr>
                <w:rFonts w:ascii="Roboto Condensed" w:eastAsia="Calibri" w:hAnsi="Roboto Condensed" w:cs="Calibri"/>
                <w:spacing w:val="33"/>
                <w:sz w:val="20"/>
                <w:szCs w:val="20"/>
              </w:rPr>
              <w:t xml:space="preserve"> </w:t>
            </w:r>
            <w:r w:rsidRPr="00F44916">
              <w:rPr>
                <w:rFonts w:ascii="Roboto Condensed" w:eastAsia="Calibri" w:hAnsi="Roboto Condensed" w:cs="Calibri"/>
                <w:spacing w:val="-3"/>
                <w:sz w:val="20"/>
                <w:szCs w:val="20"/>
              </w:rPr>
              <w:t>d</w:t>
            </w:r>
            <w:r w:rsidRPr="00F44916">
              <w:rPr>
                <w:rFonts w:ascii="Roboto Condensed" w:eastAsia="Calibri" w:hAnsi="Roboto Condensed" w:cs="Calibri"/>
                <w:sz w:val="20"/>
                <w:szCs w:val="20"/>
              </w:rPr>
              <w:t>u</w:t>
            </w:r>
            <w:r w:rsidRPr="00F44916">
              <w:rPr>
                <w:rFonts w:ascii="Roboto Condensed" w:eastAsia="Calibri" w:hAnsi="Roboto Condensed" w:cs="Calibri"/>
                <w:spacing w:val="32"/>
                <w:sz w:val="20"/>
                <w:szCs w:val="20"/>
              </w:rPr>
              <w:t xml:space="preserve"> </w:t>
            </w:r>
            <w:r w:rsidRPr="00F44916">
              <w:rPr>
                <w:rFonts w:ascii="Roboto Condensed" w:eastAsia="Calibri" w:hAnsi="Roboto Condensed" w:cs="Calibri"/>
                <w:spacing w:val="-1"/>
                <w:sz w:val="20"/>
                <w:szCs w:val="20"/>
              </w:rPr>
              <w:t>d</w:t>
            </w:r>
            <w:r w:rsidRPr="00F44916">
              <w:rPr>
                <w:rFonts w:ascii="Roboto Condensed" w:eastAsia="Calibri" w:hAnsi="Roboto Condensed" w:cs="Calibri"/>
                <w:sz w:val="20"/>
                <w:szCs w:val="20"/>
              </w:rPr>
              <w:t>r</w:t>
            </w:r>
            <w:r w:rsidRPr="00F44916">
              <w:rPr>
                <w:rFonts w:ascii="Roboto Condensed" w:eastAsia="Calibri" w:hAnsi="Roboto Condensed" w:cs="Calibri"/>
                <w:spacing w:val="1"/>
                <w:sz w:val="20"/>
                <w:szCs w:val="20"/>
              </w:rPr>
              <w:t>o</w:t>
            </w:r>
            <w:r w:rsidRPr="00F44916">
              <w:rPr>
                <w:rFonts w:ascii="Roboto Condensed" w:eastAsia="Calibri" w:hAnsi="Roboto Condensed" w:cs="Calibri"/>
                <w:sz w:val="20"/>
                <w:szCs w:val="20"/>
              </w:rPr>
              <w:t>it</w:t>
            </w:r>
            <w:r w:rsidRPr="00F44916">
              <w:rPr>
                <w:rFonts w:ascii="Roboto Condensed" w:eastAsia="Calibri" w:hAnsi="Roboto Condensed" w:cs="Calibri"/>
                <w:spacing w:val="33"/>
                <w:sz w:val="20"/>
                <w:szCs w:val="20"/>
              </w:rPr>
              <w:t xml:space="preserve"> </w:t>
            </w:r>
            <w:r w:rsidRPr="00F44916">
              <w:rPr>
                <w:rFonts w:ascii="Roboto Condensed" w:eastAsia="Calibri" w:hAnsi="Roboto Condensed" w:cs="Calibri"/>
                <w:spacing w:val="-1"/>
                <w:sz w:val="20"/>
                <w:szCs w:val="20"/>
              </w:rPr>
              <w:t>d</w:t>
            </w:r>
            <w:r w:rsidRPr="00F44916">
              <w:rPr>
                <w:rFonts w:ascii="Roboto Condensed" w:eastAsia="Calibri" w:hAnsi="Roboto Condensed" w:cs="Calibri"/>
                <w:sz w:val="20"/>
                <w:szCs w:val="20"/>
              </w:rPr>
              <w:t>es</w:t>
            </w:r>
            <w:r w:rsidRPr="00F44916">
              <w:rPr>
                <w:rFonts w:ascii="Roboto Condensed" w:eastAsia="Calibri" w:hAnsi="Roboto Condensed" w:cs="Calibri"/>
                <w:spacing w:val="33"/>
                <w:sz w:val="20"/>
                <w:szCs w:val="20"/>
              </w:rPr>
              <w:t xml:space="preserve"> </w:t>
            </w:r>
            <w:r w:rsidRPr="00F44916">
              <w:rPr>
                <w:rFonts w:ascii="Roboto Condensed" w:eastAsia="Calibri" w:hAnsi="Roboto Condensed" w:cs="Calibri"/>
                <w:sz w:val="20"/>
                <w:szCs w:val="20"/>
              </w:rPr>
              <w:t>entrepr</w:t>
            </w:r>
            <w:r w:rsidRPr="00F44916">
              <w:rPr>
                <w:rFonts w:ascii="Roboto Condensed" w:eastAsia="Calibri" w:hAnsi="Roboto Condensed" w:cs="Calibri"/>
                <w:spacing w:val="-1"/>
                <w:sz w:val="20"/>
                <w:szCs w:val="20"/>
              </w:rPr>
              <w:t>i</w:t>
            </w:r>
            <w:r w:rsidRPr="00F44916">
              <w:rPr>
                <w:rFonts w:ascii="Roboto Condensed" w:eastAsia="Calibri" w:hAnsi="Roboto Condensed" w:cs="Calibri"/>
                <w:spacing w:val="-2"/>
                <w:sz w:val="20"/>
                <w:szCs w:val="20"/>
              </w:rPr>
              <w:t>s</w:t>
            </w:r>
            <w:r w:rsidRPr="00F44916">
              <w:rPr>
                <w:rFonts w:ascii="Roboto Condensed" w:eastAsia="Calibri" w:hAnsi="Roboto Condensed" w:cs="Calibri"/>
                <w:sz w:val="20"/>
                <w:szCs w:val="20"/>
              </w:rPr>
              <w:t>es,</w:t>
            </w:r>
            <w:r w:rsidRPr="00F44916">
              <w:rPr>
                <w:rFonts w:ascii="Roboto Condensed" w:eastAsia="Calibri" w:hAnsi="Roboto Condensed" w:cs="Calibri"/>
                <w:spacing w:val="33"/>
                <w:sz w:val="20"/>
                <w:szCs w:val="20"/>
              </w:rPr>
              <w:t xml:space="preserve"> </w:t>
            </w:r>
            <w:r w:rsidRPr="00F44916">
              <w:rPr>
                <w:rFonts w:ascii="Roboto Condensed" w:eastAsia="Calibri" w:hAnsi="Roboto Condensed" w:cs="Calibri"/>
                <w:spacing w:val="-3"/>
                <w:sz w:val="20"/>
                <w:szCs w:val="20"/>
              </w:rPr>
              <w:t>d</w:t>
            </w:r>
            <w:r w:rsidRPr="00F44916">
              <w:rPr>
                <w:rFonts w:ascii="Roboto Condensed" w:eastAsia="Calibri" w:hAnsi="Roboto Condensed" w:cs="Calibri"/>
                <w:sz w:val="20"/>
                <w:szCs w:val="20"/>
              </w:rPr>
              <w:t>u</w:t>
            </w:r>
            <w:r w:rsidRPr="00F44916">
              <w:rPr>
                <w:rFonts w:ascii="Roboto Condensed" w:eastAsia="Calibri" w:hAnsi="Roboto Condensed" w:cs="Calibri"/>
                <w:spacing w:val="32"/>
                <w:sz w:val="20"/>
                <w:szCs w:val="20"/>
              </w:rPr>
              <w:t xml:space="preserve"> </w:t>
            </w:r>
            <w:r w:rsidRPr="00F44916">
              <w:rPr>
                <w:rFonts w:ascii="Roboto Condensed" w:eastAsia="Calibri" w:hAnsi="Roboto Condensed" w:cs="Calibri"/>
                <w:spacing w:val="-1"/>
                <w:sz w:val="20"/>
                <w:szCs w:val="20"/>
              </w:rPr>
              <w:t>d</w:t>
            </w:r>
            <w:r w:rsidRPr="00F44916">
              <w:rPr>
                <w:rFonts w:ascii="Roboto Condensed" w:eastAsia="Calibri" w:hAnsi="Roboto Condensed" w:cs="Calibri"/>
                <w:sz w:val="20"/>
                <w:szCs w:val="20"/>
              </w:rPr>
              <w:t>r</w:t>
            </w:r>
            <w:r w:rsidRPr="00F44916">
              <w:rPr>
                <w:rFonts w:ascii="Roboto Condensed" w:eastAsia="Calibri" w:hAnsi="Roboto Condensed" w:cs="Calibri"/>
                <w:spacing w:val="1"/>
                <w:sz w:val="20"/>
                <w:szCs w:val="20"/>
              </w:rPr>
              <w:t>o</w:t>
            </w:r>
            <w:r w:rsidRPr="00F44916">
              <w:rPr>
                <w:rFonts w:ascii="Roboto Condensed" w:eastAsia="Calibri" w:hAnsi="Roboto Condensed" w:cs="Calibri"/>
                <w:sz w:val="20"/>
                <w:szCs w:val="20"/>
              </w:rPr>
              <w:t>it</w:t>
            </w:r>
            <w:r w:rsidRPr="00F44916">
              <w:rPr>
                <w:rFonts w:ascii="Roboto Condensed" w:eastAsia="Calibri" w:hAnsi="Roboto Condensed" w:cs="Calibri"/>
                <w:spacing w:val="33"/>
                <w:sz w:val="20"/>
                <w:szCs w:val="20"/>
              </w:rPr>
              <w:t xml:space="preserve"> </w:t>
            </w:r>
            <w:r w:rsidRPr="00F44916">
              <w:rPr>
                <w:rFonts w:ascii="Roboto Condensed" w:eastAsia="Calibri" w:hAnsi="Roboto Condensed" w:cs="Calibri"/>
                <w:spacing w:val="-1"/>
                <w:sz w:val="20"/>
                <w:szCs w:val="20"/>
              </w:rPr>
              <w:t>d</w:t>
            </w:r>
            <w:r w:rsidRPr="00F44916">
              <w:rPr>
                <w:rFonts w:ascii="Roboto Condensed" w:eastAsia="Calibri" w:hAnsi="Roboto Condensed" w:cs="Calibri"/>
                <w:sz w:val="20"/>
                <w:szCs w:val="20"/>
              </w:rPr>
              <w:t>es</w:t>
            </w:r>
            <w:r w:rsidRPr="00F44916">
              <w:rPr>
                <w:rFonts w:ascii="Roboto Condensed" w:eastAsia="Calibri" w:hAnsi="Roboto Condensed" w:cs="Calibri"/>
                <w:spacing w:val="33"/>
                <w:sz w:val="20"/>
                <w:szCs w:val="20"/>
              </w:rPr>
              <w:t xml:space="preserve"> </w:t>
            </w:r>
            <w:r w:rsidRPr="00F44916">
              <w:rPr>
                <w:rFonts w:ascii="Roboto Condensed" w:eastAsia="Calibri" w:hAnsi="Roboto Condensed" w:cs="Calibri"/>
                <w:sz w:val="20"/>
                <w:szCs w:val="20"/>
              </w:rPr>
              <w:t>affa</w:t>
            </w:r>
            <w:r w:rsidRPr="00F44916">
              <w:rPr>
                <w:rFonts w:ascii="Roboto Condensed" w:eastAsia="Calibri" w:hAnsi="Roboto Condensed" w:cs="Calibri"/>
                <w:spacing w:val="-1"/>
                <w:sz w:val="20"/>
                <w:szCs w:val="20"/>
              </w:rPr>
              <w:t>i</w:t>
            </w:r>
            <w:r w:rsidRPr="00F44916">
              <w:rPr>
                <w:rFonts w:ascii="Roboto Condensed" w:eastAsia="Calibri" w:hAnsi="Roboto Condensed" w:cs="Calibri"/>
                <w:sz w:val="20"/>
                <w:szCs w:val="20"/>
              </w:rPr>
              <w:t>res</w:t>
            </w:r>
            <w:r w:rsidRPr="00F44916">
              <w:rPr>
                <w:rFonts w:ascii="Roboto Condensed" w:eastAsia="Calibri" w:hAnsi="Roboto Condensed" w:cs="Calibri"/>
                <w:spacing w:val="33"/>
                <w:sz w:val="20"/>
                <w:szCs w:val="20"/>
              </w:rPr>
              <w:t xml:space="preserve"> </w:t>
            </w:r>
            <w:r w:rsidRPr="00F44916">
              <w:rPr>
                <w:rFonts w:ascii="Roboto Condensed" w:eastAsia="Calibri" w:hAnsi="Roboto Condensed" w:cs="Calibri"/>
                <w:spacing w:val="-2"/>
                <w:sz w:val="20"/>
                <w:szCs w:val="20"/>
              </w:rPr>
              <w:t>e</w:t>
            </w:r>
            <w:r w:rsidRPr="00F44916">
              <w:rPr>
                <w:rFonts w:ascii="Roboto Condensed" w:eastAsia="Calibri" w:hAnsi="Roboto Condensed" w:cs="Calibri"/>
                <w:sz w:val="20"/>
                <w:szCs w:val="20"/>
              </w:rPr>
              <w:t>t</w:t>
            </w:r>
            <w:r w:rsidRPr="00F44916">
              <w:rPr>
                <w:rFonts w:ascii="Roboto Condensed" w:eastAsia="Calibri" w:hAnsi="Roboto Condensed" w:cs="Calibri"/>
                <w:spacing w:val="33"/>
                <w:sz w:val="20"/>
                <w:szCs w:val="20"/>
              </w:rPr>
              <w:t xml:space="preserve"> </w:t>
            </w:r>
            <w:r w:rsidRPr="00F44916">
              <w:rPr>
                <w:rFonts w:ascii="Roboto Condensed" w:eastAsia="Calibri" w:hAnsi="Roboto Condensed" w:cs="Calibri"/>
                <w:spacing w:val="-1"/>
                <w:sz w:val="20"/>
                <w:szCs w:val="20"/>
              </w:rPr>
              <w:t>du d</w:t>
            </w:r>
            <w:r w:rsidRPr="00F44916">
              <w:rPr>
                <w:rFonts w:ascii="Roboto Condensed" w:eastAsia="Calibri" w:hAnsi="Roboto Condensed" w:cs="Calibri"/>
                <w:sz w:val="20"/>
                <w:szCs w:val="20"/>
              </w:rPr>
              <w:t>r</w:t>
            </w:r>
            <w:r w:rsidRPr="00F44916">
              <w:rPr>
                <w:rFonts w:ascii="Roboto Condensed" w:eastAsia="Calibri" w:hAnsi="Roboto Condensed" w:cs="Calibri"/>
                <w:spacing w:val="1"/>
                <w:sz w:val="20"/>
                <w:szCs w:val="20"/>
              </w:rPr>
              <w:t>o</w:t>
            </w:r>
            <w:r w:rsidRPr="00F44916">
              <w:rPr>
                <w:rFonts w:ascii="Roboto Condensed" w:eastAsia="Calibri" w:hAnsi="Roboto Condensed" w:cs="Calibri"/>
                <w:sz w:val="20"/>
                <w:szCs w:val="20"/>
              </w:rPr>
              <w:t>it</w:t>
            </w:r>
            <w:r w:rsidRPr="00F44916">
              <w:rPr>
                <w:rFonts w:ascii="Roboto Condensed" w:eastAsia="Calibri" w:hAnsi="Roboto Condensed" w:cs="Calibri"/>
                <w:spacing w:val="1"/>
                <w:sz w:val="20"/>
                <w:szCs w:val="20"/>
              </w:rPr>
              <w:t xml:space="preserve"> </w:t>
            </w:r>
            <w:r w:rsidRPr="00F44916">
              <w:rPr>
                <w:rFonts w:ascii="Roboto Condensed" w:eastAsia="Calibri" w:hAnsi="Roboto Condensed" w:cs="Calibri"/>
                <w:spacing w:val="-1"/>
                <w:sz w:val="20"/>
                <w:szCs w:val="20"/>
              </w:rPr>
              <w:t>d</w:t>
            </w:r>
            <w:r w:rsidRPr="00F44916">
              <w:rPr>
                <w:rFonts w:ascii="Roboto Condensed" w:eastAsia="Calibri" w:hAnsi="Roboto Condensed" w:cs="Calibri"/>
                <w:sz w:val="20"/>
                <w:szCs w:val="20"/>
              </w:rPr>
              <w:t>u tr</w:t>
            </w:r>
            <w:r w:rsidRPr="00F44916">
              <w:rPr>
                <w:rFonts w:ascii="Roboto Condensed" w:eastAsia="Calibri" w:hAnsi="Roboto Condensed" w:cs="Calibri"/>
                <w:spacing w:val="-2"/>
                <w:sz w:val="20"/>
                <w:szCs w:val="20"/>
              </w:rPr>
              <w:t>a</w:t>
            </w:r>
            <w:r w:rsidRPr="00F44916">
              <w:rPr>
                <w:rFonts w:ascii="Roboto Condensed" w:eastAsia="Calibri" w:hAnsi="Roboto Condensed" w:cs="Calibri"/>
                <w:spacing w:val="1"/>
                <w:sz w:val="20"/>
                <w:szCs w:val="20"/>
              </w:rPr>
              <w:t>v</w:t>
            </w:r>
            <w:r w:rsidRPr="00F44916">
              <w:rPr>
                <w:rFonts w:ascii="Roboto Condensed" w:eastAsia="Calibri" w:hAnsi="Roboto Condensed" w:cs="Calibri"/>
                <w:sz w:val="20"/>
                <w:szCs w:val="20"/>
              </w:rPr>
              <w:t>ail</w:t>
            </w:r>
          </w:p>
          <w:p w14:paraId="5BAD6C8C" w14:textId="77777777" w:rsidR="004F6CE3" w:rsidRPr="00F44916" w:rsidRDefault="004F6CE3" w:rsidP="0076060A">
            <w:pPr>
              <w:spacing w:after="0" w:line="240" w:lineRule="auto"/>
              <w:ind w:left="140" w:right="3"/>
              <w:rPr>
                <w:rFonts w:ascii="Roboto Condensed" w:eastAsia="Calibri" w:hAnsi="Roboto Condensed" w:cs="Calibri"/>
                <w:sz w:val="20"/>
                <w:szCs w:val="20"/>
              </w:rPr>
            </w:pPr>
            <w:r w:rsidRPr="00F44916">
              <w:rPr>
                <w:rFonts w:ascii="Roboto Condensed" w:eastAsia="Calibri" w:hAnsi="Roboto Condensed" w:cs="Calibri"/>
                <w:sz w:val="20"/>
                <w:szCs w:val="20"/>
              </w:rPr>
              <w:t>Ac</w:t>
            </w:r>
            <w:r w:rsidRPr="00F44916">
              <w:rPr>
                <w:rFonts w:ascii="Roboto Condensed" w:eastAsia="Calibri" w:hAnsi="Roboto Condensed" w:cs="Calibri"/>
                <w:spacing w:val="-1"/>
                <w:sz w:val="20"/>
                <w:szCs w:val="20"/>
              </w:rPr>
              <w:t>qu</w:t>
            </w:r>
            <w:r w:rsidRPr="00F44916">
              <w:rPr>
                <w:rFonts w:ascii="Roboto Condensed" w:eastAsia="Calibri" w:hAnsi="Roboto Condensed" w:cs="Calibri"/>
                <w:sz w:val="20"/>
                <w:szCs w:val="20"/>
              </w:rPr>
              <w:t xml:space="preserve">érir </w:t>
            </w:r>
            <w:r w:rsidRPr="00F44916">
              <w:rPr>
                <w:rFonts w:ascii="Roboto Condensed" w:eastAsia="Calibri" w:hAnsi="Roboto Condensed" w:cs="Calibri"/>
                <w:spacing w:val="-1"/>
                <w:sz w:val="20"/>
                <w:szCs w:val="20"/>
              </w:rPr>
              <w:t>d</w:t>
            </w:r>
            <w:r w:rsidRPr="00F44916">
              <w:rPr>
                <w:rFonts w:ascii="Roboto Condensed" w:eastAsia="Calibri" w:hAnsi="Roboto Condensed" w:cs="Calibri"/>
                <w:sz w:val="20"/>
                <w:szCs w:val="20"/>
              </w:rPr>
              <w:t>es</w:t>
            </w:r>
            <w:r w:rsidRPr="00F44916">
              <w:rPr>
                <w:rFonts w:ascii="Roboto Condensed" w:eastAsia="Calibri" w:hAnsi="Roboto Condensed" w:cs="Calibri"/>
                <w:spacing w:val="31"/>
                <w:sz w:val="20"/>
                <w:szCs w:val="20"/>
              </w:rPr>
              <w:t xml:space="preserve"> </w:t>
            </w:r>
            <w:r w:rsidRPr="00F44916">
              <w:rPr>
                <w:rFonts w:ascii="Roboto Condensed" w:eastAsia="Calibri" w:hAnsi="Roboto Condensed" w:cs="Calibri"/>
                <w:spacing w:val="-1"/>
                <w:sz w:val="20"/>
                <w:szCs w:val="20"/>
              </w:rPr>
              <w:t>m</w:t>
            </w:r>
            <w:r w:rsidRPr="00F44916">
              <w:rPr>
                <w:rFonts w:ascii="Roboto Condensed" w:eastAsia="Calibri" w:hAnsi="Roboto Condensed" w:cs="Calibri"/>
                <w:sz w:val="20"/>
                <w:szCs w:val="20"/>
              </w:rPr>
              <w:t>é</w:t>
            </w:r>
            <w:r w:rsidRPr="00F44916">
              <w:rPr>
                <w:rFonts w:ascii="Roboto Condensed" w:eastAsia="Calibri" w:hAnsi="Roboto Condensed" w:cs="Calibri"/>
                <w:spacing w:val="1"/>
                <w:sz w:val="20"/>
                <w:szCs w:val="20"/>
              </w:rPr>
              <w:t>t</w:t>
            </w:r>
            <w:r w:rsidRPr="00F44916">
              <w:rPr>
                <w:rFonts w:ascii="Roboto Condensed" w:eastAsia="Calibri" w:hAnsi="Roboto Condensed" w:cs="Calibri"/>
                <w:spacing w:val="-3"/>
                <w:sz w:val="20"/>
                <w:szCs w:val="20"/>
              </w:rPr>
              <w:t>h</w:t>
            </w:r>
            <w:r w:rsidRPr="00F44916">
              <w:rPr>
                <w:rFonts w:ascii="Roboto Condensed" w:eastAsia="Calibri" w:hAnsi="Roboto Condensed" w:cs="Calibri"/>
                <w:spacing w:val="1"/>
                <w:sz w:val="20"/>
                <w:szCs w:val="20"/>
              </w:rPr>
              <w:t>o</w:t>
            </w:r>
            <w:r w:rsidRPr="00F44916">
              <w:rPr>
                <w:rFonts w:ascii="Roboto Condensed" w:eastAsia="Calibri" w:hAnsi="Roboto Condensed" w:cs="Calibri"/>
                <w:spacing w:val="-1"/>
                <w:sz w:val="20"/>
                <w:szCs w:val="20"/>
              </w:rPr>
              <w:t>d</w:t>
            </w:r>
            <w:r w:rsidRPr="00F44916">
              <w:rPr>
                <w:rFonts w:ascii="Roboto Condensed" w:eastAsia="Calibri" w:hAnsi="Roboto Condensed" w:cs="Calibri"/>
                <w:sz w:val="20"/>
                <w:szCs w:val="20"/>
              </w:rPr>
              <w:t xml:space="preserve">es et </w:t>
            </w:r>
            <w:r w:rsidRPr="00F44916">
              <w:rPr>
                <w:rFonts w:ascii="Roboto Condensed" w:eastAsia="Calibri" w:hAnsi="Roboto Condensed" w:cs="Calibri"/>
                <w:spacing w:val="-1"/>
                <w:sz w:val="20"/>
                <w:szCs w:val="20"/>
              </w:rPr>
              <w:t>d</w:t>
            </w:r>
            <w:r w:rsidRPr="00F44916">
              <w:rPr>
                <w:rFonts w:ascii="Roboto Condensed" w:eastAsia="Calibri" w:hAnsi="Roboto Condensed" w:cs="Calibri"/>
                <w:sz w:val="20"/>
                <w:szCs w:val="20"/>
              </w:rPr>
              <w:t xml:space="preserve">es </w:t>
            </w:r>
            <w:r w:rsidRPr="00F44916">
              <w:rPr>
                <w:rFonts w:ascii="Roboto Condensed" w:eastAsia="Calibri" w:hAnsi="Roboto Condensed" w:cs="Calibri"/>
                <w:spacing w:val="1"/>
                <w:sz w:val="20"/>
                <w:szCs w:val="20"/>
              </w:rPr>
              <w:t>o</w:t>
            </w:r>
            <w:r w:rsidRPr="00F44916">
              <w:rPr>
                <w:rFonts w:ascii="Roboto Condensed" w:eastAsia="Calibri" w:hAnsi="Roboto Condensed" w:cs="Calibri"/>
                <w:spacing w:val="-1"/>
                <w:sz w:val="20"/>
                <w:szCs w:val="20"/>
              </w:rPr>
              <w:t>u</w:t>
            </w:r>
            <w:r w:rsidRPr="00F44916">
              <w:rPr>
                <w:rFonts w:ascii="Roboto Condensed" w:eastAsia="Calibri" w:hAnsi="Roboto Condensed" w:cs="Calibri"/>
                <w:sz w:val="20"/>
                <w:szCs w:val="20"/>
              </w:rPr>
              <w:t>tils</w:t>
            </w:r>
            <w:r w:rsidRPr="00F44916">
              <w:rPr>
                <w:rFonts w:ascii="Roboto Condensed" w:eastAsia="Calibri" w:hAnsi="Roboto Condensed" w:cs="Calibri"/>
                <w:spacing w:val="30"/>
                <w:sz w:val="20"/>
                <w:szCs w:val="20"/>
              </w:rPr>
              <w:t xml:space="preserve"> </w:t>
            </w:r>
            <w:r w:rsidRPr="00F44916">
              <w:rPr>
                <w:rFonts w:ascii="Roboto Condensed" w:eastAsia="Calibri" w:hAnsi="Roboto Condensed" w:cs="Calibri"/>
                <w:spacing w:val="-1"/>
                <w:sz w:val="20"/>
                <w:szCs w:val="20"/>
              </w:rPr>
              <w:t>d</w:t>
            </w:r>
            <w:r w:rsidRPr="00F44916">
              <w:rPr>
                <w:rFonts w:ascii="Roboto Condensed" w:eastAsia="Calibri" w:hAnsi="Roboto Condensed" w:cs="Calibri"/>
                <w:sz w:val="20"/>
                <w:szCs w:val="20"/>
              </w:rPr>
              <w:t xml:space="preserve">e </w:t>
            </w:r>
            <w:r w:rsidRPr="00F44916">
              <w:rPr>
                <w:rFonts w:ascii="Roboto Condensed" w:eastAsia="Calibri" w:hAnsi="Roboto Condensed" w:cs="Calibri"/>
                <w:spacing w:val="-1"/>
                <w:sz w:val="20"/>
                <w:szCs w:val="20"/>
              </w:rPr>
              <w:t>g</w:t>
            </w:r>
            <w:r w:rsidRPr="00F44916">
              <w:rPr>
                <w:rFonts w:ascii="Roboto Condensed" w:eastAsia="Calibri" w:hAnsi="Roboto Condensed" w:cs="Calibri"/>
                <w:spacing w:val="-2"/>
                <w:sz w:val="20"/>
                <w:szCs w:val="20"/>
              </w:rPr>
              <w:t>e</w:t>
            </w:r>
            <w:r w:rsidRPr="00F44916">
              <w:rPr>
                <w:rFonts w:ascii="Roboto Condensed" w:eastAsia="Calibri" w:hAnsi="Roboto Condensed" w:cs="Calibri"/>
                <w:sz w:val="20"/>
                <w:szCs w:val="20"/>
              </w:rPr>
              <w:t>sti</w:t>
            </w:r>
            <w:r w:rsidRPr="00F44916">
              <w:rPr>
                <w:rFonts w:ascii="Roboto Condensed" w:eastAsia="Calibri" w:hAnsi="Roboto Condensed" w:cs="Calibri"/>
                <w:spacing w:val="1"/>
                <w:sz w:val="20"/>
                <w:szCs w:val="20"/>
              </w:rPr>
              <w:t>o</w:t>
            </w:r>
            <w:r w:rsidRPr="00F44916">
              <w:rPr>
                <w:rFonts w:ascii="Roboto Condensed" w:eastAsia="Calibri" w:hAnsi="Roboto Condensed" w:cs="Calibri"/>
                <w:sz w:val="20"/>
                <w:szCs w:val="20"/>
              </w:rPr>
              <w:t xml:space="preserve">n </w:t>
            </w:r>
            <w:r w:rsidRPr="00F44916">
              <w:rPr>
                <w:rFonts w:ascii="Roboto Condensed" w:eastAsia="Calibri" w:hAnsi="Roboto Condensed" w:cs="Calibri"/>
                <w:spacing w:val="-1"/>
                <w:sz w:val="20"/>
                <w:szCs w:val="20"/>
              </w:rPr>
              <w:t>p</w:t>
            </w:r>
            <w:r w:rsidRPr="00F44916">
              <w:rPr>
                <w:rFonts w:ascii="Roboto Condensed" w:eastAsia="Calibri" w:hAnsi="Roboto Condensed" w:cs="Calibri"/>
                <w:sz w:val="20"/>
                <w:szCs w:val="20"/>
              </w:rPr>
              <w:t>er</w:t>
            </w:r>
            <w:r w:rsidRPr="00F44916">
              <w:rPr>
                <w:rFonts w:ascii="Roboto Condensed" w:eastAsia="Calibri" w:hAnsi="Roboto Condensed" w:cs="Calibri"/>
                <w:spacing w:val="1"/>
                <w:sz w:val="20"/>
                <w:szCs w:val="20"/>
              </w:rPr>
              <w:t>m</w:t>
            </w:r>
            <w:r w:rsidRPr="00F44916">
              <w:rPr>
                <w:rFonts w:ascii="Roboto Condensed" w:eastAsia="Calibri" w:hAnsi="Roboto Condensed" w:cs="Calibri"/>
                <w:spacing w:val="-2"/>
                <w:sz w:val="20"/>
                <w:szCs w:val="20"/>
              </w:rPr>
              <w:t>e</w:t>
            </w:r>
            <w:r w:rsidRPr="00F44916">
              <w:rPr>
                <w:rFonts w:ascii="Roboto Condensed" w:eastAsia="Calibri" w:hAnsi="Roboto Condensed" w:cs="Calibri"/>
                <w:sz w:val="20"/>
                <w:szCs w:val="20"/>
              </w:rPr>
              <w:t>t</w:t>
            </w:r>
            <w:r w:rsidRPr="00F44916">
              <w:rPr>
                <w:rFonts w:ascii="Roboto Condensed" w:eastAsia="Calibri" w:hAnsi="Roboto Condensed" w:cs="Calibri"/>
                <w:spacing w:val="1"/>
                <w:sz w:val="20"/>
                <w:szCs w:val="20"/>
              </w:rPr>
              <w:t>t</w:t>
            </w:r>
            <w:r w:rsidRPr="00F44916">
              <w:rPr>
                <w:rFonts w:ascii="Roboto Condensed" w:eastAsia="Calibri" w:hAnsi="Roboto Condensed" w:cs="Calibri"/>
                <w:sz w:val="20"/>
                <w:szCs w:val="20"/>
              </w:rPr>
              <w:t>a</w:t>
            </w:r>
            <w:r w:rsidRPr="00F44916">
              <w:rPr>
                <w:rFonts w:ascii="Roboto Condensed" w:eastAsia="Calibri" w:hAnsi="Roboto Condensed" w:cs="Calibri"/>
                <w:spacing w:val="-1"/>
                <w:sz w:val="20"/>
                <w:szCs w:val="20"/>
              </w:rPr>
              <w:t>n</w:t>
            </w:r>
            <w:r w:rsidRPr="00F44916">
              <w:rPr>
                <w:rFonts w:ascii="Roboto Condensed" w:eastAsia="Calibri" w:hAnsi="Roboto Condensed" w:cs="Calibri"/>
                <w:sz w:val="20"/>
                <w:szCs w:val="20"/>
              </w:rPr>
              <w:t>t</w:t>
            </w:r>
            <w:r w:rsidRPr="00F44916">
              <w:rPr>
                <w:rFonts w:ascii="Roboto Condensed" w:eastAsia="Calibri" w:hAnsi="Roboto Condensed" w:cs="Calibri"/>
                <w:spacing w:val="31"/>
                <w:sz w:val="20"/>
                <w:szCs w:val="20"/>
              </w:rPr>
              <w:t xml:space="preserve"> </w:t>
            </w:r>
            <w:r w:rsidRPr="00F44916">
              <w:rPr>
                <w:rFonts w:ascii="Roboto Condensed" w:eastAsia="Calibri" w:hAnsi="Roboto Condensed" w:cs="Calibri"/>
                <w:sz w:val="20"/>
                <w:szCs w:val="20"/>
              </w:rPr>
              <w:t xml:space="preserve">la </w:t>
            </w:r>
            <w:r w:rsidRPr="00F44916">
              <w:rPr>
                <w:rFonts w:ascii="Roboto Condensed" w:eastAsia="Calibri" w:hAnsi="Roboto Condensed" w:cs="Calibri"/>
                <w:spacing w:val="-3"/>
                <w:sz w:val="20"/>
                <w:szCs w:val="20"/>
              </w:rPr>
              <w:t>r</w:t>
            </w:r>
            <w:r w:rsidRPr="00F44916">
              <w:rPr>
                <w:rFonts w:ascii="Roboto Condensed" w:eastAsia="Calibri" w:hAnsi="Roboto Condensed" w:cs="Calibri"/>
                <w:sz w:val="20"/>
                <w:szCs w:val="20"/>
              </w:rPr>
              <w:t>éfle</w:t>
            </w:r>
            <w:r w:rsidRPr="00F44916">
              <w:rPr>
                <w:rFonts w:ascii="Roboto Condensed" w:eastAsia="Calibri" w:hAnsi="Roboto Condensed" w:cs="Calibri"/>
                <w:spacing w:val="1"/>
                <w:sz w:val="20"/>
                <w:szCs w:val="20"/>
              </w:rPr>
              <w:t>x</w:t>
            </w:r>
            <w:r w:rsidRPr="00F44916">
              <w:rPr>
                <w:rFonts w:ascii="Roboto Condensed" w:eastAsia="Calibri" w:hAnsi="Roboto Condensed" w:cs="Calibri"/>
                <w:spacing w:val="-3"/>
                <w:sz w:val="20"/>
                <w:szCs w:val="20"/>
              </w:rPr>
              <w:t>i</w:t>
            </w:r>
            <w:r w:rsidRPr="00F44916">
              <w:rPr>
                <w:rFonts w:ascii="Roboto Condensed" w:eastAsia="Calibri" w:hAnsi="Roboto Condensed" w:cs="Calibri"/>
                <w:spacing w:val="1"/>
                <w:sz w:val="20"/>
                <w:szCs w:val="20"/>
              </w:rPr>
              <w:t>o</w:t>
            </w:r>
            <w:r w:rsidRPr="00F44916">
              <w:rPr>
                <w:rFonts w:ascii="Roboto Condensed" w:eastAsia="Calibri" w:hAnsi="Roboto Condensed" w:cs="Calibri"/>
                <w:sz w:val="20"/>
                <w:szCs w:val="20"/>
              </w:rPr>
              <w:t>n j</w:t>
            </w:r>
            <w:r w:rsidRPr="00F44916">
              <w:rPr>
                <w:rFonts w:ascii="Roboto Condensed" w:eastAsia="Calibri" w:hAnsi="Roboto Condensed" w:cs="Calibri"/>
                <w:spacing w:val="-1"/>
                <w:sz w:val="20"/>
                <w:szCs w:val="20"/>
              </w:rPr>
              <w:t>u</w:t>
            </w:r>
            <w:r w:rsidRPr="00F44916">
              <w:rPr>
                <w:rFonts w:ascii="Roboto Condensed" w:eastAsia="Calibri" w:hAnsi="Roboto Condensed" w:cs="Calibri"/>
                <w:sz w:val="20"/>
                <w:szCs w:val="20"/>
              </w:rPr>
              <w:t>ri</w:t>
            </w:r>
            <w:r w:rsidRPr="00F44916">
              <w:rPr>
                <w:rFonts w:ascii="Roboto Condensed" w:eastAsia="Calibri" w:hAnsi="Roboto Condensed" w:cs="Calibri"/>
                <w:spacing w:val="-1"/>
                <w:sz w:val="20"/>
                <w:szCs w:val="20"/>
              </w:rPr>
              <w:t>d</w:t>
            </w:r>
            <w:r w:rsidRPr="00F44916">
              <w:rPr>
                <w:rFonts w:ascii="Roboto Condensed" w:eastAsia="Calibri" w:hAnsi="Roboto Condensed" w:cs="Calibri"/>
                <w:sz w:val="20"/>
                <w:szCs w:val="20"/>
              </w:rPr>
              <w:t>i</w:t>
            </w:r>
            <w:r w:rsidRPr="00F44916">
              <w:rPr>
                <w:rFonts w:ascii="Roboto Condensed" w:eastAsia="Calibri" w:hAnsi="Roboto Condensed" w:cs="Calibri"/>
                <w:spacing w:val="-1"/>
                <w:sz w:val="20"/>
                <w:szCs w:val="20"/>
              </w:rPr>
              <w:t>qu</w:t>
            </w:r>
            <w:r w:rsidRPr="00F44916">
              <w:rPr>
                <w:rFonts w:ascii="Roboto Condensed" w:eastAsia="Calibri" w:hAnsi="Roboto Condensed" w:cs="Calibri"/>
                <w:sz w:val="20"/>
                <w:szCs w:val="20"/>
              </w:rPr>
              <w:t>e</w:t>
            </w:r>
            <w:r w:rsidRPr="00F44916">
              <w:rPr>
                <w:rFonts w:ascii="Roboto Condensed" w:eastAsia="Calibri" w:hAnsi="Roboto Condensed" w:cs="Calibri"/>
                <w:spacing w:val="1"/>
                <w:sz w:val="20"/>
                <w:szCs w:val="20"/>
              </w:rPr>
              <w:t xml:space="preserve"> </w:t>
            </w:r>
            <w:r w:rsidRPr="00F44916">
              <w:rPr>
                <w:rFonts w:ascii="Roboto Condensed" w:eastAsia="Calibri" w:hAnsi="Roboto Condensed" w:cs="Calibri"/>
                <w:spacing w:val="-1"/>
                <w:sz w:val="20"/>
                <w:szCs w:val="20"/>
              </w:rPr>
              <w:t>d</w:t>
            </w:r>
            <w:r w:rsidRPr="00F44916">
              <w:rPr>
                <w:rFonts w:ascii="Roboto Condensed" w:eastAsia="Calibri" w:hAnsi="Roboto Condensed" w:cs="Calibri"/>
                <w:sz w:val="20"/>
                <w:szCs w:val="20"/>
              </w:rPr>
              <w:t>a</w:t>
            </w:r>
            <w:r w:rsidRPr="00F44916">
              <w:rPr>
                <w:rFonts w:ascii="Roboto Condensed" w:eastAsia="Calibri" w:hAnsi="Roboto Condensed" w:cs="Calibri"/>
                <w:spacing w:val="-1"/>
                <w:sz w:val="20"/>
                <w:szCs w:val="20"/>
              </w:rPr>
              <w:t>n</w:t>
            </w:r>
            <w:r w:rsidRPr="00F44916">
              <w:rPr>
                <w:rFonts w:ascii="Roboto Condensed" w:eastAsia="Calibri" w:hAnsi="Roboto Condensed" w:cs="Calibri"/>
                <w:sz w:val="20"/>
                <w:szCs w:val="20"/>
              </w:rPr>
              <w:t>s</w:t>
            </w:r>
            <w:r w:rsidRPr="00F44916">
              <w:rPr>
                <w:rFonts w:ascii="Roboto Condensed" w:eastAsia="Calibri" w:hAnsi="Roboto Condensed" w:cs="Calibri"/>
                <w:spacing w:val="1"/>
                <w:sz w:val="20"/>
                <w:szCs w:val="20"/>
              </w:rPr>
              <w:t xml:space="preserve"> </w:t>
            </w:r>
            <w:r w:rsidRPr="00F44916">
              <w:rPr>
                <w:rFonts w:ascii="Roboto Condensed" w:eastAsia="Calibri" w:hAnsi="Roboto Condensed" w:cs="Calibri"/>
                <w:sz w:val="20"/>
                <w:szCs w:val="20"/>
              </w:rPr>
              <w:t>le</w:t>
            </w:r>
            <w:r w:rsidRPr="00F44916">
              <w:rPr>
                <w:rFonts w:ascii="Roboto Condensed" w:eastAsia="Calibri" w:hAnsi="Roboto Condensed" w:cs="Calibri"/>
                <w:spacing w:val="-1"/>
                <w:sz w:val="20"/>
                <w:szCs w:val="20"/>
              </w:rPr>
              <w:t xml:space="preserve"> </w:t>
            </w:r>
            <w:r w:rsidRPr="00F44916">
              <w:rPr>
                <w:rFonts w:ascii="Roboto Condensed" w:eastAsia="Calibri" w:hAnsi="Roboto Condensed" w:cs="Calibri"/>
                <w:spacing w:val="1"/>
                <w:sz w:val="20"/>
                <w:szCs w:val="20"/>
              </w:rPr>
              <w:t>m</w:t>
            </w:r>
            <w:r w:rsidRPr="00F44916">
              <w:rPr>
                <w:rFonts w:ascii="Roboto Condensed" w:eastAsia="Calibri" w:hAnsi="Roboto Condensed" w:cs="Calibri"/>
                <w:sz w:val="20"/>
                <w:szCs w:val="20"/>
              </w:rPr>
              <w:t xml:space="preserve">ilieu </w:t>
            </w:r>
            <w:r w:rsidRPr="00F44916">
              <w:rPr>
                <w:rFonts w:ascii="Roboto Condensed" w:eastAsia="Calibri" w:hAnsi="Roboto Condensed" w:cs="Calibri"/>
                <w:spacing w:val="-1"/>
                <w:sz w:val="20"/>
                <w:szCs w:val="20"/>
              </w:rPr>
              <w:t>p</w:t>
            </w:r>
            <w:r w:rsidRPr="00F44916">
              <w:rPr>
                <w:rFonts w:ascii="Roboto Condensed" w:eastAsia="Calibri" w:hAnsi="Roboto Condensed" w:cs="Calibri"/>
                <w:spacing w:val="-3"/>
                <w:sz w:val="20"/>
                <w:szCs w:val="20"/>
              </w:rPr>
              <w:t>r</w:t>
            </w:r>
            <w:r w:rsidRPr="00F44916">
              <w:rPr>
                <w:rFonts w:ascii="Roboto Condensed" w:eastAsia="Calibri" w:hAnsi="Roboto Condensed" w:cs="Calibri"/>
                <w:spacing w:val="-1"/>
                <w:sz w:val="20"/>
                <w:szCs w:val="20"/>
              </w:rPr>
              <w:t>o</w:t>
            </w:r>
            <w:r w:rsidRPr="00F44916">
              <w:rPr>
                <w:rFonts w:ascii="Roboto Condensed" w:eastAsia="Calibri" w:hAnsi="Roboto Condensed" w:cs="Calibri"/>
                <w:sz w:val="20"/>
                <w:szCs w:val="20"/>
              </w:rPr>
              <w:t>fessi</w:t>
            </w:r>
            <w:r w:rsidRPr="00F44916">
              <w:rPr>
                <w:rFonts w:ascii="Roboto Condensed" w:eastAsia="Calibri" w:hAnsi="Roboto Condensed" w:cs="Calibri"/>
                <w:spacing w:val="1"/>
                <w:sz w:val="20"/>
                <w:szCs w:val="20"/>
              </w:rPr>
              <w:t>o</w:t>
            </w:r>
            <w:r w:rsidRPr="00F44916">
              <w:rPr>
                <w:rFonts w:ascii="Roboto Condensed" w:eastAsia="Calibri" w:hAnsi="Roboto Condensed" w:cs="Calibri"/>
                <w:spacing w:val="-1"/>
                <w:sz w:val="20"/>
                <w:szCs w:val="20"/>
              </w:rPr>
              <w:t>nn</w:t>
            </w:r>
            <w:r w:rsidRPr="00F44916">
              <w:rPr>
                <w:rFonts w:ascii="Roboto Condensed" w:eastAsia="Calibri" w:hAnsi="Roboto Condensed" w:cs="Calibri"/>
                <w:sz w:val="20"/>
                <w:szCs w:val="20"/>
              </w:rPr>
              <w:t>el</w:t>
            </w:r>
          </w:p>
          <w:p w14:paraId="272A1A5E" w14:textId="77777777" w:rsidR="004F6CE3" w:rsidRPr="00F44916" w:rsidRDefault="004F6CE3" w:rsidP="0076060A">
            <w:pPr>
              <w:spacing w:after="0" w:line="240" w:lineRule="auto"/>
              <w:ind w:left="140" w:right="6"/>
              <w:rPr>
                <w:rFonts w:ascii="Roboto Condensed" w:eastAsia="Calibri" w:hAnsi="Roboto Condensed" w:cs="Calibri"/>
                <w:sz w:val="20"/>
                <w:szCs w:val="20"/>
              </w:rPr>
            </w:pPr>
            <w:r w:rsidRPr="00F44916">
              <w:rPr>
                <w:rFonts w:ascii="Roboto Condensed" w:eastAsia="Calibri" w:hAnsi="Roboto Condensed" w:cs="Calibri"/>
                <w:sz w:val="20"/>
                <w:szCs w:val="20"/>
              </w:rPr>
              <w:t>Ac</w:t>
            </w:r>
            <w:r w:rsidRPr="00F44916">
              <w:rPr>
                <w:rFonts w:ascii="Roboto Condensed" w:eastAsia="Calibri" w:hAnsi="Roboto Condensed" w:cs="Calibri"/>
                <w:spacing w:val="-1"/>
                <w:sz w:val="20"/>
                <w:szCs w:val="20"/>
              </w:rPr>
              <w:t>qu</w:t>
            </w:r>
            <w:r w:rsidRPr="00F44916">
              <w:rPr>
                <w:rFonts w:ascii="Roboto Condensed" w:eastAsia="Calibri" w:hAnsi="Roboto Condensed" w:cs="Calibri"/>
                <w:sz w:val="20"/>
                <w:szCs w:val="20"/>
              </w:rPr>
              <w:t>érir</w:t>
            </w:r>
            <w:r w:rsidRPr="00F44916">
              <w:rPr>
                <w:rFonts w:ascii="Roboto Condensed" w:eastAsia="Calibri" w:hAnsi="Roboto Condensed" w:cs="Calibri"/>
                <w:spacing w:val="33"/>
                <w:sz w:val="20"/>
                <w:szCs w:val="20"/>
              </w:rPr>
              <w:t xml:space="preserve"> </w:t>
            </w:r>
            <w:r w:rsidRPr="00F44916">
              <w:rPr>
                <w:rFonts w:ascii="Roboto Condensed" w:eastAsia="Calibri" w:hAnsi="Roboto Condensed" w:cs="Calibri"/>
                <w:spacing w:val="-1"/>
                <w:sz w:val="20"/>
                <w:szCs w:val="20"/>
              </w:rPr>
              <w:t>u</w:t>
            </w:r>
            <w:r w:rsidRPr="00F44916">
              <w:rPr>
                <w:rFonts w:ascii="Roboto Condensed" w:eastAsia="Calibri" w:hAnsi="Roboto Condensed" w:cs="Calibri"/>
                <w:sz w:val="20"/>
                <w:szCs w:val="20"/>
              </w:rPr>
              <w:t>n ra</w:t>
            </w:r>
            <w:r w:rsidRPr="00F44916">
              <w:rPr>
                <w:rFonts w:ascii="Roboto Condensed" w:eastAsia="Calibri" w:hAnsi="Roboto Condensed" w:cs="Calibri"/>
                <w:spacing w:val="-1"/>
                <w:sz w:val="20"/>
                <w:szCs w:val="20"/>
              </w:rPr>
              <w:t>i</w:t>
            </w:r>
            <w:r w:rsidRPr="00F44916">
              <w:rPr>
                <w:rFonts w:ascii="Roboto Condensed" w:eastAsia="Calibri" w:hAnsi="Roboto Condensed" w:cs="Calibri"/>
                <w:spacing w:val="-2"/>
                <w:sz w:val="20"/>
                <w:szCs w:val="20"/>
              </w:rPr>
              <w:t>s</w:t>
            </w:r>
            <w:r w:rsidRPr="00F44916">
              <w:rPr>
                <w:rFonts w:ascii="Roboto Condensed" w:eastAsia="Calibri" w:hAnsi="Roboto Condensed" w:cs="Calibri"/>
                <w:spacing w:val="1"/>
                <w:sz w:val="20"/>
                <w:szCs w:val="20"/>
              </w:rPr>
              <w:t>o</w:t>
            </w:r>
            <w:r w:rsidRPr="00F44916">
              <w:rPr>
                <w:rFonts w:ascii="Roboto Condensed" w:eastAsia="Calibri" w:hAnsi="Roboto Condensed" w:cs="Calibri"/>
                <w:spacing w:val="-1"/>
                <w:sz w:val="20"/>
                <w:szCs w:val="20"/>
              </w:rPr>
              <w:t>nn</w:t>
            </w:r>
            <w:r w:rsidRPr="00F44916">
              <w:rPr>
                <w:rFonts w:ascii="Roboto Condensed" w:eastAsia="Calibri" w:hAnsi="Roboto Condensed" w:cs="Calibri"/>
                <w:spacing w:val="-2"/>
                <w:sz w:val="20"/>
                <w:szCs w:val="20"/>
              </w:rPr>
              <w:t>e</w:t>
            </w:r>
            <w:r w:rsidRPr="00F44916">
              <w:rPr>
                <w:rFonts w:ascii="Roboto Condensed" w:eastAsia="Calibri" w:hAnsi="Roboto Condensed" w:cs="Calibri"/>
                <w:spacing w:val="1"/>
                <w:sz w:val="20"/>
                <w:szCs w:val="20"/>
              </w:rPr>
              <w:t>m</w:t>
            </w:r>
            <w:r w:rsidRPr="00F44916">
              <w:rPr>
                <w:rFonts w:ascii="Roboto Condensed" w:eastAsia="Calibri" w:hAnsi="Roboto Condensed" w:cs="Calibri"/>
                <w:spacing w:val="-2"/>
                <w:sz w:val="20"/>
                <w:szCs w:val="20"/>
              </w:rPr>
              <w:t>e</w:t>
            </w:r>
            <w:r w:rsidRPr="00F44916">
              <w:rPr>
                <w:rFonts w:ascii="Roboto Condensed" w:eastAsia="Calibri" w:hAnsi="Roboto Condensed" w:cs="Calibri"/>
                <w:spacing w:val="-1"/>
                <w:sz w:val="20"/>
                <w:szCs w:val="20"/>
              </w:rPr>
              <w:t>n</w:t>
            </w:r>
            <w:r w:rsidRPr="00F44916">
              <w:rPr>
                <w:rFonts w:ascii="Roboto Condensed" w:eastAsia="Calibri" w:hAnsi="Roboto Condensed" w:cs="Calibri"/>
                <w:sz w:val="20"/>
                <w:szCs w:val="20"/>
              </w:rPr>
              <w:t>t</w:t>
            </w:r>
            <w:r w:rsidRPr="00F44916">
              <w:rPr>
                <w:rFonts w:ascii="Roboto Condensed" w:eastAsia="Calibri" w:hAnsi="Roboto Condensed" w:cs="Calibri"/>
                <w:spacing w:val="35"/>
                <w:sz w:val="20"/>
                <w:szCs w:val="20"/>
              </w:rPr>
              <w:t xml:space="preserve"> </w:t>
            </w:r>
            <w:r w:rsidRPr="00F44916">
              <w:rPr>
                <w:rFonts w:ascii="Roboto Condensed" w:eastAsia="Calibri" w:hAnsi="Roboto Condensed" w:cs="Calibri"/>
                <w:sz w:val="20"/>
                <w:szCs w:val="20"/>
              </w:rPr>
              <w:t>j</w:t>
            </w:r>
            <w:r w:rsidRPr="00F44916">
              <w:rPr>
                <w:rFonts w:ascii="Roboto Condensed" w:eastAsia="Calibri" w:hAnsi="Roboto Condensed" w:cs="Calibri"/>
                <w:spacing w:val="-1"/>
                <w:sz w:val="20"/>
                <w:szCs w:val="20"/>
              </w:rPr>
              <w:t>u</w:t>
            </w:r>
            <w:r w:rsidRPr="00F44916">
              <w:rPr>
                <w:rFonts w:ascii="Roboto Condensed" w:eastAsia="Calibri" w:hAnsi="Roboto Condensed" w:cs="Calibri"/>
                <w:sz w:val="20"/>
                <w:szCs w:val="20"/>
              </w:rPr>
              <w:t>ri</w:t>
            </w:r>
            <w:r w:rsidRPr="00F44916">
              <w:rPr>
                <w:rFonts w:ascii="Roboto Condensed" w:eastAsia="Calibri" w:hAnsi="Roboto Condensed" w:cs="Calibri"/>
                <w:spacing w:val="-1"/>
                <w:sz w:val="20"/>
                <w:szCs w:val="20"/>
              </w:rPr>
              <w:t>d</w:t>
            </w:r>
            <w:r w:rsidRPr="00F44916">
              <w:rPr>
                <w:rFonts w:ascii="Roboto Condensed" w:eastAsia="Calibri" w:hAnsi="Roboto Condensed" w:cs="Calibri"/>
                <w:sz w:val="20"/>
                <w:szCs w:val="20"/>
              </w:rPr>
              <w:t>i</w:t>
            </w:r>
            <w:r w:rsidRPr="00F44916">
              <w:rPr>
                <w:rFonts w:ascii="Roboto Condensed" w:eastAsia="Calibri" w:hAnsi="Roboto Condensed" w:cs="Calibri"/>
                <w:spacing w:val="-1"/>
                <w:sz w:val="20"/>
                <w:szCs w:val="20"/>
              </w:rPr>
              <w:t>qu</w:t>
            </w:r>
            <w:r w:rsidRPr="00F44916">
              <w:rPr>
                <w:rFonts w:ascii="Roboto Condensed" w:eastAsia="Calibri" w:hAnsi="Roboto Condensed" w:cs="Calibri"/>
                <w:sz w:val="20"/>
                <w:szCs w:val="20"/>
              </w:rPr>
              <w:t>e</w:t>
            </w:r>
            <w:r w:rsidRPr="00F44916">
              <w:rPr>
                <w:rFonts w:ascii="Roboto Condensed" w:eastAsia="Calibri" w:hAnsi="Roboto Condensed" w:cs="Calibri"/>
                <w:spacing w:val="34"/>
                <w:sz w:val="20"/>
                <w:szCs w:val="20"/>
              </w:rPr>
              <w:t xml:space="preserve"> </w:t>
            </w:r>
            <w:r w:rsidRPr="00F44916">
              <w:rPr>
                <w:rFonts w:ascii="Roboto Condensed" w:eastAsia="Calibri" w:hAnsi="Roboto Condensed" w:cs="Calibri"/>
                <w:sz w:val="20"/>
                <w:szCs w:val="20"/>
              </w:rPr>
              <w:t xml:space="preserve">et </w:t>
            </w:r>
            <w:r w:rsidRPr="00F44916">
              <w:rPr>
                <w:rFonts w:ascii="Roboto Condensed" w:eastAsia="Calibri" w:hAnsi="Roboto Condensed" w:cs="Calibri"/>
                <w:spacing w:val="-1"/>
                <w:sz w:val="20"/>
                <w:szCs w:val="20"/>
              </w:rPr>
              <w:t>d</w:t>
            </w:r>
            <w:r w:rsidRPr="00F44916">
              <w:rPr>
                <w:rFonts w:ascii="Roboto Condensed" w:eastAsia="Calibri" w:hAnsi="Roboto Condensed" w:cs="Calibri"/>
                <w:sz w:val="20"/>
                <w:szCs w:val="20"/>
              </w:rPr>
              <w:t xml:space="preserve">es </w:t>
            </w:r>
            <w:r w:rsidRPr="00F44916">
              <w:rPr>
                <w:rFonts w:ascii="Roboto Condensed" w:eastAsia="Calibri" w:hAnsi="Roboto Condensed" w:cs="Calibri"/>
                <w:spacing w:val="-1"/>
                <w:sz w:val="20"/>
                <w:szCs w:val="20"/>
              </w:rPr>
              <w:t>m</w:t>
            </w:r>
            <w:r w:rsidRPr="00F44916">
              <w:rPr>
                <w:rFonts w:ascii="Roboto Condensed" w:eastAsia="Calibri" w:hAnsi="Roboto Condensed" w:cs="Calibri"/>
                <w:sz w:val="20"/>
                <w:szCs w:val="20"/>
              </w:rPr>
              <w:t>écanis</w:t>
            </w:r>
            <w:r w:rsidRPr="00F44916">
              <w:rPr>
                <w:rFonts w:ascii="Roboto Condensed" w:eastAsia="Calibri" w:hAnsi="Roboto Condensed" w:cs="Calibri"/>
                <w:spacing w:val="-2"/>
                <w:sz w:val="20"/>
                <w:szCs w:val="20"/>
              </w:rPr>
              <w:t>m</w:t>
            </w:r>
            <w:r w:rsidRPr="00F44916">
              <w:rPr>
                <w:rFonts w:ascii="Roboto Condensed" w:eastAsia="Calibri" w:hAnsi="Roboto Condensed" w:cs="Calibri"/>
                <w:sz w:val="20"/>
                <w:szCs w:val="20"/>
              </w:rPr>
              <w:t xml:space="preserve">es </w:t>
            </w:r>
            <w:r w:rsidRPr="00F44916">
              <w:rPr>
                <w:rFonts w:ascii="Roboto Condensed" w:eastAsia="Calibri" w:hAnsi="Roboto Condensed" w:cs="Calibri"/>
                <w:spacing w:val="-3"/>
                <w:sz w:val="20"/>
                <w:szCs w:val="20"/>
              </w:rPr>
              <w:t>d</w:t>
            </w:r>
            <w:r w:rsidRPr="00F44916">
              <w:rPr>
                <w:rFonts w:ascii="Roboto Condensed" w:eastAsia="Calibri" w:hAnsi="Roboto Condensed" w:cs="Calibri"/>
                <w:sz w:val="20"/>
                <w:szCs w:val="20"/>
              </w:rPr>
              <w:t xml:space="preserve">e </w:t>
            </w:r>
            <w:r w:rsidRPr="00F44916">
              <w:rPr>
                <w:rFonts w:ascii="Roboto Condensed" w:eastAsia="Calibri" w:hAnsi="Roboto Condensed" w:cs="Calibri"/>
                <w:spacing w:val="-3"/>
                <w:sz w:val="20"/>
                <w:szCs w:val="20"/>
              </w:rPr>
              <w:t>r</w:t>
            </w:r>
            <w:r w:rsidRPr="00F44916">
              <w:rPr>
                <w:rFonts w:ascii="Roboto Condensed" w:eastAsia="Calibri" w:hAnsi="Roboto Condensed" w:cs="Calibri"/>
                <w:sz w:val="20"/>
                <w:szCs w:val="20"/>
              </w:rPr>
              <w:t>éfle</w:t>
            </w:r>
            <w:r w:rsidRPr="00F44916">
              <w:rPr>
                <w:rFonts w:ascii="Roboto Condensed" w:eastAsia="Calibri" w:hAnsi="Roboto Condensed" w:cs="Calibri"/>
                <w:spacing w:val="1"/>
                <w:sz w:val="20"/>
                <w:szCs w:val="20"/>
              </w:rPr>
              <w:t>x</w:t>
            </w:r>
            <w:r w:rsidRPr="00F44916">
              <w:rPr>
                <w:rFonts w:ascii="Roboto Condensed" w:eastAsia="Calibri" w:hAnsi="Roboto Condensed" w:cs="Calibri"/>
                <w:spacing w:val="-3"/>
                <w:sz w:val="20"/>
                <w:szCs w:val="20"/>
              </w:rPr>
              <w:t>i</w:t>
            </w:r>
            <w:r w:rsidRPr="00F44916">
              <w:rPr>
                <w:rFonts w:ascii="Roboto Condensed" w:eastAsia="Calibri" w:hAnsi="Roboto Condensed" w:cs="Calibri"/>
                <w:spacing w:val="1"/>
                <w:sz w:val="20"/>
                <w:szCs w:val="20"/>
              </w:rPr>
              <w:t>o</w:t>
            </w:r>
            <w:r w:rsidRPr="00F44916">
              <w:rPr>
                <w:rFonts w:ascii="Roboto Condensed" w:eastAsia="Calibri" w:hAnsi="Roboto Condensed" w:cs="Calibri"/>
                <w:sz w:val="20"/>
                <w:szCs w:val="20"/>
              </w:rPr>
              <w:t xml:space="preserve">n </w:t>
            </w:r>
            <w:r w:rsidRPr="00F44916">
              <w:rPr>
                <w:rFonts w:ascii="Roboto Condensed" w:eastAsia="Calibri" w:hAnsi="Roboto Condensed" w:cs="Calibri"/>
                <w:spacing w:val="-1"/>
                <w:sz w:val="20"/>
                <w:szCs w:val="20"/>
              </w:rPr>
              <w:t>p</w:t>
            </w:r>
            <w:r w:rsidRPr="00F44916">
              <w:rPr>
                <w:rFonts w:ascii="Roboto Condensed" w:eastAsia="Calibri" w:hAnsi="Roboto Condensed" w:cs="Calibri"/>
                <w:sz w:val="20"/>
                <w:szCs w:val="20"/>
              </w:rPr>
              <w:t>er</w:t>
            </w:r>
            <w:r w:rsidRPr="00F44916">
              <w:rPr>
                <w:rFonts w:ascii="Roboto Condensed" w:eastAsia="Calibri" w:hAnsi="Roboto Condensed" w:cs="Calibri"/>
                <w:spacing w:val="1"/>
                <w:sz w:val="20"/>
                <w:szCs w:val="20"/>
              </w:rPr>
              <w:t>m</w:t>
            </w:r>
            <w:r w:rsidRPr="00F44916">
              <w:rPr>
                <w:rFonts w:ascii="Roboto Condensed" w:eastAsia="Calibri" w:hAnsi="Roboto Condensed" w:cs="Calibri"/>
                <w:spacing w:val="-2"/>
                <w:sz w:val="20"/>
                <w:szCs w:val="20"/>
              </w:rPr>
              <w:t>e</w:t>
            </w:r>
            <w:r w:rsidRPr="00F44916">
              <w:rPr>
                <w:rFonts w:ascii="Roboto Condensed" w:eastAsia="Calibri" w:hAnsi="Roboto Condensed" w:cs="Calibri"/>
                <w:sz w:val="20"/>
                <w:szCs w:val="20"/>
              </w:rPr>
              <w:t>t</w:t>
            </w:r>
            <w:r w:rsidRPr="00F44916">
              <w:rPr>
                <w:rFonts w:ascii="Roboto Condensed" w:eastAsia="Calibri" w:hAnsi="Roboto Condensed" w:cs="Calibri"/>
                <w:spacing w:val="1"/>
                <w:sz w:val="20"/>
                <w:szCs w:val="20"/>
              </w:rPr>
              <w:t>t</w:t>
            </w:r>
            <w:r w:rsidRPr="00F44916">
              <w:rPr>
                <w:rFonts w:ascii="Roboto Condensed" w:eastAsia="Calibri" w:hAnsi="Roboto Condensed" w:cs="Calibri"/>
                <w:sz w:val="20"/>
                <w:szCs w:val="20"/>
              </w:rPr>
              <w:t>a</w:t>
            </w:r>
            <w:r w:rsidRPr="00F44916">
              <w:rPr>
                <w:rFonts w:ascii="Roboto Condensed" w:eastAsia="Calibri" w:hAnsi="Roboto Condensed" w:cs="Calibri"/>
                <w:spacing w:val="-1"/>
                <w:sz w:val="20"/>
                <w:szCs w:val="20"/>
              </w:rPr>
              <w:t>n</w:t>
            </w:r>
            <w:r w:rsidRPr="00F44916">
              <w:rPr>
                <w:rFonts w:ascii="Roboto Condensed" w:eastAsia="Calibri" w:hAnsi="Roboto Condensed" w:cs="Calibri"/>
                <w:sz w:val="20"/>
                <w:szCs w:val="20"/>
              </w:rPr>
              <w:t>t</w:t>
            </w:r>
            <w:r w:rsidRPr="00F44916">
              <w:rPr>
                <w:rFonts w:ascii="Roboto Condensed" w:eastAsia="Calibri" w:hAnsi="Roboto Condensed" w:cs="Calibri"/>
                <w:spacing w:val="2"/>
                <w:sz w:val="20"/>
                <w:szCs w:val="20"/>
              </w:rPr>
              <w:t xml:space="preserve"> </w:t>
            </w:r>
            <w:r w:rsidRPr="00F44916">
              <w:rPr>
                <w:rFonts w:ascii="Roboto Condensed" w:eastAsia="Calibri" w:hAnsi="Roboto Condensed" w:cs="Calibri"/>
                <w:spacing w:val="-1"/>
                <w:sz w:val="20"/>
                <w:szCs w:val="20"/>
              </w:rPr>
              <w:t>d'</w:t>
            </w:r>
            <w:r w:rsidRPr="00F44916">
              <w:rPr>
                <w:rFonts w:ascii="Roboto Condensed" w:eastAsia="Calibri" w:hAnsi="Roboto Condensed" w:cs="Calibri"/>
                <w:sz w:val="20"/>
                <w:szCs w:val="20"/>
              </w:rPr>
              <w:t>a</w:t>
            </w:r>
            <w:r w:rsidRPr="00F44916">
              <w:rPr>
                <w:rFonts w:ascii="Roboto Condensed" w:eastAsia="Calibri" w:hAnsi="Roboto Condensed" w:cs="Calibri"/>
                <w:spacing w:val="-1"/>
                <w:sz w:val="20"/>
                <w:szCs w:val="20"/>
              </w:rPr>
              <w:t>pp</w:t>
            </w:r>
            <w:r w:rsidRPr="00F44916">
              <w:rPr>
                <w:rFonts w:ascii="Roboto Condensed" w:eastAsia="Calibri" w:hAnsi="Roboto Condensed" w:cs="Calibri"/>
                <w:sz w:val="20"/>
                <w:szCs w:val="20"/>
              </w:rPr>
              <w:t>ré</w:t>
            </w:r>
            <w:r w:rsidRPr="00F44916">
              <w:rPr>
                <w:rFonts w:ascii="Roboto Condensed" w:eastAsia="Calibri" w:hAnsi="Roboto Condensed" w:cs="Calibri"/>
                <w:spacing w:val="-3"/>
                <w:sz w:val="20"/>
                <w:szCs w:val="20"/>
              </w:rPr>
              <w:t>h</w:t>
            </w:r>
            <w:r w:rsidRPr="00F44916">
              <w:rPr>
                <w:rFonts w:ascii="Roboto Condensed" w:eastAsia="Calibri" w:hAnsi="Roboto Condensed" w:cs="Calibri"/>
                <w:sz w:val="20"/>
                <w:szCs w:val="20"/>
              </w:rPr>
              <w:t>en</w:t>
            </w:r>
            <w:r w:rsidRPr="00F44916">
              <w:rPr>
                <w:rFonts w:ascii="Roboto Condensed" w:eastAsia="Calibri" w:hAnsi="Roboto Condensed" w:cs="Calibri"/>
                <w:spacing w:val="-1"/>
                <w:sz w:val="20"/>
                <w:szCs w:val="20"/>
              </w:rPr>
              <w:t>d</w:t>
            </w:r>
            <w:r w:rsidRPr="00F44916">
              <w:rPr>
                <w:rFonts w:ascii="Roboto Condensed" w:eastAsia="Calibri" w:hAnsi="Roboto Condensed" w:cs="Calibri"/>
                <w:sz w:val="20"/>
                <w:szCs w:val="20"/>
              </w:rPr>
              <w:t>er</w:t>
            </w:r>
            <w:r w:rsidRPr="00F44916">
              <w:rPr>
                <w:rFonts w:ascii="Roboto Condensed" w:eastAsia="Calibri" w:hAnsi="Roboto Condensed" w:cs="Calibri"/>
                <w:spacing w:val="-1"/>
                <w:sz w:val="20"/>
                <w:szCs w:val="20"/>
              </w:rPr>
              <w:t xml:space="preserve"> </w:t>
            </w:r>
            <w:r w:rsidRPr="00F44916">
              <w:rPr>
                <w:rFonts w:ascii="Roboto Condensed" w:eastAsia="Calibri" w:hAnsi="Roboto Condensed" w:cs="Calibri"/>
                <w:sz w:val="20"/>
                <w:szCs w:val="20"/>
              </w:rPr>
              <w:t>le</w:t>
            </w:r>
            <w:r w:rsidRPr="00F44916">
              <w:rPr>
                <w:rFonts w:ascii="Roboto Condensed" w:eastAsia="Calibri" w:hAnsi="Roboto Condensed" w:cs="Calibri"/>
                <w:spacing w:val="1"/>
                <w:sz w:val="20"/>
                <w:szCs w:val="20"/>
              </w:rPr>
              <w:t xml:space="preserve"> </w:t>
            </w:r>
            <w:r w:rsidRPr="00F44916">
              <w:rPr>
                <w:rFonts w:ascii="Roboto Condensed" w:eastAsia="Calibri" w:hAnsi="Roboto Condensed" w:cs="Calibri"/>
                <w:sz w:val="20"/>
                <w:szCs w:val="20"/>
              </w:rPr>
              <w:t>ris</w:t>
            </w:r>
            <w:r w:rsidRPr="00F44916">
              <w:rPr>
                <w:rFonts w:ascii="Roboto Condensed" w:eastAsia="Calibri" w:hAnsi="Roboto Condensed" w:cs="Calibri"/>
                <w:spacing w:val="-1"/>
                <w:sz w:val="20"/>
                <w:szCs w:val="20"/>
              </w:rPr>
              <w:t>qu</w:t>
            </w:r>
            <w:r w:rsidRPr="00F44916">
              <w:rPr>
                <w:rFonts w:ascii="Roboto Condensed" w:eastAsia="Calibri" w:hAnsi="Roboto Condensed" w:cs="Calibri"/>
                <w:sz w:val="20"/>
                <w:szCs w:val="20"/>
              </w:rPr>
              <w:t>e</w:t>
            </w:r>
            <w:r w:rsidRPr="00F44916">
              <w:rPr>
                <w:rFonts w:ascii="Roboto Condensed" w:eastAsia="Calibri" w:hAnsi="Roboto Condensed" w:cs="Calibri"/>
                <w:spacing w:val="1"/>
                <w:sz w:val="20"/>
                <w:szCs w:val="20"/>
              </w:rPr>
              <w:t xml:space="preserve"> </w:t>
            </w:r>
            <w:r w:rsidRPr="00F44916">
              <w:rPr>
                <w:rFonts w:ascii="Roboto Condensed" w:eastAsia="Calibri" w:hAnsi="Roboto Condensed" w:cs="Calibri"/>
                <w:sz w:val="20"/>
                <w:szCs w:val="20"/>
              </w:rPr>
              <w:t>j</w:t>
            </w:r>
            <w:r w:rsidRPr="00F44916">
              <w:rPr>
                <w:rFonts w:ascii="Roboto Condensed" w:eastAsia="Calibri" w:hAnsi="Roboto Condensed" w:cs="Calibri"/>
                <w:spacing w:val="-1"/>
                <w:sz w:val="20"/>
                <w:szCs w:val="20"/>
              </w:rPr>
              <w:t>u</w:t>
            </w:r>
            <w:r w:rsidRPr="00F44916">
              <w:rPr>
                <w:rFonts w:ascii="Roboto Condensed" w:eastAsia="Calibri" w:hAnsi="Roboto Condensed" w:cs="Calibri"/>
                <w:sz w:val="20"/>
                <w:szCs w:val="20"/>
              </w:rPr>
              <w:t>ri</w:t>
            </w:r>
            <w:r w:rsidRPr="00F44916">
              <w:rPr>
                <w:rFonts w:ascii="Roboto Condensed" w:eastAsia="Calibri" w:hAnsi="Roboto Condensed" w:cs="Calibri"/>
                <w:spacing w:val="-1"/>
                <w:sz w:val="20"/>
                <w:szCs w:val="20"/>
              </w:rPr>
              <w:t>d</w:t>
            </w:r>
            <w:r w:rsidRPr="00F44916">
              <w:rPr>
                <w:rFonts w:ascii="Roboto Condensed" w:eastAsia="Calibri" w:hAnsi="Roboto Condensed" w:cs="Calibri"/>
                <w:sz w:val="20"/>
                <w:szCs w:val="20"/>
              </w:rPr>
              <w:t>i</w:t>
            </w:r>
            <w:r w:rsidRPr="00F44916">
              <w:rPr>
                <w:rFonts w:ascii="Roboto Condensed" w:eastAsia="Calibri" w:hAnsi="Roboto Condensed" w:cs="Calibri"/>
                <w:spacing w:val="-1"/>
                <w:sz w:val="20"/>
                <w:szCs w:val="20"/>
              </w:rPr>
              <w:t>qu</w:t>
            </w:r>
            <w:r w:rsidRPr="00F44916">
              <w:rPr>
                <w:rFonts w:ascii="Roboto Condensed" w:eastAsia="Calibri" w:hAnsi="Roboto Condensed" w:cs="Calibri"/>
                <w:sz w:val="20"/>
                <w:szCs w:val="20"/>
              </w:rPr>
              <w:t>e</w:t>
            </w:r>
            <w:r w:rsidRPr="00F44916">
              <w:rPr>
                <w:rFonts w:ascii="Roboto Condensed" w:eastAsia="Calibri" w:hAnsi="Roboto Condensed" w:cs="Calibri"/>
                <w:spacing w:val="1"/>
                <w:sz w:val="20"/>
                <w:szCs w:val="20"/>
              </w:rPr>
              <w:t xml:space="preserve"> </w:t>
            </w:r>
            <w:r w:rsidRPr="00F44916">
              <w:rPr>
                <w:rFonts w:ascii="Roboto Condensed" w:eastAsia="Calibri" w:hAnsi="Roboto Condensed" w:cs="Calibri"/>
                <w:spacing w:val="-1"/>
                <w:sz w:val="20"/>
                <w:szCs w:val="20"/>
              </w:rPr>
              <w:t>d</w:t>
            </w:r>
            <w:r w:rsidRPr="00F44916">
              <w:rPr>
                <w:rFonts w:ascii="Roboto Condensed" w:eastAsia="Calibri" w:hAnsi="Roboto Condensed" w:cs="Calibri"/>
                <w:sz w:val="20"/>
                <w:szCs w:val="20"/>
              </w:rPr>
              <w:t>a</w:t>
            </w:r>
            <w:r w:rsidRPr="00F44916">
              <w:rPr>
                <w:rFonts w:ascii="Roboto Condensed" w:eastAsia="Calibri" w:hAnsi="Roboto Condensed" w:cs="Calibri"/>
                <w:spacing w:val="-1"/>
                <w:sz w:val="20"/>
                <w:szCs w:val="20"/>
              </w:rPr>
              <w:t>n</w:t>
            </w:r>
            <w:r w:rsidRPr="00F44916">
              <w:rPr>
                <w:rFonts w:ascii="Roboto Condensed" w:eastAsia="Calibri" w:hAnsi="Roboto Condensed" w:cs="Calibri"/>
                <w:sz w:val="20"/>
                <w:szCs w:val="20"/>
              </w:rPr>
              <w:t>s</w:t>
            </w:r>
            <w:r w:rsidRPr="00F44916">
              <w:rPr>
                <w:rFonts w:ascii="Roboto Condensed" w:eastAsia="Calibri" w:hAnsi="Roboto Condensed" w:cs="Calibri"/>
                <w:spacing w:val="-2"/>
                <w:sz w:val="20"/>
                <w:szCs w:val="20"/>
              </w:rPr>
              <w:t xml:space="preserve"> </w:t>
            </w:r>
            <w:r w:rsidRPr="00F44916">
              <w:rPr>
                <w:rFonts w:ascii="Roboto Condensed" w:eastAsia="Calibri" w:hAnsi="Roboto Condensed" w:cs="Calibri"/>
                <w:sz w:val="20"/>
                <w:szCs w:val="20"/>
              </w:rPr>
              <w:t>le</w:t>
            </w:r>
            <w:r w:rsidRPr="00F44916">
              <w:rPr>
                <w:rFonts w:ascii="Roboto Condensed" w:eastAsia="Calibri" w:hAnsi="Roboto Condensed" w:cs="Calibri"/>
                <w:spacing w:val="-1"/>
                <w:sz w:val="20"/>
                <w:szCs w:val="20"/>
              </w:rPr>
              <w:t xml:space="preserve"> </w:t>
            </w:r>
            <w:r w:rsidRPr="00F44916">
              <w:rPr>
                <w:rFonts w:ascii="Roboto Condensed" w:eastAsia="Calibri" w:hAnsi="Roboto Condensed" w:cs="Calibri"/>
                <w:sz w:val="20"/>
                <w:szCs w:val="20"/>
              </w:rPr>
              <w:t>ca</w:t>
            </w:r>
            <w:r w:rsidRPr="00F44916">
              <w:rPr>
                <w:rFonts w:ascii="Roboto Condensed" w:eastAsia="Calibri" w:hAnsi="Roboto Condensed" w:cs="Calibri"/>
                <w:spacing w:val="-1"/>
                <w:sz w:val="20"/>
                <w:szCs w:val="20"/>
              </w:rPr>
              <w:t>d</w:t>
            </w:r>
            <w:r w:rsidRPr="00F44916">
              <w:rPr>
                <w:rFonts w:ascii="Roboto Condensed" w:eastAsia="Calibri" w:hAnsi="Roboto Condensed" w:cs="Calibri"/>
                <w:sz w:val="20"/>
                <w:szCs w:val="20"/>
              </w:rPr>
              <w:t>re</w:t>
            </w:r>
            <w:r w:rsidRPr="00F44916">
              <w:rPr>
                <w:rFonts w:ascii="Roboto Condensed" w:eastAsia="Calibri" w:hAnsi="Roboto Condensed" w:cs="Calibri"/>
                <w:spacing w:val="2"/>
                <w:sz w:val="20"/>
                <w:szCs w:val="20"/>
              </w:rPr>
              <w:t xml:space="preserve"> </w:t>
            </w:r>
            <w:r w:rsidRPr="00F44916">
              <w:rPr>
                <w:rFonts w:ascii="Roboto Condensed" w:eastAsia="Calibri" w:hAnsi="Roboto Condensed" w:cs="Calibri"/>
                <w:spacing w:val="-1"/>
                <w:sz w:val="20"/>
                <w:szCs w:val="20"/>
              </w:rPr>
              <w:t>p</w:t>
            </w:r>
            <w:r w:rsidRPr="00F44916">
              <w:rPr>
                <w:rFonts w:ascii="Roboto Condensed" w:eastAsia="Calibri" w:hAnsi="Roboto Condensed" w:cs="Calibri"/>
                <w:sz w:val="20"/>
                <w:szCs w:val="20"/>
              </w:rPr>
              <w:t>r</w:t>
            </w:r>
            <w:r w:rsidRPr="00F44916">
              <w:rPr>
                <w:rFonts w:ascii="Roboto Condensed" w:eastAsia="Calibri" w:hAnsi="Roboto Condensed" w:cs="Calibri"/>
                <w:spacing w:val="1"/>
                <w:sz w:val="20"/>
                <w:szCs w:val="20"/>
              </w:rPr>
              <w:t>o</w:t>
            </w:r>
            <w:r w:rsidRPr="00F44916">
              <w:rPr>
                <w:rFonts w:ascii="Roboto Condensed" w:eastAsia="Calibri" w:hAnsi="Roboto Condensed" w:cs="Calibri"/>
                <w:spacing w:val="-3"/>
                <w:sz w:val="20"/>
                <w:szCs w:val="20"/>
              </w:rPr>
              <w:t>f</w:t>
            </w:r>
            <w:r w:rsidRPr="00F44916">
              <w:rPr>
                <w:rFonts w:ascii="Roboto Condensed" w:eastAsia="Calibri" w:hAnsi="Roboto Condensed" w:cs="Calibri"/>
                <w:sz w:val="20"/>
                <w:szCs w:val="20"/>
              </w:rPr>
              <w:t>ess</w:t>
            </w:r>
            <w:r w:rsidRPr="00F44916">
              <w:rPr>
                <w:rFonts w:ascii="Roboto Condensed" w:eastAsia="Calibri" w:hAnsi="Roboto Condensed" w:cs="Calibri"/>
                <w:spacing w:val="-2"/>
                <w:sz w:val="20"/>
                <w:szCs w:val="20"/>
              </w:rPr>
              <w:t>i</w:t>
            </w:r>
            <w:r w:rsidRPr="00F44916">
              <w:rPr>
                <w:rFonts w:ascii="Roboto Condensed" w:eastAsia="Calibri" w:hAnsi="Roboto Condensed" w:cs="Calibri"/>
                <w:spacing w:val="1"/>
                <w:sz w:val="20"/>
                <w:szCs w:val="20"/>
              </w:rPr>
              <w:t>o</w:t>
            </w:r>
            <w:r w:rsidRPr="00F44916">
              <w:rPr>
                <w:rFonts w:ascii="Roboto Condensed" w:eastAsia="Calibri" w:hAnsi="Roboto Condensed" w:cs="Calibri"/>
                <w:spacing w:val="-1"/>
                <w:sz w:val="20"/>
                <w:szCs w:val="20"/>
              </w:rPr>
              <w:t>nn</w:t>
            </w:r>
            <w:r w:rsidRPr="00F44916">
              <w:rPr>
                <w:rFonts w:ascii="Roboto Condensed" w:eastAsia="Calibri" w:hAnsi="Roboto Condensed" w:cs="Calibri"/>
                <w:sz w:val="20"/>
                <w:szCs w:val="20"/>
              </w:rPr>
              <w:t>el</w:t>
            </w:r>
          </w:p>
        </w:tc>
      </w:tr>
      <w:tr w:rsidR="004F6CE3" w14:paraId="255CFA7E" w14:textId="77777777" w:rsidTr="000040BB">
        <w:trPr>
          <w:trHeight w:hRule="exact" w:val="4653"/>
        </w:trPr>
        <w:tc>
          <w:tcPr>
            <w:tcW w:w="2414" w:type="dxa"/>
            <w:gridSpan w:val="2"/>
            <w:shd w:val="clear" w:color="auto" w:fill="282D46"/>
            <w:vAlign w:val="center"/>
          </w:tcPr>
          <w:p w14:paraId="2A382C50" w14:textId="77777777" w:rsidR="004F6CE3" w:rsidRPr="00420F6B" w:rsidRDefault="004F6CE3" w:rsidP="0076060A">
            <w:pPr>
              <w:spacing w:after="0" w:line="240" w:lineRule="auto"/>
              <w:ind w:left="96" w:right="23"/>
              <w:rPr>
                <w:rFonts w:ascii="Roboto Condensed" w:hAnsi="Roboto Condensed"/>
                <w:b/>
                <w:color w:val="FFFFFF" w:themeColor="background1"/>
              </w:rPr>
            </w:pPr>
            <w:r w:rsidRPr="00420F6B">
              <w:rPr>
                <w:rFonts w:ascii="Roboto Condensed" w:eastAsia="Calibri" w:hAnsi="Roboto Condensed" w:cs="Calibri"/>
                <w:b/>
                <w:bCs/>
                <w:color w:val="FFFFFF" w:themeColor="background1"/>
                <w:spacing w:val="1"/>
              </w:rPr>
              <w:t>C</w:t>
            </w:r>
            <w:r w:rsidRPr="00420F6B">
              <w:rPr>
                <w:rFonts w:ascii="Roboto Condensed" w:eastAsia="Calibri" w:hAnsi="Roboto Condensed" w:cs="Calibri"/>
                <w:b/>
                <w:bCs/>
                <w:color w:val="FFFFFF" w:themeColor="background1"/>
                <w:spacing w:val="-1"/>
              </w:rPr>
              <w:t>on</w:t>
            </w:r>
            <w:r w:rsidRPr="00420F6B">
              <w:rPr>
                <w:rFonts w:ascii="Roboto Condensed" w:eastAsia="Calibri" w:hAnsi="Roboto Condensed" w:cs="Calibri"/>
                <w:b/>
                <w:bCs/>
                <w:color w:val="FFFFFF" w:themeColor="background1"/>
              </w:rPr>
              <w:t>t</w:t>
            </w:r>
            <w:r w:rsidRPr="00420F6B">
              <w:rPr>
                <w:rFonts w:ascii="Roboto Condensed" w:eastAsia="Calibri" w:hAnsi="Roboto Condensed" w:cs="Calibri"/>
                <w:b/>
                <w:bCs/>
                <w:color w:val="FFFFFF" w:themeColor="background1"/>
                <w:spacing w:val="1"/>
              </w:rPr>
              <w:t>ri</w:t>
            </w:r>
            <w:r w:rsidRPr="00420F6B">
              <w:rPr>
                <w:rFonts w:ascii="Roboto Condensed" w:eastAsia="Calibri" w:hAnsi="Roboto Condensed" w:cs="Calibri"/>
                <w:b/>
                <w:bCs/>
                <w:color w:val="FFFFFF" w:themeColor="background1"/>
                <w:spacing w:val="-1"/>
              </w:rPr>
              <w:t>bu</w:t>
            </w:r>
            <w:r w:rsidRPr="00420F6B">
              <w:rPr>
                <w:rFonts w:ascii="Roboto Condensed" w:eastAsia="Calibri" w:hAnsi="Roboto Condensed" w:cs="Calibri"/>
                <w:b/>
                <w:bCs/>
                <w:color w:val="FFFFFF" w:themeColor="background1"/>
              </w:rPr>
              <w:t>t</w:t>
            </w:r>
            <w:r w:rsidRPr="00420F6B">
              <w:rPr>
                <w:rFonts w:ascii="Roboto Condensed" w:eastAsia="Calibri" w:hAnsi="Roboto Condensed" w:cs="Calibri"/>
                <w:b/>
                <w:bCs/>
                <w:color w:val="FFFFFF" w:themeColor="background1"/>
                <w:spacing w:val="1"/>
              </w:rPr>
              <w:t>i</w:t>
            </w:r>
            <w:r w:rsidRPr="00420F6B">
              <w:rPr>
                <w:rFonts w:ascii="Roboto Condensed" w:eastAsia="Calibri" w:hAnsi="Roboto Condensed" w:cs="Calibri"/>
                <w:b/>
                <w:bCs/>
                <w:color w:val="FFFFFF" w:themeColor="background1"/>
                <w:spacing w:val="-1"/>
              </w:rPr>
              <w:t>o</w:t>
            </w:r>
            <w:r w:rsidRPr="00420F6B">
              <w:rPr>
                <w:rFonts w:ascii="Roboto Condensed" w:eastAsia="Calibri" w:hAnsi="Roboto Condensed" w:cs="Calibri"/>
                <w:b/>
                <w:bCs/>
                <w:color w:val="FFFFFF" w:themeColor="background1"/>
              </w:rPr>
              <w:t xml:space="preserve">n </w:t>
            </w:r>
            <w:r w:rsidRPr="00420F6B">
              <w:rPr>
                <w:rFonts w:ascii="Roboto Condensed" w:eastAsia="Calibri" w:hAnsi="Roboto Condensed" w:cs="Calibri"/>
                <w:b/>
                <w:bCs/>
                <w:color w:val="FFFFFF" w:themeColor="background1"/>
                <w:spacing w:val="-1"/>
              </w:rPr>
              <w:t xml:space="preserve">au </w:t>
            </w:r>
            <w:r w:rsidRPr="00420F6B">
              <w:rPr>
                <w:rFonts w:ascii="Roboto Condensed" w:eastAsia="Calibri" w:hAnsi="Roboto Condensed" w:cs="Calibri"/>
                <w:b/>
                <w:bCs/>
                <w:color w:val="FFFFFF" w:themeColor="background1"/>
                <w:spacing w:val="1"/>
              </w:rPr>
              <w:t>r</w:t>
            </w:r>
            <w:r w:rsidRPr="00420F6B">
              <w:rPr>
                <w:rFonts w:ascii="Roboto Condensed" w:eastAsia="Calibri" w:hAnsi="Roboto Condensed" w:cs="Calibri"/>
                <w:b/>
                <w:bCs/>
                <w:color w:val="FFFFFF" w:themeColor="background1"/>
                <w:spacing w:val="-1"/>
              </w:rPr>
              <w:t>é</w:t>
            </w:r>
            <w:r w:rsidRPr="00420F6B">
              <w:rPr>
                <w:rFonts w:ascii="Roboto Condensed" w:eastAsia="Calibri" w:hAnsi="Roboto Condensed" w:cs="Calibri"/>
                <w:b/>
                <w:bCs/>
                <w:color w:val="FFFFFF" w:themeColor="background1"/>
              </w:rPr>
              <w:t>f</w:t>
            </w:r>
            <w:r w:rsidRPr="00420F6B">
              <w:rPr>
                <w:rFonts w:ascii="Roboto Condensed" w:eastAsia="Calibri" w:hAnsi="Roboto Condensed" w:cs="Calibri"/>
                <w:b/>
                <w:bCs/>
                <w:color w:val="FFFFFF" w:themeColor="background1"/>
                <w:spacing w:val="-1"/>
              </w:rPr>
              <w:t>é</w:t>
            </w:r>
            <w:r w:rsidRPr="00420F6B">
              <w:rPr>
                <w:rFonts w:ascii="Roboto Condensed" w:eastAsia="Calibri" w:hAnsi="Roboto Condensed" w:cs="Calibri"/>
                <w:b/>
                <w:bCs/>
                <w:color w:val="FFFFFF" w:themeColor="background1"/>
                <w:spacing w:val="1"/>
              </w:rPr>
              <w:t>r</w:t>
            </w:r>
            <w:r w:rsidRPr="00420F6B">
              <w:rPr>
                <w:rFonts w:ascii="Roboto Condensed" w:eastAsia="Calibri" w:hAnsi="Roboto Condensed" w:cs="Calibri"/>
                <w:b/>
                <w:bCs/>
                <w:color w:val="FFFFFF" w:themeColor="background1"/>
                <w:spacing w:val="-1"/>
              </w:rPr>
              <w:t>en</w:t>
            </w:r>
            <w:r w:rsidRPr="00420F6B">
              <w:rPr>
                <w:rFonts w:ascii="Roboto Condensed" w:eastAsia="Calibri" w:hAnsi="Roboto Condensed" w:cs="Calibri"/>
                <w:b/>
                <w:bCs/>
                <w:color w:val="FFFFFF" w:themeColor="background1"/>
              </w:rPr>
              <w:t>t</w:t>
            </w:r>
            <w:r w:rsidRPr="00420F6B">
              <w:rPr>
                <w:rFonts w:ascii="Roboto Condensed" w:eastAsia="Calibri" w:hAnsi="Roboto Condensed" w:cs="Calibri"/>
                <w:b/>
                <w:bCs/>
                <w:color w:val="FFFFFF" w:themeColor="background1"/>
                <w:spacing w:val="1"/>
              </w:rPr>
              <w:t>i</w:t>
            </w:r>
            <w:r w:rsidRPr="00420F6B">
              <w:rPr>
                <w:rFonts w:ascii="Roboto Condensed" w:eastAsia="Calibri" w:hAnsi="Roboto Condensed" w:cs="Calibri"/>
                <w:b/>
                <w:bCs/>
                <w:color w:val="FFFFFF" w:themeColor="background1"/>
                <w:spacing w:val="-1"/>
              </w:rPr>
              <w:t>e</w:t>
            </w:r>
            <w:r w:rsidRPr="00420F6B">
              <w:rPr>
                <w:rFonts w:ascii="Roboto Condensed" w:eastAsia="Calibri" w:hAnsi="Roboto Condensed" w:cs="Calibri"/>
                <w:b/>
                <w:bCs/>
                <w:color w:val="FFFFFF" w:themeColor="background1"/>
              </w:rPr>
              <w:t>l Em</w:t>
            </w:r>
            <w:r w:rsidRPr="00420F6B">
              <w:rPr>
                <w:rFonts w:ascii="Roboto Condensed" w:eastAsia="Calibri" w:hAnsi="Roboto Condensed" w:cs="Calibri"/>
                <w:b/>
                <w:bCs/>
                <w:color w:val="FFFFFF" w:themeColor="background1"/>
                <w:spacing w:val="-1"/>
              </w:rPr>
              <w:t>p</w:t>
            </w:r>
            <w:r w:rsidRPr="00420F6B">
              <w:rPr>
                <w:rFonts w:ascii="Roboto Condensed" w:eastAsia="Calibri" w:hAnsi="Roboto Condensed" w:cs="Calibri"/>
                <w:b/>
                <w:bCs/>
                <w:color w:val="FFFFFF" w:themeColor="background1"/>
                <w:spacing w:val="1"/>
              </w:rPr>
              <w:t>l</w:t>
            </w:r>
            <w:r w:rsidRPr="00420F6B">
              <w:rPr>
                <w:rFonts w:ascii="Roboto Condensed" w:eastAsia="Calibri" w:hAnsi="Roboto Condensed" w:cs="Calibri"/>
                <w:b/>
                <w:bCs/>
                <w:color w:val="FFFFFF" w:themeColor="background1"/>
                <w:spacing w:val="-3"/>
              </w:rPr>
              <w:t>o</w:t>
            </w:r>
            <w:r w:rsidRPr="00420F6B">
              <w:rPr>
                <w:rFonts w:ascii="Roboto Condensed" w:eastAsia="Calibri" w:hAnsi="Roboto Condensed" w:cs="Calibri"/>
                <w:b/>
                <w:bCs/>
                <w:color w:val="FFFFFF" w:themeColor="background1"/>
                <w:spacing w:val="1"/>
              </w:rPr>
              <w:t>i</w:t>
            </w:r>
            <w:r w:rsidRPr="00420F6B">
              <w:rPr>
                <w:rFonts w:ascii="Roboto Condensed" w:eastAsia="Calibri" w:hAnsi="Roboto Condensed" w:cs="Calibri"/>
                <w:b/>
                <w:bCs/>
                <w:color w:val="FFFFFF" w:themeColor="background1"/>
              </w:rPr>
              <w:t xml:space="preserve">- </w:t>
            </w:r>
            <w:r w:rsidRPr="00420F6B">
              <w:rPr>
                <w:rFonts w:ascii="Roboto Condensed" w:eastAsia="Calibri" w:hAnsi="Roboto Condensed" w:cs="Calibri"/>
                <w:b/>
                <w:bCs/>
                <w:color w:val="FFFFFF" w:themeColor="background1"/>
                <w:spacing w:val="1"/>
              </w:rPr>
              <w:t>C</w:t>
            </w:r>
            <w:r w:rsidRPr="00420F6B">
              <w:rPr>
                <w:rFonts w:ascii="Roboto Condensed" w:eastAsia="Calibri" w:hAnsi="Roboto Condensed" w:cs="Calibri"/>
                <w:b/>
                <w:bCs/>
                <w:color w:val="FFFFFF" w:themeColor="background1"/>
                <w:spacing w:val="-1"/>
              </w:rPr>
              <w:t>o</w:t>
            </w:r>
            <w:r w:rsidRPr="00420F6B">
              <w:rPr>
                <w:rFonts w:ascii="Roboto Condensed" w:eastAsia="Calibri" w:hAnsi="Roboto Condensed" w:cs="Calibri"/>
                <w:b/>
                <w:bCs/>
                <w:color w:val="FFFFFF" w:themeColor="background1"/>
              </w:rPr>
              <w:t>mp</w:t>
            </w:r>
            <w:r w:rsidRPr="00420F6B">
              <w:rPr>
                <w:rFonts w:ascii="Roboto Condensed" w:eastAsia="Calibri" w:hAnsi="Roboto Condensed" w:cs="Calibri"/>
                <w:b/>
                <w:bCs/>
                <w:color w:val="FFFFFF" w:themeColor="background1"/>
                <w:spacing w:val="-1"/>
              </w:rPr>
              <w:t>é</w:t>
            </w:r>
            <w:r w:rsidRPr="00420F6B">
              <w:rPr>
                <w:rFonts w:ascii="Roboto Condensed" w:eastAsia="Calibri" w:hAnsi="Roboto Condensed" w:cs="Calibri"/>
                <w:b/>
                <w:bCs/>
                <w:color w:val="FFFFFF" w:themeColor="background1"/>
              </w:rPr>
              <w:t>te</w:t>
            </w:r>
            <w:r w:rsidRPr="00420F6B">
              <w:rPr>
                <w:rFonts w:ascii="Roboto Condensed" w:eastAsia="Calibri" w:hAnsi="Roboto Condensed" w:cs="Calibri"/>
                <w:b/>
                <w:bCs/>
                <w:color w:val="FFFFFF" w:themeColor="background1"/>
                <w:spacing w:val="-1"/>
              </w:rPr>
              <w:t>n</w:t>
            </w:r>
            <w:r w:rsidRPr="00420F6B">
              <w:rPr>
                <w:rFonts w:ascii="Roboto Condensed" w:eastAsia="Calibri" w:hAnsi="Roboto Condensed" w:cs="Calibri"/>
                <w:b/>
                <w:bCs/>
                <w:color w:val="FFFFFF" w:themeColor="background1"/>
                <w:spacing w:val="1"/>
              </w:rPr>
              <w:t>c</w:t>
            </w:r>
            <w:r w:rsidRPr="00420F6B">
              <w:rPr>
                <w:rFonts w:ascii="Roboto Condensed" w:eastAsia="Calibri" w:hAnsi="Roboto Condensed" w:cs="Calibri"/>
                <w:b/>
                <w:bCs/>
                <w:color w:val="FFFFFF" w:themeColor="background1"/>
                <w:spacing w:val="-1"/>
              </w:rPr>
              <w:t>e</w:t>
            </w:r>
            <w:r w:rsidRPr="00420F6B">
              <w:rPr>
                <w:rFonts w:ascii="Roboto Condensed" w:eastAsia="Calibri" w:hAnsi="Roboto Condensed" w:cs="Calibri"/>
                <w:b/>
                <w:bCs/>
                <w:color w:val="FFFFFF" w:themeColor="background1"/>
              </w:rPr>
              <w:t>s</w:t>
            </w:r>
          </w:p>
        </w:tc>
        <w:tc>
          <w:tcPr>
            <w:tcW w:w="7788" w:type="dxa"/>
            <w:gridSpan w:val="3"/>
            <w:shd w:val="clear" w:color="auto" w:fill="F1E5F7"/>
            <w:vAlign w:val="center"/>
          </w:tcPr>
          <w:p w14:paraId="4808D141" w14:textId="77777777" w:rsidR="004F6CE3" w:rsidRPr="00242B85" w:rsidRDefault="004F6CE3" w:rsidP="0076060A">
            <w:pPr>
              <w:spacing w:after="0" w:line="240" w:lineRule="auto"/>
              <w:ind w:left="140"/>
              <w:rPr>
                <w:rFonts w:ascii="Roboto Condensed" w:eastAsia="Calibri" w:hAnsi="Roboto Condensed" w:cs="Calibri"/>
                <w:b/>
                <w:sz w:val="20"/>
                <w:szCs w:val="20"/>
              </w:rPr>
            </w:pPr>
            <w:r w:rsidRPr="00242B85">
              <w:rPr>
                <w:rFonts w:ascii="Roboto Condensed" w:eastAsia="Calibri" w:hAnsi="Roboto Condensed" w:cs="Calibri"/>
                <w:b/>
                <w:sz w:val="20"/>
                <w:szCs w:val="20"/>
              </w:rPr>
              <w:t>C7 :</w:t>
            </w:r>
            <w:r w:rsidRPr="00242B85">
              <w:rPr>
                <w:rFonts w:ascii="Roboto Condensed" w:hAnsi="Roboto Condensed"/>
                <w:b/>
                <w:sz w:val="20"/>
                <w:szCs w:val="20"/>
              </w:rPr>
              <w:t xml:space="preserve"> </w:t>
            </w:r>
            <w:r w:rsidRPr="00242B85">
              <w:rPr>
                <w:rFonts w:ascii="Roboto Condensed" w:eastAsia="Calibri" w:hAnsi="Roboto Condensed" w:cs="Calibri"/>
                <w:b/>
                <w:sz w:val="20"/>
                <w:szCs w:val="20"/>
              </w:rPr>
              <w:t>Promouvoir et mettre en œuvre les principes du développement durable et de la responsabilité sociétale</w:t>
            </w:r>
          </w:p>
          <w:p w14:paraId="15507C70" w14:textId="77777777" w:rsidR="004F6CE3" w:rsidRPr="00242B85" w:rsidRDefault="004F6CE3" w:rsidP="0076060A">
            <w:pPr>
              <w:tabs>
                <w:tab w:val="left" w:pos="800"/>
              </w:tabs>
              <w:spacing w:after="0" w:line="240" w:lineRule="auto"/>
              <w:ind w:left="140" w:right="157"/>
              <w:rPr>
                <w:rFonts w:ascii="Roboto Condensed" w:hAnsi="Roboto Condensed"/>
                <w:bCs/>
                <w:sz w:val="20"/>
                <w:szCs w:val="20"/>
              </w:rPr>
            </w:pPr>
          </w:p>
          <w:p w14:paraId="4BC295A6" w14:textId="77777777" w:rsidR="004F6CE3" w:rsidRPr="00242B85" w:rsidRDefault="004F6CE3" w:rsidP="0076060A">
            <w:pPr>
              <w:tabs>
                <w:tab w:val="left" w:pos="800"/>
              </w:tabs>
              <w:spacing w:after="0" w:line="240" w:lineRule="auto"/>
              <w:ind w:left="140" w:right="157"/>
              <w:rPr>
                <w:rFonts w:ascii="Roboto Condensed" w:hAnsi="Roboto Condensed"/>
                <w:sz w:val="20"/>
                <w:szCs w:val="20"/>
              </w:rPr>
            </w:pPr>
            <w:r w:rsidRPr="00242B85">
              <w:rPr>
                <w:rFonts w:ascii="Roboto Condensed" w:hAnsi="Roboto Condensed"/>
                <w:bCs/>
                <w:sz w:val="20"/>
                <w:szCs w:val="20"/>
              </w:rPr>
              <w:t>C7.1</w:t>
            </w:r>
            <w:r w:rsidRPr="00242B85">
              <w:rPr>
                <w:rFonts w:ascii="Roboto Condensed" w:hAnsi="Roboto Condensed"/>
                <w:b/>
                <w:bCs/>
                <w:sz w:val="20"/>
                <w:szCs w:val="20"/>
              </w:rPr>
              <w:t xml:space="preserve"> </w:t>
            </w:r>
            <w:r w:rsidRPr="00242B85">
              <w:rPr>
                <w:rFonts w:ascii="Roboto Condensed" w:hAnsi="Roboto Condensed"/>
                <w:sz w:val="20"/>
                <w:szCs w:val="20"/>
              </w:rPr>
              <w:t>Evaluer et faire évoluer l’organisation en fonction des normes et réglementations en matière de QHSE (DUER, loi ICPE, Directive SEVESO III, ISO 14001, 9001, 45001, 26000, Global Compact, QVT…)</w:t>
            </w:r>
          </w:p>
          <w:p w14:paraId="02F3EDA8" w14:textId="77777777" w:rsidR="004F6CE3" w:rsidRPr="00242B85" w:rsidRDefault="004F6CE3" w:rsidP="0076060A">
            <w:pPr>
              <w:tabs>
                <w:tab w:val="left" w:pos="800"/>
              </w:tabs>
              <w:spacing w:after="0" w:line="240" w:lineRule="auto"/>
              <w:ind w:left="140" w:right="157"/>
              <w:rPr>
                <w:rFonts w:ascii="Roboto Condensed" w:hAnsi="Roboto Condensed"/>
                <w:sz w:val="20"/>
                <w:szCs w:val="20"/>
              </w:rPr>
            </w:pPr>
            <w:r w:rsidRPr="00242B85">
              <w:rPr>
                <w:rFonts w:ascii="Roboto Condensed" w:hAnsi="Roboto Condensed"/>
                <w:sz w:val="20"/>
                <w:szCs w:val="20"/>
              </w:rPr>
              <w:t>C7.7 Se construire une représentation globale de sa responsabilité d’ingénieur dans ses dimensions sociales, environnementales et éthiques</w:t>
            </w:r>
          </w:p>
          <w:p w14:paraId="62F0EC2B" w14:textId="77777777" w:rsidR="004F6CE3" w:rsidRPr="00242B85" w:rsidRDefault="004F6CE3" w:rsidP="0076060A">
            <w:pPr>
              <w:tabs>
                <w:tab w:val="left" w:pos="800"/>
              </w:tabs>
              <w:spacing w:after="0" w:line="240" w:lineRule="auto"/>
              <w:ind w:left="140" w:right="157"/>
              <w:rPr>
                <w:rFonts w:ascii="Roboto Condensed" w:eastAsia="Calibri" w:hAnsi="Roboto Condensed" w:cs="Calibri"/>
                <w:b/>
                <w:sz w:val="20"/>
                <w:szCs w:val="20"/>
              </w:rPr>
            </w:pPr>
          </w:p>
          <w:p w14:paraId="4FA118EC" w14:textId="77777777" w:rsidR="004F6CE3" w:rsidRPr="00242B85" w:rsidRDefault="004F6CE3" w:rsidP="0076060A">
            <w:pPr>
              <w:tabs>
                <w:tab w:val="left" w:pos="800"/>
              </w:tabs>
              <w:spacing w:after="0" w:line="240" w:lineRule="auto"/>
              <w:ind w:left="140" w:right="157"/>
              <w:rPr>
                <w:rFonts w:ascii="Roboto Condensed" w:eastAsia="Calibri" w:hAnsi="Roboto Condensed" w:cs="Calibri"/>
                <w:b/>
                <w:sz w:val="20"/>
                <w:szCs w:val="20"/>
              </w:rPr>
            </w:pPr>
            <w:r w:rsidRPr="00242B85">
              <w:rPr>
                <w:rFonts w:ascii="Roboto Condensed" w:eastAsia="Calibri" w:hAnsi="Roboto Condensed" w:cs="Calibri"/>
                <w:b/>
                <w:sz w:val="20"/>
                <w:szCs w:val="20"/>
              </w:rPr>
              <w:t>C6 Réaliser un diagnostic multi-échelle et multi-dimensionnel des écosystèmes et de leur dynamique d’évolution</w:t>
            </w:r>
          </w:p>
          <w:p w14:paraId="7245E468" w14:textId="77777777" w:rsidR="004F6CE3" w:rsidRPr="00242B85" w:rsidRDefault="004F6CE3" w:rsidP="0076060A">
            <w:pPr>
              <w:tabs>
                <w:tab w:val="left" w:pos="800"/>
              </w:tabs>
              <w:spacing w:after="0" w:line="240" w:lineRule="auto"/>
              <w:ind w:left="140" w:right="157"/>
              <w:rPr>
                <w:rFonts w:ascii="Roboto Condensed" w:eastAsia="Calibri" w:hAnsi="Roboto Condensed" w:cs="Calibri"/>
                <w:b/>
                <w:sz w:val="20"/>
                <w:szCs w:val="20"/>
              </w:rPr>
            </w:pPr>
          </w:p>
          <w:p w14:paraId="7E585F57" w14:textId="77777777" w:rsidR="004F6CE3" w:rsidRPr="00242B85" w:rsidRDefault="004F6CE3" w:rsidP="0076060A">
            <w:pPr>
              <w:tabs>
                <w:tab w:val="left" w:pos="800"/>
              </w:tabs>
              <w:spacing w:after="0" w:line="240" w:lineRule="auto"/>
              <w:ind w:left="140" w:right="157"/>
              <w:rPr>
                <w:rFonts w:ascii="Roboto Condensed" w:eastAsia="Calibri" w:hAnsi="Roboto Condensed" w:cs="Calibri"/>
                <w:b/>
                <w:sz w:val="20"/>
                <w:szCs w:val="20"/>
              </w:rPr>
            </w:pPr>
            <w:r w:rsidRPr="00242B85">
              <w:rPr>
                <w:rFonts w:ascii="Roboto Condensed" w:eastAsia="Calibri" w:hAnsi="Roboto Condensed" w:cs="Calibri"/>
                <w:b/>
                <w:sz w:val="20"/>
                <w:szCs w:val="20"/>
              </w:rPr>
              <w:t>C9 Exercer un leadership collaboratif</w:t>
            </w:r>
          </w:p>
          <w:p w14:paraId="1F4E8CA9" w14:textId="77777777" w:rsidR="004F6CE3" w:rsidRPr="00242B85" w:rsidRDefault="004F6CE3" w:rsidP="0076060A">
            <w:pPr>
              <w:tabs>
                <w:tab w:val="left" w:pos="800"/>
              </w:tabs>
              <w:spacing w:after="0" w:line="240" w:lineRule="auto"/>
              <w:ind w:left="140" w:right="157"/>
              <w:rPr>
                <w:rFonts w:ascii="Roboto Condensed" w:hAnsi="Roboto Condensed"/>
                <w:sz w:val="20"/>
                <w:szCs w:val="20"/>
              </w:rPr>
            </w:pPr>
          </w:p>
          <w:p w14:paraId="2376F335" w14:textId="77777777" w:rsidR="004F6CE3" w:rsidRPr="00F44916" w:rsidRDefault="004F6CE3" w:rsidP="0076060A">
            <w:pPr>
              <w:tabs>
                <w:tab w:val="left" w:pos="800"/>
              </w:tabs>
              <w:spacing w:after="0" w:line="240" w:lineRule="auto"/>
              <w:ind w:left="140" w:right="157"/>
              <w:rPr>
                <w:rFonts w:ascii="Roboto Condensed" w:eastAsia="Calibri" w:hAnsi="Roboto Condensed" w:cs="Calibri"/>
                <w:sz w:val="20"/>
                <w:szCs w:val="20"/>
              </w:rPr>
            </w:pPr>
            <w:r w:rsidRPr="00FF09D9">
              <w:rPr>
                <w:rFonts w:ascii="Roboto Condensed" w:hAnsi="Roboto Condensed"/>
                <w:b/>
                <w:sz w:val="20"/>
                <w:szCs w:val="20"/>
              </w:rPr>
              <w:t>C1.1</w:t>
            </w:r>
            <w:r w:rsidRPr="00242B85">
              <w:rPr>
                <w:rFonts w:ascii="Roboto Condensed" w:hAnsi="Roboto Condensed"/>
                <w:sz w:val="20"/>
                <w:szCs w:val="20"/>
              </w:rPr>
              <w:t xml:space="preserve"> Collecter, traiter, analyser, interpréter des données ou des informations, quantitatives ou qualitatives, en sachant notamment </w:t>
            </w:r>
            <w:r w:rsidRPr="00F44916">
              <w:rPr>
                <w:rFonts w:ascii="Roboto Condensed" w:hAnsi="Roboto Condensed"/>
                <w:sz w:val="20"/>
                <w:szCs w:val="20"/>
              </w:rPr>
              <w:t>concevoir les bases de données constitutives d’un système d’information</w:t>
            </w:r>
          </w:p>
        </w:tc>
      </w:tr>
      <w:tr w:rsidR="004F6CE3" w14:paraId="4202A659" w14:textId="77777777" w:rsidTr="000040BB">
        <w:trPr>
          <w:trHeight w:hRule="exact" w:val="449"/>
        </w:trPr>
        <w:tc>
          <w:tcPr>
            <w:tcW w:w="2414" w:type="dxa"/>
            <w:gridSpan w:val="2"/>
            <w:shd w:val="clear" w:color="auto" w:fill="282D46"/>
            <w:vAlign w:val="center"/>
          </w:tcPr>
          <w:p w14:paraId="7B027D20" w14:textId="77777777" w:rsidR="004F6CE3" w:rsidRPr="00420F6B" w:rsidRDefault="004F6CE3" w:rsidP="0076060A">
            <w:pPr>
              <w:spacing w:after="0" w:line="240" w:lineRule="auto"/>
              <w:ind w:left="96" w:right="23"/>
              <w:rPr>
                <w:rFonts w:ascii="Roboto Condensed" w:hAnsi="Roboto Condensed"/>
                <w:b/>
                <w:color w:val="FFFFFF" w:themeColor="background1"/>
              </w:rPr>
            </w:pPr>
            <w:r w:rsidRPr="00420F6B">
              <w:rPr>
                <w:rFonts w:ascii="Roboto Condensed" w:eastAsia="Calibri" w:hAnsi="Roboto Condensed" w:cs="Calibri"/>
                <w:b/>
                <w:bCs/>
                <w:color w:val="FFFFFF" w:themeColor="background1"/>
              </w:rPr>
              <w:t>P</w:t>
            </w:r>
            <w:r w:rsidRPr="00420F6B">
              <w:rPr>
                <w:rFonts w:ascii="Roboto Condensed" w:eastAsia="Calibri" w:hAnsi="Roboto Condensed" w:cs="Calibri"/>
                <w:b/>
                <w:bCs/>
                <w:color w:val="FFFFFF" w:themeColor="background1"/>
                <w:spacing w:val="1"/>
              </w:rPr>
              <w:t>r</w:t>
            </w:r>
            <w:r w:rsidRPr="00420F6B">
              <w:rPr>
                <w:rFonts w:ascii="Roboto Condensed" w:eastAsia="Calibri" w:hAnsi="Roboto Condensed" w:cs="Calibri"/>
                <w:b/>
                <w:bCs/>
                <w:color w:val="FFFFFF" w:themeColor="background1"/>
                <w:spacing w:val="-1"/>
              </w:rPr>
              <w:t>é</w:t>
            </w:r>
            <w:r w:rsidRPr="00420F6B">
              <w:rPr>
                <w:rFonts w:ascii="Roboto Condensed" w:eastAsia="Calibri" w:hAnsi="Roboto Condensed" w:cs="Calibri"/>
                <w:b/>
                <w:bCs/>
                <w:color w:val="FFFFFF" w:themeColor="background1"/>
                <w:spacing w:val="1"/>
              </w:rPr>
              <w:t>r</w:t>
            </w:r>
            <w:r w:rsidRPr="00420F6B">
              <w:rPr>
                <w:rFonts w:ascii="Roboto Condensed" w:eastAsia="Calibri" w:hAnsi="Roboto Condensed" w:cs="Calibri"/>
                <w:b/>
                <w:bCs/>
                <w:color w:val="FFFFFF" w:themeColor="background1"/>
                <w:spacing w:val="-1"/>
              </w:rPr>
              <w:t>equ</w:t>
            </w:r>
            <w:r w:rsidRPr="00420F6B">
              <w:rPr>
                <w:rFonts w:ascii="Roboto Condensed" w:eastAsia="Calibri" w:hAnsi="Roboto Condensed" w:cs="Calibri"/>
                <w:b/>
                <w:bCs/>
                <w:color w:val="FFFFFF" w:themeColor="background1"/>
                <w:spacing w:val="1"/>
              </w:rPr>
              <w:t>i</w:t>
            </w:r>
            <w:r w:rsidRPr="00420F6B">
              <w:rPr>
                <w:rFonts w:ascii="Roboto Condensed" w:eastAsia="Calibri" w:hAnsi="Roboto Condensed" w:cs="Calibri"/>
                <w:b/>
                <w:bCs/>
                <w:color w:val="FFFFFF" w:themeColor="background1"/>
              </w:rPr>
              <w:t>s</w:t>
            </w:r>
          </w:p>
        </w:tc>
        <w:tc>
          <w:tcPr>
            <w:tcW w:w="7788" w:type="dxa"/>
            <w:gridSpan w:val="3"/>
            <w:shd w:val="clear" w:color="auto" w:fill="F1E5F7"/>
            <w:vAlign w:val="center"/>
          </w:tcPr>
          <w:p w14:paraId="29872E29" w14:textId="77777777" w:rsidR="004F6CE3" w:rsidRPr="00F44916" w:rsidRDefault="004F6CE3" w:rsidP="0076060A">
            <w:pPr>
              <w:spacing w:after="0" w:line="240" w:lineRule="auto"/>
              <w:ind w:left="140" w:right="-20"/>
              <w:rPr>
                <w:rFonts w:ascii="Roboto Condensed" w:eastAsia="Calibri" w:hAnsi="Roboto Condensed" w:cs="Calibri"/>
                <w:sz w:val="20"/>
                <w:szCs w:val="20"/>
              </w:rPr>
            </w:pPr>
            <w:r w:rsidRPr="00F44916">
              <w:rPr>
                <w:rFonts w:ascii="Roboto Condensed" w:eastAsia="Calibri" w:hAnsi="Roboto Condensed" w:cs="Calibri"/>
                <w:sz w:val="20"/>
                <w:szCs w:val="20"/>
              </w:rPr>
              <w:t>C</w:t>
            </w:r>
            <w:r w:rsidRPr="00F44916">
              <w:rPr>
                <w:rFonts w:ascii="Roboto Condensed" w:eastAsia="Calibri" w:hAnsi="Roboto Condensed" w:cs="Calibri"/>
                <w:spacing w:val="1"/>
                <w:sz w:val="20"/>
                <w:szCs w:val="20"/>
              </w:rPr>
              <w:t>o</w:t>
            </w:r>
            <w:r w:rsidRPr="00F44916">
              <w:rPr>
                <w:rFonts w:ascii="Roboto Condensed" w:eastAsia="Calibri" w:hAnsi="Roboto Condensed" w:cs="Calibri"/>
                <w:spacing w:val="-1"/>
                <w:sz w:val="20"/>
                <w:szCs w:val="20"/>
              </w:rPr>
              <w:t>nn</w:t>
            </w:r>
            <w:r w:rsidRPr="00F44916">
              <w:rPr>
                <w:rFonts w:ascii="Roboto Condensed" w:eastAsia="Calibri" w:hAnsi="Roboto Condensed" w:cs="Calibri"/>
                <w:sz w:val="20"/>
                <w:szCs w:val="20"/>
              </w:rPr>
              <w:t>aissa</w:t>
            </w:r>
            <w:r w:rsidRPr="00F44916">
              <w:rPr>
                <w:rFonts w:ascii="Roboto Condensed" w:eastAsia="Calibri" w:hAnsi="Roboto Condensed" w:cs="Calibri"/>
                <w:spacing w:val="-1"/>
                <w:sz w:val="20"/>
                <w:szCs w:val="20"/>
              </w:rPr>
              <w:t>n</w:t>
            </w:r>
            <w:r w:rsidRPr="00F44916">
              <w:rPr>
                <w:rFonts w:ascii="Roboto Condensed" w:eastAsia="Calibri" w:hAnsi="Roboto Condensed" w:cs="Calibri"/>
                <w:sz w:val="20"/>
                <w:szCs w:val="20"/>
              </w:rPr>
              <w:t>ces</w:t>
            </w:r>
            <w:r w:rsidRPr="00F44916">
              <w:rPr>
                <w:rFonts w:ascii="Roboto Condensed" w:eastAsia="Calibri" w:hAnsi="Roboto Condensed" w:cs="Calibri"/>
                <w:spacing w:val="-1"/>
                <w:sz w:val="20"/>
                <w:szCs w:val="20"/>
              </w:rPr>
              <w:t xml:space="preserve"> b</w:t>
            </w:r>
            <w:r w:rsidRPr="00F44916">
              <w:rPr>
                <w:rFonts w:ascii="Roboto Condensed" w:eastAsia="Calibri" w:hAnsi="Roboto Condensed" w:cs="Calibri"/>
                <w:sz w:val="20"/>
                <w:szCs w:val="20"/>
              </w:rPr>
              <w:t>asi</w:t>
            </w:r>
            <w:r w:rsidRPr="00F44916">
              <w:rPr>
                <w:rFonts w:ascii="Roboto Condensed" w:eastAsia="Calibri" w:hAnsi="Roboto Condensed" w:cs="Calibri"/>
                <w:spacing w:val="-1"/>
                <w:sz w:val="20"/>
                <w:szCs w:val="20"/>
              </w:rPr>
              <w:t>qu</w:t>
            </w:r>
            <w:r w:rsidRPr="00F44916">
              <w:rPr>
                <w:rFonts w:ascii="Roboto Condensed" w:eastAsia="Calibri" w:hAnsi="Roboto Condensed" w:cs="Calibri"/>
                <w:sz w:val="20"/>
                <w:szCs w:val="20"/>
              </w:rPr>
              <w:t>es</w:t>
            </w:r>
            <w:r w:rsidRPr="00F44916">
              <w:rPr>
                <w:rFonts w:ascii="Roboto Condensed" w:eastAsia="Calibri" w:hAnsi="Roboto Condensed" w:cs="Calibri"/>
                <w:spacing w:val="1"/>
                <w:sz w:val="20"/>
                <w:szCs w:val="20"/>
              </w:rPr>
              <w:t xml:space="preserve"> </w:t>
            </w:r>
            <w:r w:rsidRPr="00F44916">
              <w:rPr>
                <w:rFonts w:ascii="Roboto Condensed" w:eastAsia="Calibri" w:hAnsi="Roboto Condensed" w:cs="Calibri"/>
                <w:spacing w:val="-2"/>
                <w:sz w:val="20"/>
                <w:szCs w:val="20"/>
              </w:rPr>
              <w:t>c</w:t>
            </w:r>
            <w:r w:rsidRPr="00F44916">
              <w:rPr>
                <w:rFonts w:ascii="Roboto Condensed" w:eastAsia="Calibri" w:hAnsi="Roboto Condensed" w:cs="Calibri"/>
                <w:spacing w:val="-1"/>
                <w:sz w:val="20"/>
                <w:szCs w:val="20"/>
              </w:rPr>
              <w:t>on</w:t>
            </w:r>
            <w:r w:rsidRPr="00F44916">
              <w:rPr>
                <w:rFonts w:ascii="Roboto Condensed" w:eastAsia="Calibri" w:hAnsi="Roboto Condensed" w:cs="Calibri"/>
                <w:sz w:val="20"/>
                <w:szCs w:val="20"/>
              </w:rPr>
              <w:t>cerna</w:t>
            </w:r>
            <w:r w:rsidRPr="00F44916">
              <w:rPr>
                <w:rFonts w:ascii="Roboto Condensed" w:eastAsia="Calibri" w:hAnsi="Roboto Condensed" w:cs="Calibri"/>
                <w:spacing w:val="-1"/>
                <w:sz w:val="20"/>
                <w:szCs w:val="20"/>
              </w:rPr>
              <w:t>n</w:t>
            </w:r>
            <w:r w:rsidRPr="00F44916">
              <w:rPr>
                <w:rFonts w:ascii="Roboto Condensed" w:eastAsia="Calibri" w:hAnsi="Roboto Condensed" w:cs="Calibri"/>
                <w:sz w:val="20"/>
                <w:szCs w:val="20"/>
              </w:rPr>
              <w:t>t</w:t>
            </w:r>
            <w:r w:rsidRPr="00F44916">
              <w:rPr>
                <w:rFonts w:ascii="Roboto Condensed" w:eastAsia="Calibri" w:hAnsi="Roboto Condensed" w:cs="Calibri"/>
                <w:spacing w:val="2"/>
                <w:sz w:val="20"/>
                <w:szCs w:val="20"/>
              </w:rPr>
              <w:t xml:space="preserve"> </w:t>
            </w:r>
            <w:r w:rsidRPr="00F44916">
              <w:rPr>
                <w:rFonts w:ascii="Roboto Condensed" w:eastAsia="Calibri" w:hAnsi="Roboto Condensed" w:cs="Calibri"/>
                <w:sz w:val="20"/>
                <w:szCs w:val="20"/>
              </w:rPr>
              <w:t>l</w:t>
            </w:r>
            <w:r w:rsidRPr="00F44916">
              <w:rPr>
                <w:rFonts w:ascii="Roboto Condensed" w:eastAsia="Calibri" w:hAnsi="Roboto Condensed" w:cs="Calibri"/>
                <w:spacing w:val="-1"/>
                <w:sz w:val="20"/>
                <w:szCs w:val="20"/>
              </w:rPr>
              <w:t>'</w:t>
            </w:r>
            <w:r w:rsidRPr="00F44916">
              <w:rPr>
                <w:rFonts w:ascii="Roboto Condensed" w:eastAsia="Calibri" w:hAnsi="Roboto Condensed" w:cs="Calibri"/>
                <w:sz w:val="20"/>
                <w:szCs w:val="20"/>
              </w:rPr>
              <w:t>entrepr</w:t>
            </w:r>
            <w:r w:rsidRPr="00F44916">
              <w:rPr>
                <w:rFonts w:ascii="Roboto Condensed" w:eastAsia="Calibri" w:hAnsi="Roboto Condensed" w:cs="Calibri"/>
                <w:spacing w:val="-1"/>
                <w:sz w:val="20"/>
                <w:szCs w:val="20"/>
              </w:rPr>
              <w:t>i</w:t>
            </w:r>
            <w:r w:rsidRPr="00F44916">
              <w:rPr>
                <w:rFonts w:ascii="Roboto Condensed" w:eastAsia="Calibri" w:hAnsi="Roboto Condensed" w:cs="Calibri"/>
                <w:spacing w:val="-2"/>
                <w:sz w:val="20"/>
                <w:szCs w:val="20"/>
              </w:rPr>
              <w:t>s</w:t>
            </w:r>
            <w:r w:rsidRPr="00F44916">
              <w:rPr>
                <w:rFonts w:ascii="Roboto Condensed" w:eastAsia="Calibri" w:hAnsi="Roboto Condensed" w:cs="Calibri"/>
                <w:sz w:val="20"/>
                <w:szCs w:val="20"/>
              </w:rPr>
              <w:t>e</w:t>
            </w:r>
            <w:r w:rsidRPr="00F44916">
              <w:rPr>
                <w:rFonts w:ascii="Roboto Condensed" w:eastAsia="Calibri" w:hAnsi="Roboto Condensed" w:cs="Calibri"/>
                <w:spacing w:val="-1"/>
                <w:sz w:val="20"/>
                <w:szCs w:val="20"/>
              </w:rPr>
              <w:t xml:space="preserve"> </w:t>
            </w:r>
            <w:r w:rsidRPr="00F44916">
              <w:rPr>
                <w:rFonts w:ascii="Roboto Condensed" w:eastAsia="Calibri" w:hAnsi="Roboto Condensed" w:cs="Calibri"/>
                <w:sz w:val="20"/>
                <w:szCs w:val="20"/>
              </w:rPr>
              <w:t>et</w:t>
            </w:r>
            <w:r w:rsidRPr="00F44916">
              <w:rPr>
                <w:rFonts w:ascii="Roboto Condensed" w:eastAsia="Calibri" w:hAnsi="Roboto Condensed" w:cs="Calibri"/>
                <w:spacing w:val="1"/>
                <w:sz w:val="20"/>
                <w:szCs w:val="20"/>
              </w:rPr>
              <w:t xml:space="preserve"> </w:t>
            </w:r>
            <w:r w:rsidRPr="00F44916">
              <w:rPr>
                <w:rFonts w:ascii="Roboto Condensed" w:eastAsia="Calibri" w:hAnsi="Roboto Condensed" w:cs="Calibri"/>
                <w:spacing w:val="-2"/>
                <w:sz w:val="20"/>
                <w:szCs w:val="20"/>
              </w:rPr>
              <w:t>s</w:t>
            </w:r>
            <w:r w:rsidRPr="00F44916">
              <w:rPr>
                <w:rFonts w:ascii="Roboto Condensed" w:eastAsia="Calibri" w:hAnsi="Roboto Condensed" w:cs="Calibri"/>
                <w:spacing w:val="-1"/>
                <w:sz w:val="20"/>
                <w:szCs w:val="20"/>
              </w:rPr>
              <w:t>o</w:t>
            </w:r>
            <w:r w:rsidRPr="00F44916">
              <w:rPr>
                <w:rFonts w:ascii="Roboto Condensed" w:eastAsia="Calibri" w:hAnsi="Roboto Condensed" w:cs="Calibri"/>
                <w:sz w:val="20"/>
                <w:szCs w:val="20"/>
              </w:rPr>
              <w:t>n</w:t>
            </w:r>
            <w:r w:rsidRPr="00F44916">
              <w:rPr>
                <w:rFonts w:ascii="Roboto Condensed" w:eastAsia="Calibri" w:hAnsi="Roboto Condensed" w:cs="Calibri"/>
                <w:spacing w:val="1"/>
                <w:sz w:val="20"/>
                <w:szCs w:val="20"/>
              </w:rPr>
              <w:t xml:space="preserve"> </w:t>
            </w:r>
            <w:r w:rsidRPr="00F44916">
              <w:rPr>
                <w:rFonts w:ascii="Roboto Condensed" w:eastAsia="Calibri" w:hAnsi="Roboto Condensed" w:cs="Calibri"/>
                <w:sz w:val="20"/>
                <w:szCs w:val="20"/>
              </w:rPr>
              <w:t>en</w:t>
            </w:r>
            <w:r w:rsidRPr="00F44916">
              <w:rPr>
                <w:rFonts w:ascii="Roboto Condensed" w:eastAsia="Calibri" w:hAnsi="Roboto Condensed" w:cs="Calibri"/>
                <w:spacing w:val="1"/>
                <w:sz w:val="20"/>
                <w:szCs w:val="20"/>
              </w:rPr>
              <w:t>v</w:t>
            </w:r>
            <w:r w:rsidRPr="00F44916">
              <w:rPr>
                <w:rFonts w:ascii="Roboto Condensed" w:eastAsia="Calibri" w:hAnsi="Roboto Condensed" w:cs="Calibri"/>
                <w:sz w:val="20"/>
                <w:szCs w:val="20"/>
              </w:rPr>
              <w:t>i</w:t>
            </w:r>
            <w:r w:rsidRPr="00F44916">
              <w:rPr>
                <w:rFonts w:ascii="Roboto Condensed" w:eastAsia="Calibri" w:hAnsi="Roboto Condensed" w:cs="Calibri"/>
                <w:spacing w:val="-3"/>
                <w:sz w:val="20"/>
                <w:szCs w:val="20"/>
              </w:rPr>
              <w:t>r</w:t>
            </w:r>
            <w:r w:rsidRPr="00F44916">
              <w:rPr>
                <w:rFonts w:ascii="Roboto Condensed" w:eastAsia="Calibri" w:hAnsi="Roboto Condensed" w:cs="Calibri"/>
                <w:spacing w:val="1"/>
                <w:sz w:val="20"/>
                <w:szCs w:val="20"/>
              </w:rPr>
              <w:t>o</w:t>
            </w:r>
            <w:r w:rsidRPr="00F44916">
              <w:rPr>
                <w:rFonts w:ascii="Roboto Condensed" w:eastAsia="Calibri" w:hAnsi="Roboto Condensed" w:cs="Calibri"/>
                <w:spacing w:val="-1"/>
                <w:sz w:val="20"/>
                <w:szCs w:val="20"/>
              </w:rPr>
              <w:t>nn</w:t>
            </w:r>
            <w:r w:rsidRPr="00F44916">
              <w:rPr>
                <w:rFonts w:ascii="Roboto Condensed" w:eastAsia="Calibri" w:hAnsi="Roboto Condensed" w:cs="Calibri"/>
                <w:sz w:val="20"/>
                <w:szCs w:val="20"/>
              </w:rPr>
              <w:t>e</w:t>
            </w:r>
            <w:r w:rsidRPr="00F44916">
              <w:rPr>
                <w:rFonts w:ascii="Roboto Condensed" w:eastAsia="Calibri" w:hAnsi="Roboto Condensed" w:cs="Calibri"/>
                <w:spacing w:val="-1"/>
                <w:sz w:val="20"/>
                <w:szCs w:val="20"/>
              </w:rPr>
              <w:t>m</w:t>
            </w:r>
            <w:r w:rsidRPr="00F44916">
              <w:rPr>
                <w:rFonts w:ascii="Roboto Condensed" w:eastAsia="Calibri" w:hAnsi="Roboto Condensed" w:cs="Calibri"/>
                <w:sz w:val="20"/>
                <w:szCs w:val="20"/>
              </w:rPr>
              <w:t>ent.</w:t>
            </w:r>
          </w:p>
        </w:tc>
      </w:tr>
      <w:tr w:rsidR="004F6CE3" w14:paraId="0B257C6B" w14:textId="77777777" w:rsidTr="000040BB">
        <w:trPr>
          <w:trHeight w:hRule="exact" w:val="785"/>
        </w:trPr>
        <w:tc>
          <w:tcPr>
            <w:tcW w:w="2414" w:type="dxa"/>
            <w:gridSpan w:val="2"/>
            <w:shd w:val="clear" w:color="auto" w:fill="282D46"/>
            <w:vAlign w:val="center"/>
          </w:tcPr>
          <w:p w14:paraId="7AB47ACC" w14:textId="77777777" w:rsidR="004F6CE3" w:rsidRPr="00420F6B" w:rsidRDefault="004F6CE3" w:rsidP="0076060A">
            <w:pPr>
              <w:spacing w:after="0" w:line="240" w:lineRule="auto"/>
              <w:ind w:left="96" w:right="23"/>
              <w:rPr>
                <w:rFonts w:ascii="Roboto Condensed" w:hAnsi="Roboto Condensed"/>
                <w:b/>
                <w:color w:val="FFFFFF" w:themeColor="background1"/>
              </w:rPr>
            </w:pPr>
            <w:r w:rsidRPr="00420F6B">
              <w:rPr>
                <w:rFonts w:ascii="Roboto Condensed" w:eastAsia="Calibri" w:hAnsi="Roboto Condensed" w:cs="Calibri"/>
                <w:b/>
                <w:bCs/>
                <w:color w:val="FFFFFF" w:themeColor="background1"/>
              </w:rPr>
              <w:t>L</w:t>
            </w:r>
            <w:r w:rsidRPr="00420F6B">
              <w:rPr>
                <w:rFonts w:ascii="Roboto Condensed" w:eastAsia="Calibri" w:hAnsi="Roboto Condensed" w:cs="Calibri"/>
                <w:b/>
                <w:bCs/>
                <w:color w:val="FFFFFF" w:themeColor="background1"/>
                <w:spacing w:val="1"/>
              </w:rPr>
              <w:t>i</w:t>
            </w:r>
            <w:r w:rsidRPr="00420F6B">
              <w:rPr>
                <w:rFonts w:ascii="Roboto Condensed" w:eastAsia="Calibri" w:hAnsi="Roboto Condensed" w:cs="Calibri"/>
                <w:b/>
                <w:bCs/>
                <w:color w:val="FFFFFF" w:themeColor="background1"/>
                <w:spacing w:val="-1"/>
              </w:rPr>
              <w:t>en</w:t>
            </w:r>
            <w:r w:rsidRPr="00420F6B">
              <w:rPr>
                <w:rFonts w:ascii="Roboto Condensed" w:eastAsia="Calibri" w:hAnsi="Roboto Condensed" w:cs="Calibri"/>
                <w:b/>
                <w:bCs/>
                <w:color w:val="FFFFFF" w:themeColor="background1"/>
              </w:rPr>
              <w:t>s</w:t>
            </w:r>
            <w:r w:rsidRPr="00420F6B">
              <w:rPr>
                <w:rFonts w:ascii="Roboto Condensed" w:eastAsia="Calibri" w:hAnsi="Roboto Condensed" w:cs="Calibri"/>
                <w:b/>
                <w:bCs/>
                <w:color w:val="FFFFFF" w:themeColor="background1"/>
                <w:spacing w:val="1"/>
              </w:rPr>
              <w:t xml:space="preserve"> </w:t>
            </w:r>
            <w:r w:rsidRPr="00420F6B">
              <w:rPr>
                <w:rFonts w:ascii="Roboto Condensed" w:eastAsia="Calibri" w:hAnsi="Roboto Condensed" w:cs="Calibri"/>
                <w:b/>
                <w:bCs/>
                <w:color w:val="FFFFFF" w:themeColor="background1"/>
                <w:spacing w:val="-1"/>
              </w:rPr>
              <w:t>péda</w:t>
            </w:r>
            <w:r w:rsidRPr="00420F6B">
              <w:rPr>
                <w:rFonts w:ascii="Roboto Condensed" w:eastAsia="Calibri" w:hAnsi="Roboto Condensed" w:cs="Calibri"/>
                <w:b/>
                <w:bCs/>
                <w:color w:val="FFFFFF" w:themeColor="background1"/>
                <w:spacing w:val="1"/>
              </w:rPr>
              <w:t>g</w:t>
            </w:r>
            <w:r w:rsidRPr="00420F6B">
              <w:rPr>
                <w:rFonts w:ascii="Roboto Condensed" w:eastAsia="Calibri" w:hAnsi="Roboto Condensed" w:cs="Calibri"/>
                <w:b/>
                <w:bCs/>
                <w:color w:val="FFFFFF" w:themeColor="background1"/>
                <w:spacing w:val="-1"/>
              </w:rPr>
              <w:t>o</w:t>
            </w:r>
            <w:r w:rsidRPr="00420F6B">
              <w:rPr>
                <w:rFonts w:ascii="Roboto Condensed" w:eastAsia="Calibri" w:hAnsi="Roboto Condensed" w:cs="Calibri"/>
                <w:b/>
                <w:bCs/>
                <w:color w:val="FFFFFF" w:themeColor="background1"/>
                <w:spacing w:val="-2"/>
              </w:rPr>
              <w:t>g</w:t>
            </w:r>
            <w:r w:rsidRPr="00420F6B">
              <w:rPr>
                <w:rFonts w:ascii="Roboto Condensed" w:eastAsia="Calibri" w:hAnsi="Roboto Condensed" w:cs="Calibri"/>
                <w:b/>
                <w:bCs/>
                <w:color w:val="FFFFFF" w:themeColor="background1"/>
                <w:spacing w:val="1"/>
              </w:rPr>
              <w:t>i</w:t>
            </w:r>
            <w:r w:rsidRPr="00420F6B">
              <w:rPr>
                <w:rFonts w:ascii="Roboto Condensed" w:eastAsia="Calibri" w:hAnsi="Roboto Condensed" w:cs="Calibri"/>
                <w:b/>
                <w:bCs/>
                <w:color w:val="FFFFFF" w:themeColor="background1"/>
                <w:spacing w:val="-1"/>
              </w:rPr>
              <w:t>que</w:t>
            </w:r>
            <w:r w:rsidRPr="00420F6B">
              <w:rPr>
                <w:rFonts w:ascii="Roboto Condensed" w:eastAsia="Calibri" w:hAnsi="Roboto Condensed" w:cs="Calibri"/>
                <w:b/>
                <w:bCs/>
                <w:color w:val="FFFFFF" w:themeColor="background1"/>
              </w:rPr>
              <w:t>s</w:t>
            </w:r>
          </w:p>
        </w:tc>
        <w:tc>
          <w:tcPr>
            <w:tcW w:w="7788" w:type="dxa"/>
            <w:gridSpan w:val="3"/>
            <w:shd w:val="clear" w:color="auto" w:fill="F1E5F7"/>
            <w:vAlign w:val="center"/>
          </w:tcPr>
          <w:p w14:paraId="78D7D579" w14:textId="77777777" w:rsidR="004F6CE3" w:rsidRPr="00F44916" w:rsidRDefault="004F6CE3" w:rsidP="0076060A">
            <w:pPr>
              <w:spacing w:after="0" w:line="240" w:lineRule="auto"/>
              <w:ind w:left="140" w:right="32"/>
              <w:rPr>
                <w:rFonts w:ascii="Roboto Condensed" w:eastAsia="Calibri" w:hAnsi="Roboto Condensed" w:cs="Calibri"/>
                <w:sz w:val="20"/>
                <w:szCs w:val="20"/>
              </w:rPr>
            </w:pPr>
            <w:r w:rsidRPr="00F44916">
              <w:rPr>
                <w:rFonts w:ascii="Roboto Condensed" w:eastAsia="Calibri" w:hAnsi="Roboto Condensed" w:cs="Calibri"/>
                <w:sz w:val="20"/>
                <w:szCs w:val="20"/>
              </w:rPr>
              <w:t>Ce</w:t>
            </w:r>
            <w:r w:rsidRPr="00F44916">
              <w:rPr>
                <w:rFonts w:ascii="Roboto Condensed" w:eastAsia="Calibri" w:hAnsi="Roboto Condensed" w:cs="Calibri"/>
                <w:spacing w:val="1"/>
                <w:sz w:val="20"/>
                <w:szCs w:val="20"/>
              </w:rPr>
              <w:t xml:space="preserve"> </w:t>
            </w:r>
            <w:r w:rsidRPr="00F44916">
              <w:rPr>
                <w:rFonts w:ascii="Roboto Condensed" w:eastAsia="Calibri" w:hAnsi="Roboto Condensed" w:cs="Calibri"/>
                <w:spacing w:val="-2"/>
                <w:sz w:val="20"/>
                <w:szCs w:val="20"/>
              </w:rPr>
              <w:t>c</w:t>
            </w:r>
            <w:r w:rsidRPr="00F44916">
              <w:rPr>
                <w:rFonts w:ascii="Roboto Condensed" w:eastAsia="Calibri" w:hAnsi="Roboto Condensed" w:cs="Calibri"/>
                <w:spacing w:val="1"/>
                <w:sz w:val="20"/>
                <w:szCs w:val="20"/>
              </w:rPr>
              <w:t>o</w:t>
            </w:r>
            <w:r w:rsidRPr="00F44916">
              <w:rPr>
                <w:rFonts w:ascii="Roboto Condensed" w:eastAsia="Calibri" w:hAnsi="Roboto Condensed" w:cs="Calibri"/>
                <w:spacing w:val="-1"/>
                <w:sz w:val="20"/>
                <w:szCs w:val="20"/>
              </w:rPr>
              <w:t>u</w:t>
            </w:r>
            <w:r w:rsidRPr="00F44916">
              <w:rPr>
                <w:rFonts w:ascii="Roboto Condensed" w:eastAsia="Calibri" w:hAnsi="Roboto Condensed" w:cs="Calibri"/>
                <w:sz w:val="20"/>
                <w:szCs w:val="20"/>
              </w:rPr>
              <w:t>rs</w:t>
            </w:r>
            <w:r w:rsidRPr="00F44916">
              <w:rPr>
                <w:rFonts w:ascii="Roboto Condensed" w:eastAsia="Calibri" w:hAnsi="Roboto Condensed" w:cs="Calibri"/>
                <w:spacing w:val="1"/>
                <w:sz w:val="20"/>
                <w:szCs w:val="20"/>
              </w:rPr>
              <w:t xml:space="preserve"> </w:t>
            </w:r>
            <w:r w:rsidRPr="00F44916">
              <w:rPr>
                <w:rFonts w:ascii="Roboto Condensed" w:eastAsia="Calibri" w:hAnsi="Roboto Condensed" w:cs="Calibri"/>
                <w:spacing w:val="-2"/>
                <w:sz w:val="20"/>
                <w:szCs w:val="20"/>
              </w:rPr>
              <w:t>e</w:t>
            </w:r>
            <w:r w:rsidRPr="00F44916">
              <w:rPr>
                <w:rFonts w:ascii="Roboto Condensed" w:eastAsia="Calibri" w:hAnsi="Roboto Condensed" w:cs="Calibri"/>
                <w:sz w:val="20"/>
                <w:szCs w:val="20"/>
              </w:rPr>
              <w:t>st</w:t>
            </w:r>
            <w:r w:rsidRPr="00F44916">
              <w:rPr>
                <w:rFonts w:ascii="Roboto Condensed" w:eastAsia="Calibri" w:hAnsi="Roboto Condensed" w:cs="Calibri"/>
                <w:spacing w:val="1"/>
                <w:sz w:val="20"/>
                <w:szCs w:val="20"/>
              </w:rPr>
              <w:t xml:space="preserve"> </w:t>
            </w:r>
            <w:r w:rsidRPr="00F44916">
              <w:rPr>
                <w:rFonts w:ascii="Roboto Condensed" w:eastAsia="Calibri" w:hAnsi="Roboto Condensed" w:cs="Calibri"/>
                <w:sz w:val="20"/>
                <w:szCs w:val="20"/>
              </w:rPr>
              <w:t>en</w:t>
            </w:r>
            <w:r w:rsidRPr="00F44916">
              <w:rPr>
                <w:rFonts w:ascii="Roboto Condensed" w:eastAsia="Calibri" w:hAnsi="Roboto Condensed" w:cs="Calibri"/>
                <w:spacing w:val="-2"/>
                <w:sz w:val="20"/>
                <w:szCs w:val="20"/>
              </w:rPr>
              <w:t xml:space="preserve"> </w:t>
            </w:r>
            <w:r w:rsidRPr="00F44916">
              <w:rPr>
                <w:rFonts w:ascii="Roboto Condensed" w:eastAsia="Calibri" w:hAnsi="Roboto Condensed" w:cs="Calibri"/>
                <w:sz w:val="20"/>
                <w:szCs w:val="20"/>
              </w:rPr>
              <w:t xml:space="preserve">lien </w:t>
            </w:r>
            <w:r w:rsidRPr="00F44916">
              <w:rPr>
                <w:rFonts w:ascii="Roboto Condensed" w:eastAsia="Calibri" w:hAnsi="Roboto Condensed" w:cs="Calibri"/>
                <w:spacing w:val="-3"/>
                <w:sz w:val="20"/>
                <w:szCs w:val="20"/>
              </w:rPr>
              <w:t>a</w:t>
            </w:r>
            <w:r w:rsidRPr="00F44916">
              <w:rPr>
                <w:rFonts w:ascii="Roboto Condensed" w:eastAsia="Calibri" w:hAnsi="Roboto Condensed" w:cs="Calibri"/>
                <w:spacing w:val="1"/>
                <w:sz w:val="20"/>
                <w:szCs w:val="20"/>
              </w:rPr>
              <w:t>v</w:t>
            </w:r>
            <w:r w:rsidRPr="00F44916">
              <w:rPr>
                <w:rFonts w:ascii="Roboto Condensed" w:eastAsia="Calibri" w:hAnsi="Roboto Condensed" w:cs="Calibri"/>
                <w:sz w:val="20"/>
                <w:szCs w:val="20"/>
              </w:rPr>
              <w:t>ec</w:t>
            </w:r>
            <w:r w:rsidRPr="00F44916">
              <w:rPr>
                <w:rFonts w:ascii="Roboto Condensed" w:eastAsia="Calibri" w:hAnsi="Roboto Condensed" w:cs="Calibri"/>
                <w:spacing w:val="-1"/>
                <w:sz w:val="20"/>
                <w:szCs w:val="20"/>
              </w:rPr>
              <w:t xml:space="preserve"> </w:t>
            </w:r>
            <w:r w:rsidRPr="00F44916">
              <w:rPr>
                <w:rFonts w:ascii="Roboto Condensed" w:eastAsia="Calibri" w:hAnsi="Roboto Condensed" w:cs="Calibri"/>
                <w:sz w:val="20"/>
                <w:szCs w:val="20"/>
              </w:rPr>
              <w:t>l</w:t>
            </w:r>
            <w:r w:rsidRPr="00F44916">
              <w:rPr>
                <w:rFonts w:ascii="Roboto Condensed" w:eastAsia="Calibri" w:hAnsi="Roboto Condensed" w:cs="Calibri"/>
                <w:spacing w:val="-2"/>
                <w:sz w:val="20"/>
                <w:szCs w:val="20"/>
              </w:rPr>
              <w:t>e</w:t>
            </w:r>
            <w:r w:rsidRPr="00F44916">
              <w:rPr>
                <w:rFonts w:ascii="Roboto Condensed" w:eastAsia="Calibri" w:hAnsi="Roboto Condensed" w:cs="Calibri"/>
                <w:sz w:val="20"/>
                <w:szCs w:val="20"/>
              </w:rPr>
              <w:t>s</w:t>
            </w:r>
            <w:r w:rsidRPr="00F44916">
              <w:rPr>
                <w:rFonts w:ascii="Roboto Condensed" w:eastAsia="Calibri" w:hAnsi="Roboto Condensed" w:cs="Calibri"/>
                <w:spacing w:val="1"/>
                <w:sz w:val="20"/>
                <w:szCs w:val="20"/>
              </w:rPr>
              <w:t xml:space="preserve"> </w:t>
            </w:r>
            <w:r w:rsidRPr="00F44916">
              <w:rPr>
                <w:rFonts w:ascii="Roboto Condensed" w:eastAsia="Calibri" w:hAnsi="Roboto Condensed" w:cs="Calibri"/>
                <w:spacing w:val="-1"/>
                <w:sz w:val="20"/>
                <w:szCs w:val="20"/>
              </w:rPr>
              <w:t>d</w:t>
            </w:r>
            <w:r w:rsidRPr="00F44916">
              <w:rPr>
                <w:rFonts w:ascii="Roboto Condensed" w:eastAsia="Calibri" w:hAnsi="Roboto Condensed" w:cs="Calibri"/>
                <w:sz w:val="20"/>
                <w:szCs w:val="20"/>
              </w:rPr>
              <w:t>if</w:t>
            </w:r>
            <w:r w:rsidRPr="00F44916">
              <w:rPr>
                <w:rFonts w:ascii="Roboto Condensed" w:eastAsia="Calibri" w:hAnsi="Roboto Condensed" w:cs="Calibri"/>
                <w:spacing w:val="-1"/>
                <w:sz w:val="20"/>
                <w:szCs w:val="20"/>
              </w:rPr>
              <w:t>f</w:t>
            </w:r>
            <w:r w:rsidRPr="00F44916">
              <w:rPr>
                <w:rFonts w:ascii="Roboto Condensed" w:eastAsia="Calibri" w:hAnsi="Roboto Condensed" w:cs="Calibri"/>
                <w:sz w:val="20"/>
                <w:szCs w:val="20"/>
              </w:rPr>
              <w:t>érents</w:t>
            </w:r>
            <w:r w:rsidRPr="00F44916">
              <w:rPr>
                <w:rFonts w:ascii="Roboto Condensed" w:eastAsia="Calibri" w:hAnsi="Roboto Condensed" w:cs="Calibri"/>
                <w:spacing w:val="-1"/>
                <w:sz w:val="20"/>
                <w:szCs w:val="20"/>
              </w:rPr>
              <w:t xml:space="preserve"> do</w:t>
            </w:r>
            <w:r w:rsidRPr="00F44916">
              <w:rPr>
                <w:rFonts w:ascii="Roboto Condensed" w:eastAsia="Calibri" w:hAnsi="Roboto Condensed" w:cs="Calibri"/>
                <w:spacing w:val="1"/>
                <w:sz w:val="20"/>
                <w:szCs w:val="20"/>
              </w:rPr>
              <w:t>m</w:t>
            </w:r>
            <w:r w:rsidRPr="00F44916">
              <w:rPr>
                <w:rFonts w:ascii="Roboto Condensed" w:eastAsia="Calibri" w:hAnsi="Roboto Condensed" w:cs="Calibri"/>
                <w:sz w:val="20"/>
                <w:szCs w:val="20"/>
              </w:rPr>
              <w:t>ai</w:t>
            </w:r>
            <w:r w:rsidRPr="00F44916">
              <w:rPr>
                <w:rFonts w:ascii="Roboto Condensed" w:eastAsia="Calibri" w:hAnsi="Roboto Condensed" w:cs="Calibri"/>
                <w:spacing w:val="-1"/>
                <w:sz w:val="20"/>
                <w:szCs w:val="20"/>
              </w:rPr>
              <w:t>n</w:t>
            </w:r>
            <w:r w:rsidRPr="00F44916">
              <w:rPr>
                <w:rFonts w:ascii="Roboto Condensed" w:eastAsia="Calibri" w:hAnsi="Roboto Condensed" w:cs="Calibri"/>
                <w:sz w:val="20"/>
                <w:szCs w:val="20"/>
              </w:rPr>
              <w:t>es</w:t>
            </w:r>
            <w:r w:rsidRPr="00F44916">
              <w:rPr>
                <w:rFonts w:ascii="Roboto Condensed" w:eastAsia="Calibri" w:hAnsi="Roboto Condensed" w:cs="Calibri"/>
                <w:spacing w:val="-1"/>
                <w:sz w:val="20"/>
                <w:szCs w:val="20"/>
              </w:rPr>
              <w:t xml:space="preserve"> d</w:t>
            </w:r>
            <w:r w:rsidRPr="00F44916">
              <w:rPr>
                <w:rFonts w:ascii="Roboto Condensed" w:eastAsia="Calibri" w:hAnsi="Roboto Condensed" w:cs="Calibri"/>
                <w:sz w:val="20"/>
                <w:szCs w:val="20"/>
              </w:rPr>
              <w:t>e</w:t>
            </w:r>
            <w:r w:rsidRPr="00F44916">
              <w:rPr>
                <w:rFonts w:ascii="Roboto Condensed" w:eastAsia="Calibri" w:hAnsi="Roboto Condensed" w:cs="Calibri"/>
                <w:spacing w:val="1"/>
                <w:sz w:val="20"/>
                <w:szCs w:val="20"/>
              </w:rPr>
              <w:t xml:space="preserve"> </w:t>
            </w:r>
            <w:r w:rsidRPr="00F44916">
              <w:rPr>
                <w:rFonts w:ascii="Roboto Condensed" w:eastAsia="Calibri" w:hAnsi="Roboto Condensed" w:cs="Calibri"/>
                <w:sz w:val="20"/>
                <w:szCs w:val="20"/>
              </w:rPr>
              <w:t>la</w:t>
            </w:r>
            <w:r w:rsidRPr="00F44916">
              <w:rPr>
                <w:rFonts w:ascii="Roboto Condensed" w:eastAsia="Calibri" w:hAnsi="Roboto Condensed" w:cs="Calibri"/>
                <w:spacing w:val="-2"/>
                <w:sz w:val="20"/>
                <w:szCs w:val="20"/>
              </w:rPr>
              <w:t xml:space="preserve"> </w:t>
            </w:r>
            <w:r w:rsidRPr="00F44916">
              <w:rPr>
                <w:rFonts w:ascii="Roboto Condensed" w:eastAsia="Calibri" w:hAnsi="Roboto Condensed" w:cs="Calibri"/>
                <w:spacing w:val="-1"/>
                <w:sz w:val="20"/>
                <w:szCs w:val="20"/>
              </w:rPr>
              <w:t>g</w:t>
            </w:r>
            <w:r w:rsidRPr="00F44916">
              <w:rPr>
                <w:rFonts w:ascii="Roboto Condensed" w:eastAsia="Calibri" w:hAnsi="Roboto Condensed" w:cs="Calibri"/>
                <w:sz w:val="20"/>
                <w:szCs w:val="20"/>
              </w:rPr>
              <w:t>es</w:t>
            </w:r>
            <w:r w:rsidRPr="00F44916">
              <w:rPr>
                <w:rFonts w:ascii="Roboto Condensed" w:eastAsia="Calibri" w:hAnsi="Roboto Condensed" w:cs="Calibri"/>
                <w:spacing w:val="1"/>
                <w:sz w:val="20"/>
                <w:szCs w:val="20"/>
              </w:rPr>
              <w:t>t</w:t>
            </w:r>
            <w:r w:rsidRPr="00F44916">
              <w:rPr>
                <w:rFonts w:ascii="Roboto Condensed" w:eastAsia="Calibri" w:hAnsi="Roboto Condensed" w:cs="Calibri"/>
                <w:spacing w:val="-3"/>
                <w:sz w:val="20"/>
                <w:szCs w:val="20"/>
              </w:rPr>
              <w:t>i</w:t>
            </w:r>
            <w:r w:rsidRPr="00F44916">
              <w:rPr>
                <w:rFonts w:ascii="Roboto Condensed" w:eastAsia="Calibri" w:hAnsi="Roboto Condensed" w:cs="Calibri"/>
                <w:spacing w:val="1"/>
                <w:sz w:val="20"/>
                <w:szCs w:val="20"/>
              </w:rPr>
              <w:t>o</w:t>
            </w:r>
            <w:r w:rsidRPr="00F44916">
              <w:rPr>
                <w:rFonts w:ascii="Roboto Condensed" w:eastAsia="Calibri" w:hAnsi="Roboto Condensed" w:cs="Calibri"/>
                <w:sz w:val="20"/>
                <w:szCs w:val="20"/>
              </w:rPr>
              <w:t>n</w:t>
            </w:r>
            <w:r w:rsidRPr="00F44916">
              <w:rPr>
                <w:rFonts w:ascii="Roboto Condensed" w:eastAsia="Calibri" w:hAnsi="Roboto Condensed" w:cs="Calibri"/>
                <w:spacing w:val="1"/>
                <w:sz w:val="20"/>
                <w:szCs w:val="20"/>
              </w:rPr>
              <w:t xml:space="preserve"> </w:t>
            </w:r>
            <w:r w:rsidRPr="00F44916">
              <w:rPr>
                <w:rFonts w:ascii="Roboto Condensed" w:eastAsia="Calibri" w:hAnsi="Roboto Condensed" w:cs="Calibri"/>
                <w:sz w:val="20"/>
                <w:szCs w:val="20"/>
              </w:rPr>
              <w:t>ent</w:t>
            </w:r>
            <w:r w:rsidRPr="00F44916">
              <w:rPr>
                <w:rFonts w:ascii="Roboto Condensed" w:eastAsia="Calibri" w:hAnsi="Roboto Condensed" w:cs="Calibri"/>
                <w:spacing w:val="-2"/>
                <w:sz w:val="20"/>
                <w:szCs w:val="20"/>
              </w:rPr>
              <w:t>r</w:t>
            </w:r>
            <w:r w:rsidRPr="00F44916">
              <w:rPr>
                <w:rFonts w:ascii="Roboto Condensed" w:eastAsia="Calibri" w:hAnsi="Roboto Condensed" w:cs="Calibri"/>
                <w:sz w:val="20"/>
                <w:szCs w:val="20"/>
              </w:rPr>
              <w:t>epre</w:t>
            </w:r>
            <w:r w:rsidRPr="00F44916">
              <w:rPr>
                <w:rFonts w:ascii="Roboto Condensed" w:eastAsia="Calibri" w:hAnsi="Roboto Condensed" w:cs="Calibri"/>
                <w:spacing w:val="-1"/>
                <w:sz w:val="20"/>
                <w:szCs w:val="20"/>
              </w:rPr>
              <w:t>n</w:t>
            </w:r>
            <w:r w:rsidRPr="00F44916">
              <w:rPr>
                <w:rFonts w:ascii="Roboto Condensed" w:eastAsia="Calibri" w:hAnsi="Roboto Condensed" w:cs="Calibri"/>
                <w:sz w:val="20"/>
                <w:szCs w:val="20"/>
              </w:rPr>
              <w:t>eur</w:t>
            </w:r>
            <w:r w:rsidRPr="00F44916">
              <w:rPr>
                <w:rFonts w:ascii="Roboto Condensed" w:eastAsia="Calibri" w:hAnsi="Roboto Condensed" w:cs="Calibri"/>
                <w:spacing w:val="-1"/>
                <w:sz w:val="20"/>
                <w:szCs w:val="20"/>
              </w:rPr>
              <w:t>i</w:t>
            </w:r>
            <w:r w:rsidRPr="00F44916">
              <w:rPr>
                <w:rFonts w:ascii="Roboto Condensed" w:eastAsia="Calibri" w:hAnsi="Roboto Condensed" w:cs="Calibri"/>
                <w:sz w:val="20"/>
                <w:szCs w:val="20"/>
              </w:rPr>
              <w:t>ale et</w:t>
            </w:r>
            <w:r w:rsidRPr="00F44916">
              <w:rPr>
                <w:rFonts w:ascii="Roboto Condensed" w:eastAsia="Calibri" w:hAnsi="Roboto Condensed" w:cs="Calibri"/>
                <w:spacing w:val="1"/>
                <w:sz w:val="20"/>
                <w:szCs w:val="20"/>
              </w:rPr>
              <w:t xml:space="preserve"> </w:t>
            </w:r>
            <w:r w:rsidRPr="00F44916">
              <w:rPr>
                <w:rFonts w:ascii="Roboto Condensed" w:eastAsia="Calibri" w:hAnsi="Roboto Condensed" w:cs="Calibri"/>
                <w:sz w:val="20"/>
                <w:szCs w:val="20"/>
              </w:rPr>
              <w:t>l</w:t>
            </w:r>
            <w:r w:rsidRPr="00F44916">
              <w:rPr>
                <w:rFonts w:ascii="Roboto Condensed" w:eastAsia="Calibri" w:hAnsi="Roboto Condensed" w:cs="Calibri"/>
                <w:spacing w:val="-1"/>
                <w:sz w:val="20"/>
                <w:szCs w:val="20"/>
              </w:rPr>
              <w:t>'</w:t>
            </w:r>
            <w:r w:rsidRPr="00F44916">
              <w:rPr>
                <w:rFonts w:ascii="Roboto Condensed" w:eastAsia="Calibri" w:hAnsi="Roboto Condensed" w:cs="Calibri"/>
                <w:sz w:val="20"/>
                <w:szCs w:val="20"/>
              </w:rPr>
              <w:t>a</w:t>
            </w:r>
            <w:r w:rsidRPr="00F44916">
              <w:rPr>
                <w:rFonts w:ascii="Roboto Condensed" w:eastAsia="Calibri" w:hAnsi="Roboto Condensed" w:cs="Calibri"/>
                <w:spacing w:val="-1"/>
                <w:sz w:val="20"/>
                <w:szCs w:val="20"/>
              </w:rPr>
              <w:t>d</w:t>
            </w:r>
            <w:r w:rsidRPr="00F44916">
              <w:rPr>
                <w:rFonts w:ascii="Roboto Condensed" w:eastAsia="Calibri" w:hAnsi="Roboto Condensed" w:cs="Calibri"/>
                <w:spacing w:val="1"/>
                <w:sz w:val="20"/>
                <w:szCs w:val="20"/>
              </w:rPr>
              <w:t>m</w:t>
            </w:r>
            <w:r w:rsidRPr="00F44916">
              <w:rPr>
                <w:rFonts w:ascii="Roboto Condensed" w:eastAsia="Calibri" w:hAnsi="Roboto Condensed" w:cs="Calibri"/>
                <w:sz w:val="20"/>
                <w:szCs w:val="20"/>
              </w:rPr>
              <w:t>i</w:t>
            </w:r>
            <w:r w:rsidRPr="00F44916">
              <w:rPr>
                <w:rFonts w:ascii="Roboto Condensed" w:eastAsia="Calibri" w:hAnsi="Roboto Condensed" w:cs="Calibri"/>
                <w:spacing w:val="-1"/>
                <w:sz w:val="20"/>
                <w:szCs w:val="20"/>
              </w:rPr>
              <w:t>n</w:t>
            </w:r>
            <w:r w:rsidRPr="00F44916">
              <w:rPr>
                <w:rFonts w:ascii="Roboto Condensed" w:eastAsia="Calibri" w:hAnsi="Roboto Condensed" w:cs="Calibri"/>
                <w:sz w:val="20"/>
                <w:szCs w:val="20"/>
              </w:rPr>
              <w:t>i</w:t>
            </w:r>
            <w:r w:rsidRPr="00F44916">
              <w:rPr>
                <w:rFonts w:ascii="Roboto Condensed" w:eastAsia="Calibri" w:hAnsi="Roboto Condensed" w:cs="Calibri"/>
                <w:spacing w:val="-3"/>
                <w:sz w:val="20"/>
                <w:szCs w:val="20"/>
              </w:rPr>
              <w:t>s</w:t>
            </w:r>
            <w:r w:rsidRPr="00F44916">
              <w:rPr>
                <w:rFonts w:ascii="Roboto Condensed" w:eastAsia="Calibri" w:hAnsi="Roboto Condensed" w:cs="Calibri"/>
                <w:sz w:val="20"/>
                <w:szCs w:val="20"/>
              </w:rPr>
              <w:t>trat</w:t>
            </w:r>
            <w:r w:rsidRPr="00F44916">
              <w:rPr>
                <w:rFonts w:ascii="Roboto Condensed" w:eastAsia="Calibri" w:hAnsi="Roboto Condensed" w:cs="Calibri"/>
                <w:spacing w:val="-2"/>
                <w:sz w:val="20"/>
                <w:szCs w:val="20"/>
              </w:rPr>
              <w:t>i</w:t>
            </w:r>
            <w:r w:rsidRPr="00F44916">
              <w:rPr>
                <w:rFonts w:ascii="Roboto Condensed" w:eastAsia="Calibri" w:hAnsi="Roboto Condensed" w:cs="Calibri"/>
                <w:spacing w:val="1"/>
                <w:sz w:val="20"/>
                <w:szCs w:val="20"/>
              </w:rPr>
              <w:t>o</w:t>
            </w:r>
            <w:r w:rsidRPr="00F44916">
              <w:rPr>
                <w:rFonts w:ascii="Roboto Condensed" w:eastAsia="Calibri" w:hAnsi="Roboto Condensed" w:cs="Calibri"/>
                <w:sz w:val="20"/>
                <w:szCs w:val="20"/>
              </w:rPr>
              <w:t xml:space="preserve">n </w:t>
            </w:r>
            <w:r w:rsidRPr="00F44916">
              <w:rPr>
                <w:rFonts w:ascii="Roboto Condensed" w:eastAsia="Calibri" w:hAnsi="Roboto Condensed" w:cs="Calibri"/>
                <w:spacing w:val="-1"/>
                <w:sz w:val="20"/>
                <w:szCs w:val="20"/>
              </w:rPr>
              <w:t>d'</w:t>
            </w:r>
            <w:r w:rsidRPr="00F44916">
              <w:rPr>
                <w:rFonts w:ascii="Roboto Condensed" w:eastAsia="Calibri" w:hAnsi="Roboto Condensed" w:cs="Calibri"/>
                <w:sz w:val="20"/>
                <w:szCs w:val="20"/>
              </w:rPr>
              <w:t>entr</w:t>
            </w:r>
            <w:r w:rsidRPr="00F44916">
              <w:rPr>
                <w:rFonts w:ascii="Roboto Condensed" w:eastAsia="Calibri" w:hAnsi="Roboto Condensed" w:cs="Calibri"/>
                <w:spacing w:val="-2"/>
                <w:sz w:val="20"/>
                <w:szCs w:val="20"/>
              </w:rPr>
              <w:t>e</w:t>
            </w:r>
            <w:r w:rsidRPr="00F44916">
              <w:rPr>
                <w:rFonts w:ascii="Roboto Condensed" w:eastAsia="Calibri" w:hAnsi="Roboto Condensed" w:cs="Calibri"/>
                <w:spacing w:val="-1"/>
                <w:sz w:val="20"/>
                <w:szCs w:val="20"/>
              </w:rPr>
              <w:t>p</w:t>
            </w:r>
            <w:r w:rsidRPr="00F44916">
              <w:rPr>
                <w:rFonts w:ascii="Roboto Condensed" w:eastAsia="Calibri" w:hAnsi="Roboto Condensed" w:cs="Calibri"/>
                <w:sz w:val="20"/>
                <w:szCs w:val="20"/>
              </w:rPr>
              <w:t>rise,</w:t>
            </w:r>
            <w:r w:rsidRPr="00F44916">
              <w:rPr>
                <w:rFonts w:ascii="Roboto Condensed" w:eastAsia="Calibri" w:hAnsi="Roboto Condensed" w:cs="Calibri"/>
                <w:spacing w:val="1"/>
                <w:sz w:val="20"/>
                <w:szCs w:val="20"/>
              </w:rPr>
              <w:t xml:space="preserve"> </w:t>
            </w:r>
            <w:r w:rsidRPr="00F44916">
              <w:rPr>
                <w:rFonts w:ascii="Roboto Condensed" w:eastAsia="Calibri" w:hAnsi="Roboto Condensed" w:cs="Calibri"/>
                <w:sz w:val="20"/>
                <w:szCs w:val="20"/>
              </w:rPr>
              <w:t>la</w:t>
            </w:r>
            <w:r w:rsidRPr="00F44916">
              <w:rPr>
                <w:rFonts w:ascii="Roboto Condensed" w:eastAsia="Calibri" w:hAnsi="Roboto Condensed" w:cs="Calibri"/>
                <w:spacing w:val="1"/>
                <w:sz w:val="20"/>
                <w:szCs w:val="20"/>
              </w:rPr>
              <w:t xml:space="preserve"> </w:t>
            </w:r>
            <w:r w:rsidRPr="00F44916">
              <w:rPr>
                <w:rFonts w:ascii="Roboto Condensed" w:eastAsia="Calibri" w:hAnsi="Roboto Condensed" w:cs="Calibri"/>
                <w:spacing w:val="-1"/>
                <w:sz w:val="20"/>
                <w:szCs w:val="20"/>
              </w:rPr>
              <w:t>g</w:t>
            </w:r>
            <w:r w:rsidRPr="00F44916">
              <w:rPr>
                <w:rFonts w:ascii="Roboto Condensed" w:eastAsia="Calibri" w:hAnsi="Roboto Condensed" w:cs="Calibri"/>
                <w:sz w:val="20"/>
                <w:szCs w:val="20"/>
              </w:rPr>
              <w:t>e</w:t>
            </w:r>
            <w:r w:rsidRPr="00F44916">
              <w:rPr>
                <w:rFonts w:ascii="Roboto Condensed" w:eastAsia="Calibri" w:hAnsi="Roboto Condensed" w:cs="Calibri"/>
                <w:spacing w:val="-2"/>
                <w:sz w:val="20"/>
                <w:szCs w:val="20"/>
              </w:rPr>
              <w:t>s</w:t>
            </w:r>
            <w:r w:rsidRPr="00F44916">
              <w:rPr>
                <w:rFonts w:ascii="Roboto Condensed" w:eastAsia="Calibri" w:hAnsi="Roboto Condensed" w:cs="Calibri"/>
                <w:sz w:val="20"/>
                <w:szCs w:val="20"/>
              </w:rPr>
              <w:t>ti</w:t>
            </w:r>
            <w:r w:rsidRPr="00F44916">
              <w:rPr>
                <w:rFonts w:ascii="Roboto Condensed" w:eastAsia="Calibri" w:hAnsi="Roboto Condensed" w:cs="Calibri"/>
                <w:spacing w:val="1"/>
                <w:sz w:val="20"/>
                <w:szCs w:val="20"/>
              </w:rPr>
              <w:t>o</w:t>
            </w:r>
            <w:r w:rsidRPr="00F44916">
              <w:rPr>
                <w:rFonts w:ascii="Roboto Condensed" w:eastAsia="Calibri" w:hAnsi="Roboto Condensed" w:cs="Calibri"/>
                <w:sz w:val="20"/>
                <w:szCs w:val="20"/>
              </w:rPr>
              <w:t xml:space="preserve">n </w:t>
            </w:r>
            <w:r w:rsidRPr="00F44916">
              <w:rPr>
                <w:rFonts w:ascii="Roboto Condensed" w:eastAsia="Calibri" w:hAnsi="Roboto Condensed" w:cs="Calibri"/>
                <w:spacing w:val="-3"/>
                <w:sz w:val="20"/>
                <w:szCs w:val="20"/>
              </w:rPr>
              <w:t>d</w:t>
            </w:r>
            <w:r w:rsidRPr="00F44916">
              <w:rPr>
                <w:rFonts w:ascii="Roboto Condensed" w:eastAsia="Calibri" w:hAnsi="Roboto Condensed" w:cs="Calibri"/>
                <w:sz w:val="20"/>
                <w:szCs w:val="20"/>
              </w:rPr>
              <w:t>e</w:t>
            </w:r>
            <w:r w:rsidRPr="00F44916">
              <w:rPr>
                <w:rFonts w:ascii="Roboto Condensed" w:eastAsia="Calibri" w:hAnsi="Roboto Condensed" w:cs="Calibri"/>
                <w:spacing w:val="1"/>
                <w:sz w:val="20"/>
                <w:szCs w:val="20"/>
              </w:rPr>
              <w:t xml:space="preserve"> </w:t>
            </w:r>
            <w:r w:rsidRPr="00F44916">
              <w:rPr>
                <w:rFonts w:ascii="Roboto Condensed" w:eastAsia="Calibri" w:hAnsi="Roboto Condensed" w:cs="Calibri"/>
                <w:spacing w:val="-1"/>
                <w:sz w:val="20"/>
                <w:szCs w:val="20"/>
              </w:rPr>
              <w:t>p</w:t>
            </w:r>
            <w:r w:rsidRPr="00F44916">
              <w:rPr>
                <w:rFonts w:ascii="Roboto Condensed" w:eastAsia="Calibri" w:hAnsi="Roboto Condensed" w:cs="Calibri"/>
                <w:spacing w:val="-3"/>
                <w:sz w:val="20"/>
                <w:szCs w:val="20"/>
              </w:rPr>
              <w:t>r</w:t>
            </w:r>
            <w:r w:rsidRPr="00F44916">
              <w:rPr>
                <w:rFonts w:ascii="Roboto Condensed" w:eastAsia="Calibri" w:hAnsi="Roboto Condensed" w:cs="Calibri"/>
                <w:spacing w:val="1"/>
                <w:sz w:val="20"/>
                <w:szCs w:val="20"/>
              </w:rPr>
              <w:t>o</w:t>
            </w:r>
            <w:r w:rsidRPr="00F44916">
              <w:rPr>
                <w:rFonts w:ascii="Roboto Condensed" w:eastAsia="Calibri" w:hAnsi="Roboto Condensed" w:cs="Calibri"/>
                <w:sz w:val="20"/>
                <w:szCs w:val="20"/>
              </w:rPr>
              <w:t>je</w:t>
            </w:r>
            <w:r w:rsidRPr="00F44916">
              <w:rPr>
                <w:rFonts w:ascii="Roboto Condensed" w:eastAsia="Calibri" w:hAnsi="Roboto Condensed" w:cs="Calibri"/>
                <w:spacing w:val="1"/>
                <w:sz w:val="20"/>
                <w:szCs w:val="20"/>
              </w:rPr>
              <w:t>t</w:t>
            </w:r>
            <w:r w:rsidRPr="00F44916">
              <w:rPr>
                <w:rFonts w:ascii="Roboto Condensed" w:eastAsia="Calibri" w:hAnsi="Roboto Condensed" w:cs="Calibri"/>
                <w:sz w:val="20"/>
                <w:szCs w:val="20"/>
              </w:rPr>
              <w:t>s</w:t>
            </w:r>
            <w:r w:rsidRPr="00F44916">
              <w:rPr>
                <w:rFonts w:ascii="Roboto Condensed" w:eastAsia="Calibri" w:hAnsi="Roboto Condensed" w:cs="Calibri"/>
                <w:spacing w:val="-4"/>
                <w:sz w:val="20"/>
                <w:szCs w:val="20"/>
              </w:rPr>
              <w:t xml:space="preserve"> </w:t>
            </w:r>
            <w:r w:rsidRPr="00F44916">
              <w:rPr>
                <w:rFonts w:ascii="Roboto Condensed" w:eastAsia="Calibri" w:hAnsi="Roboto Condensed" w:cs="Calibri"/>
                <w:sz w:val="20"/>
                <w:szCs w:val="20"/>
              </w:rPr>
              <w:t>et</w:t>
            </w:r>
            <w:r w:rsidRPr="00F44916">
              <w:rPr>
                <w:rFonts w:ascii="Roboto Condensed" w:eastAsia="Calibri" w:hAnsi="Roboto Condensed" w:cs="Calibri"/>
                <w:spacing w:val="2"/>
                <w:sz w:val="20"/>
                <w:szCs w:val="20"/>
              </w:rPr>
              <w:t xml:space="preserve"> </w:t>
            </w:r>
            <w:r w:rsidRPr="00F44916">
              <w:rPr>
                <w:rFonts w:ascii="Roboto Condensed" w:eastAsia="Calibri" w:hAnsi="Roboto Condensed" w:cs="Calibri"/>
                <w:sz w:val="20"/>
                <w:szCs w:val="20"/>
              </w:rPr>
              <w:t>le</w:t>
            </w:r>
            <w:r w:rsidRPr="00F44916">
              <w:rPr>
                <w:rFonts w:ascii="Roboto Condensed" w:eastAsia="Calibri" w:hAnsi="Roboto Condensed" w:cs="Calibri"/>
                <w:spacing w:val="-1"/>
                <w:sz w:val="20"/>
                <w:szCs w:val="20"/>
              </w:rPr>
              <w:t xml:space="preserve"> </w:t>
            </w:r>
            <w:r w:rsidRPr="00F44916">
              <w:rPr>
                <w:rFonts w:ascii="Roboto Condensed" w:eastAsia="Calibri" w:hAnsi="Roboto Condensed" w:cs="Calibri"/>
                <w:spacing w:val="1"/>
                <w:sz w:val="20"/>
                <w:szCs w:val="20"/>
              </w:rPr>
              <w:t>m</w:t>
            </w:r>
            <w:r w:rsidRPr="00F44916">
              <w:rPr>
                <w:rFonts w:ascii="Roboto Condensed" w:eastAsia="Calibri" w:hAnsi="Roboto Condensed" w:cs="Calibri"/>
                <w:sz w:val="20"/>
                <w:szCs w:val="20"/>
              </w:rPr>
              <w:t>a</w:t>
            </w:r>
            <w:r w:rsidRPr="00F44916">
              <w:rPr>
                <w:rFonts w:ascii="Roboto Condensed" w:eastAsia="Calibri" w:hAnsi="Roboto Condensed" w:cs="Calibri"/>
                <w:spacing w:val="-1"/>
                <w:sz w:val="20"/>
                <w:szCs w:val="20"/>
              </w:rPr>
              <w:t>n</w:t>
            </w:r>
            <w:r w:rsidRPr="00F44916">
              <w:rPr>
                <w:rFonts w:ascii="Roboto Condensed" w:eastAsia="Calibri" w:hAnsi="Roboto Condensed" w:cs="Calibri"/>
                <w:sz w:val="20"/>
                <w:szCs w:val="20"/>
              </w:rPr>
              <w:t>a</w:t>
            </w:r>
            <w:r w:rsidRPr="00F44916">
              <w:rPr>
                <w:rFonts w:ascii="Roboto Condensed" w:eastAsia="Calibri" w:hAnsi="Roboto Condensed" w:cs="Calibri"/>
                <w:spacing w:val="-3"/>
                <w:sz w:val="20"/>
                <w:szCs w:val="20"/>
              </w:rPr>
              <w:t>g</w:t>
            </w:r>
            <w:r w:rsidRPr="00F44916">
              <w:rPr>
                <w:rFonts w:ascii="Roboto Condensed" w:eastAsia="Calibri" w:hAnsi="Roboto Condensed" w:cs="Calibri"/>
                <w:sz w:val="20"/>
                <w:szCs w:val="20"/>
              </w:rPr>
              <w:t>e</w:t>
            </w:r>
            <w:r w:rsidRPr="00F44916">
              <w:rPr>
                <w:rFonts w:ascii="Roboto Condensed" w:eastAsia="Calibri" w:hAnsi="Roboto Condensed" w:cs="Calibri"/>
                <w:spacing w:val="-1"/>
                <w:sz w:val="20"/>
                <w:szCs w:val="20"/>
              </w:rPr>
              <w:t>m</w:t>
            </w:r>
            <w:r w:rsidRPr="00F44916">
              <w:rPr>
                <w:rFonts w:ascii="Roboto Condensed" w:eastAsia="Calibri" w:hAnsi="Roboto Condensed" w:cs="Calibri"/>
                <w:sz w:val="20"/>
                <w:szCs w:val="20"/>
              </w:rPr>
              <w:t>ent.</w:t>
            </w:r>
          </w:p>
        </w:tc>
      </w:tr>
      <w:tr w:rsidR="004F6CE3" w14:paraId="148F8BD9" w14:textId="77777777" w:rsidTr="000040BB">
        <w:trPr>
          <w:trHeight w:hRule="exact" w:val="1489"/>
        </w:trPr>
        <w:tc>
          <w:tcPr>
            <w:tcW w:w="2414" w:type="dxa"/>
            <w:gridSpan w:val="2"/>
            <w:shd w:val="clear" w:color="auto" w:fill="282D46"/>
            <w:vAlign w:val="center"/>
          </w:tcPr>
          <w:p w14:paraId="3822D948" w14:textId="77777777" w:rsidR="004F6CE3" w:rsidRPr="00420F6B" w:rsidRDefault="004F6CE3" w:rsidP="0076060A">
            <w:pPr>
              <w:spacing w:after="0" w:line="240" w:lineRule="auto"/>
              <w:ind w:left="69" w:right="-20"/>
              <w:rPr>
                <w:rFonts w:ascii="Roboto Condensed" w:eastAsia="Calibri" w:hAnsi="Roboto Condensed" w:cs="Calibri"/>
                <w:b/>
                <w:color w:val="FFFFFF" w:themeColor="background1"/>
              </w:rPr>
            </w:pPr>
            <w:r w:rsidRPr="00420F6B">
              <w:rPr>
                <w:rFonts w:ascii="Roboto Condensed" w:eastAsia="Calibri" w:hAnsi="Roboto Condensed" w:cs="Calibri"/>
                <w:b/>
                <w:bCs/>
                <w:color w:val="FFFFFF" w:themeColor="background1"/>
                <w:spacing w:val="1"/>
              </w:rPr>
              <w:t>C</w:t>
            </w:r>
            <w:r w:rsidRPr="00420F6B">
              <w:rPr>
                <w:rFonts w:ascii="Roboto Condensed" w:eastAsia="Calibri" w:hAnsi="Roboto Condensed" w:cs="Calibri"/>
                <w:b/>
                <w:bCs/>
                <w:color w:val="FFFFFF" w:themeColor="background1"/>
                <w:spacing w:val="-1"/>
              </w:rPr>
              <w:t>on</w:t>
            </w:r>
            <w:r w:rsidRPr="00420F6B">
              <w:rPr>
                <w:rFonts w:ascii="Roboto Condensed" w:eastAsia="Calibri" w:hAnsi="Roboto Condensed" w:cs="Calibri"/>
                <w:b/>
                <w:bCs/>
                <w:color w:val="FFFFFF" w:themeColor="background1"/>
              </w:rPr>
              <w:t>te</w:t>
            </w:r>
            <w:r w:rsidRPr="00420F6B">
              <w:rPr>
                <w:rFonts w:ascii="Roboto Condensed" w:eastAsia="Calibri" w:hAnsi="Roboto Condensed" w:cs="Calibri"/>
                <w:b/>
                <w:bCs/>
                <w:color w:val="FFFFFF" w:themeColor="background1"/>
                <w:spacing w:val="-1"/>
              </w:rPr>
              <w:t>n</w:t>
            </w:r>
            <w:r w:rsidRPr="00420F6B">
              <w:rPr>
                <w:rFonts w:ascii="Roboto Condensed" w:eastAsia="Calibri" w:hAnsi="Roboto Condensed" w:cs="Calibri"/>
                <w:b/>
                <w:bCs/>
                <w:color w:val="FFFFFF" w:themeColor="background1"/>
              </w:rPr>
              <w:t>u</w:t>
            </w:r>
          </w:p>
        </w:tc>
        <w:tc>
          <w:tcPr>
            <w:tcW w:w="7788" w:type="dxa"/>
            <w:gridSpan w:val="3"/>
            <w:shd w:val="clear" w:color="auto" w:fill="F1E5F7"/>
            <w:vAlign w:val="center"/>
          </w:tcPr>
          <w:p w14:paraId="2BF672C7" w14:textId="77777777" w:rsidR="004F6CE3" w:rsidRPr="00F44916" w:rsidRDefault="004F6CE3" w:rsidP="0076060A">
            <w:pPr>
              <w:spacing w:after="0" w:line="240" w:lineRule="auto"/>
              <w:ind w:left="71" w:right="-20"/>
              <w:rPr>
                <w:rFonts w:ascii="Roboto Condensed" w:eastAsia="Calibri" w:hAnsi="Roboto Condensed" w:cs="Calibri"/>
                <w:sz w:val="20"/>
                <w:szCs w:val="20"/>
              </w:rPr>
            </w:pPr>
            <w:r w:rsidRPr="00F44916">
              <w:rPr>
                <w:rFonts w:ascii="Roboto Condensed" w:eastAsia="Calibri" w:hAnsi="Roboto Condensed" w:cs="Calibri"/>
                <w:sz w:val="20"/>
                <w:szCs w:val="20"/>
              </w:rPr>
              <w:t xml:space="preserve">- </w:t>
            </w:r>
            <w:r w:rsidRPr="00F44916">
              <w:rPr>
                <w:rFonts w:ascii="Roboto Condensed" w:eastAsia="Calibri" w:hAnsi="Roboto Condensed" w:cs="Calibri"/>
                <w:spacing w:val="-1"/>
                <w:sz w:val="20"/>
                <w:szCs w:val="20"/>
              </w:rPr>
              <w:t>d</w:t>
            </w:r>
            <w:r w:rsidRPr="00F44916">
              <w:rPr>
                <w:rFonts w:ascii="Roboto Condensed" w:eastAsia="Calibri" w:hAnsi="Roboto Condensed" w:cs="Calibri"/>
                <w:sz w:val="20"/>
                <w:szCs w:val="20"/>
              </w:rPr>
              <w:t>r</w:t>
            </w:r>
            <w:r w:rsidRPr="00F44916">
              <w:rPr>
                <w:rFonts w:ascii="Roboto Condensed" w:eastAsia="Calibri" w:hAnsi="Roboto Condensed" w:cs="Calibri"/>
                <w:spacing w:val="1"/>
                <w:sz w:val="20"/>
                <w:szCs w:val="20"/>
              </w:rPr>
              <w:t>o</w:t>
            </w:r>
            <w:r w:rsidRPr="00F44916">
              <w:rPr>
                <w:rFonts w:ascii="Roboto Condensed" w:eastAsia="Calibri" w:hAnsi="Roboto Condensed" w:cs="Calibri"/>
                <w:sz w:val="20"/>
                <w:szCs w:val="20"/>
              </w:rPr>
              <w:t>it</w:t>
            </w:r>
            <w:r w:rsidRPr="00F44916">
              <w:rPr>
                <w:rFonts w:ascii="Roboto Condensed" w:eastAsia="Calibri" w:hAnsi="Roboto Condensed" w:cs="Calibri"/>
                <w:spacing w:val="1"/>
                <w:sz w:val="20"/>
                <w:szCs w:val="20"/>
              </w:rPr>
              <w:t xml:space="preserve"> </w:t>
            </w:r>
            <w:r w:rsidRPr="00F44916">
              <w:rPr>
                <w:rFonts w:ascii="Roboto Condensed" w:eastAsia="Calibri" w:hAnsi="Roboto Condensed" w:cs="Calibri"/>
                <w:spacing w:val="-1"/>
                <w:sz w:val="20"/>
                <w:szCs w:val="20"/>
              </w:rPr>
              <w:t>d</w:t>
            </w:r>
            <w:r w:rsidRPr="00F44916">
              <w:rPr>
                <w:rFonts w:ascii="Roboto Condensed" w:eastAsia="Calibri" w:hAnsi="Roboto Condensed" w:cs="Calibri"/>
                <w:sz w:val="20"/>
                <w:szCs w:val="20"/>
              </w:rPr>
              <w:t>u</w:t>
            </w:r>
            <w:r w:rsidRPr="00F44916">
              <w:rPr>
                <w:rFonts w:ascii="Roboto Condensed" w:eastAsia="Calibri" w:hAnsi="Roboto Condensed" w:cs="Calibri"/>
                <w:spacing w:val="-3"/>
                <w:sz w:val="20"/>
                <w:szCs w:val="20"/>
              </w:rPr>
              <w:t xml:space="preserve"> </w:t>
            </w:r>
            <w:r w:rsidRPr="00F44916">
              <w:rPr>
                <w:rFonts w:ascii="Roboto Condensed" w:eastAsia="Calibri" w:hAnsi="Roboto Condensed" w:cs="Calibri"/>
                <w:sz w:val="20"/>
                <w:szCs w:val="20"/>
              </w:rPr>
              <w:t>tra</w:t>
            </w:r>
            <w:r w:rsidRPr="00F44916">
              <w:rPr>
                <w:rFonts w:ascii="Roboto Condensed" w:eastAsia="Calibri" w:hAnsi="Roboto Condensed" w:cs="Calibri"/>
                <w:spacing w:val="1"/>
                <w:sz w:val="20"/>
                <w:szCs w:val="20"/>
              </w:rPr>
              <w:t>v</w:t>
            </w:r>
            <w:r w:rsidRPr="00F44916">
              <w:rPr>
                <w:rFonts w:ascii="Roboto Condensed" w:eastAsia="Calibri" w:hAnsi="Roboto Condensed" w:cs="Calibri"/>
                <w:sz w:val="20"/>
                <w:szCs w:val="20"/>
              </w:rPr>
              <w:t>ail</w:t>
            </w:r>
            <w:r w:rsidRPr="00F44916">
              <w:rPr>
                <w:rFonts w:ascii="Roboto Condensed" w:eastAsia="Calibri" w:hAnsi="Roboto Condensed" w:cs="Calibri"/>
                <w:spacing w:val="-2"/>
                <w:sz w:val="20"/>
                <w:szCs w:val="20"/>
              </w:rPr>
              <w:t xml:space="preserve"> </w:t>
            </w:r>
            <w:r w:rsidRPr="00F44916">
              <w:rPr>
                <w:rFonts w:ascii="Roboto Condensed" w:eastAsia="Calibri" w:hAnsi="Roboto Condensed" w:cs="Calibri"/>
                <w:sz w:val="20"/>
                <w:szCs w:val="20"/>
              </w:rPr>
              <w:t>(</w:t>
            </w:r>
            <w:r w:rsidRPr="00F44916">
              <w:rPr>
                <w:rFonts w:ascii="Roboto Condensed" w:eastAsia="Calibri" w:hAnsi="Roboto Condensed" w:cs="Calibri"/>
                <w:spacing w:val="-2"/>
                <w:sz w:val="20"/>
                <w:szCs w:val="20"/>
              </w:rPr>
              <w:t>c</w:t>
            </w:r>
            <w:r w:rsidRPr="00F44916">
              <w:rPr>
                <w:rFonts w:ascii="Roboto Condensed" w:eastAsia="Calibri" w:hAnsi="Roboto Condensed" w:cs="Calibri"/>
                <w:spacing w:val="1"/>
                <w:sz w:val="20"/>
                <w:szCs w:val="20"/>
              </w:rPr>
              <w:t>o</w:t>
            </w:r>
            <w:r w:rsidRPr="00F44916">
              <w:rPr>
                <w:rFonts w:ascii="Roboto Condensed" w:eastAsia="Calibri" w:hAnsi="Roboto Condensed" w:cs="Calibri"/>
                <w:spacing w:val="-1"/>
                <w:sz w:val="20"/>
                <w:szCs w:val="20"/>
              </w:rPr>
              <w:t>n</w:t>
            </w:r>
            <w:r w:rsidRPr="00F44916">
              <w:rPr>
                <w:rFonts w:ascii="Roboto Condensed" w:eastAsia="Calibri" w:hAnsi="Roboto Condensed" w:cs="Calibri"/>
                <w:sz w:val="20"/>
                <w:szCs w:val="20"/>
              </w:rPr>
              <w:t>trats</w:t>
            </w:r>
            <w:r w:rsidRPr="00F44916">
              <w:rPr>
                <w:rFonts w:ascii="Roboto Condensed" w:eastAsia="Calibri" w:hAnsi="Roboto Condensed" w:cs="Calibri"/>
                <w:spacing w:val="-3"/>
                <w:sz w:val="20"/>
                <w:szCs w:val="20"/>
              </w:rPr>
              <w:t xml:space="preserve"> </w:t>
            </w:r>
            <w:r w:rsidRPr="00F44916">
              <w:rPr>
                <w:rFonts w:ascii="Roboto Condensed" w:eastAsia="Calibri" w:hAnsi="Roboto Condensed" w:cs="Calibri"/>
                <w:spacing w:val="-1"/>
                <w:sz w:val="20"/>
                <w:szCs w:val="20"/>
              </w:rPr>
              <w:t>d</w:t>
            </w:r>
            <w:r w:rsidRPr="00F44916">
              <w:rPr>
                <w:rFonts w:ascii="Roboto Condensed" w:eastAsia="Calibri" w:hAnsi="Roboto Condensed" w:cs="Calibri"/>
                <w:sz w:val="20"/>
                <w:szCs w:val="20"/>
              </w:rPr>
              <w:t>e</w:t>
            </w:r>
            <w:r w:rsidRPr="00F44916">
              <w:rPr>
                <w:rFonts w:ascii="Roboto Condensed" w:eastAsia="Calibri" w:hAnsi="Roboto Condensed" w:cs="Calibri"/>
                <w:spacing w:val="1"/>
                <w:sz w:val="20"/>
                <w:szCs w:val="20"/>
              </w:rPr>
              <w:t xml:space="preserve"> </w:t>
            </w:r>
            <w:r w:rsidRPr="00F44916">
              <w:rPr>
                <w:rFonts w:ascii="Roboto Condensed" w:eastAsia="Calibri" w:hAnsi="Roboto Condensed" w:cs="Calibri"/>
                <w:sz w:val="20"/>
                <w:szCs w:val="20"/>
              </w:rPr>
              <w:t>tr</w:t>
            </w:r>
            <w:r w:rsidRPr="00F44916">
              <w:rPr>
                <w:rFonts w:ascii="Roboto Condensed" w:eastAsia="Calibri" w:hAnsi="Roboto Condensed" w:cs="Calibri"/>
                <w:spacing w:val="-2"/>
                <w:sz w:val="20"/>
                <w:szCs w:val="20"/>
              </w:rPr>
              <w:t>a</w:t>
            </w:r>
            <w:r w:rsidRPr="00F44916">
              <w:rPr>
                <w:rFonts w:ascii="Roboto Condensed" w:eastAsia="Calibri" w:hAnsi="Roboto Condensed" w:cs="Calibri"/>
                <w:spacing w:val="1"/>
                <w:sz w:val="20"/>
                <w:szCs w:val="20"/>
              </w:rPr>
              <w:t>v</w:t>
            </w:r>
            <w:r w:rsidRPr="00F44916">
              <w:rPr>
                <w:rFonts w:ascii="Roboto Condensed" w:eastAsia="Calibri" w:hAnsi="Roboto Condensed" w:cs="Calibri"/>
                <w:sz w:val="20"/>
                <w:szCs w:val="20"/>
              </w:rPr>
              <w:t>ail /</w:t>
            </w:r>
            <w:r w:rsidRPr="00F44916">
              <w:rPr>
                <w:rFonts w:ascii="Roboto Condensed" w:eastAsia="Calibri" w:hAnsi="Roboto Condensed" w:cs="Calibri"/>
                <w:spacing w:val="-1"/>
                <w:sz w:val="20"/>
                <w:szCs w:val="20"/>
              </w:rPr>
              <w:t xml:space="preserve"> </w:t>
            </w:r>
            <w:r w:rsidRPr="00F44916">
              <w:rPr>
                <w:rFonts w:ascii="Roboto Condensed" w:eastAsia="Calibri" w:hAnsi="Roboto Condensed" w:cs="Calibri"/>
                <w:sz w:val="20"/>
                <w:szCs w:val="20"/>
              </w:rPr>
              <w:t>r</w:t>
            </w:r>
            <w:r w:rsidRPr="00F44916">
              <w:rPr>
                <w:rFonts w:ascii="Roboto Condensed" w:eastAsia="Calibri" w:hAnsi="Roboto Condensed" w:cs="Calibri"/>
                <w:spacing w:val="-1"/>
                <w:sz w:val="20"/>
                <w:szCs w:val="20"/>
              </w:rPr>
              <w:t>up</w:t>
            </w:r>
            <w:r w:rsidRPr="00F44916">
              <w:rPr>
                <w:rFonts w:ascii="Roboto Condensed" w:eastAsia="Calibri" w:hAnsi="Roboto Condensed" w:cs="Calibri"/>
                <w:sz w:val="20"/>
                <w:szCs w:val="20"/>
              </w:rPr>
              <w:t>ture</w:t>
            </w:r>
            <w:r w:rsidRPr="00F44916">
              <w:rPr>
                <w:rFonts w:ascii="Roboto Condensed" w:eastAsia="Calibri" w:hAnsi="Roboto Condensed" w:cs="Calibri"/>
                <w:spacing w:val="1"/>
                <w:sz w:val="20"/>
                <w:szCs w:val="20"/>
              </w:rPr>
              <w:t xml:space="preserve"> </w:t>
            </w:r>
            <w:r w:rsidRPr="00F44916">
              <w:rPr>
                <w:rFonts w:ascii="Roboto Condensed" w:eastAsia="Calibri" w:hAnsi="Roboto Condensed" w:cs="Calibri"/>
                <w:spacing w:val="-2"/>
                <w:sz w:val="20"/>
                <w:szCs w:val="20"/>
              </w:rPr>
              <w:t>c</w:t>
            </w:r>
            <w:r w:rsidRPr="00F44916">
              <w:rPr>
                <w:rFonts w:ascii="Roboto Condensed" w:eastAsia="Calibri" w:hAnsi="Roboto Condensed" w:cs="Calibri"/>
                <w:spacing w:val="1"/>
                <w:sz w:val="20"/>
                <w:szCs w:val="20"/>
              </w:rPr>
              <w:t>o</w:t>
            </w:r>
            <w:r w:rsidRPr="00F44916">
              <w:rPr>
                <w:rFonts w:ascii="Roboto Condensed" w:eastAsia="Calibri" w:hAnsi="Roboto Condensed" w:cs="Calibri"/>
                <w:spacing w:val="-3"/>
                <w:sz w:val="20"/>
                <w:szCs w:val="20"/>
              </w:rPr>
              <w:t>n</w:t>
            </w:r>
            <w:r w:rsidRPr="00F44916">
              <w:rPr>
                <w:rFonts w:ascii="Roboto Condensed" w:eastAsia="Calibri" w:hAnsi="Roboto Condensed" w:cs="Calibri"/>
                <w:spacing w:val="1"/>
                <w:sz w:val="20"/>
                <w:szCs w:val="20"/>
              </w:rPr>
              <w:t>v</w:t>
            </w:r>
            <w:r w:rsidRPr="00F44916">
              <w:rPr>
                <w:rFonts w:ascii="Roboto Condensed" w:eastAsia="Calibri" w:hAnsi="Roboto Condensed" w:cs="Calibri"/>
                <w:sz w:val="20"/>
                <w:szCs w:val="20"/>
              </w:rPr>
              <w:t>e</w:t>
            </w:r>
            <w:r w:rsidRPr="00F44916">
              <w:rPr>
                <w:rFonts w:ascii="Roboto Condensed" w:eastAsia="Calibri" w:hAnsi="Roboto Condensed" w:cs="Calibri"/>
                <w:spacing w:val="-3"/>
                <w:sz w:val="20"/>
                <w:szCs w:val="20"/>
              </w:rPr>
              <w:t>n</w:t>
            </w:r>
            <w:r w:rsidRPr="00F44916">
              <w:rPr>
                <w:rFonts w:ascii="Roboto Condensed" w:eastAsia="Calibri" w:hAnsi="Roboto Condensed" w:cs="Calibri"/>
                <w:sz w:val="20"/>
                <w:szCs w:val="20"/>
              </w:rPr>
              <w:t>ti</w:t>
            </w:r>
            <w:r w:rsidRPr="00F44916">
              <w:rPr>
                <w:rFonts w:ascii="Roboto Condensed" w:eastAsia="Calibri" w:hAnsi="Roboto Condensed" w:cs="Calibri"/>
                <w:spacing w:val="1"/>
                <w:sz w:val="20"/>
                <w:szCs w:val="20"/>
              </w:rPr>
              <w:t>o</w:t>
            </w:r>
            <w:r w:rsidRPr="00F44916">
              <w:rPr>
                <w:rFonts w:ascii="Roboto Condensed" w:eastAsia="Calibri" w:hAnsi="Roboto Condensed" w:cs="Calibri"/>
                <w:spacing w:val="-1"/>
                <w:sz w:val="20"/>
                <w:szCs w:val="20"/>
              </w:rPr>
              <w:t>nn</w:t>
            </w:r>
            <w:r w:rsidRPr="00F44916">
              <w:rPr>
                <w:rFonts w:ascii="Roboto Condensed" w:eastAsia="Calibri" w:hAnsi="Roboto Condensed" w:cs="Calibri"/>
                <w:sz w:val="20"/>
                <w:szCs w:val="20"/>
              </w:rPr>
              <w:t>elle et</w:t>
            </w:r>
            <w:r w:rsidRPr="00F44916">
              <w:rPr>
                <w:rFonts w:ascii="Roboto Condensed" w:eastAsia="Calibri" w:hAnsi="Roboto Condensed" w:cs="Calibri"/>
                <w:spacing w:val="-1"/>
                <w:sz w:val="20"/>
                <w:szCs w:val="20"/>
              </w:rPr>
              <w:t xml:space="preserve"> </w:t>
            </w:r>
            <w:r w:rsidRPr="00F44916">
              <w:rPr>
                <w:rFonts w:ascii="Roboto Condensed" w:eastAsia="Calibri" w:hAnsi="Roboto Condensed" w:cs="Calibri"/>
                <w:sz w:val="20"/>
                <w:szCs w:val="20"/>
              </w:rPr>
              <w:t>licenci</w:t>
            </w:r>
            <w:r w:rsidRPr="00F44916">
              <w:rPr>
                <w:rFonts w:ascii="Roboto Condensed" w:eastAsia="Calibri" w:hAnsi="Roboto Condensed" w:cs="Calibri"/>
                <w:spacing w:val="-2"/>
                <w:sz w:val="20"/>
                <w:szCs w:val="20"/>
              </w:rPr>
              <w:t>e</w:t>
            </w:r>
            <w:r w:rsidRPr="00F44916">
              <w:rPr>
                <w:rFonts w:ascii="Roboto Condensed" w:eastAsia="Calibri" w:hAnsi="Roboto Condensed" w:cs="Calibri"/>
                <w:spacing w:val="-1"/>
                <w:sz w:val="20"/>
                <w:szCs w:val="20"/>
              </w:rPr>
              <w:t>m</w:t>
            </w:r>
            <w:r w:rsidRPr="00F44916">
              <w:rPr>
                <w:rFonts w:ascii="Roboto Condensed" w:eastAsia="Calibri" w:hAnsi="Roboto Condensed" w:cs="Calibri"/>
                <w:sz w:val="20"/>
                <w:szCs w:val="20"/>
              </w:rPr>
              <w:t>ent)</w:t>
            </w:r>
          </w:p>
          <w:p w14:paraId="289E0B0B" w14:textId="77777777" w:rsidR="004F6CE3" w:rsidRPr="00F44916" w:rsidRDefault="004F6CE3" w:rsidP="0076060A">
            <w:pPr>
              <w:spacing w:after="0" w:line="240" w:lineRule="auto"/>
              <w:ind w:left="71" w:right="-20"/>
              <w:rPr>
                <w:rFonts w:ascii="Roboto Condensed" w:eastAsia="Calibri" w:hAnsi="Roboto Condensed" w:cs="Calibri"/>
                <w:sz w:val="20"/>
                <w:szCs w:val="20"/>
              </w:rPr>
            </w:pPr>
            <w:r w:rsidRPr="00F44916">
              <w:rPr>
                <w:rFonts w:ascii="Roboto Condensed" w:eastAsia="Calibri" w:hAnsi="Roboto Condensed" w:cs="Calibri"/>
                <w:sz w:val="20"/>
                <w:szCs w:val="20"/>
              </w:rPr>
              <w:t>- acti</w:t>
            </w:r>
            <w:r w:rsidRPr="00F44916">
              <w:rPr>
                <w:rFonts w:ascii="Roboto Condensed" w:eastAsia="Calibri" w:hAnsi="Roboto Condensed" w:cs="Calibri"/>
                <w:spacing w:val="1"/>
                <w:sz w:val="20"/>
                <w:szCs w:val="20"/>
              </w:rPr>
              <w:t>v</w:t>
            </w:r>
            <w:r w:rsidRPr="00F44916">
              <w:rPr>
                <w:rFonts w:ascii="Roboto Condensed" w:eastAsia="Calibri" w:hAnsi="Roboto Condensed" w:cs="Calibri"/>
                <w:spacing w:val="-3"/>
                <w:sz w:val="20"/>
                <w:szCs w:val="20"/>
              </w:rPr>
              <w:t>i</w:t>
            </w:r>
            <w:r w:rsidRPr="00F44916">
              <w:rPr>
                <w:rFonts w:ascii="Roboto Condensed" w:eastAsia="Calibri" w:hAnsi="Roboto Condensed" w:cs="Calibri"/>
                <w:sz w:val="20"/>
                <w:szCs w:val="20"/>
              </w:rPr>
              <w:t>té c</w:t>
            </w:r>
            <w:r w:rsidRPr="00F44916">
              <w:rPr>
                <w:rFonts w:ascii="Roboto Condensed" w:eastAsia="Calibri" w:hAnsi="Roboto Condensed" w:cs="Calibri"/>
                <w:spacing w:val="1"/>
                <w:sz w:val="20"/>
                <w:szCs w:val="20"/>
              </w:rPr>
              <w:t>o</w:t>
            </w:r>
            <w:r w:rsidRPr="00F44916">
              <w:rPr>
                <w:rFonts w:ascii="Roboto Condensed" w:eastAsia="Calibri" w:hAnsi="Roboto Condensed" w:cs="Calibri"/>
                <w:spacing w:val="-1"/>
                <w:sz w:val="20"/>
                <w:szCs w:val="20"/>
              </w:rPr>
              <w:t>n</w:t>
            </w:r>
            <w:r w:rsidRPr="00F44916">
              <w:rPr>
                <w:rFonts w:ascii="Roboto Condensed" w:eastAsia="Calibri" w:hAnsi="Roboto Condensed" w:cs="Calibri"/>
                <w:sz w:val="20"/>
                <w:szCs w:val="20"/>
              </w:rPr>
              <w:t>tr</w:t>
            </w:r>
            <w:r w:rsidRPr="00F44916">
              <w:rPr>
                <w:rFonts w:ascii="Roboto Condensed" w:eastAsia="Calibri" w:hAnsi="Roboto Condensed" w:cs="Calibri"/>
                <w:spacing w:val="-2"/>
                <w:sz w:val="20"/>
                <w:szCs w:val="20"/>
              </w:rPr>
              <w:t>a</w:t>
            </w:r>
            <w:r w:rsidRPr="00F44916">
              <w:rPr>
                <w:rFonts w:ascii="Roboto Condensed" w:eastAsia="Calibri" w:hAnsi="Roboto Condensed" w:cs="Calibri"/>
                <w:sz w:val="20"/>
                <w:szCs w:val="20"/>
              </w:rPr>
              <w:t>ctuel</w:t>
            </w:r>
            <w:r w:rsidRPr="00F44916">
              <w:rPr>
                <w:rFonts w:ascii="Roboto Condensed" w:eastAsia="Calibri" w:hAnsi="Roboto Condensed" w:cs="Calibri"/>
                <w:spacing w:val="-3"/>
                <w:sz w:val="20"/>
                <w:szCs w:val="20"/>
              </w:rPr>
              <w:t>l</w:t>
            </w:r>
            <w:r w:rsidRPr="00F44916">
              <w:rPr>
                <w:rFonts w:ascii="Roboto Condensed" w:eastAsia="Calibri" w:hAnsi="Roboto Condensed" w:cs="Calibri"/>
                <w:sz w:val="20"/>
                <w:szCs w:val="20"/>
              </w:rPr>
              <w:t>e</w:t>
            </w:r>
            <w:r w:rsidRPr="00F44916">
              <w:rPr>
                <w:rFonts w:ascii="Roboto Condensed" w:eastAsia="Calibri" w:hAnsi="Roboto Condensed" w:cs="Calibri"/>
                <w:spacing w:val="1"/>
                <w:sz w:val="20"/>
                <w:szCs w:val="20"/>
              </w:rPr>
              <w:t xml:space="preserve"> </w:t>
            </w:r>
            <w:r w:rsidRPr="00F44916">
              <w:rPr>
                <w:rFonts w:ascii="Roboto Condensed" w:eastAsia="Calibri" w:hAnsi="Roboto Condensed" w:cs="Calibri"/>
                <w:spacing w:val="-1"/>
                <w:sz w:val="20"/>
                <w:szCs w:val="20"/>
              </w:rPr>
              <w:t>d</w:t>
            </w:r>
            <w:r w:rsidRPr="00F44916">
              <w:rPr>
                <w:rFonts w:ascii="Roboto Condensed" w:eastAsia="Calibri" w:hAnsi="Roboto Condensed" w:cs="Calibri"/>
                <w:sz w:val="20"/>
                <w:szCs w:val="20"/>
              </w:rPr>
              <w:t>e</w:t>
            </w:r>
            <w:r w:rsidRPr="00F44916">
              <w:rPr>
                <w:rFonts w:ascii="Roboto Condensed" w:eastAsia="Calibri" w:hAnsi="Roboto Condensed" w:cs="Calibri"/>
                <w:spacing w:val="1"/>
                <w:sz w:val="20"/>
                <w:szCs w:val="20"/>
              </w:rPr>
              <w:t xml:space="preserve"> </w:t>
            </w:r>
            <w:r w:rsidRPr="00F44916">
              <w:rPr>
                <w:rFonts w:ascii="Roboto Condensed" w:eastAsia="Calibri" w:hAnsi="Roboto Condensed" w:cs="Calibri"/>
                <w:sz w:val="20"/>
                <w:szCs w:val="20"/>
              </w:rPr>
              <w:t>l</w:t>
            </w:r>
            <w:r w:rsidRPr="00F44916">
              <w:rPr>
                <w:rFonts w:ascii="Roboto Condensed" w:eastAsia="Calibri" w:hAnsi="Roboto Condensed" w:cs="Calibri"/>
                <w:spacing w:val="-3"/>
                <w:sz w:val="20"/>
                <w:szCs w:val="20"/>
              </w:rPr>
              <w:t>’</w:t>
            </w:r>
            <w:r w:rsidRPr="00F44916">
              <w:rPr>
                <w:rFonts w:ascii="Roboto Condensed" w:eastAsia="Calibri" w:hAnsi="Roboto Condensed" w:cs="Calibri"/>
                <w:sz w:val="20"/>
                <w:szCs w:val="20"/>
              </w:rPr>
              <w:t>entrepr</w:t>
            </w:r>
            <w:r w:rsidRPr="00F44916">
              <w:rPr>
                <w:rFonts w:ascii="Roboto Condensed" w:eastAsia="Calibri" w:hAnsi="Roboto Condensed" w:cs="Calibri"/>
                <w:spacing w:val="-1"/>
                <w:sz w:val="20"/>
                <w:szCs w:val="20"/>
              </w:rPr>
              <w:t>i</w:t>
            </w:r>
            <w:r w:rsidRPr="00F44916">
              <w:rPr>
                <w:rFonts w:ascii="Roboto Condensed" w:eastAsia="Calibri" w:hAnsi="Roboto Condensed" w:cs="Calibri"/>
                <w:sz w:val="20"/>
                <w:szCs w:val="20"/>
              </w:rPr>
              <w:t>s</w:t>
            </w:r>
            <w:r w:rsidRPr="00F44916">
              <w:rPr>
                <w:rFonts w:ascii="Roboto Condensed" w:eastAsia="Calibri" w:hAnsi="Roboto Condensed" w:cs="Calibri"/>
                <w:spacing w:val="1"/>
                <w:sz w:val="20"/>
                <w:szCs w:val="20"/>
              </w:rPr>
              <w:t>e</w:t>
            </w:r>
            <w:r w:rsidRPr="00F44916">
              <w:rPr>
                <w:rFonts w:ascii="Roboto Condensed" w:eastAsia="Calibri" w:hAnsi="Roboto Condensed" w:cs="Calibri"/>
                <w:sz w:val="20"/>
                <w:szCs w:val="20"/>
              </w:rPr>
              <w:t>,</w:t>
            </w:r>
            <w:r w:rsidRPr="00F44916">
              <w:rPr>
                <w:rFonts w:ascii="Roboto Condensed" w:eastAsia="Calibri" w:hAnsi="Roboto Condensed" w:cs="Calibri"/>
                <w:spacing w:val="-2"/>
                <w:sz w:val="20"/>
                <w:szCs w:val="20"/>
              </w:rPr>
              <w:t xml:space="preserve"> </w:t>
            </w:r>
            <w:r w:rsidRPr="00F44916">
              <w:rPr>
                <w:rFonts w:ascii="Roboto Condensed" w:eastAsia="Calibri" w:hAnsi="Roboto Condensed" w:cs="Calibri"/>
                <w:spacing w:val="-1"/>
                <w:sz w:val="20"/>
                <w:szCs w:val="20"/>
              </w:rPr>
              <w:t>b</w:t>
            </w:r>
            <w:r w:rsidRPr="00F44916">
              <w:rPr>
                <w:rFonts w:ascii="Roboto Condensed" w:eastAsia="Calibri" w:hAnsi="Roboto Condensed" w:cs="Calibri"/>
                <w:sz w:val="20"/>
                <w:szCs w:val="20"/>
              </w:rPr>
              <w:t>ase</w:t>
            </w:r>
            <w:r w:rsidRPr="00F44916">
              <w:rPr>
                <w:rFonts w:ascii="Roboto Condensed" w:eastAsia="Calibri" w:hAnsi="Roboto Condensed" w:cs="Calibri"/>
                <w:spacing w:val="1"/>
                <w:sz w:val="20"/>
                <w:szCs w:val="20"/>
              </w:rPr>
              <w:t xml:space="preserve"> </w:t>
            </w:r>
            <w:r w:rsidRPr="00F44916">
              <w:rPr>
                <w:rFonts w:ascii="Roboto Condensed" w:eastAsia="Calibri" w:hAnsi="Roboto Condensed" w:cs="Calibri"/>
                <w:spacing w:val="-1"/>
                <w:sz w:val="20"/>
                <w:szCs w:val="20"/>
              </w:rPr>
              <w:t>d</w:t>
            </w:r>
            <w:r w:rsidRPr="00F44916">
              <w:rPr>
                <w:rFonts w:ascii="Roboto Condensed" w:eastAsia="Calibri" w:hAnsi="Roboto Condensed" w:cs="Calibri"/>
                <w:sz w:val="20"/>
                <w:szCs w:val="20"/>
              </w:rPr>
              <w:t xml:space="preserve">u </w:t>
            </w:r>
            <w:r w:rsidRPr="00F44916">
              <w:rPr>
                <w:rFonts w:ascii="Roboto Condensed" w:eastAsia="Calibri" w:hAnsi="Roboto Condensed" w:cs="Calibri"/>
                <w:spacing w:val="-1"/>
                <w:sz w:val="20"/>
                <w:szCs w:val="20"/>
              </w:rPr>
              <w:t>d</w:t>
            </w:r>
            <w:r w:rsidRPr="00F44916">
              <w:rPr>
                <w:rFonts w:ascii="Roboto Condensed" w:eastAsia="Calibri" w:hAnsi="Roboto Condensed" w:cs="Calibri"/>
                <w:spacing w:val="-3"/>
                <w:sz w:val="20"/>
                <w:szCs w:val="20"/>
              </w:rPr>
              <w:t>r</w:t>
            </w:r>
            <w:r w:rsidRPr="00F44916">
              <w:rPr>
                <w:rFonts w:ascii="Roboto Condensed" w:eastAsia="Calibri" w:hAnsi="Roboto Condensed" w:cs="Calibri"/>
                <w:spacing w:val="1"/>
                <w:sz w:val="20"/>
                <w:szCs w:val="20"/>
              </w:rPr>
              <w:t>o</w:t>
            </w:r>
            <w:r w:rsidRPr="00F44916">
              <w:rPr>
                <w:rFonts w:ascii="Roboto Condensed" w:eastAsia="Calibri" w:hAnsi="Roboto Condensed" w:cs="Calibri"/>
                <w:sz w:val="20"/>
                <w:szCs w:val="20"/>
              </w:rPr>
              <w:t>it</w:t>
            </w:r>
            <w:r w:rsidRPr="00F44916">
              <w:rPr>
                <w:rFonts w:ascii="Roboto Condensed" w:eastAsia="Calibri" w:hAnsi="Roboto Condensed" w:cs="Calibri"/>
                <w:spacing w:val="1"/>
                <w:sz w:val="20"/>
                <w:szCs w:val="20"/>
              </w:rPr>
              <w:t xml:space="preserve"> </w:t>
            </w:r>
            <w:r w:rsidRPr="00F44916">
              <w:rPr>
                <w:rFonts w:ascii="Roboto Condensed" w:eastAsia="Calibri" w:hAnsi="Roboto Condensed" w:cs="Calibri"/>
                <w:spacing w:val="-3"/>
                <w:sz w:val="20"/>
                <w:szCs w:val="20"/>
              </w:rPr>
              <w:t>d</w:t>
            </w:r>
            <w:r w:rsidRPr="00F44916">
              <w:rPr>
                <w:rFonts w:ascii="Roboto Condensed" w:eastAsia="Calibri" w:hAnsi="Roboto Condensed" w:cs="Calibri"/>
                <w:sz w:val="20"/>
                <w:szCs w:val="20"/>
              </w:rPr>
              <w:t>es</w:t>
            </w:r>
            <w:r w:rsidRPr="00F44916">
              <w:rPr>
                <w:rFonts w:ascii="Roboto Condensed" w:eastAsia="Calibri" w:hAnsi="Roboto Condensed" w:cs="Calibri"/>
                <w:spacing w:val="2"/>
                <w:sz w:val="20"/>
                <w:szCs w:val="20"/>
              </w:rPr>
              <w:t xml:space="preserve"> </w:t>
            </w:r>
            <w:r w:rsidRPr="00F44916">
              <w:rPr>
                <w:rFonts w:ascii="Roboto Condensed" w:eastAsia="Calibri" w:hAnsi="Roboto Condensed" w:cs="Calibri"/>
                <w:sz w:val="20"/>
                <w:szCs w:val="20"/>
              </w:rPr>
              <w:t>affa</w:t>
            </w:r>
            <w:r w:rsidRPr="00F44916">
              <w:rPr>
                <w:rFonts w:ascii="Roboto Condensed" w:eastAsia="Calibri" w:hAnsi="Roboto Condensed" w:cs="Calibri"/>
                <w:spacing w:val="-1"/>
                <w:sz w:val="20"/>
                <w:szCs w:val="20"/>
              </w:rPr>
              <w:t>i</w:t>
            </w:r>
            <w:r w:rsidRPr="00F44916">
              <w:rPr>
                <w:rFonts w:ascii="Roboto Condensed" w:eastAsia="Calibri" w:hAnsi="Roboto Condensed" w:cs="Calibri"/>
                <w:sz w:val="20"/>
                <w:szCs w:val="20"/>
              </w:rPr>
              <w:t>r</w:t>
            </w:r>
            <w:r w:rsidRPr="00F44916">
              <w:rPr>
                <w:rFonts w:ascii="Roboto Condensed" w:eastAsia="Calibri" w:hAnsi="Roboto Condensed" w:cs="Calibri"/>
                <w:spacing w:val="-2"/>
                <w:sz w:val="20"/>
                <w:szCs w:val="20"/>
              </w:rPr>
              <w:t>e</w:t>
            </w:r>
            <w:r w:rsidRPr="00F44916">
              <w:rPr>
                <w:rFonts w:ascii="Roboto Condensed" w:eastAsia="Calibri" w:hAnsi="Roboto Condensed" w:cs="Calibri"/>
                <w:sz w:val="20"/>
                <w:szCs w:val="20"/>
              </w:rPr>
              <w:t>s</w:t>
            </w:r>
          </w:p>
          <w:p w14:paraId="521A7B2A" w14:textId="77777777" w:rsidR="004F6CE3" w:rsidRPr="00F44916" w:rsidRDefault="004F6CE3" w:rsidP="0076060A">
            <w:pPr>
              <w:spacing w:after="0" w:line="240" w:lineRule="auto"/>
              <w:ind w:left="71" w:right="3"/>
              <w:rPr>
                <w:rFonts w:ascii="Roboto Condensed" w:eastAsia="Calibri" w:hAnsi="Roboto Condensed" w:cs="Calibri"/>
                <w:sz w:val="20"/>
                <w:szCs w:val="20"/>
              </w:rPr>
            </w:pPr>
            <w:r w:rsidRPr="00F44916">
              <w:rPr>
                <w:rFonts w:ascii="Roboto Condensed" w:eastAsia="Calibri" w:hAnsi="Roboto Condensed" w:cs="Calibri"/>
                <w:sz w:val="20"/>
                <w:szCs w:val="20"/>
              </w:rPr>
              <w:t>-</w:t>
            </w:r>
            <w:r w:rsidRPr="00F44916">
              <w:rPr>
                <w:rFonts w:ascii="Roboto Condensed" w:eastAsia="Calibri" w:hAnsi="Roboto Condensed" w:cs="Calibri"/>
                <w:spacing w:val="17"/>
                <w:sz w:val="20"/>
                <w:szCs w:val="20"/>
              </w:rPr>
              <w:t xml:space="preserve"> </w:t>
            </w:r>
            <w:r w:rsidRPr="00F44916">
              <w:rPr>
                <w:rFonts w:ascii="Roboto Condensed" w:eastAsia="Calibri" w:hAnsi="Roboto Condensed" w:cs="Calibri"/>
                <w:sz w:val="20"/>
                <w:szCs w:val="20"/>
              </w:rPr>
              <w:t>structu</w:t>
            </w:r>
            <w:r w:rsidRPr="00F44916">
              <w:rPr>
                <w:rFonts w:ascii="Roboto Condensed" w:eastAsia="Calibri" w:hAnsi="Roboto Condensed" w:cs="Calibri"/>
                <w:spacing w:val="-1"/>
                <w:sz w:val="20"/>
                <w:szCs w:val="20"/>
              </w:rPr>
              <w:t>r</w:t>
            </w:r>
            <w:r w:rsidRPr="00F44916">
              <w:rPr>
                <w:rFonts w:ascii="Roboto Condensed" w:eastAsia="Calibri" w:hAnsi="Roboto Condensed" w:cs="Calibri"/>
                <w:sz w:val="20"/>
                <w:szCs w:val="20"/>
              </w:rPr>
              <w:t>es</w:t>
            </w:r>
            <w:r w:rsidRPr="00F44916">
              <w:rPr>
                <w:rFonts w:ascii="Roboto Condensed" w:eastAsia="Calibri" w:hAnsi="Roboto Condensed" w:cs="Calibri"/>
                <w:spacing w:val="18"/>
                <w:sz w:val="20"/>
                <w:szCs w:val="20"/>
              </w:rPr>
              <w:t xml:space="preserve"> </w:t>
            </w:r>
            <w:r w:rsidRPr="00F44916">
              <w:rPr>
                <w:rFonts w:ascii="Roboto Condensed" w:eastAsia="Calibri" w:hAnsi="Roboto Condensed" w:cs="Calibri"/>
                <w:sz w:val="20"/>
                <w:szCs w:val="20"/>
              </w:rPr>
              <w:t>l</w:t>
            </w:r>
            <w:r w:rsidRPr="00F44916">
              <w:rPr>
                <w:rFonts w:ascii="Roboto Condensed" w:eastAsia="Calibri" w:hAnsi="Roboto Condensed" w:cs="Calibri"/>
                <w:spacing w:val="-1"/>
                <w:sz w:val="20"/>
                <w:szCs w:val="20"/>
              </w:rPr>
              <w:t>u</w:t>
            </w:r>
            <w:r w:rsidRPr="00F44916">
              <w:rPr>
                <w:rFonts w:ascii="Roboto Condensed" w:eastAsia="Calibri" w:hAnsi="Roboto Condensed" w:cs="Calibri"/>
                <w:sz w:val="20"/>
                <w:szCs w:val="20"/>
              </w:rPr>
              <w:t>cr</w:t>
            </w:r>
            <w:r w:rsidRPr="00F44916">
              <w:rPr>
                <w:rFonts w:ascii="Roboto Condensed" w:eastAsia="Calibri" w:hAnsi="Roboto Condensed" w:cs="Calibri"/>
                <w:spacing w:val="-3"/>
                <w:sz w:val="20"/>
                <w:szCs w:val="20"/>
              </w:rPr>
              <w:t>a</w:t>
            </w:r>
            <w:r w:rsidRPr="00F44916">
              <w:rPr>
                <w:rFonts w:ascii="Roboto Condensed" w:eastAsia="Calibri" w:hAnsi="Roboto Condensed" w:cs="Calibri"/>
                <w:sz w:val="20"/>
                <w:szCs w:val="20"/>
              </w:rPr>
              <w:t>ti</w:t>
            </w:r>
            <w:r w:rsidRPr="00F44916">
              <w:rPr>
                <w:rFonts w:ascii="Roboto Condensed" w:eastAsia="Calibri" w:hAnsi="Roboto Condensed" w:cs="Calibri"/>
                <w:spacing w:val="-1"/>
                <w:sz w:val="20"/>
                <w:szCs w:val="20"/>
              </w:rPr>
              <w:t>v</w:t>
            </w:r>
            <w:r w:rsidRPr="00F44916">
              <w:rPr>
                <w:rFonts w:ascii="Roboto Condensed" w:eastAsia="Calibri" w:hAnsi="Roboto Condensed" w:cs="Calibri"/>
                <w:sz w:val="20"/>
                <w:szCs w:val="20"/>
              </w:rPr>
              <w:t>es</w:t>
            </w:r>
            <w:r w:rsidRPr="00F44916">
              <w:rPr>
                <w:rFonts w:ascii="Roboto Condensed" w:eastAsia="Calibri" w:hAnsi="Roboto Condensed" w:cs="Calibri"/>
                <w:spacing w:val="18"/>
                <w:sz w:val="20"/>
                <w:szCs w:val="20"/>
              </w:rPr>
              <w:t xml:space="preserve"> </w:t>
            </w:r>
            <w:r w:rsidRPr="00F44916">
              <w:rPr>
                <w:rFonts w:ascii="Roboto Condensed" w:eastAsia="Calibri" w:hAnsi="Roboto Condensed" w:cs="Calibri"/>
                <w:sz w:val="20"/>
                <w:szCs w:val="20"/>
              </w:rPr>
              <w:t>et</w:t>
            </w:r>
            <w:r w:rsidRPr="00F44916">
              <w:rPr>
                <w:rFonts w:ascii="Roboto Condensed" w:eastAsia="Calibri" w:hAnsi="Roboto Condensed" w:cs="Calibri"/>
                <w:spacing w:val="18"/>
                <w:sz w:val="20"/>
                <w:szCs w:val="20"/>
              </w:rPr>
              <w:t xml:space="preserve"> </w:t>
            </w:r>
            <w:r w:rsidRPr="00F44916">
              <w:rPr>
                <w:rFonts w:ascii="Roboto Condensed" w:eastAsia="Calibri" w:hAnsi="Roboto Condensed" w:cs="Calibri"/>
                <w:spacing w:val="-3"/>
                <w:sz w:val="20"/>
                <w:szCs w:val="20"/>
              </w:rPr>
              <w:t>n</w:t>
            </w:r>
            <w:r w:rsidRPr="00F44916">
              <w:rPr>
                <w:rFonts w:ascii="Roboto Condensed" w:eastAsia="Calibri" w:hAnsi="Roboto Condensed" w:cs="Calibri"/>
                <w:spacing w:val="1"/>
                <w:sz w:val="20"/>
                <w:szCs w:val="20"/>
              </w:rPr>
              <w:t>o</w:t>
            </w:r>
            <w:r w:rsidRPr="00F44916">
              <w:rPr>
                <w:rFonts w:ascii="Roboto Condensed" w:eastAsia="Calibri" w:hAnsi="Roboto Condensed" w:cs="Calibri"/>
                <w:sz w:val="20"/>
                <w:szCs w:val="20"/>
              </w:rPr>
              <w:t>n</w:t>
            </w:r>
            <w:r w:rsidRPr="00F44916">
              <w:rPr>
                <w:rFonts w:ascii="Roboto Condensed" w:eastAsia="Calibri" w:hAnsi="Roboto Condensed" w:cs="Calibri"/>
                <w:spacing w:val="17"/>
                <w:sz w:val="20"/>
                <w:szCs w:val="20"/>
              </w:rPr>
              <w:t xml:space="preserve"> </w:t>
            </w:r>
            <w:r w:rsidRPr="00F44916">
              <w:rPr>
                <w:rFonts w:ascii="Roboto Condensed" w:eastAsia="Calibri" w:hAnsi="Roboto Condensed" w:cs="Calibri"/>
                <w:sz w:val="20"/>
                <w:szCs w:val="20"/>
              </w:rPr>
              <w:t>-l</w:t>
            </w:r>
            <w:r w:rsidRPr="00F44916">
              <w:rPr>
                <w:rFonts w:ascii="Roboto Condensed" w:eastAsia="Calibri" w:hAnsi="Roboto Condensed" w:cs="Calibri"/>
                <w:spacing w:val="-1"/>
                <w:sz w:val="20"/>
                <w:szCs w:val="20"/>
              </w:rPr>
              <w:t>u</w:t>
            </w:r>
            <w:r w:rsidRPr="00F44916">
              <w:rPr>
                <w:rFonts w:ascii="Roboto Condensed" w:eastAsia="Calibri" w:hAnsi="Roboto Condensed" w:cs="Calibri"/>
                <w:sz w:val="20"/>
                <w:szCs w:val="20"/>
              </w:rPr>
              <w:t>crati</w:t>
            </w:r>
            <w:r w:rsidRPr="00F44916">
              <w:rPr>
                <w:rFonts w:ascii="Roboto Condensed" w:eastAsia="Calibri" w:hAnsi="Roboto Condensed" w:cs="Calibri"/>
                <w:spacing w:val="-2"/>
                <w:sz w:val="20"/>
                <w:szCs w:val="20"/>
              </w:rPr>
              <w:t>v</w:t>
            </w:r>
            <w:r w:rsidRPr="00F44916">
              <w:rPr>
                <w:rFonts w:ascii="Roboto Condensed" w:eastAsia="Calibri" w:hAnsi="Roboto Condensed" w:cs="Calibri"/>
                <w:sz w:val="20"/>
                <w:szCs w:val="20"/>
              </w:rPr>
              <w:t>es</w:t>
            </w:r>
            <w:r w:rsidRPr="00F44916">
              <w:rPr>
                <w:rFonts w:ascii="Roboto Condensed" w:eastAsia="Calibri" w:hAnsi="Roboto Condensed" w:cs="Calibri"/>
                <w:spacing w:val="18"/>
                <w:sz w:val="20"/>
                <w:szCs w:val="20"/>
              </w:rPr>
              <w:t xml:space="preserve"> </w:t>
            </w:r>
            <w:r w:rsidRPr="00F44916">
              <w:rPr>
                <w:rFonts w:ascii="Roboto Condensed" w:eastAsia="Calibri" w:hAnsi="Roboto Condensed" w:cs="Calibri"/>
                <w:sz w:val="20"/>
                <w:szCs w:val="20"/>
              </w:rPr>
              <w:t>(ap</w:t>
            </w:r>
            <w:r w:rsidRPr="00F44916">
              <w:rPr>
                <w:rFonts w:ascii="Roboto Condensed" w:eastAsia="Calibri" w:hAnsi="Roboto Condensed" w:cs="Calibri"/>
                <w:spacing w:val="-2"/>
                <w:sz w:val="20"/>
                <w:szCs w:val="20"/>
              </w:rPr>
              <w:t>p</w:t>
            </w:r>
            <w:r w:rsidRPr="00F44916">
              <w:rPr>
                <w:rFonts w:ascii="Roboto Condensed" w:eastAsia="Calibri" w:hAnsi="Roboto Condensed" w:cs="Calibri"/>
                <w:spacing w:val="-3"/>
                <w:sz w:val="20"/>
                <w:szCs w:val="20"/>
              </w:rPr>
              <w:t>r</w:t>
            </w:r>
            <w:r w:rsidRPr="00F44916">
              <w:rPr>
                <w:rFonts w:ascii="Roboto Condensed" w:eastAsia="Calibri" w:hAnsi="Roboto Condensed" w:cs="Calibri"/>
                <w:spacing w:val="1"/>
                <w:sz w:val="20"/>
                <w:szCs w:val="20"/>
              </w:rPr>
              <w:t>o</w:t>
            </w:r>
            <w:r w:rsidRPr="00F44916">
              <w:rPr>
                <w:rFonts w:ascii="Roboto Condensed" w:eastAsia="Calibri" w:hAnsi="Roboto Condensed" w:cs="Calibri"/>
                <w:sz w:val="20"/>
                <w:szCs w:val="20"/>
              </w:rPr>
              <w:t>che</w:t>
            </w:r>
            <w:r w:rsidRPr="00F44916">
              <w:rPr>
                <w:rFonts w:ascii="Roboto Condensed" w:eastAsia="Calibri" w:hAnsi="Roboto Condensed" w:cs="Calibri"/>
                <w:spacing w:val="18"/>
                <w:sz w:val="20"/>
                <w:szCs w:val="20"/>
              </w:rPr>
              <w:t xml:space="preserve"> </w:t>
            </w:r>
            <w:r w:rsidRPr="00F44916">
              <w:rPr>
                <w:rFonts w:ascii="Roboto Condensed" w:eastAsia="Calibri" w:hAnsi="Roboto Condensed" w:cs="Calibri"/>
                <w:sz w:val="20"/>
                <w:szCs w:val="20"/>
              </w:rPr>
              <w:t>f</w:t>
            </w:r>
            <w:r w:rsidRPr="00F44916">
              <w:rPr>
                <w:rFonts w:ascii="Roboto Condensed" w:eastAsia="Calibri" w:hAnsi="Roboto Condensed" w:cs="Calibri"/>
                <w:spacing w:val="-3"/>
                <w:sz w:val="20"/>
                <w:szCs w:val="20"/>
              </w:rPr>
              <w:t>i</w:t>
            </w:r>
            <w:r w:rsidRPr="00F44916">
              <w:rPr>
                <w:rFonts w:ascii="Roboto Condensed" w:eastAsia="Calibri" w:hAnsi="Roboto Condensed" w:cs="Calibri"/>
                <w:sz w:val="20"/>
                <w:szCs w:val="20"/>
              </w:rPr>
              <w:t>scale</w:t>
            </w:r>
            <w:r w:rsidRPr="00F44916">
              <w:rPr>
                <w:rFonts w:ascii="Roboto Condensed" w:eastAsia="Calibri" w:hAnsi="Roboto Condensed" w:cs="Calibri"/>
                <w:spacing w:val="18"/>
                <w:sz w:val="20"/>
                <w:szCs w:val="20"/>
              </w:rPr>
              <w:t xml:space="preserve"> </w:t>
            </w:r>
            <w:r w:rsidRPr="00F44916">
              <w:rPr>
                <w:rFonts w:ascii="Roboto Condensed" w:eastAsia="Calibri" w:hAnsi="Roboto Condensed" w:cs="Calibri"/>
                <w:spacing w:val="-2"/>
                <w:sz w:val="20"/>
                <w:szCs w:val="20"/>
              </w:rPr>
              <w:t>e</w:t>
            </w:r>
            <w:r w:rsidRPr="00F44916">
              <w:rPr>
                <w:rFonts w:ascii="Roboto Condensed" w:eastAsia="Calibri" w:hAnsi="Roboto Condensed" w:cs="Calibri"/>
                <w:sz w:val="20"/>
                <w:szCs w:val="20"/>
              </w:rPr>
              <w:t>t</w:t>
            </w:r>
            <w:r w:rsidRPr="00F44916">
              <w:rPr>
                <w:rFonts w:ascii="Roboto Condensed" w:eastAsia="Calibri" w:hAnsi="Roboto Condensed" w:cs="Calibri"/>
                <w:spacing w:val="18"/>
                <w:sz w:val="20"/>
                <w:szCs w:val="20"/>
              </w:rPr>
              <w:t xml:space="preserve"> </w:t>
            </w:r>
            <w:r w:rsidRPr="00F44916">
              <w:rPr>
                <w:rFonts w:ascii="Roboto Condensed" w:eastAsia="Calibri" w:hAnsi="Roboto Condensed" w:cs="Calibri"/>
                <w:sz w:val="20"/>
                <w:szCs w:val="20"/>
              </w:rPr>
              <w:t>s</w:t>
            </w:r>
            <w:r w:rsidRPr="00F44916">
              <w:rPr>
                <w:rFonts w:ascii="Roboto Condensed" w:eastAsia="Calibri" w:hAnsi="Roboto Condensed" w:cs="Calibri"/>
                <w:spacing w:val="-1"/>
                <w:sz w:val="20"/>
                <w:szCs w:val="20"/>
              </w:rPr>
              <w:t>o</w:t>
            </w:r>
            <w:r w:rsidRPr="00F44916">
              <w:rPr>
                <w:rFonts w:ascii="Roboto Condensed" w:eastAsia="Calibri" w:hAnsi="Roboto Condensed" w:cs="Calibri"/>
                <w:sz w:val="20"/>
                <w:szCs w:val="20"/>
              </w:rPr>
              <w:t>ciale,</w:t>
            </w:r>
            <w:r w:rsidRPr="00F44916">
              <w:rPr>
                <w:rFonts w:ascii="Roboto Condensed" w:eastAsia="Calibri" w:hAnsi="Roboto Condensed" w:cs="Calibri"/>
                <w:spacing w:val="18"/>
                <w:sz w:val="20"/>
                <w:szCs w:val="20"/>
              </w:rPr>
              <w:t xml:space="preserve"> </w:t>
            </w:r>
            <w:r w:rsidRPr="00F44916">
              <w:rPr>
                <w:rFonts w:ascii="Roboto Condensed" w:eastAsia="Calibri" w:hAnsi="Roboto Condensed" w:cs="Calibri"/>
                <w:spacing w:val="-2"/>
                <w:sz w:val="20"/>
                <w:szCs w:val="20"/>
              </w:rPr>
              <w:t>s</w:t>
            </w:r>
            <w:r w:rsidRPr="00F44916">
              <w:rPr>
                <w:rFonts w:ascii="Roboto Condensed" w:eastAsia="Calibri" w:hAnsi="Roboto Condensed" w:cs="Calibri"/>
                <w:sz w:val="20"/>
                <w:szCs w:val="20"/>
              </w:rPr>
              <w:t>tat</w:t>
            </w:r>
            <w:r w:rsidRPr="00F44916">
              <w:rPr>
                <w:rFonts w:ascii="Roboto Condensed" w:eastAsia="Calibri" w:hAnsi="Roboto Condensed" w:cs="Calibri"/>
                <w:spacing w:val="-1"/>
                <w:sz w:val="20"/>
                <w:szCs w:val="20"/>
              </w:rPr>
              <w:t>u</w:t>
            </w:r>
            <w:r w:rsidRPr="00F44916">
              <w:rPr>
                <w:rFonts w:ascii="Roboto Condensed" w:eastAsia="Calibri" w:hAnsi="Roboto Condensed" w:cs="Calibri"/>
                <w:sz w:val="20"/>
                <w:szCs w:val="20"/>
              </w:rPr>
              <w:t>t</w:t>
            </w:r>
            <w:r w:rsidRPr="00F44916">
              <w:rPr>
                <w:rFonts w:ascii="Roboto Condensed" w:eastAsia="Calibri" w:hAnsi="Roboto Condensed" w:cs="Calibri"/>
                <w:spacing w:val="18"/>
                <w:sz w:val="20"/>
                <w:szCs w:val="20"/>
              </w:rPr>
              <w:t xml:space="preserve"> </w:t>
            </w:r>
            <w:r w:rsidRPr="00F44916">
              <w:rPr>
                <w:rFonts w:ascii="Roboto Condensed" w:eastAsia="Calibri" w:hAnsi="Roboto Condensed" w:cs="Calibri"/>
                <w:spacing w:val="-1"/>
                <w:sz w:val="20"/>
                <w:szCs w:val="20"/>
              </w:rPr>
              <w:t>d</w:t>
            </w:r>
            <w:r w:rsidRPr="00F44916">
              <w:rPr>
                <w:rFonts w:ascii="Roboto Condensed" w:eastAsia="Calibri" w:hAnsi="Roboto Condensed" w:cs="Calibri"/>
                <w:sz w:val="20"/>
                <w:szCs w:val="20"/>
              </w:rPr>
              <w:t xml:space="preserve">u </w:t>
            </w:r>
            <w:r w:rsidRPr="00F44916">
              <w:rPr>
                <w:rFonts w:ascii="Roboto Condensed" w:eastAsia="Calibri" w:hAnsi="Roboto Condensed" w:cs="Calibri"/>
                <w:spacing w:val="-1"/>
                <w:sz w:val="20"/>
                <w:szCs w:val="20"/>
              </w:rPr>
              <w:t>d</w:t>
            </w:r>
            <w:r w:rsidRPr="00F44916">
              <w:rPr>
                <w:rFonts w:ascii="Roboto Condensed" w:eastAsia="Calibri" w:hAnsi="Roboto Condensed" w:cs="Calibri"/>
                <w:sz w:val="20"/>
                <w:szCs w:val="20"/>
              </w:rPr>
              <w:t>ir</w:t>
            </w:r>
            <w:r w:rsidRPr="00F44916">
              <w:rPr>
                <w:rFonts w:ascii="Roboto Condensed" w:eastAsia="Calibri" w:hAnsi="Roboto Condensed" w:cs="Calibri"/>
                <w:spacing w:val="-1"/>
                <w:sz w:val="20"/>
                <w:szCs w:val="20"/>
              </w:rPr>
              <w:t>ig</w:t>
            </w:r>
            <w:r w:rsidRPr="00F44916">
              <w:rPr>
                <w:rFonts w:ascii="Roboto Condensed" w:eastAsia="Calibri" w:hAnsi="Roboto Condensed" w:cs="Calibri"/>
                <w:sz w:val="20"/>
                <w:szCs w:val="20"/>
              </w:rPr>
              <w:t>eant)</w:t>
            </w:r>
          </w:p>
          <w:p w14:paraId="5CF3CFC0" w14:textId="77777777" w:rsidR="004F6CE3" w:rsidRPr="00F44916" w:rsidRDefault="004F6CE3" w:rsidP="0076060A">
            <w:pPr>
              <w:spacing w:after="0" w:line="240" w:lineRule="auto"/>
              <w:ind w:left="71" w:right="-20"/>
              <w:rPr>
                <w:rFonts w:ascii="Roboto Condensed" w:eastAsia="Calibri" w:hAnsi="Roboto Condensed" w:cs="Calibri"/>
                <w:sz w:val="20"/>
                <w:szCs w:val="20"/>
              </w:rPr>
            </w:pPr>
            <w:r w:rsidRPr="00F44916">
              <w:rPr>
                <w:rFonts w:ascii="Roboto Condensed" w:eastAsia="Calibri" w:hAnsi="Roboto Condensed" w:cs="Calibri"/>
                <w:sz w:val="20"/>
                <w:szCs w:val="20"/>
              </w:rPr>
              <w:t>-a</w:t>
            </w:r>
            <w:r w:rsidRPr="00F44916">
              <w:rPr>
                <w:rFonts w:ascii="Roboto Condensed" w:eastAsia="Calibri" w:hAnsi="Roboto Condensed" w:cs="Calibri"/>
                <w:spacing w:val="-1"/>
                <w:sz w:val="20"/>
                <w:szCs w:val="20"/>
              </w:rPr>
              <w:t>pp</w:t>
            </w:r>
            <w:r w:rsidRPr="00F44916">
              <w:rPr>
                <w:rFonts w:ascii="Roboto Condensed" w:eastAsia="Calibri" w:hAnsi="Roboto Condensed" w:cs="Calibri"/>
                <w:sz w:val="20"/>
                <w:szCs w:val="20"/>
              </w:rPr>
              <w:t>r</w:t>
            </w:r>
            <w:r w:rsidRPr="00F44916">
              <w:rPr>
                <w:rFonts w:ascii="Roboto Condensed" w:eastAsia="Calibri" w:hAnsi="Roboto Condensed" w:cs="Calibri"/>
                <w:spacing w:val="1"/>
                <w:sz w:val="20"/>
                <w:szCs w:val="20"/>
              </w:rPr>
              <w:t>o</w:t>
            </w:r>
            <w:r w:rsidRPr="00F44916">
              <w:rPr>
                <w:rFonts w:ascii="Roboto Condensed" w:eastAsia="Calibri" w:hAnsi="Roboto Condensed" w:cs="Calibri"/>
                <w:sz w:val="20"/>
                <w:szCs w:val="20"/>
              </w:rPr>
              <w:t>che</w:t>
            </w:r>
            <w:r w:rsidRPr="00F44916">
              <w:rPr>
                <w:rFonts w:ascii="Roboto Condensed" w:eastAsia="Calibri" w:hAnsi="Roboto Condensed" w:cs="Calibri"/>
                <w:spacing w:val="1"/>
                <w:sz w:val="20"/>
                <w:szCs w:val="20"/>
              </w:rPr>
              <w:t xml:space="preserve"> </w:t>
            </w:r>
            <w:r w:rsidRPr="00F44916">
              <w:rPr>
                <w:rFonts w:ascii="Roboto Condensed" w:eastAsia="Calibri" w:hAnsi="Roboto Condensed" w:cs="Calibri"/>
                <w:spacing w:val="-1"/>
                <w:sz w:val="20"/>
                <w:szCs w:val="20"/>
              </w:rPr>
              <w:t>d</w:t>
            </w:r>
            <w:r w:rsidRPr="00F44916">
              <w:rPr>
                <w:rFonts w:ascii="Roboto Condensed" w:eastAsia="Calibri" w:hAnsi="Roboto Condensed" w:cs="Calibri"/>
                <w:sz w:val="20"/>
                <w:szCs w:val="20"/>
              </w:rPr>
              <w:t>es</w:t>
            </w:r>
            <w:r w:rsidRPr="00F44916">
              <w:rPr>
                <w:rFonts w:ascii="Roboto Condensed" w:eastAsia="Calibri" w:hAnsi="Roboto Condensed" w:cs="Calibri"/>
                <w:spacing w:val="-4"/>
                <w:sz w:val="20"/>
                <w:szCs w:val="20"/>
              </w:rPr>
              <w:t xml:space="preserve"> </w:t>
            </w:r>
            <w:r w:rsidRPr="00F44916">
              <w:rPr>
                <w:rFonts w:ascii="Roboto Condensed" w:eastAsia="Calibri" w:hAnsi="Roboto Condensed" w:cs="Calibri"/>
                <w:spacing w:val="1"/>
                <w:sz w:val="20"/>
                <w:szCs w:val="20"/>
              </w:rPr>
              <w:t>m</w:t>
            </w:r>
            <w:r w:rsidRPr="00F44916">
              <w:rPr>
                <w:rFonts w:ascii="Roboto Condensed" w:eastAsia="Calibri" w:hAnsi="Roboto Condensed" w:cs="Calibri"/>
                <w:sz w:val="20"/>
                <w:szCs w:val="20"/>
              </w:rPr>
              <w:t>arc</w:t>
            </w:r>
            <w:r w:rsidRPr="00F44916">
              <w:rPr>
                <w:rFonts w:ascii="Roboto Condensed" w:eastAsia="Calibri" w:hAnsi="Roboto Condensed" w:cs="Calibri"/>
                <w:spacing w:val="-1"/>
                <w:sz w:val="20"/>
                <w:szCs w:val="20"/>
              </w:rPr>
              <w:t>h</w:t>
            </w:r>
            <w:r w:rsidRPr="00F44916">
              <w:rPr>
                <w:rFonts w:ascii="Roboto Condensed" w:eastAsia="Calibri" w:hAnsi="Roboto Condensed" w:cs="Calibri"/>
                <w:sz w:val="20"/>
                <w:szCs w:val="20"/>
              </w:rPr>
              <w:t>és</w:t>
            </w:r>
            <w:r w:rsidRPr="00F44916">
              <w:rPr>
                <w:rFonts w:ascii="Roboto Condensed" w:eastAsia="Calibri" w:hAnsi="Roboto Condensed" w:cs="Calibri"/>
                <w:spacing w:val="-1"/>
                <w:sz w:val="20"/>
                <w:szCs w:val="20"/>
              </w:rPr>
              <w:t xml:space="preserve"> pub</w:t>
            </w:r>
            <w:r w:rsidRPr="00F44916">
              <w:rPr>
                <w:rFonts w:ascii="Roboto Condensed" w:eastAsia="Calibri" w:hAnsi="Roboto Condensed" w:cs="Calibri"/>
                <w:sz w:val="20"/>
                <w:szCs w:val="20"/>
              </w:rPr>
              <w:t>lics</w:t>
            </w:r>
          </w:p>
          <w:p w14:paraId="1075DC42" w14:textId="77777777" w:rsidR="004F6CE3" w:rsidRPr="00F44916" w:rsidRDefault="004F6CE3" w:rsidP="0076060A">
            <w:pPr>
              <w:spacing w:after="0" w:line="240" w:lineRule="auto"/>
              <w:ind w:left="71" w:right="-20"/>
              <w:rPr>
                <w:rFonts w:ascii="Roboto Condensed" w:eastAsia="Calibri" w:hAnsi="Roboto Condensed" w:cs="Calibri"/>
                <w:sz w:val="20"/>
                <w:szCs w:val="20"/>
              </w:rPr>
            </w:pPr>
            <w:r w:rsidRPr="00F44916">
              <w:rPr>
                <w:rFonts w:ascii="Roboto Condensed" w:eastAsia="Calibri" w:hAnsi="Roboto Condensed" w:cs="Calibri"/>
                <w:sz w:val="20"/>
                <w:szCs w:val="20"/>
              </w:rPr>
              <w:t>-a</w:t>
            </w:r>
            <w:r w:rsidRPr="00F44916">
              <w:rPr>
                <w:rFonts w:ascii="Roboto Condensed" w:eastAsia="Calibri" w:hAnsi="Roboto Condensed" w:cs="Calibri"/>
                <w:spacing w:val="-1"/>
                <w:sz w:val="20"/>
                <w:szCs w:val="20"/>
              </w:rPr>
              <w:t>pp</w:t>
            </w:r>
            <w:r w:rsidRPr="00F44916">
              <w:rPr>
                <w:rFonts w:ascii="Roboto Condensed" w:eastAsia="Calibri" w:hAnsi="Roboto Condensed" w:cs="Calibri"/>
                <w:sz w:val="20"/>
                <w:szCs w:val="20"/>
              </w:rPr>
              <w:t>r</w:t>
            </w:r>
            <w:r w:rsidRPr="00F44916">
              <w:rPr>
                <w:rFonts w:ascii="Roboto Condensed" w:eastAsia="Calibri" w:hAnsi="Roboto Condensed" w:cs="Calibri"/>
                <w:spacing w:val="1"/>
                <w:sz w:val="20"/>
                <w:szCs w:val="20"/>
              </w:rPr>
              <w:t>o</w:t>
            </w:r>
            <w:r w:rsidRPr="00F44916">
              <w:rPr>
                <w:rFonts w:ascii="Roboto Condensed" w:eastAsia="Calibri" w:hAnsi="Roboto Condensed" w:cs="Calibri"/>
                <w:sz w:val="20"/>
                <w:szCs w:val="20"/>
              </w:rPr>
              <w:t>che</w:t>
            </w:r>
            <w:r w:rsidRPr="00F44916">
              <w:rPr>
                <w:rFonts w:ascii="Roboto Condensed" w:eastAsia="Calibri" w:hAnsi="Roboto Condensed" w:cs="Calibri"/>
                <w:spacing w:val="1"/>
                <w:sz w:val="20"/>
                <w:szCs w:val="20"/>
              </w:rPr>
              <w:t xml:space="preserve"> </w:t>
            </w:r>
            <w:r w:rsidRPr="00F44916">
              <w:rPr>
                <w:rFonts w:ascii="Roboto Condensed" w:eastAsia="Calibri" w:hAnsi="Roboto Condensed" w:cs="Calibri"/>
                <w:spacing w:val="-1"/>
                <w:sz w:val="20"/>
                <w:szCs w:val="20"/>
              </w:rPr>
              <w:t>d</w:t>
            </w:r>
            <w:r w:rsidRPr="00F44916">
              <w:rPr>
                <w:rFonts w:ascii="Roboto Condensed" w:eastAsia="Calibri" w:hAnsi="Roboto Condensed" w:cs="Calibri"/>
                <w:sz w:val="20"/>
                <w:szCs w:val="20"/>
              </w:rPr>
              <w:t>e</w:t>
            </w:r>
            <w:r w:rsidRPr="00F44916">
              <w:rPr>
                <w:rFonts w:ascii="Roboto Condensed" w:eastAsia="Calibri" w:hAnsi="Roboto Condensed" w:cs="Calibri"/>
                <w:spacing w:val="-1"/>
                <w:sz w:val="20"/>
                <w:szCs w:val="20"/>
              </w:rPr>
              <w:t xml:space="preserve"> </w:t>
            </w:r>
            <w:r w:rsidRPr="00F44916">
              <w:rPr>
                <w:rFonts w:ascii="Roboto Condensed" w:eastAsia="Calibri" w:hAnsi="Roboto Condensed" w:cs="Calibri"/>
                <w:sz w:val="20"/>
                <w:szCs w:val="20"/>
              </w:rPr>
              <w:t>la</w:t>
            </w:r>
            <w:r w:rsidRPr="00F44916">
              <w:rPr>
                <w:rFonts w:ascii="Roboto Condensed" w:eastAsia="Calibri" w:hAnsi="Roboto Condensed" w:cs="Calibri"/>
                <w:spacing w:val="1"/>
                <w:sz w:val="20"/>
                <w:szCs w:val="20"/>
              </w:rPr>
              <w:t xml:space="preserve"> </w:t>
            </w:r>
            <w:r w:rsidRPr="00F44916">
              <w:rPr>
                <w:rFonts w:ascii="Roboto Condensed" w:eastAsia="Calibri" w:hAnsi="Roboto Condensed" w:cs="Calibri"/>
                <w:sz w:val="20"/>
                <w:szCs w:val="20"/>
              </w:rPr>
              <w:t>fisca</w:t>
            </w:r>
            <w:r w:rsidRPr="00F44916">
              <w:rPr>
                <w:rFonts w:ascii="Roboto Condensed" w:eastAsia="Calibri" w:hAnsi="Roboto Condensed" w:cs="Calibri"/>
                <w:spacing w:val="-1"/>
                <w:sz w:val="20"/>
                <w:szCs w:val="20"/>
              </w:rPr>
              <w:t>l</w:t>
            </w:r>
            <w:r w:rsidRPr="00F44916">
              <w:rPr>
                <w:rFonts w:ascii="Roboto Condensed" w:eastAsia="Calibri" w:hAnsi="Roboto Condensed" w:cs="Calibri"/>
                <w:spacing w:val="-3"/>
                <w:sz w:val="20"/>
                <w:szCs w:val="20"/>
              </w:rPr>
              <w:t>i</w:t>
            </w:r>
            <w:r w:rsidRPr="00F44916">
              <w:rPr>
                <w:rFonts w:ascii="Roboto Condensed" w:eastAsia="Calibri" w:hAnsi="Roboto Condensed" w:cs="Calibri"/>
                <w:sz w:val="20"/>
                <w:szCs w:val="20"/>
              </w:rPr>
              <w:t>té</w:t>
            </w:r>
            <w:r w:rsidRPr="00F44916">
              <w:rPr>
                <w:rFonts w:ascii="Roboto Condensed" w:eastAsia="Calibri" w:hAnsi="Roboto Condensed" w:cs="Calibri"/>
                <w:spacing w:val="2"/>
                <w:sz w:val="20"/>
                <w:szCs w:val="20"/>
              </w:rPr>
              <w:t xml:space="preserve"> </w:t>
            </w:r>
            <w:r w:rsidRPr="00F44916">
              <w:rPr>
                <w:rFonts w:ascii="Roboto Condensed" w:eastAsia="Calibri" w:hAnsi="Roboto Condensed" w:cs="Calibri"/>
                <w:spacing w:val="-1"/>
                <w:sz w:val="20"/>
                <w:szCs w:val="20"/>
              </w:rPr>
              <w:t>d</w:t>
            </w:r>
            <w:r w:rsidRPr="00F44916">
              <w:rPr>
                <w:rFonts w:ascii="Roboto Condensed" w:eastAsia="Calibri" w:hAnsi="Roboto Condensed" w:cs="Calibri"/>
                <w:spacing w:val="-2"/>
                <w:sz w:val="20"/>
                <w:szCs w:val="20"/>
              </w:rPr>
              <w:t>e</w:t>
            </w:r>
            <w:r w:rsidRPr="00F44916">
              <w:rPr>
                <w:rFonts w:ascii="Roboto Condensed" w:eastAsia="Calibri" w:hAnsi="Roboto Condensed" w:cs="Calibri"/>
                <w:sz w:val="20"/>
                <w:szCs w:val="20"/>
              </w:rPr>
              <w:t>s</w:t>
            </w:r>
            <w:r w:rsidRPr="00F44916">
              <w:rPr>
                <w:rFonts w:ascii="Roboto Condensed" w:eastAsia="Calibri" w:hAnsi="Roboto Condensed" w:cs="Calibri"/>
                <w:spacing w:val="1"/>
                <w:sz w:val="20"/>
                <w:szCs w:val="20"/>
              </w:rPr>
              <w:t xml:space="preserve"> </w:t>
            </w:r>
            <w:r w:rsidRPr="00F44916">
              <w:rPr>
                <w:rFonts w:ascii="Roboto Condensed" w:eastAsia="Calibri" w:hAnsi="Roboto Condensed" w:cs="Calibri"/>
                <w:sz w:val="20"/>
                <w:szCs w:val="20"/>
              </w:rPr>
              <w:t>entrepr</w:t>
            </w:r>
            <w:r w:rsidRPr="00F44916">
              <w:rPr>
                <w:rFonts w:ascii="Roboto Condensed" w:eastAsia="Calibri" w:hAnsi="Roboto Condensed" w:cs="Calibri"/>
                <w:spacing w:val="-1"/>
                <w:sz w:val="20"/>
                <w:szCs w:val="20"/>
              </w:rPr>
              <w:t>i</w:t>
            </w:r>
            <w:r w:rsidRPr="00F44916">
              <w:rPr>
                <w:rFonts w:ascii="Roboto Condensed" w:eastAsia="Calibri" w:hAnsi="Roboto Condensed" w:cs="Calibri"/>
                <w:spacing w:val="-2"/>
                <w:sz w:val="20"/>
                <w:szCs w:val="20"/>
              </w:rPr>
              <w:t>s</w:t>
            </w:r>
            <w:r w:rsidRPr="00F44916">
              <w:rPr>
                <w:rFonts w:ascii="Roboto Condensed" w:eastAsia="Calibri" w:hAnsi="Roboto Condensed" w:cs="Calibri"/>
                <w:sz w:val="20"/>
                <w:szCs w:val="20"/>
              </w:rPr>
              <w:t>es</w:t>
            </w:r>
          </w:p>
        </w:tc>
      </w:tr>
      <w:tr w:rsidR="004F6CE3" w14:paraId="15AC8394" w14:textId="77777777" w:rsidTr="000040BB">
        <w:trPr>
          <w:trHeight w:hRule="exact" w:val="718"/>
        </w:trPr>
        <w:tc>
          <w:tcPr>
            <w:tcW w:w="2414" w:type="dxa"/>
            <w:gridSpan w:val="2"/>
            <w:shd w:val="clear" w:color="auto" w:fill="282D46"/>
            <w:vAlign w:val="center"/>
          </w:tcPr>
          <w:p w14:paraId="61F4BC54" w14:textId="77777777" w:rsidR="004F6CE3" w:rsidRPr="00420F6B" w:rsidRDefault="004F6CE3" w:rsidP="0076060A">
            <w:pPr>
              <w:spacing w:after="0" w:line="240" w:lineRule="auto"/>
              <w:ind w:left="69" w:right="-20"/>
              <w:rPr>
                <w:rFonts w:ascii="Roboto Condensed" w:eastAsia="Calibri" w:hAnsi="Roboto Condensed" w:cs="Calibri"/>
                <w:b/>
                <w:color w:val="FFFFFF" w:themeColor="background1"/>
              </w:rPr>
            </w:pPr>
            <w:r w:rsidRPr="00420F6B">
              <w:rPr>
                <w:rFonts w:ascii="Roboto Condensed" w:eastAsia="Calibri" w:hAnsi="Roboto Condensed" w:cs="Calibri"/>
                <w:b/>
                <w:bCs/>
                <w:color w:val="FFFFFF" w:themeColor="background1"/>
                <w:spacing w:val="-1"/>
              </w:rPr>
              <w:t>Moda</w:t>
            </w:r>
            <w:r w:rsidRPr="00420F6B">
              <w:rPr>
                <w:rFonts w:ascii="Roboto Condensed" w:eastAsia="Calibri" w:hAnsi="Roboto Condensed" w:cs="Calibri"/>
                <w:b/>
                <w:bCs/>
                <w:color w:val="FFFFFF" w:themeColor="background1"/>
                <w:spacing w:val="1"/>
              </w:rPr>
              <w:t>li</w:t>
            </w:r>
            <w:r w:rsidRPr="00420F6B">
              <w:rPr>
                <w:rFonts w:ascii="Roboto Condensed" w:eastAsia="Calibri" w:hAnsi="Roboto Condensed" w:cs="Calibri"/>
                <w:b/>
                <w:bCs/>
                <w:color w:val="FFFFFF" w:themeColor="background1"/>
              </w:rPr>
              <w:t xml:space="preserve">tés </w:t>
            </w:r>
            <w:r w:rsidRPr="00420F6B">
              <w:rPr>
                <w:rFonts w:ascii="Roboto Condensed" w:eastAsia="Calibri" w:hAnsi="Roboto Condensed" w:cs="Calibri"/>
                <w:b/>
                <w:bCs/>
                <w:color w:val="FFFFFF" w:themeColor="background1"/>
                <w:spacing w:val="-1"/>
              </w:rPr>
              <w:t>d</w:t>
            </w:r>
            <w:r w:rsidRPr="00420F6B">
              <w:rPr>
                <w:rFonts w:ascii="Roboto Condensed" w:eastAsia="Calibri" w:hAnsi="Roboto Condensed" w:cs="Calibri"/>
                <w:b/>
                <w:bCs/>
                <w:color w:val="FFFFFF" w:themeColor="background1"/>
              </w:rPr>
              <w:t>’e</w:t>
            </w:r>
            <w:r w:rsidRPr="00420F6B">
              <w:rPr>
                <w:rFonts w:ascii="Roboto Condensed" w:eastAsia="Calibri" w:hAnsi="Roboto Condensed" w:cs="Calibri"/>
                <w:b/>
                <w:bCs/>
                <w:color w:val="FFFFFF" w:themeColor="background1"/>
                <w:spacing w:val="-1"/>
              </w:rPr>
              <w:t>n</w:t>
            </w:r>
            <w:r w:rsidRPr="00420F6B">
              <w:rPr>
                <w:rFonts w:ascii="Roboto Condensed" w:eastAsia="Calibri" w:hAnsi="Roboto Condensed" w:cs="Calibri"/>
                <w:b/>
                <w:bCs/>
                <w:color w:val="FFFFFF" w:themeColor="background1"/>
              </w:rPr>
              <w:t>s</w:t>
            </w:r>
            <w:r w:rsidRPr="00420F6B">
              <w:rPr>
                <w:rFonts w:ascii="Roboto Condensed" w:eastAsia="Calibri" w:hAnsi="Roboto Condensed" w:cs="Calibri"/>
                <w:b/>
                <w:bCs/>
                <w:color w:val="FFFFFF" w:themeColor="background1"/>
                <w:spacing w:val="-1"/>
              </w:rPr>
              <w:t>e</w:t>
            </w:r>
            <w:r w:rsidRPr="00420F6B">
              <w:rPr>
                <w:rFonts w:ascii="Roboto Condensed" w:eastAsia="Calibri" w:hAnsi="Roboto Condensed" w:cs="Calibri"/>
                <w:b/>
                <w:bCs/>
                <w:color w:val="FFFFFF" w:themeColor="background1"/>
                <w:spacing w:val="1"/>
              </w:rPr>
              <w:t>ig</w:t>
            </w:r>
            <w:r w:rsidRPr="00420F6B">
              <w:rPr>
                <w:rFonts w:ascii="Roboto Condensed" w:eastAsia="Calibri" w:hAnsi="Roboto Condensed" w:cs="Calibri"/>
                <w:b/>
                <w:bCs/>
                <w:color w:val="FFFFFF" w:themeColor="background1"/>
                <w:spacing w:val="-1"/>
              </w:rPr>
              <w:t>ne</w:t>
            </w:r>
            <w:r w:rsidRPr="00420F6B">
              <w:rPr>
                <w:rFonts w:ascii="Roboto Condensed" w:eastAsia="Calibri" w:hAnsi="Roboto Condensed" w:cs="Calibri"/>
                <w:b/>
                <w:bCs/>
                <w:color w:val="FFFFFF" w:themeColor="background1"/>
              </w:rPr>
              <w:t>me</w:t>
            </w:r>
            <w:r w:rsidRPr="00420F6B">
              <w:rPr>
                <w:rFonts w:ascii="Roboto Condensed" w:eastAsia="Calibri" w:hAnsi="Roboto Condensed" w:cs="Calibri"/>
                <w:b/>
                <w:bCs/>
                <w:color w:val="FFFFFF" w:themeColor="background1"/>
                <w:spacing w:val="-1"/>
              </w:rPr>
              <w:t>n</w:t>
            </w:r>
            <w:r w:rsidRPr="00420F6B">
              <w:rPr>
                <w:rFonts w:ascii="Roboto Condensed" w:eastAsia="Calibri" w:hAnsi="Roboto Condensed" w:cs="Calibri"/>
                <w:b/>
                <w:bCs/>
                <w:color w:val="FFFFFF" w:themeColor="background1"/>
              </w:rPr>
              <w:t>t</w:t>
            </w:r>
          </w:p>
        </w:tc>
        <w:tc>
          <w:tcPr>
            <w:tcW w:w="7788" w:type="dxa"/>
            <w:gridSpan w:val="3"/>
            <w:shd w:val="clear" w:color="auto" w:fill="F1E5F7"/>
            <w:vAlign w:val="center"/>
          </w:tcPr>
          <w:p w14:paraId="04E9BAB6" w14:textId="77777777" w:rsidR="004F6CE3" w:rsidRPr="00F44916" w:rsidRDefault="004F6CE3" w:rsidP="0076060A">
            <w:pPr>
              <w:spacing w:after="0" w:line="240" w:lineRule="auto"/>
              <w:ind w:left="71" w:right="2"/>
              <w:rPr>
                <w:rFonts w:ascii="Roboto Condensed" w:eastAsia="Calibri" w:hAnsi="Roboto Condensed" w:cs="Calibri"/>
                <w:sz w:val="20"/>
                <w:szCs w:val="20"/>
              </w:rPr>
            </w:pPr>
            <w:r w:rsidRPr="00F44916">
              <w:rPr>
                <w:rFonts w:ascii="Roboto Condensed" w:eastAsia="Calibri" w:hAnsi="Roboto Condensed" w:cs="Calibri"/>
                <w:sz w:val="20"/>
                <w:szCs w:val="20"/>
              </w:rPr>
              <w:t>Ensei</w:t>
            </w:r>
            <w:r w:rsidRPr="00F44916">
              <w:rPr>
                <w:rFonts w:ascii="Roboto Condensed" w:eastAsia="Calibri" w:hAnsi="Roboto Condensed" w:cs="Calibri"/>
                <w:spacing w:val="-1"/>
                <w:sz w:val="20"/>
                <w:szCs w:val="20"/>
              </w:rPr>
              <w:t>gn</w:t>
            </w:r>
            <w:r w:rsidRPr="00F44916">
              <w:rPr>
                <w:rFonts w:ascii="Roboto Condensed" w:eastAsia="Calibri" w:hAnsi="Roboto Condensed" w:cs="Calibri"/>
                <w:sz w:val="20"/>
                <w:szCs w:val="20"/>
              </w:rPr>
              <w:t>e</w:t>
            </w:r>
            <w:r w:rsidRPr="00F44916">
              <w:rPr>
                <w:rFonts w:ascii="Roboto Condensed" w:eastAsia="Calibri" w:hAnsi="Roboto Condensed" w:cs="Calibri"/>
                <w:spacing w:val="-1"/>
                <w:sz w:val="20"/>
                <w:szCs w:val="20"/>
              </w:rPr>
              <w:t>m</w:t>
            </w:r>
            <w:r w:rsidRPr="00F44916">
              <w:rPr>
                <w:rFonts w:ascii="Roboto Condensed" w:eastAsia="Calibri" w:hAnsi="Roboto Condensed" w:cs="Calibri"/>
                <w:sz w:val="20"/>
                <w:szCs w:val="20"/>
              </w:rPr>
              <w:t>ent</w:t>
            </w:r>
            <w:r w:rsidRPr="00F44916">
              <w:rPr>
                <w:rFonts w:ascii="Roboto Condensed" w:eastAsia="Calibri" w:hAnsi="Roboto Condensed" w:cs="Calibri"/>
                <w:spacing w:val="15"/>
                <w:sz w:val="20"/>
                <w:szCs w:val="20"/>
              </w:rPr>
              <w:t xml:space="preserve"> </w:t>
            </w:r>
            <w:r w:rsidRPr="00F44916">
              <w:rPr>
                <w:rFonts w:ascii="Roboto Condensed" w:eastAsia="Calibri" w:hAnsi="Roboto Condensed" w:cs="Calibri"/>
                <w:spacing w:val="-1"/>
                <w:sz w:val="20"/>
                <w:szCs w:val="20"/>
              </w:rPr>
              <w:t>p</w:t>
            </w:r>
            <w:r w:rsidRPr="00F44916">
              <w:rPr>
                <w:rFonts w:ascii="Roboto Condensed" w:eastAsia="Calibri" w:hAnsi="Roboto Condensed" w:cs="Calibri"/>
                <w:sz w:val="20"/>
                <w:szCs w:val="20"/>
              </w:rPr>
              <w:t>ri</w:t>
            </w:r>
            <w:r w:rsidRPr="00F44916">
              <w:rPr>
                <w:rFonts w:ascii="Roboto Condensed" w:eastAsia="Calibri" w:hAnsi="Roboto Condensed" w:cs="Calibri"/>
                <w:spacing w:val="-1"/>
                <w:sz w:val="20"/>
                <w:szCs w:val="20"/>
              </w:rPr>
              <w:t>n</w:t>
            </w:r>
            <w:r w:rsidRPr="00F44916">
              <w:rPr>
                <w:rFonts w:ascii="Roboto Condensed" w:eastAsia="Calibri" w:hAnsi="Roboto Condensed" w:cs="Calibri"/>
                <w:sz w:val="20"/>
                <w:szCs w:val="20"/>
              </w:rPr>
              <w:t>ci</w:t>
            </w:r>
            <w:r w:rsidRPr="00F44916">
              <w:rPr>
                <w:rFonts w:ascii="Roboto Condensed" w:eastAsia="Calibri" w:hAnsi="Roboto Condensed" w:cs="Calibri"/>
                <w:spacing w:val="-1"/>
                <w:sz w:val="20"/>
                <w:szCs w:val="20"/>
              </w:rPr>
              <w:t>p</w:t>
            </w:r>
            <w:r w:rsidRPr="00F44916">
              <w:rPr>
                <w:rFonts w:ascii="Roboto Condensed" w:eastAsia="Calibri" w:hAnsi="Roboto Condensed" w:cs="Calibri"/>
                <w:sz w:val="20"/>
                <w:szCs w:val="20"/>
              </w:rPr>
              <w:t>ale</w:t>
            </w:r>
            <w:r w:rsidRPr="00F44916">
              <w:rPr>
                <w:rFonts w:ascii="Roboto Condensed" w:eastAsia="Calibri" w:hAnsi="Roboto Condensed" w:cs="Calibri"/>
                <w:spacing w:val="-1"/>
                <w:sz w:val="20"/>
                <w:szCs w:val="20"/>
              </w:rPr>
              <w:t>m</w:t>
            </w:r>
            <w:r w:rsidRPr="00F44916">
              <w:rPr>
                <w:rFonts w:ascii="Roboto Condensed" w:eastAsia="Calibri" w:hAnsi="Roboto Condensed" w:cs="Calibri"/>
                <w:sz w:val="20"/>
                <w:szCs w:val="20"/>
              </w:rPr>
              <w:t>ent</w:t>
            </w:r>
            <w:r w:rsidRPr="00F44916">
              <w:rPr>
                <w:rFonts w:ascii="Roboto Condensed" w:eastAsia="Calibri" w:hAnsi="Roboto Condensed" w:cs="Calibri"/>
                <w:spacing w:val="16"/>
                <w:sz w:val="20"/>
                <w:szCs w:val="20"/>
              </w:rPr>
              <w:t xml:space="preserve"> </w:t>
            </w:r>
            <w:r w:rsidRPr="00F44916">
              <w:rPr>
                <w:rFonts w:ascii="Roboto Condensed" w:eastAsia="Calibri" w:hAnsi="Roboto Condensed" w:cs="Calibri"/>
                <w:spacing w:val="-1"/>
                <w:sz w:val="20"/>
                <w:szCs w:val="20"/>
              </w:rPr>
              <w:t>d'</w:t>
            </w:r>
            <w:r w:rsidRPr="00F44916">
              <w:rPr>
                <w:rFonts w:ascii="Roboto Condensed" w:eastAsia="Calibri" w:hAnsi="Roboto Condensed" w:cs="Calibri"/>
                <w:sz w:val="20"/>
                <w:szCs w:val="20"/>
              </w:rPr>
              <w:t>a</w:t>
            </w:r>
            <w:r w:rsidRPr="00F44916">
              <w:rPr>
                <w:rFonts w:ascii="Roboto Condensed" w:eastAsia="Calibri" w:hAnsi="Roboto Condensed" w:cs="Calibri"/>
                <w:spacing w:val="-1"/>
                <w:sz w:val="20"/>
                <w:szCs w:val="20"/>
              </w:rPr>
              <w:t>pp</w:t>
            </w:r>
            <w:r w:rsidRPr="00F44916">
              <w:rPr>
                <w:rFonts w:ascii="Roboto Condensed" w:eastAsia="Calibri" w:hAnsi="Roboto Condensed" w:cs="Calibri"/>
                <w:spacing w:val="1"/>
                <w:sz w:val="20"/>
                <w:szCs w:val="20"/>
              </w:rPr>
              <w:t>o</w:t>
            </w:r>
            <w:r w:rsidRPr="00F44916">
              <w:rPr>
                <w:rFonts w:ascii="Roboto Condensed" w:eastAsia="Calibri" w:hAnsi="Roboto Condensed" w:cs="Calibri"/>
                <w:sz w:val="20"/>
                <w:szCs w:val="20"/>
              </w:rPr>
              <w:t>rts</w:t>
            </w:r>
            <w:r w:rsidRPr="00F44916">
              <w:rPr>
                <w:rFonts w:ascii="Roboto Condensed" w:eastAsia="Calibri" w:hAnsi="Roboto Condensed" w:cs="Calibri"/>
                <w:spacing w:val="15"/>
                <w:sz w:val="20"/>
                <w:szCs w:val="20"/>
              </w:rPr>
              <w:t xml:space="preserve"> </w:t>
            </w:r>
            <w:r w:rsidRPr="00F44916">
              <w:rPr>
                <w:rFonts w:ascii="Roboto Condensed" w:eastAsia="Calibri" w:hAnsi="Roboto Condensed" w:cs="Calibri"/>
                <w:sz w:val="20"/>
                <w:szCs w:val="20"/>
              </w:rPr>
              <w:t>thé</w:t>
            </w:r>
            <w:r w:rsidRPr="00F44916">
              <w:rPr>
                <w:rFonts w:ascii="Roboto Condensed" w:eastAsia="Calibri" w:hAnsi="Roboto Condensed" w:cs="Calibri"/>
                <w:spacing w:val="1"/>
                <w:sz w:val="20"/>
                <w:szCs w:val="20"/>
              </w:rPr>
              <w:t>o</w:t>
            </w:r>
            <w:r w:rsidRPr="00F44916">
              <w:rPr>
                <w:rFonts w:ascii="Roboto Condensed" w:eastAsia="Calibri" w:hAnsi="Roboto Condensed" w:cs="Calibri"/>
                <w:sz w:val="20"/>
                <w:szCs w:val="20"/>
              </w:rPr>
              <w:t>ri</w:t>
            </w:r>
            <w:r w:rsidRPr="00F44916">
              <w:rPr>
                <w:rFonts w:ascii="Roboto Condensed" w:eastAsia="Calibri" w:hAnsi="Roboto Condensed" w:cs="Calibri"/>
                <w:spacing w:val="-1"/>
                <w:sz w:val="20"/>
                <w:szCs w:val="20"/>
              </w:rPr>
              <w:t>qu</w:t>
            </w:r>
            <w:r w:rsidRPr="00F44916">
              <w:rPr>
                <w:rFonts w:ascii="Roboto Condensed" w:eastAsia="Calibri" w:hAnsi="Roboto Condensed" w:cs="Calibri"/>
                <w:spacing w:val="-2"/>
                <w:sz w:val="20"/>
                <w:szCs w:val="20"/>
              </w:rPr>
              <w:t>e</w:t>
            </w:r>
            <w:r w:rsidRPr="00F44916">
              <w:rPr>
                <w:rFonts w:ascii="Roboto Condensed" w:eastAsia="Calibri" w:hAnsi="Roboto Condensed" w:cs="Calibri"/>
                <w:sz w:val="20"/>
                <w:szCs w:val="20"/>
              </w:rPr>
              <w:t>s</w:t>
            </w:r>
            <w:r w:rsidRPr="00F44916">
              <w:rPr>
                <w:rFonts w:ascii="Roboto Condensed" w:eastAsia="Calibri" w:hAnsi="Roboto Condensed" w:cs="Calibri"/>
                <w:spacing w:val="15"/>
                <w:sz w:val="20"/>
                <w:szCs w:val="20"/>
              </w:rPr>
              <w:t xml:space="preserve"> </w:t>
            </w:r>
            <w:r w:rsidRPr="00F44916">
              <w:rPr>
                <w:rFonts w:ascii="Roboto Condensed" w:eastAsia="Calibri" w:hAnsi="Roboto Condensed" w:cs="Calibri"/>
                <w:spacing w:val="-2"/>
                <w:sz w:val="20"/>
                <w:szCs w:val="20"/>
              </w:rPr>
              <w:t>e</w:t>
            </w:r>
            <w:r w:rsidRPr="00F44916">
              <w:rPr>
                <w:rFonts w:ascii="Roboto Condensed" w:eastAsia="Calibri" w:hAnsi="Roboto Condensed" w:cs="Calibri"/>
                <w:sz w:val="20"/>
                <w:szCs w:val="20"/>
              </w:rPr>
              <w:t>t</w:t>
            </w:r>
            <w:r w:rsidRPr="00F44916">
              <w:rPr>
                <w:rFonts w:ascii="Roboto Condensed" w:eastAsia="Calibri" w:hAnsi="Roboto Condensed" w:cs="Calibri"/>
                <w:spacing w:val="16"/>
                <w:sz w:val="20"/>
                <w:szCs w:val="20"/>
              </w:rPr>
              <w:t xml:space="preserve"> </w:t>
            </w:r>
            <w:r w:rsidRPr="00F44916">
              <w:rPr>
                <w:rFonts w:ascii="Roboto Condensed" w:eastAsia="Calibri" w:hAnsi="Roboto Condensed" w:cs="Calibri"/>
                <w:spacing w:val="1"/>
                <w:sz w:val="20"/>
                <w:szCs w:val="20"/>
              </w:rPr>
              <w:t>m</w:t>
            </w:r>
            <w:r w:rsidRPr="00F44916">
              <w:rPr>
                <w:rFonts w:ascii="Roboto Condensed" w:eastAsia="Calibri" w:hAnsi="Roboto Condensed" w:cs="Calibri"/>
                <w:sz w:val="20"/>
                <w:szCs w:val="20"/>
              </w:rPr>
              <w:t>é</w:t>
            </w:r>
            <w:r w:rsidRPr="00F44916">
              <w:rPr>
                <w:rFonts w:ascii="Roboto Condensed" w:eastAsia="Calibri" w:hAnsi="Roboto Condensed" w:cs="Calibri"/>
                <w:spacing w:val="1"/>
                <w:sz w:val="20"/>
                <w:szCs w:val="20"/>
              </w:rPr>
              <w:t>t</w:t>
            </w:r>
            <w:r w:rsidRPr="00F44916">
              <w:rPr>
                <w:rFonts w:ascii="Roboto Condensed" w:eastAsia="Calibri" w:hAnsi="Roboto Condensed" w:cs="Calibri"/>
                <w:spacing w:val="-3"/>
                <w:sz w:val="20"/>
                <w:szCs w:val="20"/>
              </w:rPr>
              <w:t>h</w:t>
            </w:r>
            <w:r w:rsidRPr="00F44916">
              <w:rPr>
                <w:rFonts w:ascii="Roboto Condensed" w:eastAsia="Calibri" w:hAnsi="Roboto Condensed" w:cs="Calibri"/>
                <w:spacing w:val="1"/>
                <w:sz w:val="20"/>
                <w:szCs w:val="20"/>
              </w:rPr>
              <w:t>o</w:t>
            </w:r>
            <w:r w:rsidRPr="00F44916">
              <w:rPr>
                <w:rFonts w:ascii="Roboto Condensed" w:eastAsia="Calibri" w:hAnsi="Roboto Condensed" w:cs="Calibri"/>
                <w:spacing w:val="-1"/>
                <w:sz w:val="20"/>
                <w:szCs w:val="20"/>
              </w:rPr>
              <w:t>d</w:t>
            </w:r>
            <w:r w:rsidRPr="00F44916">
              <w:rPr>
                <w:rFonts w:ascii="Roboto Condensed" w:eastAsia="Calibri" w:hAnsi="Roboto Condensed" w:cs="Calibri"/>
                <w:spacing w:val="1"/>
                <w:sz w:val="20"/>
                <w:szCs w:val="20"/>
              </w:rPr>
              <w:t>o</w:t>
            </w:r>
            <w:r w:rsidRPr="00F44916">
              <w:rPr>
                <w:rFonts w:ascii="Roboto Condensed" w:eastAsia="Calibri" w:hAnsi="Roboto Condensed" w:cs="Calibri"/>
                <w:spacing w:val="-3"/>
                <w:sz w:val="20"/>
                <w:szCs w:val="20"/>
              </w:rPr>
              <w:t>l</w:t>
            </w:r>
            <w:r w:rsidRPr="00F44916">
              <w:rPr>
                <w:rFonts w:ascii="Roboto Condensed" w:eastAsia="Calibri" w:hAnsi="Roboto Condensed" w:cs="Calibri"/>
                <w:spacing w:val="1"/>
                <w:sz w:val="20"/>
                <w:szCs w:val="20"/>
              </w:rPr>
              <w:t>o</w:t>
            </w:r>
            <w:r w:rsidRPr="00F44916">
              <w:rPr>
                <w:rFonts w:ascii="Roboto Condensed" w:eastAsia="Calibri" w:hAnsi="Roboto Condensed" w:cs="Calibri"/>
                <w:spacing w:val="-1"/>
                <w:sz w:val="20"/>
                <w:szCs w:val="20"/>
              </w:rPr>
              <w:t>g</w:t>
            </w:r>
            <w:r w:rsidRPr="00F44916">
              <w:rPr>
                <w:rFonts w:ascii="Roboto Condensed" w:eastAsia="Calibri" w:hAnsi="Roboto Condensed" w:cs="Calibri"/>
                <w:sz w:val="20"/>
                <w:szCs w:val="20"/>
              </w:rPr>
              <w:t>i</w:t>
            </w:r>
            <w:r w:rsidRPr="00F44916">
              <w:rPr>
                <w:rFonts w:ascii="Roboto Condensed" w:eastAsia="Calibri" w:hAnsi="Roboto Condensed" w:cs="Calibri"/>
                <w:spacing w:val="-1"/>
                <w:sz w:val="20"/>
                <w:szCs w:val="20"/>
              </w:rPr>
              <w:t>qu</w:t>
            </w:r>
            <w:r w:rsidRPr="00F44916">
              <w:rPr>
                <w:rFonts w:ascii="Roboto Condensed" w:eastAsia="Calibri" w:hAnsi="Roboto Condensed" w:cs="Calibri"/>
                <w:sz w:val="20"/>
                <w:szCs w:val="20"/>
              </w:rPr>
              <w:t>e</w:t>
            </w:r>
            <w:r w:rsidRPr="00F44916">
              <w:rPr>
                <w:rFonts w:ascii="Roboto Condensed" w:eastAsia="Calibri" w:hAnsi="Roboto Condensed" w:cs="Calibri"/>
                <w:spacing w:val="17"/>
                <w:sz w:val="20"/>
                <w:szCs w:val="20"/>
              </w:rPr>
              <w:t xml:space="preserve"> </w:t>
            </w:r>
            <w:r w:rsidRPr="00F44916">
              <w:rPr>
                <w:rFonts w:ascii="Roboto Condensed" w:eastAsia="Calibri" w:hAnsi="Roboto Condensed" w:cs="Calibri"/>
                <w:spacing w:val="1"/>
                <w:sz w:val="20"/>
                <w:szCs w:val="20"/>
              </w:rPr>
              <w:t>m</w:t>
            </w:r>
            <w:r w:rsidRPr="00F44916">
              <w:rPr>
                <w:rFonts w:ascii="Roboto Condensed" w:eastAsia="Calibri" w:hAnsi="Roboto Condensed" w:cs="Calibri"/>
                <w:sz w:val="20"/>
                <w:szCs w:val="20"/>
              </w:rPr>
              <w:t>is</w:t>
            </w:r>
            <w:r w:rsidRPr="00F44916">
              <w:rPr>
                <w:rFonts w:ascii="Roboto Condensed" w:eastAsia="Calibri" w:hAnsi="Roboto Condensed" w:cs="Calibri"/>
                <w:spacing w:val="15"/>
                <w:sz w:val="20"/>
                <w:szCs w:val="20"/>
              </w:rPr>
              <w:t xml:space="preserve"> </w:t>
            </w:r>
            <w:r w:rsidRPr="00F44916">
              <w:rPr>
                <w:rFonts w:ascii="Roboto Condensed" w:eastAsia="Calibri" w:hAnsi="Roboto Condensed" w:cs="Calibri"/>
                <w:sz w:val="20"/>
                <w:szCs w:val="20"/>
              </w:rPr>
              <w:t xml:space="preserve">en </w:t>
            </w:r>
            <w:r w:rsidRPr="00F44916">
              <w:rPr>
                <w:rFonts w:ascii="Roboto Condensed" w:eastAsia="Calibri" w:hAnsi="Roboto Condensed" w:cs="Calibri"/>
                <w:spacing w:val="-1"/>
                <w:sz w:val="20"/>
                <w:szCs w:val="20"/>
              </w:rPr>
              <w:t>p</w:t>
            </w:r>
            <w:r w:rsidRPr="00F44916">
              <w:rPr>
                <w:rFonts w:ascii="Roboto Condensed" w:eastAsia="Calibri" w:hAnsi="Roboto Condensed" w:cs="Calibri"/>
                <w:sz w:val="20"/>
                <w:szCs w:val="20"/>
              </w:rPr>
              <w:t>rati</w:t>
            </w:r>
            <w:r w:rsidRPr="00F44916">
              <w:rPr>
                <w:rFonts w:ascii="Roboto Condensed" w:eastAsia="Calibri" w:hAnsi="Roboto Condensed" w:cs="Calibri"/>
                <w:spacing w:val="-1"/>
                <w:sz w:val="20"/>
                <w:szCs w:val="20"/>
              </w:rPr>
              <w:t>qu</w:t>
            </w:r>
            <w:r w:rsidRPr="00F44916">
              <w:rPr>
                <w:rFonts w:ascii="Roboto Condensed" w:eastAsia="Calibri" w:hAnsi="Roboto Condensed" w:cs="Calibri"/>
                <w:sz w:val="20"/>
                <w:szCs w:val="20"/>
              </w:rPr>
              <w:t>e</w:t>
            </w:r>
            <w:r w:rsidRPr="00F44916">
              <w:rPr>
                <w:rFonts w:ascii="Roboto Condensed" w:eastAsia="Calibri" w:hAnsi="Roboto Condensed" w:cs="Calibri"/>
                <w:spacing w:val="1"/>
                <w:sz w:val="20"/>
                <w:szCs w:val="20"/>
              </w:rPr>
              <w:t xml:space="preserve"> </w:t>
            </w:r>
            <w:r w:rsidRPr="00F44916">
              <w:rPr>
                <w:rFonts w:ascii="Roboto Condensed" w:eastAsia="Calibri" w:hAnsi="Roboto Condensed" w:cs="Calibri"/>
                <w:spacing w:val="-1"/>
                <w:sz w:val="20"/>
                <w:szCs w:val="20"/>
              </w:rPr>
              <w:t>d</w:t>
            </w:r>
            <w:r w:rsidRPr="00F44916">
              <w:rPr>
                <w:rFonts w:ascii="Roboto Condensed" w:eastAsia="Calibri" w:hAnsi="Roboto Condensed" w:cs="Calibri"/>
                <w:sz w:val="20"/>
                <w:szCs w:val="20"/>
              </w:rPr>
              <w:t>a</w:t>
            </w:r>
            <w:r w:rsidRPr="00F44916">
              <w:rPr>
                <w:rFonts w:ascii="Roboto Condensed" w:eastAsia="Calibri" w:hAnsi="Roboto Condensed" w:cs="Calibri"/>
                <w:spacing w:val="-1"/>
                <w:sz w:val="20"/>
                <w:szCs w:val="20"/>
              </w:rPr>
              <w:t>n</w:t>
            </w:r>
            <w:r w:rsidRPr="00F44916">
              <w:rPr>
                <w:rFonts w:ascii="Roboto Condensed" w:eastAsia="Calibri" w:hAnsi="Roboto Condensed" w:cs="Calibri"/>
                <w:sz w:val="20"/>
                <w:szCs w:val="20"/>
              </w:rPr>
              <w:t>s</w:t>
            </w:r>
            <w:r w:rsidRPr="00F44916">
              <w:rPr>
                <w:rFonts w:ascii="Roboto Condensed" w:eastAsia="Calibri" w:hAnsi="Roboto Condensed" w:cs="Calibri"/>
                <w:spacing w:val="1"/>
                <w:sz w:val="20"/>
                <w:szCs w:val="20"/>
              </w:rPr>
              <w:t xml:space="preserve"> </w:t>
            </w:r>
            <w:r w:rsidRPr="00F44916">
              <w:rPr>
                <w:rFonts w:ascii="Roboto Condensed" w:eastAsia="Calibri" w:hAnsi="Roboto Condensed" w:cs="Calibri"/>
                <w:spacing w:val="-1"/>
                <w:sz w:val="20"/>
                <w:szCs w:val="20"/>
              </w:rPr>
              <w:t>d</w:t>
            </w:r>
            <w:r w:rsidRPr="00F44916">
              <w:rPr>
                <w:rFonts w:ascii="Roboto Condensed" w:eastAsia="Calibri" w:hAnsi="Roboto Condensed" w:cs="Calibri"/>
                <w:sz w:val="20"/>
                <w:szCs w:val="20"/>
              </w:rPr>
              <w:t>es</w:t>
            </w:r>
            <w:r w:rsidRPr="00F44916">
              <w:rPr>
                <w:rFonts w:ascii="Roboto Condensed" w:eastAsia="Calibri" w:hAnsi="Roboto Condensed" w:cs="Calibri"/>
                <w:spacing w:val="-1"/>
                <w:sz w:val="20"/>
                <w:szCs w:val="20"/>
              </w:rPr>
              <w:t xml:space="preserve"> </w:t>
            </w:r>
            <w:r w:rsidRPr="00F44916">
              <w:rPr>
                <w:rFonts w:ascii="Roboto Condensed" w:eastAsia="Calibri" w:hAnsi="Roboto Condensed" w:cs="Calibri"/>
                <w:sz w:val="20"/>
                <w:szCs w:val="20"/>
              </w:rPr>
              <w:t>é</w:t>
            </w:r>
            <w:r w:rsidRPr="00F44916">
              <w:rPr>
                <w:rFonts w:ascii="Roboto Condensed" w:eastAsia="Calibri" w:hAnsi="Roboto Condensed" w:cs="Calibri"/>
                <w:spacing w:val="1"/>
                <w:sz w:val="20"/>
                <w:szCs w:val="20"/>
              </w:rPr>
              <w:t>t</w:t>
            </w:r>
            <w:r w:rsidRPr="00F44916">
              <w:rPr>
                <w:rFonts w:ascii="Roboto Condensed" w:eastAsia="Calibri" w:hAnsi="Roboto Condensed" w:cs="Calibri"/>
                <w:spacing w:val="-1"/>
                <w:sz w:val="20"/>
                <w:szCs w:val="20"/>
              </w:rPr>
              <w:t>ud</w:t>
            </w:r>
            <w:r w:rsidRPr="00F44916">
              <w:rPr>
                <w:rFonts w:ascii="Roboto Condensed" w:eastAsia="Calibri" w:hAnsi="Roboto Condensed" w:cs="Calibri"/>
                <w:sz w:val="20"/>
                <w:szCs w:val="20"/>
              </w:rPr>
              <w:t>es</w:t>
            </w:r>
            <w:r w:rsidRPr="00F44916">
              <w:rPr>
                <w:rFonts w:ascii="Roboto Condensed" w:eastAsia="Calibri" w:hAnsi="Roboto Condensed" w:cs="Calibri"/>
                <w:spacing w:val="-1"/>
                <w:sz w:val="20"/>
                <w:szCs w:val="20"/>
              </w:rPr>
              <w:t xml:space="preserve"> d</w:t>
            </w:r>
            <w:r w:rsidRPr="00F44916">
              <w:rPr>
                <w:rFonts w:ascii="Roboto Condensed" w:eastAsia="Calibri" w:hAnsi="Roboto Condensed" w:cs="Calibri"/>
                <w:sz w:val="20"/>
                <w:szCs w:val="20"/>
              </w:rPr>
              <w:t>e</w:t>
            </w:r>
            <w:r w:rsidRPr="00F44916">
              <w:rPr>
                <w:rFonts w:ascii="Roboto Condensed" w:eastAsia="Calibri" w:hAnsi="Roboto Condensed" w:cs="Calibri"/>
                <w:spacing w:val="2"/>
                <w:sz w:val="20"/>
                <w:szCs w:val="20"/>
              </w:rPr>
              <w:t xml:space="preserve"> </w:t>
            </w:r>
            <w:r w:rsidRPr="00F44916">
              <w:rPr>
                <w:rFonts w:ascii="Roboto Condensed" w:eastAsia="Calibri" w:hAnsi="Roboto Condensed" w:cs="Calibri"/>
                <w:sz w:val="20"/>
                <w:szCs w:val="20"/>
              </w:rPr>
              <w:t>cas</w:t>
            </w:r>
          </w:p>
        </w:tc>
      </w:tr>
      <w:tr w:rsidR="004F6CE3" w14:paraId="5CFD2FDF" w14:textId="77777777" w:rsidTr="000040BB">
        <w:trPr>
          <w:trHeight w:hRule="exact" w:val="985"/>
        </w:trPr>
        <w:tc>
          <w:tcPr>
            <w:tcW w:w="2414" w:type="dxa"/>
            <w:gridSpan w:val="2"/>
            <w:shd w:val="clear" w:color="auto" w:fill="282D46"/>
            <w:vAlign w:val="center"/>
          </w:tcPr>
          <w:p w14:paraId="164085BB" w14:textId="77777777" w:rsidR="004F6CE3" w:rsidRPr="00420F6B" w:rsidRDefault="004F6CE3" w:rsidP="0076060A">
            <w:pPr>
              <w:spacing w:after="0" w:line="240" w:lineRule="auto"/>
              <w:ind w:left="69" w:right="210"/>
              <w:rPr>
                <w:rFonts w:ascii="Roboto Condensed" w:eastAsia="Calibri" w:hAnsi="Roboto Condensed" w:cs="Calibri"/>
                <w:b/>
                <w:color w:val="FFFFFF" w:themeColor="background1"/>
              </w:rPr>
            </w:pPr>
            <w:r w:rsidRPr="00420F6B">
              <w:rPr>
                <w:rFonts w:ascii="Roboto Condensed" w:eastAsia="Calibri" w:hAnsi="Roboto Condensed" w:cs="Calibri"/>
                <w:b/>
                <w:bCs/>
                <w:color w:val="FFFFFF" w:themeColor="background1"/>
                <w:spacing w:val="-1"/>
              </w:rPr>
              <w:t>Moda</w:t>
            </w:r>
            <w:r w:rsidRPr="00420F6B">
              <w:rPr>
                <w:rFonts w:ascii="Roboto Condensed" w:eastAsia="Calibri" w:hAnsi="Roboto Condensed" w:cs="Calibri"/>
                <w:b/>
                <w:bCs/>
                <w:color w:val="FFFFFF" w:themeColor="background1"/>
                <w:spacing w:val="1"/>
              </w:rPr>
              <w:t>li</w:t>
            </w:r>
            <w:r w:rsidRPr="00420F6B">
              <w:rPr>
                <w:rFonts w:ascii="Roboto Condensed" w:eastAsia="Calibri" w:hAnsi="Roboto Condensed" w:cs="Calibri"/>
                <w:b/>
                <w:bCs/>
                <w:color w:val="FFFFFF" w:themeColor="background1"/>
              </w:rPr>
              <w:t>tés</w:t>
            </w:r>
            <w:r w:rsidRPr="00420F6B">
              <w:rPr>
                <w:rFonts w:ascii="Roboto Condensed" w:eastAsia="Calibri" w:hAnsi="Roboto Condensed" w:cs="Calibri"/>
                <w:b/>
                <w:bCs/>
                <w:color w:val="FFFFFF" w:themeColor="background1"/>
                <w:spacing w:val="1"/>
              </w:rPr>
              <w:t xml:space="preserve"> </w:t>
            </w:r>
            <w:r w:rsidRPr="00420F6B">
              <w:rPr>
                <w:rFonts w:ascii="Roboto Condensed" w:eastAsia="Calibri" w:hAnsi="Roboto Condensed" w:cs="Calibri"/>
                <w:b/>
                <w:bCs/>
                <w:color w:val="FFFFFF" w:themeColor="background1"/>
                <w:spacing w:val="-1"/>
              </w:rPr>
              <w:t>d</w:t>
            </w:r>
            <w:r w:rsidRPr="00420F6B">
              <w:rPr>
                <w:rFonts w:ascii="Roboto Condensed" w:eastAsia="Calibri" w:hAnsi="Roboto Condensed" w:cs="Calibri"/>
                <w:b/>
                <w:bCs/>
                <w:color w:val="FFFFFF" w:themeColor="background1"/>
              </w:rPr>
              <w:t>’</w:t>
            </w:r>
            <w:r w:rsidRPr="00420F6B">
              <w:rPr>
                <w:rFonts w:ascii="Roboto Condensed" w:eastAsia="Calibri" w:hAnsi="Roboto Condensed" w:cs="Calibri"/>
                <w:b/>
                <w:bCs/>
                <w:color w:val="FFFFFF" w:themeColor="background1"/>
                <w:spacing w:val="-2"/>
              </w:rPr>
              <w:t>é</w:t>
            </w:r>
            <w:r w:rsidRPr="00420F6B">
              <w:rPr>
                <w:rFonts w:ascii="Roboto Condensed" w:eastAsia="Calibri" w:hAnsi="Roboto Condensed" w:cs="Calibri"/>
                <w:b/>
                <w:bCs/>
                <w:color w:val="FFFFFF" w:themeColor="background1"/>
                <w:spacing w:val="1"/>
              </w:rPr>
              <w:t>v</w:t>
            </w:r>
            <w:r w:rsidRPr="00420F6B">
              <w:rPr>
                <w:rFonts w:ascii="Roboto Condensed" w:eastAsia="Calibri" w:hAnsi="Roboto Condensed" w:cs="Calibri"/>
                <w:b/>
                <w:bCs/>
                <w:color w:val="FFFFFF" w:themeColor="background1"/>
                <w:spacing w:val="-1"/>
              </w:rPr>
              <w:t>a</w:t>
            </w:r>
            <w:r w:rsidRPr="00420F6B">
              <w:rPr>
                <w:rFonts w:ascii="Roboto Condensed" w:eastAsia="Calibri" w:hAnsi="Roboto Condensed" w:cs="Calibri"/>
                <w:b/>
                <w:bCs/>
                <w:color w:val="FFFFFF" w:themeColor="background1"/>
                <w:spacing w:val="1"/>
              </w:rPr>
              <w:t>l</w:t>
            </w:r>
            <w:r w:rsidRPr="00420F6B">
              <w:rPr>
                <w:rFonts w:ascii="Roboto Condensed" w:eastAsia="Calibri" w:hAnsi="Roboto Condensed" w:cs="Calibri"/>
                <w:b/>
                <w:bCs/>
                <w:color w:val="FFFFFF" w:themeColor="background1"/>
                <w:spacing w:val="-1"/>
              </w:rPr>
              <w:t>ua</w:t>
            </w:r>
            <w:r w:rsidRPr="00420F6B">
              <w:rPr>
                <w:rFonts w:ascii="Roboto Condensed" w:eastAsia="Calibri" w:hAnsi="Roboto Condensed" w:cs="Calibri"/>
                <w:b/>
                <w:bCs/>
                <w:color w:val="FFFFFF" w:themeColor="background1"/>
              </w:rPr>
              <w:t>t</w:t>
            </w:r>
            <w:r w:rsidRPr="00420F6B">
              <w:rPr>
                <w:rFonts w:ascii="Roboto Condensed" w:eastAsia="Calibri" w:hAnsi="Roboto Condensed" w:cs="Calibri"/>
                <w:b/>
                <w:bCs/>
                <w:color w:val="FFFFFF" w:themeColor="background1"/>
                <w:spacing w:val="1"/>
              </w:rPr>
              <w:t>i</w:t>
            </w:r>
            <w:r w:rsidRPr="00420F6B">
              <w:rPr>
                <w:rFonts w:ascii="Roboto Condensed" w:eastAsia="Calibri" w:hAnsi="Roboto Condensed" w:cs="Calibri"/>
                <w:b/>
                <w:bCs/>
                <w:color w:val="FFFFFF" w:themeColor="background1"/>
                <w:spacing w:val="-1"/>
              </w:rPr>
              <w:t>o</w:t>
            </w:r>
            <w:r w:rsidRPr="00420F6B">
              <w:rPr>
                <w:rFonts w:ascii="Roboto Condensed" w:eastAsia="Calibri" w:hAnsi="Roboto Condensed" w:cs="Calibri"/>
                <w:b/>
                <w:bCs/>
                <w:color w:val="FFFFFF" w:themeColor="background1"/>
              </w:rPr>
              <w:t xml:space="preserve">n </w:t>
            </w:r>
            <w:r w:rsidRPr="00420F6B">
              <w:rPr>
                <w:rFonts w:ascii="Roboto Condensed" w:eastAsia="Calibri" w:hAnsi="Roboto Condensed" w:cs="Calibri"/>
                <w:b/>
                <w:bCs/>
                <w:color w:val="FFFFFF" w:themeColor="background1"/>
                <w:spacing w:val="-1"/>
              </w:rPr>
              <w:t>de</w:t>
            </w:r>
            <w:r w:rsidRPr="00420F6B">
              <w:rPr>
                <w:rFonts w:ascii="Roboto Condensed" w:eastAsia="Calibri" w:hAnsi="Roboto Condensed" w:cs="Calibri"/>
                <w:b/>
                <w:bCs/>
                <w:color w:val="FFFFFF" w:themeColor="background1"/>
              </w:rPr>
              <w:t>s</w:t>
            </w:r>
            <w:r w:rsidRPr="00420F6B">
              <w:rPr>
                <w:rFonts w:ascii="Roboto Condensed" w:eastAsia="Calibri" w:hAnsi="Roboto Condensed" w:cs="Calibri"/>
                <w:b/>
                <w:bCs/>
                <w:color w:val="FFFFFF" w:themeColor="background1"/>
                <w:spacing w:val="1"/>
              </w:rPr>
              <w:t xml:space="preserve"> </w:t>
            </w:r>
            <w:r w:rsidRPr="00420F6B">
              <w:rPr>
                <w:rFonts w:ascii="Roboto Condensed" w:eastAsia="Calibri" w:hAnsi="Roboto Condensed" w:cs="Calibri"/>
                <w:b/>
                <w:bCs/>
                <w:color w:val="FFFFFF" w:themeColor="background1"/>
                <w:spacing w:val="-1"/>
              </w:rPr>
              <w:t>a</w:t>
            </w:r>
            <w:r w:rsidRPr="00420F6B">
              <w:rPr>
                <w:rFonts w:ascii="Roboto Condensed" w:eastAsia="Calibri" w:hAnsi="Roboto Condensed" w:cs="Calibri"/>
                <w:b/>
                <w:bCs/>
                <w:color w:val="FFFFFF" w:themeColor="background1"/>
                <w:spacing w:val="1"/>
              </w:rPr>
              <w:t>c</w:t>
            </w:r>
            <w:r w:rsidRPr="00420F6B">
              <w:rPr>
                <w:rFonts w:ascii="Roboto Condensed" w:eastAsia="Calibri" w:hAnsi="Roboto Condensed" w:cs="Calibri"/>
                <w:b/>
                <w:bCs/>
                <w:color w:val="FFFFFF" w:themeColor="background1"/>
                <w:spacing w:val="-1"/>
              </w:rPr>
              <w:t>qu</w:t>
            </w:r>
            <w:r w:rsidRPr="00420F6B">
              <w:rPr>
                <w:rFonts w:ascii="Roboto Condensed" w:eastAsia="Calibri" w:hAnsi="Roboto Condensed" w:cs="Calibri"/>
                <w:b/>
                <w:bCs/>
                <w:color w:val="FFFFFF" w:themeColor="background1"/>
                <w:spacing w:val="1"/>
              </w:rPr>
              <w:t>i</w:t>
            </w:r>
            <w:r w:rsidRPr="00420F6B">
              <w:rPr>
                <w:rFonts w:ascii="Roboto Condensed" w:eastAsia="Calibri" w:hAnsi="Roboto Condensed" w:cs="Calibri"/>
                <w:b/>
                <w:bCs/>
                <w:color w:val="FFFFFF" w:themeColor="background1"/>
              </w:rPr>
              <w:t xml:space="preserve">s </w:t>
            </w:r>
            <w:r w:rsidRPr="00420F6B">
              <w:rPr>
                <w:rFonts w:ascii="Roboto Condensed" w:eastAsia="Calibri" w:hAnsi="Roboto Condensed" w:cs="Calibri"/>
                <w:b/>
                <w:bCs/>
                <w:color w:val="FFFFFF" w:themeColor="background1"/>
                <w:spacing w:val="-1"/>
              </w:rPr>
              <w:t>d</w:t>
            </w:r>
            <w:r w:rsidRPr="00420F6B">
              <w:rPr>
                <w:rFonts w:ascii="Roboto Condensed" w:eastAsia="Calibri" w:hAnsi="Roboto Condensed" w:cs="Calibri"/>
                <w:b/>
                <w:bCs/>
                <w:color w:val="FFFFFF" w:themeColor="background1"/>
              </w:rPr>
              <w:t>’a</w:t>
            </w:r>
            <w:r w:rsidRPr="00420F6B">
              <w:rPr>
                <w:rFonts w:ascii="Roboto Condensed" w:eastAsia="Calibri" w:hAnsi="Roboto Condensed" w:cs="Calibri"/>
                <w:b/>
                <w:bCs/>
                <w:color w:val="FFFFFF" w:themeColor="background1"/>
                <w:spacing w:val="-1"/>
              </w:rPr>
              <w:t>pp</w:t>
            </w:r>
            <w:r w:rsidRPr="00420F6B">
              <w:rPr>
                <w:rFonts w:ascii="Roboto Condensed" w:eastAsia="Calibri" w:hAnsi="Roboto Condensed" w:cs="Calibri"/>
                <w:b/>
                <w:bCs/>
                <w:color w:val="FFFFFF" w:themeColor="background1"/>
                <w:spacing w:val="1"/>
              </w:rPr>
              <w:t>r</w:t>
            </w:r>
            <w:r w:rsidRPr="00420F6B">
              <w:rPr>
                <w:rFonts w:ascii="Roboto Condensed" w:eastAsia="Calibri" w:hAnsi="Roboto Condensed" w:cs="Calibri"/>
                <w:b/>
                <w:bCs/>
                <w:color w:val="FFFFFF" w:themeColor="background1"/>
                <w:spacing w:val="-1"/>
              </w:rPr>
              <w:t>en</w:t>
            </w:r>
            <w:r w:rsidRPr="00420F6B">
              <w:rPr>
                <w:rFonts w:ascii="Roboto Condensed" w:eastAsia="Calibri" w:hAnsi="Roboto Condensed" w:cs="Calibri"/>
                <w:b/>
                <w:bCs/>
                <w:color w:val="FFFFFF" w:themeColor="background1"/>
              </w:rPr>
              <w:t>t</w:t>
            </w:r>
            <w:r w:rsidRPr="00420F6B">
              <w:rPr>
                <w:rFonts w:ascii="Roboto Condensed" w:eastAsia="Calibri" w:hAnsi="Roboto Condensed" w:cs="Calibri"/>
                <w:b/>
                <w:bCs/>
                <w:color w:val="FFFFFF" w:themeColor="background1"/>
                <w:spacing w:val="1"/>
              </w:rPr>
              <w:t>i</w:t>
            </w:r>
            <w:r w:rsidRPr="00420F6B">
              <w:rPr>
                <w:rFonts w:ascii="Roboto Condensed" w:eastAsia="Calibri" w:hAnsi="Roboto Condensed" w:cs="Calibri"/>
                <w:b/>
                <w:bCs/>
                <w:color w:val="FFFFFF" w:themeColor="background1"/>
              </w:rPr>
              <w:t>ss</w:t>
            </w:r>
            <w:r w:rsidRPr="00420F6B">
              <w:rPr>
                <w:rFonts w:ascii="Roboto Condensed" w:eastAsia="Calibri" w:hAnsi="Roboto Condensed" w:cs="Calibri"/>
                <w:b/>
                <w:bCs/>
                <w:color w:val="FFFFFF" w:themeColor="background1"/>
                <w:spacing w:val="-1"/>
              </w:rPr>
              <w:t>a</w:t>
            </w:r>
            <w:r w:rsidRPr="00420F6B">
              <w:rPr>
                <w:rFonts w:ascii="Roboto Condensed" w:eastAsia="Calibri" w:hAnsi="Roboto Condensed" w:cs="Calibri"/>
                <w:b/>
                <w:bCs/>
                <w:color w:val="FFFFFF" w:themeColor="background1"/>
                <w:spacing w:val="1"/>
              </w:rPr>
              <w:t>g</w:t>
            </w:r>
            <w:r w:rsidRPr="00420F6B">
              <w:rPr>
                <w:rFonts w:ascii="Roboto Condensed" w:eastAsia="Calibri" w:hAnsi="Roboto Condensed" w:cs="Calibri"/>
                <w:b/>
                <w:bCs/>
                <w:color w:val="FFFFFF" w:themeColor="background1"/>
              </w:rPr>
              <w:t>e</w:t>
            </w:r>
          </w:p>
        </w:tc>
        <w:tc>
          <w:tcPr>
            <w:tcW w:w="7788" w:type="dxa"/>
            <w:gridSpan w:val="3"/>
            <w:shd w:val="clear" w:color="auto" w:fill="F1E5F7"/>
            <w:vAlign w:val="center"/>
          </w:tcPr>
          <w:p w14:paraId="44571CEB" w14:textId="77777777" w:rsidR="004F6CE3" w:rsidRPr="00F44916" w:rsidRDefault="004F6CE3" w:rsidP="0076060A">
            <w:pPr>
              <w:spacing w:after="0" w:line="240" w:lineRule="auto"/>
              <w:ind w:left="71" w:right="-20"/>
              <w:rPr>
                <w:rFonts w:ascii="Roboto Condensed" w:eastAsia="Calibri" w:hAnsi="Roboto Condensed" w:cs="Calibri"/>
                <w:sz w:val="20"/>
                <w:szCs w:val="20"/>
              </w:rPr>
            </w:pPr>
            <w:r w:rsidRPr="00F44916">
              <w:rPr>
                <w:rFonts w:ascii="Roboto Condensed" w:eastAsia="Calibri" w:hAnsi="Roboto Condensed" w:cs="Calibri"/>
                <w:sz w:val="20"/>
                <w:szCs w:val="20"/>
              </w:rPr>
              <w:t>Exa</w:t>
            </w:r>
            <w:r w:rsidRPr="00F44916">
              <w:rPr>
                <w:rFonts w:ascii="Roboto Condensed" w:eastAsia="Calibri" w:hAnsi="Roboto Condensed" w:cs="Calibri"/>
                <w:spacing w:val="-1"/>
                <w:sz w:val="20"/>
                <w:szCs w:val="20"/>
              </w:rPr>
              <w:t>m</w:t>
            </w:r>
            <w:r w:rsidRPr="00F44916">
              <w:rPr>
                <w:rFonts w:ascii="Roboto Condensed" w:eastAsia="Calibri" w:hAnsi="Roboto Condensed" w:cs="Calibri"/>
                <w:sz w:val="20"/>
                <w:szCs w:val="20"/>
              </w:rPr>
              <w:t>en i</w:t>
            </w:r>
            <w:r w:rsidRPr="00F44916">
              <w:rPr>
                <w:rFonts w:ascii="Roboto Condensed" w:eastAsia="Calibri" w:hAnsi="Roboto Condensed" w:cs="Calibri"/>
                <w:spacing w:val="-1"/>
                <w:sz w:val="20"/>
                <w:szCs w:val="20"/>
              </w:rPr>
              <w:t>nd</w:t>
            </w:r>
            <w:r w:rsidRPr="00F44916">
              <w:rPr>
                <w:rFonts w:ascii="Roboto Condensed" w:eastAsia="Calibri" w:hAnsi="Roboto Condensed" w:cs="Calibri"/>
                <w:sz w:val="20"/>
                <w:szCs w:val="20"/>
              </w:rPr>
              <w:t>ivid</w:t>
            </w:r>
            <w:r w:rsidRPr="00F44916">
              <w:rPr>
                <w:rFonts w:ascii="Roboto Condensed" w:eastAsia="Calibri" w:hAnsi="Roboto Condensed" w:cs="Calibri"/>
                <w:spacing w:val="-1"/>
                <w:sz w:val="20"/>
                <w:szCs w:val="20"/>
              </w:rPr>
              <w:t>u</w:t>
            </w:r>
            <w:r w:rsidRPr="00F44916">
              <w:rPr>
                <w:rFonts w:ascii="Roboto Condensed" w:eastAsia="Calibri" w:hAnsi="Roboto Condensed" w:cs="Calibri"/>
                <w:sz w:val="20"/>
                <w:szCs w:val="20"/>
              </w:rPr>
              <w:t>el</w:t>
            </w:r>
          </w:p>
        </w:tc>
      </w:tr>
      <w:tr w:rsidR="004F6CE3" w14:paraId="2F63D9A3" w14:textId="77777777" w:rsidTr="000040BB">
        <w:trPr>
          <w:trHeight w:hRule="exact" w:val="862"/>
        </w:trPr>
        <w:tc>
          <w:tcPr>
            <w:tcW w:w="2414" w:type="dxa"/>
            <w:gridSpan w:val="2"/>
            <w:shd w:val="clear" w:color="auto" w:fill="282D46"/>
            <w:vAlign w:val="center"/>
          </w:tcPr>
          <w:p w14:paraId="7822694E" w14:textId="77777777" w:rsidR="004F6CE3" w:rsidRPr="00242B85" w:rsidRDefault="004F6CE3" w:rsidP="0076060A">
            <w:pPr>
              <w:spacing w:after="0" w:line="240" w:lineRule="auto"/>
              <w:ind w:left="69" w:right="-20"/>
              <w:rPr>
                <w:rFonts w:ascii="Roboto Condensed" w:eastAsia="Calibri" w:hAnsi="Roboto Condensed" w:cs="Calibri"/>
                <w:b/>
                <w:color w:val="FFFFFF" w:themeColor="background1"/>
              </w:rPr>
            </w:pPr>
            <w:r w:rsidRPr="00242B85">
              <w:rPr>
                <w:rFonts w:ascii="Roboto Condensed" w:eastAsia="Calibri" w:hAnsi="Roboto Condensed" w:cs="Calibri"/>
                <w:b/>
                <w:bCs/>
                <w:color w:val="FFFFFF" w:themeColor="background1"/>
              </w:rPr>
              <w:t>Res</w:t>
            </w:r>
            <w:r w:rsidRPr="00242B85">
              <w:rPr>
                <w:rFonts w:ascii="Roboto Condensed" w:eastAsia="Calibri" w:hAnsi="Roboto Condensed" w:cs="Calibri"/>
                <w:b/>
                <w:bCs/>
                <w:color w:val="FFFFFF" w:themeColor="background1"/>
                <w:spacing w:val="1"/>
              </w:rPr>
              <w:t>s</w:t>
            </w:r>
            <w:r w:rsidRPr="00242B85">
              <w:rPr>
                <w:rFonts w:ascii="Roboto Condensed" w:eastAsia="Calibri" w:hAnsi="Roboto Condensed" w:cs="Calibri"/>
                <w:b/>
                <w:bCs/>
                <w:color w:val="FFFFFF" w:themeColor="background1"/>
                <w:spacing w:val="-1"/>
              </w:rPr>
              <w:t>ou</w:t>
            </w:r>
            <w:r w:rsidRPr="00242B85">
              <w:rPr>
                <w:rFonts w:ascii="Roboto Condensed" w:eastAsia="Calibri" w:hAnsi="Roboto Condensed" w:cs="Calibri"/>
                <w:b/>
                <w:bCs/>
                <w:color w:val="FFFFFF" w:themeColor="background1"/>
                <w:spacing w:val="-2"/>
              </w:rPr>
              <w:t>r</w:t>
            </w:r>
            <w:r w:rsidRPr="00242B85">
              <w:rPr>
                <w:rFonts w:ascii="Roboto Condensed" w:eastAsia="Calibri" w:hAnsi="Roboto Condensed" w:cs="Calibri"/>
                <w:b/>
                <w:bCs/>
                <w:color w:val="FFFFFF" w:themeColor="background1"/>
                <w:spacing w:val="1"/>
              </w:rPr>
              <w:t>c</w:t>
            </w:r>
            <w:r w:rsidRPr="00242B85">
              <w:rPr>
                <w:rFonts w:ascii="Roboto Condensed" w:eastAsia="Calibri" w:hAnsi="Roboto Condensed" w:cs="Calibri"/>
                <w:b/>
                <w:bCs/>
                <w:color w:val="FFFFFF" w:themeColor="background1"/>
                <w:spacing w:val="-1"/>
              </w:rPr>
              <w:t>e</w:t>
            </w:r>
            <w:r w:rsidRPr="00242B85">
              <w:rPr>
                <w:rFonts w:ascii="Roboto Condensed" w:eastAsia="Calibri" w:hAnsi="Roboto Condensed" w:cs="Calibri"/>
                <w:b/>
                <w:bCs/>
                <w:color w:val="FFFFFF" w:themeColor="background1"/>
              </w:rPr>
              <w:t>s</w:t>
            </w:r>
            <w:r w:rsidRPr="00242B85">
              <w:rPr>
                <w:rFonts w:ascii="Roboto Condensed" w:eastAsia="Calibri" w:hAnsi="Roboto Condensed" w:cs="Calibri"/>
                <w:b/>
                <w:bCs/>
                <w:color w:val="FFFFFF" w:themeColor="background1"/>
                <w:spacing w:val="1"/>
              </w:rPr>
              <w:t xml:space="preserve"> </w:t>
            </w:r>
            <w:r w:rsidRPr="00242B85">
              <w:rPr>
                <w:rFonts w:ascii="Roboto Condensed" w:eastAsia="Calibri" w:hAnsi="Roboto Condensed" w:cs="Calibri"/>
                <w:b/>
                <w:bCs/>
                <w:color w:val="FFFFFF" w:themeColor="background1"/>
              </w:rPr>
              <w:t>-</w:t>
            </w:r>
            <w:r w:rsidRPr="00242B85">
              <w:rPr>
                <w:rFonts w:ascii="Roboto Condensed" w:eastAsia="Calibri" w:hAnsi="Roboto Condensed" w:cs="Calibri"/>
                <w:b/>
                <w:bCs/>
                <w:color w:val="FFFFFF" w:themeColor="background1"/>
                <w:spacing w:val="-2"/>
              </w:rPr>
              <w:t xml:space="preserve"> </w:t>
            </w:r>
            <w:r w:rsidRPr="00242B85">
              <w:rPr>
                <w:rFonts w:ascii="Roboto Condensed" w:eastAsia="Calibri" w:hAnsi="Roboto Condensed" w:cs="Calibri"/>
                <w:b/>
                <w:bCs/>
                <w:color w:val="FFFFFF" w:themeColor="background1"/>
                <w:spacing w:val="1"/>
              </w:rPr>
              <w:t>r</w:t>
            </w:r>
            <w:r w:rsidRPr="00242B85">
              <w:rPr>
                <w:rFonts w:ascii="Roboto Condensed" w:eastAsia="Calibri" w:hAnsi="Roboto Condensed" w:cs="Calibri"/>
                <w:b/>
                <w:bCs/>
                <w:color w:val="FFFFFF" w:themeColor="background1"/>
                <w:spacing w:val="-1"/>
              </w:rPr>
              <w:t>é</w:t>
            </w:r>
            <w:r w:rsidRPr="00242B85">
              <w:rPr>
                <w:rFonts w:ascii="Roboto Condensed" w:eastAsia="Calibri" w:hAnsi="Roboto Condensed" w:cs="Calibri"/>
                <w:b/>
                <w:bCs/>
                <w:color w:val="FFFFFF" w:themeColor="background1"/>
              </w:rPr>
              <w:t>f</w:t>
            </w:r>
            <w:r w:rsidRPr="00242B85">
              <w:rPr>
                <w:rFonts w:ascii="Roboto Condensed" w:eastAsia="Calibri" w:hAnsi="Roboto Condensed" w:cs="Calibri"/>
                <w:b/>
                <w:bCs/>
                <w:color w:val="FFFFFF" w:themeColor="background1"/>
                <w:spacing w:val="-1"/>
              </w:rPr>
              <w:t>é</w:t>
            </w:r>
            <w:r w:rsidRPr="00242B85">
              <w:rPr>
                <w:rFonts w:ascii="Roboto Condensed" w:eastAsia="Calibri" w:hAnsi="Roboto Condensed" w:cs="Calibri"/>
                <w:b/>
                <w:bCs/>
                <w:color w:val="FFFFFF" w:themeColor="background1"/>
                <w:spacing w:val="1"/>
              </w:rPr>
              <w:t>r</w:t>
            </w:r>
            <w:r w:rsidRPr="00242B85">
              <w:rPr>
                <w:rFonts w:ascii="Roboto Condensed" w:eastAsia="Calibri" w:hAnsi="Roboto Condensed" w:cs="Calibri"/>
                <w:b/>
                <w:bCs/>
                <w:color w:val="FFFFFF" w:themeColor="background1"/>
                <w:spacing w:val="-1"/>
              </w:rPr>
              <w:t>en</w:t>
            </w:r>
            <w:r w:rsidRPr="00242B85">
              <w:rPr>
                <w:rFonts w:ascii="Roboto Condensed" w:eastAsia="Calibri" w:hAnsi="Roboto Condensed" w:cs="Calibri"/>
                <w:b/>
                <w:bCs/>
                <w:color w:val="FFFFFF" w:themeColor="background1"/>
                <w:spacing w:val="1"/>
              </w:rPr>
              <w:t>c</w:t>
            </w:r>
            <w:r w:rsidRPr="00242B85">
              <w:rPr>
                <w:rFonts w:ascii="Roboto Condensed" w:eastAsia="Calibri" w:hAnsi="Roboto Condensed" w:cs="Calibri"/>
                <w:b/>
                <w:bCs/>
                <w:color w:val="FFFFFF" w:themeColor="background1"/>
                <w:spacing w:val="-3"/>
              </w:rPr>
              <w:t>e</w:t>
            </w:r>
            <w:r w:rsidRPr="00242B85">
              <w:rPr>
                <w:rFonts w:ascii="Roboto Condensed" w:eastAsia="Calibri" w:hAnsi="Roboto Condensed" w:cs="Calibri"/>
                <w:b/>
                <w:bCs/>
                <w:color w:val="FFFFFF" w:themeColor="background1"/>
              </w:rPr>
              <w:t>s</w:t>
            </w:r>
          </w:p>
        </w:tc>
        <w:tc>
          <w:tcPr>
            <w:tcW w:w="7788" w:type="dxa"/>
            <w:gridSpan w:val="3"/>
            <w:shd w:val="clear" w:color="auto" w:fill="F1E5F7"/>
            <w:vAlign w:val="center"/>
          </w:tcPr>
          <w:p w14:paraId="5B2ED9BC" w14:textId="77777777" w:rsidR="004F6CE3" w:rsidRPr="00F44916" w:rsidRDefault="004F6CE3" w:rsidP="0076060A">
            <w:pPr>
              <w:spacing w:after="0" w:line="240" w:lineRule="auto"/>
              <w:ind w:left="71" w:right="242"/>
              <w:rPr>
                <w:rFonts w:ascii="Roboto Condensed" w:eastAsia="Calibri" w:hAnsi="Roboto Condensed" w:cs="Calibri"/>
                <w:sz w:val="20"/>
                <w:szCs w:val="20"/>
              </w:rPr>
            </w:pPr>
            <w:r w:rsidRPr="00F44916">
              <w:rPr>
                <w:rFonts w:ascii="Roboto Condensed" w:eastAsia="Calibri" w:hAnsi="Roboto Condensed" w:cs="Calibri"/>
                <w:sz w:val="20"/>
                <w:szCs w:val="20"/>
              </w:rPr>
              <w:t>Cas</w:t>
            </w:r>
            <w:r w:rsidRPr="00F44916">
              <w:rPr>
                <w:rFonts w:ascii="Roboto Condensed" w:eastAsia="Calibri" w:hAnsi="Roboto Condensed" w:cs="Calibri"/>
                <w:spacing w:val="1"/>
                <w:sz w:val="20"/>
                <w:szCs w:val="20"/>
              </w:rPr>
              <w:t xml:space="preserve"> </w:t>
            </w:r>
            <w:r w:rsidRPr="00F44916">
              <w:rPr>
                <w:rFonts w:ascii="Roboto Condensed" w:eastAsia="Calibri" w:hAnsi="Roboto Condensed" w:cs="Calibri"/>
                <w:spacing w:val="-1"/>
                <w:sz w:val="20"/>
                <w:szCs w:val="20"/>
              </w:rPr>
              <w:t>p</w:t>
            </w:r>
            <w:r w:rsidRPr="00F44916">
              <w:rPr>
                <w:rFonts w:ascii="Roboto Condensed" w:eastAsia="Calibri" w:hAnsi="Roboto Condensed" w:cs="Calibri"/>
                <w:sz w:val="20"/>
                <w:szCs w:val="20"/>
              </w:rPr>
              <w:t>rati</w:t>
            </w:r>
            <w:r w:rsidRPr="00F44916">
              <w:rPr>
                <w:rFonts w:ascii="Roboto Condensed" w:eastAsia="Calibri" w:hAnsi="Roboto Condensed" w:cs="Calibri"/>
                <w:spacing w:val="-1"/>
                <w:sz w:val="20"/>
                <w:szCs w:val="20"/>
              </w:rPr>
              <w:t>qu</w:t>
            </w:r>
            <w:r w:rsidRPr="00F44916">
              <w:rPr>
                <w:rFonts w:ascii="Roboto Condensed" w:eastAsia="Calibri" w:hAnsi="Roboto Condensed" w:cs="Calibri"/>
                <w:sz w:val="20"/>
                <w:szCs w:val="20"/>
              </w:rPr>
              <w:t>es,</w:t>
            </w:r>
            <w:r w:rsidRPr="00F44916">
              <w:rPr>
                <w:rFonts w:ascii="Roboto Condensed" w:eastAsia="Calibri" w:hAnsi="Roboto Condensed" w:cs="Calibri"/>
                <w:spacing w:val="1"/>
                <w:sz w:val="20"/>
                <w:szCs w:val="20"/>
              </w:rPr>
              <w:t xml:space="preserve"> </w:t>
            </w:r>
            <w:r w:rsidRPr="00F44916">
              <w:rPr>
                <w:rFonts w:ascii="Roboto Condensed" w:eastAsia="Calibri" w:hAnsi="Roboto Condensed" w:cs="Calibri"/>
                <w:spacing w:val="-3"/>
                <w:sz w:val="20"/>
                <w:szCs w:val="20"/>
              </w:rPr>
              <w:t>d</w:t>
            </w:r>
            <w:r w:rsidRPr="00F44916">
              <w:rPr>
                <w:rFonts w:ascii="Roboto Condensed" w:eastAsia="Calibri" w:hAnsi="Roboto Condensed" w:cs="Calibri"/>
                <w:spacing w:val="1"/>
                <w:sz w:val="20"/>
                <w:szCs w:val="20"/>
              </w:rPr>
              <w:t>o</w:t>
            </w:r>
            <w:r w:rsidRPr="00F44916">
              <w:rPr>
                <w:rFonts w:ascii="Roboto Condensed" w:eastAsia="Calibri" w:hAnsi="Roboto Condensed" w:cs="Calibri"/>
                <w:sz w:val="20"/>
                <w:szCs w:val="20"/>
              </w:rPr>
              <w:t>c</w:t>
            </w:r>
            <w:r w:rsidRPr="00F44916">
              <w:rPr>
                <w:rFonts w:ascii="Roboto Condensed" w:eastAsia="Calibri" w:hAnsi="Roboto Condensed" w:cs="Calibri"/>
                <w:spacing w:val="-3"/>
                <w:sz w:val="20"/>
                <w:szCs w:val="20"/>
              </w:rPr>
              <w:t>u</w:t>
            </w:r>
            <w:r w:rsidRPr="00F44916">
              <w:rPr>
                <w:rFonts w:ascii="Roboto Condensed" w:eastAsia="Calibri" w:hAnsi="Roboto Condensed" w:cs="Calibri"/>
                <w:spacing w:val="1"/>
                <w:sz w:val="20"/>
                <w:szCs w:val="20"/>
              </w:rPr>
              <w:t>m</w:t>
            </w:r>
            <w:r w:rsidRPr="00F44916">
              <w:rPr>
                <w:rFonts w:ascii="Roboto Condensed" w:eastAsia="Calibri" w:hAnsi="Roboto Condensed" w:cs="Calibri"/>
                <w:sz w:val="20"/>
                <w:szCs w:val="20"/>
              </w:rPr>
              <w:t>ents</w:t>
            </w:r>
            <w:r w:rsidRPr="00F44916">
              <w:rPr>
                <w:rFonts w:ascii="Roboto Condensed" w:eastAsia="Calibri" w:hAnsi="Roboto Condensed" w:cs="Calibri"/>
                <w:spacing w:val="-1"/>
                <w:sz w:val="20"/>
                <w:szCs w:val="20"/>
              </w:rPr>
              <w:t xml:space="preserve"> </w:t>
            </w:r>
            <w:r w:rsidRPr="00F44916">
              <w:rPr>
                <w:rFonts w:ascii="Roboto Condensed" w:eastAsia="Calibri" w:hAnsi="Roboto Condensed" w:cs="Calibri"/>
                <w:spacing w:val="-2"/>
                <w:sz w:val="20"/>
                <w:szCs w:val="20"/>
              </w:rPr>
              <w:t>j</w:t>
            </w:r>
            <w:r w:rsidRPr="00F44916">
              <w:rPr>
                <w:rFonts w:ascii="Roboto Condensed" w:eastAsia="Calibri" w:hAnsi="Roboto Condensed" w:cs="Calibri"/>
                <w:spacing w:val="-1"/>
                <w:sz w:val="20"/>
                <w:szCs w:val="20"/>
              </w:rPr>
              <w:t>u</w:t>
            </w:r>
            <w:r w:rsidRPr="00F44916">
              <w:rPr>
                <w:rFonts w:ascii="Roboto Condensed" w:eastAsia="Calibri" w:hAnsi="Roboto Condensed" w:cs="Calibri"/>
                <w:sz w:val="20"/>
                <w:szCs w:val="20"/>
              </w:rPr>
              <w:t>ri</w:t>
            </w:r>
            <w:r w:rsidRPr="00F44916">
              <w:rPr>
                <w:rFonts w:ascii="Roboto Condensed" w:eastAsia="Calibri" w:hAnsi="Roboto Condensed" w:cs="Calibri"/>
                <w:spacing w:val="-1"/>
                <w:sz w:val="20"/>
                <w:szCs w:val="20"/>
              </w:rPr>
              <w:t>d</w:t>
            </w:r>
            <w:r w:rsidRPr="00F44916">
              <w:rPr>
                <w:rFonts w:ascii="Roboto Condensed" w:eastAsia="Calibri" w:hAnsi="Roboto Condensed" w:cs="Calibri"/>
                <w:sz w:val="20"/>
                <w:szCs w:val="20"/>
              </w:rPr>
              <w:t>i</w:t>
            </w:r>
            <w:r w:rsidRPr="00F44916">
              <w:rPr>
                <w:rFonts w:ascii="Roboto Condensed" w:eastAsia="Calibri" w:hAnsi="Roboto Condensed" w:cs="Calibri"/>
                <w:spacing w:val="-1"/>
                <w:sz w:val="20"/>
                <w:szCs w:val="20"/>
              </w:rPr>
              <w:t>qu</w:t>
            </w:r>
            <w:r w:rsidRPr="00F44916">
              <w:rPr>
                <w:rFonts w:ascii="Roboto Condensed" w:eastAsia="Calibri" w:hAnsi="Roboto Condensed" w:cs="Calibri"/>
                <w:sz w:val="20"/>
                <w:szCs w:val="20"/>
              </w:rPr>
              <w:t>es</w:t>
            </w:r>
            <w:r w:rsidRPr="00F44916">
              <w:rPr>
                <w:rFonts w:ascii="Roboto Condensed" w:eastAsia="Calibri" w:hAnsi="Roboto Condensed" w:cs="Calibri"/>
                <w:spacing w:val="1"/>
                <w:sz w:val="20"/>
                <w:szCs w:val="20"/>
              </w:rPr>
              <w:t xml:space="preserve"> </w:t>
            </w:r>
            <w:r w:rsidRPr="00F44916">
              <w:rPr>
                <w:rFonts w:ascii="Roboto Condensed" w:eastAsia="Calibri" w:hAnsi="Roboto Condensed" w:cs="Calibri"/>
                <w:sz w:val="20"/>
                <w:szCs w:val="20"/>
              </w:rPr>
              <w:t>(</w:t>
            </w:r>
            <w:proofErr w:type="gramStart"/>
            <w:r w:rsidRPr="00F44916">
              <w:rPr>
                <w:rFonts w:ascii="Roboto Condensed" w:eastAsia="Calibri" w:hAnsi="Roboto Condensed" w:cs="Calibri"/>
                <w:sz w:val="20"/>
                <w:szCs w:val="20"/>
              </w:rPr>
              <w:t>s</w:t>
            </w:r>
            <w:r w:rsidRPr="00F44916">
              <w:rPr>
                <w:rFonts w:ascii="Roboto Condensed" w:eastAsia="Calibri" w:hAnsi="Roboto Condensed" w:cs="Calibri"/>
                <w:spacing w:val="1"/>
                <w:sz w:val="20"/>
                <w:szCs w:val="20"/>
              </w:rPr>
              <w:t>o</w:t>
            </w:r>
            <w:r w:rsidRPr="00F44916">
              <w:rPr>
                <w:rFonts w:ascii="Roboto Condensed" w:eastAsia="Calibri" w:hAnsi="Roboto Condensed" w:cs="Calibri"/>
                <w:spacing w:val="-1"/>
                <w:sz w:val="20"/>
                <w:szCs w:val="20"/>
              </w:rPr>
              <w:t>u</w:t>
            </w:r>
            <w:r w:rsidRPr="00F44916">
              <w:rPr>
                <w:rFonts w:ascii="Roboto Condensed" w:eastAsia="Calibri" w:hAnsi="Roboto Condensed" w:cs="Calibri"/>
                <w:sz w:val="20"/>
                <w:szCs w:val="20"/>
              </w:rPr>
              <w:t>r</w:t>
            </w:r>
            <w:r w:rsidRPr="00F44916">
              <w:rPr>
                <w:rFonts w:ascii="Roboto Condensed" w:eastAsia="Calibri" w:hAnsi="Roboto Condensed" w:cs="Calibri"/>
                <w:spacing w:val="-2"/>
                <w:sz w:val="20"/>
                <w:szCs w:val="20"/>
              </w:rPr>
              <w:t>c</w:t>
            </w:r>
            <w:r w:rsidRPr="00F44916">
              <w:rPr>
                <w:rFonts w:ascii="Roboto Condensed" w:eastAsia="Calibri" w:hAnsi="Roboto Condensed" w:cs="Calibri"/>
                <w:sz w:val="20"/>
                <w:szCs w:val="20"/>
              </w:rPr>
              <w:t>e:</w:t>
            </w:r>
            <w:proofErr w:type="gramEnd"/>
            <w:r w:rsidRPr="00F44916">
              <w:rPr>
                <w:rFonts w:ascii="Roboto Condensed" w:eastAsia="Calibri" w:hAnsi="Roboto Condensed" w:cs="Calibri"/>
                <w:spacing w:val="2"/>
                <w:sz w:val="20"/>
                <w:szCs w:val="20"/>
              </w:rPr>
              <w:t xml:space="preserve"> </w:t>
            </w:r>
            <w:proofErr w:type="spellStart"/>
            <w:r w:rsidRPr="00F44916">
              <w:rPr>
                <w:rFonts w:ascii="Roboto Condensed" w:eastAsia="Calibri" w:hAnsi="Roboto Condensed" w:cs="Calibri"/>
                <w:spacing w:val="-3"/>
                <w:sz w:val="20"/>
                <w:szCs w:val="20"/>
              </w:rPr>
              <w:t>l</w:t>
            </w:r>
            <w:r w:rsidRPr="00F44916">
              <w:rPr>
                <w:rFonts w:ascii="Roboto Condensed" w:eastAsia="Calibri" w:hAnsi="Roboto Condensed" w:cs="Calibri"/>
                <w:sz w:val="20"/>
                <w:szCs w:val="20"/>
              </w:rPr>
              <w:t>egifra</w:t>
            </w:r>
            <w:r w:rsidRPr="00F44916">
              <w:rPr>
                <w:rFonts w:ascii="Roboto Condensed" w:eastAsia="Calibri" w:hAnsi="Roboto Condensed" w:cs="Calibri"/>
                <w:spacing w:val="-1"/>
                <w:sz w:val="20"/>
                <w:szCs w:val="20"/>
              </w:rPr>
              <w:t>n</w:t>
            </w:r>
            <w:r w:rsidRPr="00F44916">
              <w:rPr>
                <w:rFonts w:ascii="Roboto Condensed" w:eastAsia="Calibri" w:hAnsi="Roboto Condensed" w:cs="Calibri"/>
                <w:spacing w:val="-2"/>
                <w:sz w:val="20"/>
                <w:szCs w:val="20"/>
              </w:rPr>
              <w:t>c</w:t>
            </w:r>
            <w:r w:rsidRPr="00F44916">
              <w:rPr>
                <w:rFonts w:ascii="Roboto Condensed" w:eastAsia="Calibri" w:hAnsi="Roboto Condensed" w:cs="Calibri"/>
                <w:spacing w:val="1"/>
                <w:sz w:val="20"/>
                <w:szCs w:val="20"/>
              </w:rPr>
              <w:t>e</w:t>
            </w:r>
            <w:proofErr w:type="spellEnd"/>
            <w:r w:rsidRPr="00F44916">
              <w:rPr>
                <w:rFonts w:ascii="Roboto Condensed" w:eastAsia="Calibri" w:hAnsi="Roboto Condensed" w:cs="Calibri"/>
                <w:sz w:val="20"/>
                <w:szCs w:val="20"/>
              </w:rPr>
              <w:t>),</w:t>
            </w:r>
            <w:r w:rsidRPr="00F44916">
              <w:rPr>
                <w:rFonts w:ascii="Roboto Condensed" w:eastAsia="Calibri" w:hAnsi="Roboto Condensed" w:cs="Calibri"/>
                <w:spacing w:val="1"/>
                <w:sz w:val="20"/>
                <w:szCs w:val="20"/>
              </w:rPr>
              <w:t xml:space="preserve"> </w:t>
            </w:r>
            <w:r w:rsidRPr="00F44916">
              <w:rPr>
                <w:rFonts w:ascii="Roboto Condensed" w:eastAsia="Calibri" w:hAnsi="Roboto Condensed" w:cs="Calibri"/>
                <w:spacing w:val="-2"/>
                <w:sz w:val="20"/>
                <w:szCs w:val="20"/>
              </w:rPr>
              <w:t>e</w:t>
            </w:r>
            <w:r w:rsidRPr="00F44916">
              <w:rPr>
                <w:rFonts w:ascii="Roboto Condensed" w:eastAsia="Calibri" w:hAnsi="Roboto Condensed" w:cs="Calibri"/>
                <w:sz w:val="20"/>
                <w:szCs w:val="20"/>
              </w:rPr>
              <w:t>x</w:t>
            </w:r>
            <w:r w:rsidRPr="00F44916">
              <w:rPr>
                <w:rFonts w:ascii="Roboto Condensed" w:eastAsia="Calibri" w:hAnsi="Roboto Condensed" w:cs="Calibri"/>
                <w:spacing w:val="1"/>
                <w:sz w:val="20"/>
                <w:szCs w:val="20"/>
              </w:rPr>
              <w:t>t</w:t>
            </w:r>
            <w:r w:rsidRPr="00F44916">
              <w:rPr>
                <w:rFonts w:ascii="Roboto Condensed" w:eastAsia="Calibri" w:hAnsi="Roboto Condensed" w:cs="Calibri"/>
                <w:sz w:val="20"/>
                <w:szCs w:val="20"/>
              </w:rPr>
              <w:t>ra</w:t>
            </w:r>
            <w:r w:rsidRPr="00F44916">
              <w:rPr>
                <w:rFonts w:ascii="Roboto Condensed" w:eastAsia="Calibri" w:hAnsi="Roboto Condensed" w:cs="Calibri"/>
                <w:spacing w:val="-1"/>
                <w:sz w:val="20"/>
                <w:szCs w:val="20"/>
              </w:rPr>
              <w:t>i</w:t>
            </w:r>
            <w:r w:rsidRPr="00F44916">
              <w:rPr>
                <w:rFonts w:ascii="Roboto Condensed" w:eastAsia="Calibri" w:hAnsi="Roboto Condensed" w:cs="Calibri"/>
                <w:sz w:val="20"/>
                <w:szCs w:val="20"/>
              </w:rPr>
              <w:t>ts</w:t>
            </w:r>
            <w:r w:rsidRPr="00F44916">
              <w:rPr>
                <w:rFonts w:ascii="Roboto Condensed" w:eastAsia="Calibri" w:hAnsi="Roboto Condensed" w:cs="Calibri"/>
                <w:spacing w:val="-1"/>
                <w:sz w:val="20"/>
                <w:szCs w:val="20"/>
              </w:rPr>
              <w:t xml:space="preserve"> d</w:t>
            </w:r>
            <w:r w:rsidRPr="00F44916">
              <w:rPr>
                <w:rFonts w:ascii="Roboto Condensed" w:eastAsia="Calibri" w:hAnsi="Roboto Condensed" w:cs="Calibri"/>
                <w:sz w:val="20"/>
                <w:szCs w:val="20"/>
              </w:rPr>
              <w:t>e</w:t>
            </w:r>
            <w:r w:rsidRPr="00F44916">
              <w:rPr>
                <w:rFonts w:ascii="Roboto Condensed" w:eastAsia="Calibri" w:hAnsi="Roboto Condensed" w:cs="Calibri"/>
                <w:spacing w:val="-1"/>
                <w:sz w:val="20"/>
                <w:szCs w:val="20"/>
              </w:rPr>
              <w:t xml:space="preserve"> </w:t>
            </w:r>
            <w:r w:rsidRPr="00F44916">
              <w:rPr>
                <w:rFonts w:ascii="Roboto Condensed" w:eastAsia="Calibri" w:hAnsi="Roboto Condensed" w:cs="Calibri"/>
                <w:spacing w:val="1"/>
                <w:sz w:val="20"/>
                <w:szCs w:val="20"/>
              </w:rPr>
              <w:t>m</w:t>
            </w:r>
            <w:r w:rsidRPr="00F44916">
              <w:rPr>
                <w:rFonts w:ascii="Roboto Condensed" w:eastAsia="Calibri" w:hAnsi="Roboto Condensed" w:cs="Calibri"/>
                <w:sz w:val="20"/>
                <w:szCs w:val="20"/>
              </w:rPr>
              <w:t>a</w:t>
            </w:r>
            <w:r w:rsidRPr="00F44916">
              <w:rPr>
                <w:rFonts w:ascii="Roboto Condensed" w:eastAsia="Calibri" w:hAnsi="Roboto Condensed" w:cs="Calibri"/>
                <w:spacing w:val="-1"/>
                <w:sz w:val="20"/>
                <w:szCs w:val="20"/>
              </w:rPr>
              <w:t>nu</w:t>
            </w:r>
            <w:r w:rsidRPr="00F44916">
              <w:rPr>
                <w:rFonts w:ascii="Roboto Condensed" w:eastAsia="Calibri" w:hAnsi="Roboto Condensed" w:cs="Calibri"/>
                <w:sz w:val="20"/>
                <w:szCs w:val="20"/>
              </w:rPr>
              <w:t xml:space="preserve">els </w:t>
            </w:r>
            <w:r w:rsidRPr="00F44916">
              <w:rPr>
                <w:rFonts w:ascii="Roboto Condensed" w:eastAsia="Calibri" w:hAnsi="Roboto Condensed" w:cs="Calibri"/>
                <w:spacing w:val="-1"/>
                <w:sz w:val="20"/>
                <w:szCs w:val="20"/>
              </w:rPr>
              <w:t>d</w:t>
            </w:r>
            <w:r w:rsidRPr="00F44916">
              <w:rPr>
                <w:rFonts w:ascii="Roboto Condensed" w:eastAsia="Calibri" w:hAnsi="Roboto Condensed" w:cs="Calibri"/>
                <w:sz w:val="20"/>
                <w:szCs w:val="20"/>
              </w:rPr>
              <w:t>e</w:t>
            </w:r>
            <w:r w:rsidRPr="00F44916">
              <w:rPr>
                <w:rFonts w:ascii="Roboto Condensed" w:eastAsia="Calibri" w:hAnsi="Roboto Condensed" w:cs="Calibri"/>
                <w:spacing w:val="1"/>
                <w:sz w:val="20"/>
                <w:szCs w:val="20"/>
              </w:rPr>
              <w:t xml:space="preserve"> </w:t>
            </w:r>
            <w:r w:rsidRPr="00F44916">
              <w:rPr>
                <w:rFonts w:ascii="Roboto Condensed" w:eastAsia="Calibri" w:hAnsi="Roboto Condensed" w:cs="Calibri"/>
                <w:spacing w:val="-1"/>
                <w:sz w:val="20"/>
                <w:szCs w:val="20"/>
              </w:rPr>
              <w:t>d</w:t>
            </w:r>
            <w:r w:rsidRPr="00F44916">
              <w:rPr>
                <w:rFonts w:ascii="Roboto Condensed" w:eastAsia="Calibri" w:hAnsi="Roboto Condensed" w:cs="Calibri"/>
                <w:sz w:val="20"/>
                <w:szCs w:val="20"/>
              </w:rPr>
              <w:t>r</w:t>
            </w:r>
            <w:r w:rsidRPr="00F44916">
              <w:rPr>
                <w:rFonts w:ascii="Roboto Condensed" w:eastAsia="Calibri" w:hAnsi="Roboto Condensed" w:cs="Calibri"/>
                <w:spacing w:val="1"/>
                <w:sz w:val="20"/>
                <w:szCs w:val="20"/>
              </w:rPr>
              <w:t>o</w:t>
            </w:r>
            <w:r w:rsidRPr="00F44916">
              <w:rPr>
                <w:rFonts w:ascii="Roboto Condensed" w:eastAsia="Calibri" w:hAnsi="Roboto Condensed" w:cs="Calibri"/>
                <w:sz w:val="20"/>
                <w:szCs w:val="20"/>
              </w:rPr>
              <w:t>it</w:t>
            </w:r>
          </w:p>
        </w:tc>
      </w:tr>
    </w:tbl>
    <w:p w14:paraId="0D3F4703" w14:textId="49191B07" w:rsidR="00BF1570" w:rsidRDefault="00BF1570">
      <w:r>
        <w:br w:type="page"/>
      </w:r>
    </w:p>
    <w:tbl>
      <w:tblPr>
        <w:tblW w:w="10039" w:type="dxa"/>
        <w:tblInd w:w="-152" w:type="dxa"/>
        <w:tblBorders>
          <w:top w:val="single" w:sz="12" w:space="0" w:color="FFFFFF" w:themeColor="background1"/>
          <w:left w:val="single" w:sz="12" w:space="0" w:color="FFFFFF" w:themeColor="background1"/>
          <w:bottom w:val="single" w:sz="12" w:space="0" w:color="FFFFFF" w:themeColor="background1"/>
          <w:right w:val="single" w:sz="12" w:space="0" w:color="FFFFFF" w:themeColor="background1"/>
          <w:insideH w:val="single" w:sz="12" w:space="0" w:color="FFFFFF" w:themeColor="background1"/>
          <w:insideV w:val="single" w:sz="12" w:space="0" w:color="FFFFFF" w:themeColor="background1"/>
        </w:tblBorders>
        <w:tblLayout w:type="fixed"/>
        <w:tblCellMar>
          <w:left w:w="0" w:type="dxa"/>
          <w:right w:w="0" w:type="dxa"/>
        </w:tblCellMar>
        <w:tblLook w:val="0000" w:firstRow="0" w:lastRow="0" w:firstColumn="0" w:lastColumn="0" w:noHBand="0" w:noVBand="0"/>
      </w:tblPr>
      <w:tblGrid>
        <w:gridCol w:w="2198"/>
        <w:gridCol w:w="379"/>
        <w:gridCol w:w="966"/>
        <w:gridCol w:w="3544"/>
        <w:gridCol w:w="2952"/>
      </w:tblGrid>
      <w:tr w:rsidR="000040BB" w14:paraId="16712C91" w14:textId="77777777" w:rsidTr="00713078">
        <w:trPr>
          <w:trHeight w:hRule="exact" w:val="541"/>
        </w:trPr>
        <w:tc>
          <w:tcPr>
            <w:tcW w:w="10039" w:type="dxa"/>
            <w:gridSpan w:val="5"/>
            <w:shd w:val="clear" w:color="auto" w:fill="62257F"/>
            <w:vAlign w:val="center"/>
          </w:tcPr>
          <w:p w14:paraId="3A84DF24" w14:textId="77777777" w:rsidR="000040BB" w:rsidRPr="00823FBE" w:rsidRDefault="000040BB" w:rsidP="00713078">
            <w:pPr>
              <w:autoSpaceDE w:val="0"/>
              <w:autoSpaceDN w:val="0"/>
              <w:adjustRightInd w:val="0"/>
              <w:spacing w:after="0" w:line="240" w:lineRule="auto"/>
              <w:jc w:val="center"/>
              <w:rPr>
                <w:rFonts w:ascii="Ando Bold" w:hAnsi="Ando Bold" w:cs="Times New Roman"/>
                <w:color w:val="FFFFFF" w:themeColor="background1"/>
                <w:sz w:val="12"/>
                <w:szCs w:val="12"/>
              </w:rPr>
            </w:pPr>
            <w:r w:rsidRPr="00823FBE">
              <w:rPr>
                <w:rFonts w:ascii="Ando Bold" w:hAnsi="Ando Bold" w:cs="Calibri"/>
                <w:bCs/>
                <w:color w:val="FFFFFF" w:themeColor="background1"/>
                <w:spacing w:val="-3"/>
                <w:sz w:val="40"/>
                <w:szCs w:val="24"/>
              </w:rPr>
              <w:lastRenderedPageBreak/>
              <w:t>[GI6] PROJECT DATA ANALYST</w:t>
            </w:r>
          </w:p>
        </w:tc>
      </w:tr>
      <w:tr w:rsidR="000040BB" w14:paraId="5E20E863" w14:textId="77777777" w:rsidTr="00713078">
        <w:tblPrEx>
          <w:tblLook w:val="01E0" w:firstRow="1" w:lastRow="1" w:firstColumn="1" w:lastColumn="1" w:noHBand="0" w:noVBand="0"/>
        </w:tblPrEx>
        <w:trPr>
          <w:trHeight w:hRule="exact" w:val="465"/>
        </w:trPr>
        <w:tc>
          <w:tcPr>
            <w:tcW w:w="2198" w:type="dxa"/>
            <w:shd w:val="clear" w:color="auto" w:fill="282D46"/>
            <w:vAlign w:val="center"/>
          </w:tcPr>
          <w:p w14:paraId="0EC76AE7" w14:textId="77777777" w:rsidR="000040BB" w:rsidRPr="000551B3" w:rsidRDefault="000040BB" w:rsidP="00713078">
            <w:pPr>
              <w:spacing w:after="0" w:line="240" w:lineRule="auto"/>
              <w:ind w:left="407" w:right="-20"/>
              <w:rPr>
                <w:rFonts w:ascii="Roboto Condensed" w:eastAsia="Calibri" w:hAnsi="Roboto Condensed" w:cs="Calibri"/>
                <w:b/>
                <w:color w:val="FFFFFF" w:themeColor="background1"/>
              </w:rPr>
            </w:pPr>
            <w:r w:rsidRPr="000551B3">
              <w:rPr>
                <w:rFonts w:ascii="Roboto Condensed" w:eastAsia="Calibri" w:hAnsi="Roboto Condensed" w:cs="Calibri"/>
                <w:b/>
                <w:bCs/>
                <w:color w:val="FFFFFF" w:themeColor="background1"/>
                <w:spacing w:val="-1"/>
                <w:position w:val="1"/>
              </w:rPr>
              <w:t>S</w:t>
            </w:r>
            <w:r w:rsidRPr="000551B3">
              <w:rPr>
                <w:rFonts w:ascii="Roboto Condensed" w:eastAsia="Calibri" w:hAnsi="Roboto Condensed" w:cs="Calibri"/>
                <w:b/>
                <w:bCs/>
                <w:color w:val="FFFFFF" w:themeColor="background1"/>
                <w:position w:val="1"/>
              </w:rPr>
              <w:t>E</w:t>
            </w:r>
            <w:r w:rsidRPr="000551B3">
              <w:rPr>
                <w:rFonts w:ascii="Roboto Condensed" w:eastAsia="Calibri" w:hAnsi="Roboto Condensed" w:cs="Calibri"/>
                <w:b/>
                <w:bCs/>
                <w:color w:val="FFFFFF" w:themeColor="background1"/>
                <w:spacing w:val="-1"/>
                <w:position w:val="1"/>
              </w:rPr>
              <w:t>M</w:t>
            </w:r>
            <w:r w:rsidRPr="000551B3">
              <w:rPr>
                <w:rFonts w:ascii="Roboto Condensed" w:eastAsia="Calibri" w:hAnsi="Roboto Condensed" w:cs="Calibri"/>
                <w:b/>
                <w:bCs/>
                <w:color w:val="FFFFFF" w:themeColor="background1"/>
                <w:position w:val="1"/>
              </w:rPr>
              <w:t>E</w:t>
            </w:r>
            <w:r w:rsidRPr="000551B3">
              <w:rPr>
                <w:rFonts w:ascii="Roboto Condensed" w:eastAsia="Calibri" w:hAnsi="Roboto Condensed" w:cs="Calibri"/>
                <w:b/>
                <w:bCs/>
                <w:color w:val="FFFFFF" w:themeColor="background1"/>
                <w:spacing w:val="-1"/>
                <w:position w:val="1"/>
              </w:rPr>
              <w:t>S</w:t>
            </w:r>
            <w:r w:rsidRPr="000551B3">
              <w:rPr>
                <w:rFonts w:ascii="Roboto Condensed" w:eastAsia="Calibri" w:hAnsi="Roboto Condensed" w:cs="Calibri"/>
                <w:b/>
                <w:bCs/>
                <w:color w:val="FFFFFF" w:themeColor="background1"/>
                <w:spacing w:val="1"/>
                <w:position w:val="1"/>
              </w:rPr>
              <w:t>T</w:t>
            </w:r>
            <w:r w:rsidRPr="000551B3">
              <w:rPr>
                <w:rFonts w:ascii="Roboto Condensed" w:eastAsia="Calibri" w:hAnsi="Roboto Condensed" w:cs="Calibri"/>
                <w:b/>
                <w:bCs/>
                <w:color w:val="FFFFFF" w:themeColor="background1"/>
                <w:position w:val="1"/>
              </w:rPr>
              <w:t>RE</w:t>
            </w:r>
            <w:r w:rsidRPr="000551B3">
              <w:rPr>
                <w:rFonts w:ascii="Roboto Condensed" w:eastAsia="Calibri" w:hAnsi="Roboto Condensed" w:cs="Calibri"/>
                <w:b/>
                <w:bCs/>
                <w:color w:val="FFFFFF" w:themeColor="background1"/>
                <w:spacing w:val="-1"/>
                <w:position w:val="1"/>
              </w:rPr>
              <w:t xml:space="preserve"> </w:t>
            </w:r>
            <w:r w:rsidRPr="000551B3">
              <w:rPr>
                <w:rFonts w:ascii="Roboto Condensed" w:eastAsia="Calibri" w:hAnsi="Roboto Condensed" w:cs="Calibri"/>
                <w:b/>
                <w:bCs/>
                <w:color w:val="FFFFFF" w:themeColor="background1"/>
                <w:position w:val="1"/>
              </w:rPr>
              <w:t>9</w:t>
            </w:r>
          </w:p>
        </w:tc>
        <w:tc>
          <w:tcPr>
            <w:tcW w:w="4889" w:type="dxa"/>
            <w:gridSpan w:val="3"/>
            <w:shd w:val="clear" w:color="auto" w:fill="F1E5F7"/>
            <w:vAlign w:val="center"/>
          </w:tcPr>
          <w:p w14:paraId="135CEA8D" w14:textId="77777777" w:rsidR="000040BB" w:rsidRPr="00B23AE5" w:rsidRDefault="000040BB" w:rsidP="00713078">
            <w:pPr>
              <w:spacing w:after="0" w:line="240" w:lineRule="auto"/>
              <w:ind w:left="97" w:right="-20"/>
              <w:rPr>
                <w:rFonts w:ascii="Roboto Condensed" w:eastAsia="Calibri" w:hAnsi="Roboto Condensed" w:cs="Calibri"/>
              </w:rPr>
            </w:pPr>
            <w:r w:rsidRPr="005E11AF">
              <w:rPr>
                <w:rFonts w:ascii="Roboto Condensed" w:hAnsi="Roboto Condensed" w:cs="Calibri"/>
                <w:spacing w:val="1"/>
                <w:position w:val="1"/>
              </w:rPr>
              <w:t>Pô</w:t>
            </w:r>
            <w:r w:rsidRPr="005E11AF">
              <w:rPr>
                <w:rFonts w:ascii="Roboto Condensed" w:hAnsi="Roboto Condensed" w:cs="Calibri"/>
                <w:spacing w:val="-3"/>
                <w:position w:val="1"/>
              </w:rPr>
              <w:t>l</w:t>
            </w:r>
            <w:r w:rsidRPr="005E11AF">
              <w:rPr>
                <w:rFonts w:ascii="Roboto Condensed" w:hAnsi="Roboto Condensed" w:cs="Calibri"/>
                <w:position w:val="1"/>
              </w:rPr>
              <w:t>e</w:t>
            </w:r>
            <w:r w:rsidRPr="005E11AF">
              <w:rPr>
                <w:rFonts w:ascii="Roboto Condensed" w:hAnsi="Roboto Condensed" w:cs="Calibri"/>
                <w:spacing w:val="2"/>
                <w:position w:val="1"/>
              </w:rPr>
              <w:t xml:space="preserve"> </w:t>
            </w:r>
            <w:r w:rsidRPr="005E11AF">
              <w:rPr>
                <w:rFonts w:ascii="Roboto Condensed" w:hAnsi="Roboto Condensed" w:cs="Calibri"/>
                <w:position w:val="1"/>
              </w:rPr>
              <w:t>:</w:t>
            </w:r>
            <w:r w:rsidRPr="005E11AF">
              <w:rPr>
                <w:rFonts w:ascii="Roboto Condensed" w:hAnsi="Roboto Condensed" w:cs="Calibri"/>
                <w:spacing w:val="-1"/>
                <w:position w:val="1"/>
              </w:rPr>
              <w:t xml:space="preserve"> </w:t>
            </w:r>
            <w:r w:rsidRPr="005E11AF">
              <w:rPr>
                <w:rFonts w:ascii="Roboto Condensed" w:hAnsi="Roboto Condensed" w:cs="Calibri"/>
                <w:position w:val="1"/>
              </w:rPr>
              <w:t>Gén</w:t>
            </w:r>
            <w:r w:rsidRPr="005E11AF">
              <w:rPr>
                <w:rFonts w:ascii="Roboto Condensed" w:hAnsi="Roboto Condensed" w:cs="Calibri"/>
                <w:spacing w:val="-1"/>
                <w:position w:val="1"/>
              </w:rPr>
              <w:t>i</w:t>
            </w:r>
            <w:r w:rsidRPr="005E11AF">
              <w:rPr>
                <w:rFonts w:ascii="Roboto Condensed" w:hAnsi="Roboto Condensed" w:cs="Calibri"/>
                <w:position w:val="1"/>
              </w:rPr>
              <w:t>e</w:t>
            </w:r>
            <w:r w:rsidRPr="005E11AF">
              <w:rPr>
                <w:rFonts w:ascii="Roboto Condensed" w:hAnsi="Roboto Condensed" w:cs="Calibri"/>
                <w:spacing w:val="-2"/>
                <w:position w:val="1"/>
              </w:rPr>
              <w:t xml:space="preserve"> </w:t>
            </w:r>
            <w:r w:rsidRPr="005E11AF">
              <w:rPr>
                <w:rFonts w:ascii="Roboto Condensed" w:hAnsi="Roboto Condensed" w:cs="Calibri"/>
                <w:position w:val="1"/>
              </w:rPr>
              <w:t>I</w:t>
            </w:r>
            <w:r w:rsidRPr="005E11AF">
              <w:rPr>
                <w:rFonts w:ascii="Roboto Condensed" w:hAnsi="Roboto Condensed" w:cs="Calibri"/>
                <w:spacing w:val="-1"/>
                <w:position w:val="1"/>
              </w:rPr>
              <w:t>ndu</w:t>
            </w:r>
            <w:r w:rsidRPr="005E11AF">
              <w:rPr>
                <w:rFonts w:ascii="Roboto Condensed" w:hAnsi="Roboto Condensed" w:cs="Calibri"/>
                <w:position w:val="1"/>
              </w:rPr>
              <w:t>striel</w:t>
            </w:r>
          </w:p>
        </w:tc>
        <w:tc>
          <w:tcPr>
            <w:tcW w:w="2952" w:type="dxa"/>
            <w:shd w:val="clear" w:color="auto" w:fill="F1E5F7"/>
            <w:vAlign w:val="center"/>
          </w:tcPr>
          <w:p w14:paraId="6E9ED366" w14:textId="2ACFBD21" w:rsidR="000040BB" w:rsidRPr="00B23AE5" w:rsidRDefault="000040BB" w:rsidP="00713078">
            <w:pPr>
              <w:spacing w:after="0" w:line="240" w:lineRule="auto"/>
              <w:ind w:left="47" w:right="-20"/>
              <w:rPr>
                <w:rFonts w:ascii="Roboto Condensed" w:eastAsia="Calibri" w:hAnsi="Roboto Condensed" w:cs="Calibri"/>
                <w:sz w:val="20"/>
                <w:szCs w:val="20"/>
              </w:rPr>
            </w:pPr>
            <w:r w:rsidRPr="005E11AF">
              <w:rPr>
                <w:rFonts w:ascii="Roboto Condensed" w:hAnsi="Roboto Condensed" w:cs="Calibri"/>
                <w:i/>
                <w:iCs/>
                <w:color w:val="A6A6A6"/>
                <w:spacing w:val="1"/>
              </w:rPr>
              <w:t>M</w:t>
            </w:r>
            <w:r w:rsidRPr="005E11AF">
              <w:rPr>
                <w:rFonts w:ascii="Roboto Condensed" w:hAnsi="Roboto Condensed" w:cs="Calibri"/>
                <w:i/>
                <w:iCs/>
                <w:color w:val="A6A6A6"/>
              </w:rPr>
              <w:t>AJ</w:t>
            </w:r>
            <w:r w:rsidRPr="005E11AF">
              <w:rPr>
                <w:rFonts w:ascii="Roboto Condensed" w:hAnsi="Roboto Condensed" w:cs="Calibri"/>
                <w:i/>
                <w:iCs/>
                <w:color w:val="A6A6A6"/>
                <w:spacing w:val="-1"/>
              </w:rPr>
              <w:t xml:space="preserve"> </w:t>
            </w:r>
            <w:r w:rsidRPr="005E11AF">
              <w:rPr>
                <w:rFonts w:ascii="Roboto Condensed" w:hAnsi="Roboto Condensed" w:cs="Calibri"/>
                <w:i/>
                <w:iCs/>
                <w:color w:val="A6A6A6"/>
              </w:rPr>
              <w:t>:</w:t>
            </w:r>
            <w:r w:rsidRPr="005E11AF">
              <w:rPr>
                <w:rFonts w:ascii="Roboto Condensed" w:hAnsi="Roboto Condensed" w:cs="Calibri"/>
                <w:i/>
                <w:iCs/>
                <w:color w:val="A6A6A6"/>
                <w:spacing w:val="-1"/>
              </w:rPr>
              <w:t xml:space="preserve"> </w:t>
            </w:r>
            <w:r w:rsidRPr="005E11AF">
              <w:rPr>
                <w:rFonts w:ascii="Roboto Condensed" w:hAnsi="Roboto Condensed" w:cs="Calibri"/>
                <w:i/>
                <w:iCs/>
                <w:color w:val="A6A6A6"/>
                <w:spacing w:val="1"/>
              </w:rPr>
              <w:t>10/</w:t>
            </w:r>
            <w:r w:rsidRPr="005E11AF">
              <w:rPr>
                <w:rFonts w:ascii="Roboto Condensed" w:hAnsi="Roboto Condensed" w:cs="Calibri"/>
                <w:i/>
                <w:iCs/>
                <w:color w:val="A6A6A6"/>
                <w:spacing w:val="-2"/>
              </w:rPr>
              <w:t>20</w:t>
            </w:r>
            <w:r w:rsidRPr="005E11AF">
              <w:rPr>
                <w:rFonts w:ascii="Roboto Condensed" w:hAnsi="Roboto Condensed" w:cs="Calibri"/>
                <w:i/>
                <w:iCs/>
                <w:color w:val="A6A6A6"/>
                <w:spacing w:val="1"/>
              </w:rPr>
              <w:t>2</w:t>
            </w:r>
            <w:r>
              <w:rPr>
                <w:rFonts w:ascii="Roboto Condensed" w:hAnsi="Roboto Condensed" w:cs="Calibri"/>
                <w:i/>
                <w:iCs/>
                <w:color w:val="A6A6A6"/>
                <w:spacing w:val="1"/>
              </w:rPr>
              <w:t>4</w:t>
            </w:r>
          </w:p>
        </w:tc>
      </w:tr>
      <w:tr w:rsidR="000040BB" w14:paraId="61C34D3D" w14:textId="77777777" w:rsidTr="00713078">
        <w:tblPrEx>
          <w:tblLook w:val="01E0" w:firstRow="1" w:lastRow="1" w:firstColumn="1" w:lastColumn="1" w:noHBand="0" w:noVBand="0"/>
        </w:tblPrEx>
        <w:trPr>
          <w:trHeight w:hRule="exact" w:val="571"/>
        </w:trPr>
        <w:tc>
          <w:tcPr>
            <w:tcW w:w="3543" w:type="dxa"/>
            <w:gridSpan w:val="3"/>
            <w:shd w:val="clear" w:color="auto" w:fill="F1E5F7"/>
            <w:vAlign w:val="center"/>
          </w:tcPr>
          <w:p w14:paraId="2F801361" w14:textId="77777777" w:rsidR="000040BB" w:rsidRPr="000551B3" w:rsidRDefault="000040BB" w:rsidP="00713078">
            <w:pPr>
              <w:spacing w:after="0" w:line="240" w:lineRule="auto"/>
              <w:ind w:left="135"/>
              <w:rPr>
                <w:rFonts w:ascii="Roboto Condensed" w:hAnsi="Roboto Condensed"/>
                <w:b/>
              </w:rPr>
            </w:pPr>
            <w:r w:rsidRPr="000551B3">
              <w:rPr>
                <w:rFonts w:ascii="Roboto Condensed" w:hAnsi="Roboto Condensed" w:cs="Calibri"/>
                <w:b/>
                <w:spacing w:val="-1"/>
                <w:position w:val="1"/>
              </w:rPr>
              <w:t>H</w:t>
            </w:r>
            <w:r w:rsidRPr="000551B3">
              <w:rPr>
                <w:rFonts w:ascii="Roboto Condensed" w:hAnsi="Roboto Condensed" w:cs="Calibri"/>
                <w:b/>
                <w:spacing w:val="1"/>
                <w:position w:val="1"/>
              </w:rPr>
              <w:t>o</w:t>
            </w:r>
            <w:r w:rsidRPr="000551B3">
              <w:rPr>
                <w:rFonts w:ascii="Roboto Condensed" w:hAnsi="Roboto Condensed" w:cs="Calibri"/>
                <w:b/>
                <w:position w:val="1"/>
              </w:rPr>
              <w:t>ra</w:t>
            </w:r>
            <w:r w:rsidRPr="000551B3">
              <w:rPr>
                <w:rFonts w:ascii="Roboto Condensed" w:hAnsi="Roboto Condensed" w:cs="Calibri"/>
                <w:b/>
                <w:spacing w:val="-1"/>
                <w:position w:val="1"/>
              </w:rPr>
              <w:t>i</w:t>
            </w:r>
            <w:r w:rsidRPr="000551B3">
              <w:rPr>
                <w:rFonts w:ascii="Roboto Condensed" w:hAnsi="Roboto Condensed" w:cs="Calibri"/>
                <w:b/>
                <w:position w:val="1"/>
              </w:rPr>
              <w:t>re</w:t>
            </w:r>
            <w:r w:rsidRPr="000551B3">
              <w:rPr>
                <w:rFonts w:ascii="Roboto Condensed" w:hAnsi="Roboto Condensed" w:cs="Calibri"/>
                <w:b/>
                <w:spacing w:val="1"/>
                <w:position w:val="1"/>
              </w:rPr>
              <w:t xml:space="preserve"> </w:t>
            </w:r>
            <w:r w:rsidRPr="000551B3">
              <w:rPr>
                <w:rFonts w:ascii="Roboto Condensed" w:hAnsi="Roboto Condensed" w:cs="Calibri"/>
                <w:b/>
                <w:spacing w:val="-1"/>
                <w:position w:val="1"/>
              </w:rPr>
              <w:t>p</w:t>
            </w:r>
            <w:r w:rsidRPr="000551B3">
              <w:rPr>
                <w:rFonts w:ascii="Roboto Condensed" w:hAnsi="Roboto Condensed" w:cs="Calibri"/>
                <w:b/>
                <w:spacing w:val="-3"/>
                <w:position w:val="1"/>
              </w:rPr>
              <w:t>r</w:t>
            </w:r>
            <w:r w:rsidRPr="000551B3">
              <w:rPr>
                <w:rFonts w:ascii="Roboto Condensed" w:hAnsi="Roboto Condensed" w:cs="Calibri"/>
                <w:b/>
                <w:position w:val="1"/>
              </w:rPr>
              <w:t>és</w:t>
            </w:r>
            <w:r w:rsidRPr="000551B3">
              <w:rPr>
                <w:rFonts w:ascii="Roboto Condensed" w:hAnsi="Roboto Condensed" w:cs="Calibri"/>
                <w:b/>
                <w:spacing w:val="1"/>
                <w:position w:val="1"/>
              </w:rPr>
              <w:t>e</w:t>
            </w:r>
            <w:r w:rsidRPr="000551B3">
              <w:rPr>
                <w:rFonts w:ascii="Roboto Condensed" w:hAnsi="Roboto Condensed" w:cs="Calibri"/>
                <w:b/>
                <w:spacing w:val="-1"/>
                <w:position w:val="1"/>
              </w:rPr>
              <w:t>n</w:t>
            </w:r>
            <w:r w:rsidRPr="000551B3">
              <w:rPr>
                <w:rFonts w:ascii="Roboto Condensed" w:hAnsi="Roboto Condensed" w:cs="Calibri"/>
                <w:b/>
                <w:position w:val="1"/>
              </w:rPr>
              <w:t>t</w:t>
            </w:r>
            <w:r w:rsidRPr="000551B3">
              <w:rPr>
                <w:rFonts w:ascii="Roboto Condensed" w:hAnsi="Roboto Condensed" w:cs="Calibri"/>
                <w:b/>
                <w:spacing w:val="-2"/>
                <w:position w:val="1"/>
              </w:rPr>
              <w:t>i</w:t>
            </w:r>
            <w:r w:rsidRPr="000551B3">
              <w:rPr>
                <w:rFonts w:ascii="Roboto Condensed" w:hAnsi="Roboto Condensed" w:cs="Calibri"/>
                <w:b/>
                <w:position w:val="1"/>
              </w:rPr>
              <w:t>el</w:t>
            </w:r>
            <w:r w:rsidRPr="000551B3">
              <w:rPr>
                <w:rFonts w:ascii="Roboto Condensed" w:hAnsi="Roboto Condensed" w:cs="Calibri"/>
                <w:b/>
                <w:spacing w:val="1"/>
                <w:position w:val="1"/>
              </w:rPr>
              <w:t xml:space="preserve"> </w:t>
            </w:r>
            <w:r w:rsidRPr="000551B3">
              <w:rPr>
                <w:rFonts w:ascii="Roboto Condensed" w:hAnsi="Roboto Condensed" w:cs="Calibri"/>
                <w:b/>
                <w:position w:val="1"/>
              </w:rPr>
              <w:t>:</w:t>
            </w:r>
            <w:r w:rsidRPr="000551B3">
              <w:rPr>
                <w:rFonts w:ascii="Roboto Condensed" w:hAnsi="Roboto Condensed" w:cs="Calibri"/>
                <w:b/>
                <w:spacing w:val="-1"/>
                <w:position w:val="1"/>
              </w:rPr>
              <w:t xml:space="preserve"> 16h</w:t>
            </w:r>
            <w:r w:rsidRPr="000551B3">
              <w:rPr>
                <w:rFonts w:ascii="Roboto Condensed" w:hAnsi="Roboto Condensed" w:cs="Calibri"/>
                <w:b/>
                <w:spacing w:val="-2"/>
                <w:position w:val="1"/>
              </w:rPr>
              <w:t>T</w:t>
            </w:r>
            <w:r w:rsidRPr="000551B3">
              <w:rPr>
                <w:rFonts w:ascii="Roboto Condensed" w:hAnsi="Roboto Condensed" w:cs="Calibri"/>
                <w:b/>
                <w:spacing w:val="1"/>
                <w:position w:val="1"/>
              </w:rPr>
              <w:t>D et 16h auto</w:t>
            </w:r>
            <w:r w:rsidRPr="000551B3">
              <w:rPr>
                <w:rFonts w:ascii="Roboto Condensed" w:hAnsi="Roboto Condensed" w:cs="Calibri"/>
                <w:b/>
                <w:position w:val="1"/>
              </w:rPr>
              <w:t>nomie</w:t>
            </w:r>
          </w:p>
        </w:tc>
        <w:tc>
          <w:tcPr>
            <w:tcW w:w="3544" w:type="dxa"/>
            <w:shd w:val="clear" w:color="auto" w:fill="F1E5F7"/>
            <w:vAlign w:val="center"/>
          </w:tcPr>
          <w:p w14:paraId="5F743BEA" w14:textId="77777777" w:rsidR="000040BB" w:rsidRPr="00B23AE5" w:rsidRDefault="000040BB" w:rsidP="00713078">
            <w:pPr>
              <w:spacing w:after="0" w:line="240" w:lineRule="auto"/>
              <w:ind w:left="102" w:right="-23"/>
              <w:rPr>
                <w:rFonts w:ascii="Roboto Condensed" w:eastAsia="Calibri" w:hAnsi="Roboto Condensed" w:cs="Calibri"/>
              </w:rPr>
            </w:pPr>
            <w:r w:rsidRPr="005E11AF">
              <w:rPr>
                <w:rFonts w:ascii="Roboto Condensed" w:hAnsi="Roboto Condensed" w:cs="Calibri"/>
                <w:position w:val="1"/>
              </w:rPr>
              <w:t>Tra</w:t>
            </w:r>
            <w:r w:rsidRPr="005E11AF">
              <w:rPr>
                <w:rFonts w:ascii="Roboto Condensed" w:hAnsi="Roboto Condensed" w:cs="Calibri"/>
                <w:spacing w:val="1"/>
                <w:position w:val="1"/>
              </w:rPr>
              <w:t>v</w:t>
            </w:r>
            <w:r w:rsidRPr="005E11AF">
              <w:rPr>
                <w:rFonts w:ascii="Roboto Condensed" w:hAnsi="Roboto Condensed" w:cs="Calibri"/>
                <w:position w:val="1"/>
              </w:rPr>
              <w:t xml:space="preserve">ail </w:t>
            </w:r>
            <w:r w:rsidRPr="005E11AF">
              <w:rPr>
                <w:rFonts w:ascii="Roboto Condensed" w:hAnsi="Roboto Condensed" w:cs="Calibri"/>
                <w:spacing w:val="-3"/>
                <w:position w:val="1"/>
              </w:rPr>
              <w:t>p</w:t>
            </w:r>
            <w:r w:rsidRPr="005E11AF">
              <w:rPr>
                <w:rFonts w:ascii="Roboto Condensed" w:hAnsi="Roboto Condensed" w:cs="Calibri"/>
                <w:position w:val="1"/>
              </w:rPr>
              <w:t>ers</w:t>
            </w:r>
            <w:r w:rsidRPr="005E11AF">
              <w:rPr>
                <w:rFonts w:ascii="Roboto Condensed" w:hAnsi="Roboto Condensed" w:cs="Calibri"/>
                <w:spacing w:val="1"/>
                <w:position w:val="1"/>
              </w:rPr>
              <w:t>o</w:t>
            </w:r>
            <w:r w:rsidRPr="005E11AF">
              <w:rPr>
                <w:rFonts w:ascii="Roboto Condensed" w:hAnsi="Roboto Condensed" w:cs="Calibri"/>
                <w:spacing w:val="-1"/>
                <w:position w:val="1"/>
              </w:rPr>
              <w:t>nn</w:t>
            </w:r>
            <w:r w:rsidRPr="005E11AF">
              <w:rPr>
                <w:rFonts w:ascii="Roboto Condensed" w:hAnsi="Roboto Condensed" w:cs="Calibri"/>
                <w:position w:val="1"/>
              </w:rPr>
              <w:t>el</w:t>
            </w:r>
            <w:r w:rsidRPr="005E11AF">
              <w:rPr>
                <w:rFonts w:ascii="Roboto Condensed" w:hAnsi="Roboto Condensed" w:cs="Calibri"/>
                <w:spacing w:val="-1"/>
                <w:position w:val="1"/>
              </w:rPr>
              <w:t xml:space="preserve"> </w:t>
            </w:r>
            <w:r w:rsidRPr="005E11AF">
              <w:rPr>
                <w:rFonts w:ascii="Roboto Condensed" w:hAnsi="Roboto Condensed" w:cs="Calibri"/>
                <w:position w:val="1"/>
              </w:rPr>
              <w:t>:</w:t>
            </w:r>
            <w:r w:rsidRPr="005E11AF">
              <w:rPr>
                <w:rFonts w:ascii="Roboto Condensed" w:hAnsi="Roboto Condensed" w:cs="Calibri"/>
                <w:spacing w:val="-1"/>
                <w:position w:val="1"/>
              </w:rPr>
              <w:t xml:space="preserve"> </w:t>
            </w:r>
            <w:r w:rsidRPr="005E11AF">
              <w:rPr>
                <w:rFonts w:ascii="Roboto Condensed" w:hAnsi="Roboto Condensed" w:cs="Calibri"/>
                <w:spacing w:val="-2"/>
                <w:position w:val="1"/>
              </w:rPr>
              <w:t>1</w:t>
            </w:r>
            <w:r w:rsidRPr="005E11AF">
              <w:rPr>
                <w:rFonts w:ascii="Roboto Condensed" w:hAnsi="Roboto Condensed" w:cs="Calibri"/>
                <w:position w:val="1"/>
              </w:rPr>
              <w:t>5</w:t>
            </w:r>
            <w:r w:rsidRPr="005E11AF">
              <w:rPr>
                <w:rFonts w:ascii="Roboto Condensed" w:hAnsi="Roboto Condensed" w:cs="Calibri"/>
                <w:spacing w:val="1"/>
                <w:position w:val="1"/>
              </w:rPr>
              <w:t xml:space="preserve"> </w:t>
            </w:r>
            <w:r w:rsidRPr="005E11AF">
              <w:rPr>
                <w:rFonts w:ascii="Roboto Condensed" w:hAnsi="Roboto Condensed" w:cs="Calibri"/>
                <w:position w:val="1"/>
              </w:rPr>
              <w:t>h</w:t>
            </w:r>
          </w:p>
        </w:tc>
        <w:tc>
          <w:tcPr>
            <w:tcW w:w="2952" w:type="dxa"/>
            <w:shd w:val="clear" w:color="auto" w:fill="F1E5F7"/>
            <w:vAlign w:val="center"/>
          </w:tcPr>
          <w:p w14:paraId="092B6B62" w14:textId="77777777" w:rsidR="000040BB" w:rsidRPr="00B23AE5" w:rsidRDefault="000040BB" w:rsidP="00713078">
            <w:pPr>
              <w:spacing w:after="0" w:line="240" w:lineRule="auto"/>
              <w:ind w:left="144"/>
              <w:rPr>
                <w:rFonts w:ascii="Roboto Condensed" w:hAnsi="Roboto Condensed"/>
                <w:sz w:val="20"/>
                <w:szCs w:val="20"/>
              </w:rPr>
            </w:pPr>
            <w:r w:rsidRPr="000551B3">
              <w:rPr>
                <w:rFonts w:ascii="Roboto Condensed" w:eastAsia="Calibri" w:hAnsi="Roboto Condensed" w:cs="Calibri"/>
                <w:position w:val="1"/>
                <w:szCs w:val="20"/>
              </w:rPr>
              <w:t>ECTS</w:t>
            </w:r>
            <w:r w:rsidRPr="000551B3">
              <w:rPr>
                <w:rFonts w:ascii="Roboto Condensed" w:eastAsia="Calibri" w:hAnsi="Roboto Condensed" w:cs="Calibri"/>
                <w:spacing w:val="1"/>
                <w:position w:val="1"/>
                <w:szCs w:val="20"/>
              </w:rPr>
              <w:t xml:space="preserve"> </w:t>
            </w:r>
            <w:r w:rsidRPr="000551B3">
              <w:rPr>
                <w:rFonts w:ascii="Roboto Condensed" w:eastAsia="Calibri" w:hAnsi="Roboto Condensed" w:cs="Calibri"/>
                <w:position w:val="1"/>
                <w:szCs w:val="20"/>
              </w:rPr>
              <w:t>:</w:t>
            </w:r>
            <w:r w:rsidRPr="000551B3">
              <w:rPr>
                <w:rFonts w:ascii="Roboto Condensed" w:eastAsia="Calibri" w:hAnsi="Roboto Condensed" w:cs="Calibri"/>
                <w:spacing w:val="-1"/>
                <w:position w:val="1"/>
                <w:szCs w:val="20"/>
              </w:rPr>
              <w:t xml:space="preserve"> </w:t>
            </w:r>
            <w:r w:rsidRPr="000551B3">
              <w:rPr>
                <w:rFonts w:ascii="Roboto Condensed" w:eastAsia="Calibri" w:hAnsi="Roboto Condensed" w:cs="Calibri"/>
                <w:position w:val="1"/>
                <w:szCs w:val="20"/>
              </w:rPr>
              <w:t>1</w:t>
            </w:r>
          </w:p>
        </w:tc>
      </w:tr>
      <w:tr w:rsidR="000040BB" w14:paraId="1C83D435" w14:textId="77777777" w:rsidTr="00713078">
        <w:trPr>
          <w:trHeight w:hRule="exact" w:val="434"/>
        </w:trPr>
        <w:tc>
          <w:tcPr>
            <w:tcW w:w="3543" w:type="dxa"/>
            <w:gridSpan w:val="3"/>
            <w:shd w:val="clear" w:color="auto" w:fill="282D46"/>
            <w:vAlign w:val="center"/>
          </w:tcPr>
          <w:p w14:paraId="1C7717AC" w14:textId="77777777" w:rsidR="000040BB" w:rsidRPr="008E7676" w:rsidRDefault="000040BB" w:rsidP="00713078">
            <w:pPr>
              <w:autoSpaceDE w:val="0"/>
              <w:autoSpaceDN w:val="0"/>
              <w:adjustRightInd w:val="0"/>
              <w:spacing w:after="0" w:line="240" w:lineRule="auto"/>
              <w:ind w:left="277" w:hanging="142"/>
              <w:rPr>
                <w:rFonts w:ascii="Roboto Condensed" w:hAnsi="Roboto Condensed" w:cs="Times New Roman"/>
                <w:b/>
                <w:color w:val="FFFFFF" w:themeColor="background1"/>
                <w:szCs w:val="24"/>
              </w:rPr>
            </w:pPr>
            <w:r w:rsidRPr="008E7676">
              <w:rPr>
                <w:rFonts w:ascii="Roboto Condensed" w:hAnsi="Roboto Condensed" w:cs="Calibri"/>
                <w:b/>
                <w:bCs/>
                <w:color w:val="FFFFFF" w:themeColor="background1"/>
              </w:rPr>
              <w:t>Resp</w:t>
            </w:r>
            <w:r w:rsidRPr="008E7676">
              <w:rPr>
                <w:rFonts w:ascii="Roboto Condensed" w:hAnsi="Roboto Condensed" w:cs="Calibri"/>
                <w:b/>
                <w:bCs/>
                <w:color w:val="FFFFFF" w:themeColor="background1"/>
                <w:spacing w:val="-1"/>
              </w:rPr>
              <w:t>on</w:t>
            </w:r>
            <w:r w:rsidRPr="008E7676">
              <w:rPr>
                <w:rFonts w:ascii="Roboto Condensed" w:hAnsi="Roboto Condensed" w:cs="Calibri"/>
                <w:b/>
                <w:bCs/>
                <w:color w:val="FFFFFF" w:themeColor="background1"/>
              </w:rPr>
              <w:t>s</w:t>
            </w:r>
            <w:r w:rsidRPr="008E7676">
              <w:rPr>
                <w:rFonts w:ascii="Roboto Condensed" w:hAnsi="Roboto Condensed" w:cs="Calibri"/>
                <w:b/>
                <w:bCs/>
                <w:color w:val="FFFFFF" w:themeColor="background1"/>
                <w:spacing w:val="-1"/>
              </w:rPr>
              <w:t>ab</w:t>
            </w:r>
            <w:r w:rsidRPr="008E7676">
              <w:rPr>
                <w:rFonts w:ascii="Roboto Condensed" w:hAnsi="Roboto Condensed" w:cs="Calibri"/>
                <w:b/>
                <w:bCs/>
                <w:color w:val="FFFFFF" w:themeColor="background1"/>
                <w:spacing w:val="1"/>
              </w:rPr>
              <w:t>l</w:t>
            </w:r>
            <w:r w:rsidRPr="008E7676">
              <w:rPr>
                <w:rFonts w:ascii="Roboto Condensed" w:hAnsi="Roboto Condensed" w:cs="Calibri"/>
                <w:b/>
                <w:bCs/>
                <w:color w:val="FFFFFF" w:themeColor="background1"/>
              </w:rPr>
              <w:t>e : D</w:t>
            </w:r>
            <w:r w:rsidRPr="008E7676">
              <w:rPr>
                <w:rFonts w:ascii="Roboto Condensed" w:hAnsi="Roboto Condensed" w:cs="Calibri"/>
                <w:b/>
                <w:bCs/>
                <w:color w:val="FFFFFF" w:themeColor="background1"/>
                <w:spacing w:val="-1"/>
              </w:rPr>
              <w:t>.</w:t>
            </w:r>
            <w:r w:rsidRPr="008E7676">
              <w:rPr>
                <w:rFonts w:ascii="Roboto Condensed" w:hAnsi="Roboto Condensed" w:cs="Calibri"/>
                <w:b/>
                <w:bCs/>
                <w:color w:val="FFFFFF" w:themeColor="background1"/>
                <w:spacing w:val="1"/>
              </w:rPr>
              <w:t xml:space="preserve"> </w:t>
            </w:r>
            <w:proofErr w:type="spellStart"/>
            <w:r w:rsidRPr="008E7676">
              <w:rPr>
                <w:rFonts w:ascii="Roboto Condensed" w:hAnsi="Roboto Condensed" w:cs="Calibri"/>
                <w:b/>
                <w:bCs/>
                <w:color w:val="FFFFFF" w:themeColor="background1"/>
              </w:rPr>
              <w:t>M</w:t>
            </w:r>
            <w:r w:rsidRPr="008E7676">
              <w:rPr>
                <w:rFonts w:ascii="Roboto Condensed" w:hAnsi="Roboto Condensed" w:cs="Calibri"/>
                <w:b/>
                <w:bCs/>
                <w:color w:val="FFFFFF" w:themeColor="background1"/>
                <w:spacing w:val="-2"/>
              </w:rPr>
              <w:t>o</w:t>
            </w:r>
            <w:r w:rsidRPr="008E7676">
              <w:rPr>
                <w:rFonts w:ascii="Roboto Condensed" w:hAnsi="Roboto Condensed" w:cs="Calibri"/>
                <w:b/>
                <w:bCs/>
                <w:color w:val="FFFFFF" w:themeColor="background1"/>
                <w:spacing w:val="-1"/>
              </w:rPr>
              <w:t>n</w:t>
            </w:r>
            <w:r w:rsidRPr="008E7676">
              <w:rPr>
                <w:rFonts w:ascii="Roboto Condensed" w:hAnsi="Roboto Condensed" w:cs="Calibri"/>
                <w:b/>
                <w:bCs/>
                <w:color w:val="FFFFFF" w:themeColor="background1"/>
              </w:rPr>
              <w:t>t</w:t>
            </w:r>
            <w:r w:rsidRPr="008E7676">
              <w:rPr>
                <w:rFonts w:ascii="Roboto Condensed" w:hAnsi="Roboto Condensed" w:cs="Calibri"/>
                <w:b/>
                <w:bCs/>
                <w:color w:val="FFFFFF" w:themeColor="background1"/>
                <w:spacing w:val="-1"/>
              </w:rPr>
              <w:t>i</w:t>
            </w:r>
            <w:r w:rsidRPr="008E7676">
              <w:rPr>
                <w:rFonts w:ascii="Roboto Condensed" w:hAnsi="Roboto Condensed" w:cs="Calibri"/>
                <w:b/>
                <w:bCs/>
                <w:color w:val="FFFFFF" w:themeColor="background1"/>
                <w:spacing w:val="1"/>
              </w:rPr>
              <w:t>c</w:t>
            </w:r>
            <w:r w:rsidRPr="008E7676">
              <w:rPr>
                <w:rFonts w:ascii="Roboto Condensed" w:hAnsi="Roboto Condensed" w:cs="Calibri"/>
                <w:b/>
                <w:bCs/>
                <w:color w:val="FFFFFF" w:themeColor="background1"/>
                <w:spacing w:val="-1"/>
              </w:rPr>
              <w:t>o</w:t>
            </w:r>
            <w:r w:rsidRPr="008E7676">
              <w:rPr>
                <w:rFonts w:ascii="Roboto Condensed" w:hAnsi="Roboto Condensed" w:cs="Calibri"/>
                <w:b/>
                <w:bCs/>
                <w:color w:val="FFFFFF" w:themeColor="background1"/>
                <w:spacing w:val="1"/>
              </w:rPr>
              <w:t>l</w:t>
            </w:r>
            <w:r w:rsidRPr="008E7676">
              <w:rPr>
                <w:rFonts w:ascii="Roboto Condensed" w:hAnsi="Roboto Condensed" w:cs="Calibri"/>
                <w:b/>
                <w:bCs/>
                <w:color w:val="FFFFFF" w:themeColor="background1"/>
              </w:rPr>
              <w:t>o</w:t>
            </w:r>
            <w:proofErr w:type="spellEnd"/>
          </w:p>
        </w:tc>
        <w:tc>
          <w:tcPr>
            <w:tcW w:w="6496" w:type="dxa"/>
            <w:gridSpan w:val="2"/>
            <w:shd w:val="clear" w:color="auto" w:fill="F1E5F7"/>
            <w:vAlign w:val="center"/>
          </w:tcPr>
          <w:p w14:paraId="1FD3D44A" w14:textId="3CF96BFD" w:rsidR="000040BB" w:rsidRPr="000551B3" w:rsidRDefault="000040BB" w:rsidP="00713078">
            <w:pPr>
              <w:autoSpaceDE w:val="0"/>
              <w:autoSpaceDN w:val="0"/>
              <w:adjustRightInd w:val="0"/>
              <w:spacing w:after="0" w:line="240" w:lineRule="auto"/>
              <w:ind w:left="97" w:right="-20"/>
              <w:rPr>
                <w:rFonts w:ascii="Roboto Condensed" w:hAnsi="Roboto Condensed" w:cs="Times New Roman"/>
                <w:sz w:val="24"/>
                <w:szCs w:val="24"/>
              </w:rPr>
            </w:pPr>
            <w:r w:rsidRPr="000551B3">
              <w:rPr>
                <w:rFonts w:ascii="Roboto Condensed" w:hAnsi="Roboto Condensed" w:cs="Calibri"/>
                <w:position w:val="1"/>
              </w:rPr>
              <w:t>I</w:t>
            </w:r>
            <w:r w:rsidRPr="000551B3">
              <w:rPr>
                <w:rFonts w:ascii="Roboto Condensed" w:hAnsi="Roboto Condensed" w:cs="Calibri"/>
                <w:spacing w:val="-1"/>
                <w:position w:val="1"/>
              </w:rPr>
              <w:t>n</w:t>
            </w:r>
            <w:r w:rsidRPr="000551B3">
              <w:rPr>
                <w:rFonts w:ascii="Roboto Condensed" w:hAnsi="Roboto Condensed" w:cs="Calibri"/>
                <w:position w:val="1"/>
              </w:rPr>
              <w:t>t</w:t>
            </w:r>
            <w:r w:rsidRPr="000551B3">
              <w:rPr>
                <w:rFonts w:ascii="Roboto Condensed" w:hAnsi="Roboto Condensed" w:cs="Calibri"/>
                <w:spacing w:val="1"/>
                <w:position w:val="1"/>
              </w:rPr>
              <w:t>e</w:t>
            </w:r>
            <w:r w:rsidRPr="000551B3">
              <w:rPr>
                <w:rFonts w:ascii="Roboto Condensed" w:hAnsi="Roboto Condensed" w:cs="Calibri"/>
                <w:position w:val="1"/>
              </w:rPr>
              <w:t>r</w:t>
            </w:r>
            <w:r w:rsidRPr="000551B3">
              <w:rPr>
                <w:rFonts w:ascii="Roboto Condensed" w:hAnsi="Roboto Condensed" w:cs="Calibri"/>
                <w:spacing w:val="1"/>
                <w:position w:val="1"/>
              </w:rPr>
              <w:t>v</w:t>
            </w:r>
            <w:r w:rsidRPr="000551B3">
              <w:rPr>
                <w:rFonts w:ascii="Roboto Condensed" w:hAnsi="Roboto Condensed" w:cs="Calibri"/>
                <w:position w:val="1"/>
              </w:rPr>
              <w:t>ena</w:t>
            </w:r>
            <w:r w:rsidRPr="000551B3">
              <w:rPr>
                <w:rFonts w:ascii="Roboto Condensed" w:hAnsi="Roboto Condensed" w:cs="Calibri"/>
                <w:spacing w:val="-1"/>
                <w:position w:val="1"/>
              </w:rPr>
              <w:t>n</w:t>
            </w:r>
            <w:r w:rsidRPr="000551B3">
              <w:rPr>
                <w:rFonts w:ascii="Roboto Condensed" w:hAnsi="Roboto Condensed" w:cs="Calibri"/>
                <w:spacing w:val="-2"/>
                <w:position w:val="1"/>
              </w:rPr>
              <w:t>t</w:t>
            </w:r>
            <w:r w:rsidRPr="000551B3">
              <w:rPr>
                <w:rFonts w:ascii="Roboto Condensed" w:hAnsi="Roboto Condensed" w:cs="Calibri"/>
                <w:position w:val="1"/>
              </w:rPr>
              <w:t>s</w:t>
            </w:r>
            <w:r w:rsidRPr="000551B3">
              <w:rPr>
                <w:rFonts w:ascii="Roboto Condensed" w:hAnsi="Roboto Condensed" w:cs="Calibri"/>
                <w:spacing w:val="2"/>
                <w:position w:val="1"/>
              </w:rPr>
              <w:t xml:space="preserve"> </w:t>
            </w:r>
            <w:r w:rsidRPr="000551B3">
              <w:rPr>
                <w:rFonts w:ascii="Roboto Condensed" w:hAnsi="Roboto Condensed" w:cs="Calibri"/>
                <w:position w:val="1"/>
              </w:rPr>
              <w:t>:</w:t>
            </w:r>
            <w:r w:rsidRPr="000551B3">
              <w:rPr>
                <w:rFonts w:ascii="Roboto Condensed" w:hAnsi="Roboto Condensed" w:cs="Calibri"/>
                <w:spacing w:val="-1"/>
                <w:position w:val="1"/>
              </w:rPr>
              <w:t xml:space="preserve"> </w:t>
            </w:r>
            <w:r w:rsidRPr="000551B3">
              <w:rPr>
                <w:rFonts w:ascii="Roboto Condensed" w:hAnsi="Roboto Condensed" w:cs="Calibri"/>
                <w:spacing w:val="1"/>
                <w:position w:val="1"/>
              </w:rPr>
              <w:t>D</w:t>
            </w:r>
            <w:r w:rsidRPr="000551B3">
              <w:rPr>
                <w:rFonts w:ascii="Roboto Condensed" w:hAnsi="Roboto Condensed" w:cs="Calibri"/>
                <w:spacing w:val="-3"/>
                <w:position w:val="1"/>
              </w:rPr>
              <w:t>.</w:t>
            </w:r>
            <w:r w:rsidRPr="000551B3">
              <w:rPr>
                <w:rFonts w:ascii="Roboto Condensed" w:hAnsi="Roboto Condensed" w:cs="Calibri"/>
                <w:spacing w:val="-1"/>
                <w:position w:val="1"/>
              </w:rPr>
              <w:t xml:space="preserve"> </w:t>
            </w:r>
            <w:proofErr w:type="spellStart"/>
            <w:r w:rsidRPr="000551B3">
              <w:rPr>
                <w:rFonts w:ascii="Roboto Condensed" w:hAnsi="Roboto Condensed" w:cs="Calibri"/>
                <w:spacing w:val="-1"/>
                <w:position w:val="1"/>
              </w:rPr>
              <w:t>M</w:t>
            </w:r>
            <w:r w:rsidRPr="000551B3">
              <w:rPr>
                <w:rFonts w:ascii="Roboto Condensed" w:hAnsi="Roboto Condensed" w:cs="Calibri"/>
                <w:spacing w:val="1"/>
                <w:position w:val="1"/>
              </w:rPr>
              <w:t>o</w:t>
            </w:r>
            <w:r w:rsidRPr="000551B3">
              <w:rPr>
                <w:rFonts w:ascii="Roboto Condensed" w:hAnsi="Roboto Condensed" w:cs="Calibri"/>
                <w:spacing w:val="-1"/>
                <w:position w:val="1"/>
              </w:rPr>
              <w:t>n</w:t>
            </w:r>
            <w:r w:rsidRPr="000551B3">
              <w:rPr>
                <w:rFonts w:ascii="Roboto Condensed" w:hAnsi="Roboto Condensed" w:cs="Calibri"/>
                <w:position w:val="1"/>
              </w:rPr>
              <w:t>ti</w:t>
            </w:r>
            <w:r w:rsidRPr="000551B3">
              <w:rPr>
                <w:rFonts w:ascii="Roboto Condensed" w:hAnsi="Roboto Condensed" w:cs="Calibri"/>
                <w:spacing w:val="-2"/>
                <w:position w:val="1"/>
              </w:rPr>
              <w:t>c</w:t>
            </w:r>
            <w:r w:rsidRPr="000551B3">
              <w:rPr>
                <w:rFonts w:ascii="Roboto Condensed" w:hAnsi="Roboto Condensed" w:cs="Calibri"/>
                <w:spacing w:val="1"/>
                <w:position w:val="1"/>
              </w:rPr>
              <w:t>o</w:t>
            </w:r>
            <w:r w:rsidRPr="000551B3">
              <w:rPr>
                <w:rFonts w:ascii="Roboto Condensed" w:hAnsi="Roboto Condensed" w:cs="Calibri"/>
                <w:position w:val="1"/>
              </w:rPr>
              <w:t>l</w:t>
            </w:r>
            <w:r w:rsidRPr="000551B3">
              <w:rPr>
                <w:rFonts w:ascii="Roboto Condensed" w:hAnsi="Roboto Condensed" w:cs="Calibri"/>
                <w:spacing w:val="1"/>
                <w:position w:val="1"/>
              </w:rPr>
              <w:t>o</w:t>
            </w:r>
            <w:proofErr w:type="spellEnd"/>
            <w:r w:rsidRPr="000551B3">
              <w:rPr>
                <w:rFonts w:ascii="Roboto Condensed" w:hAnsi="Roboto Condensed" w:cs="Calibri"/>
                <w:position w:val="1"/>
              </w:rPr>
              <w:t>,</w:t>
            </w:r>
            <w:r w:rsidRPr="000551B3">
              <w:rPr>
                <w:rFonts w:ascii="Roboto Condensed" w:hAnsi="Roboto Condensed" w:cs="Calibri"/>
                <w:spacing w:val="-2"/>
                <w:position w:val="1"/>
              </w:rPr>
              <w:t xml:space="preserve"> </w:t>
            </w:r>
            <w:r w:rsidR="008E7676">
              <w:rPr>
                <w:rFonts w:ascii="Roboto Condensed" w:hAnsi="Roboto Condensed" w:cs="Calibri"/>
                <w:position w:val="1"/>
              </w:rPr>
              <w:t xml:space="preserve">M. </w:t>
            </w:r>
            <w:proofErr w:type="spellStart"/>
            <w:r w:rsidR="008E7676">
              <w:rPr>
                <w:rFonts w:ascii="Roboto Condensed" w:hAnsi="Roboto Condensed" w:cs="Calibri"/>
                <w:position w:val="1"/>
              </w:rPr>
              <w:t>Cloux</w:t>
            </w:r>
            <w:proofErr w:type="spellEnd"/>
          </w:p>
        </w:tc>
      </w:tr>
      <w:tr w:rsidR="000040BB" w:rsidRPr="00647ED1" w14:paraId="26352EF5" w14:textId="77777777" w:rsidTr="00713078">
        <w:trPr>
          <w:trHeight w:hRule="exact" w:val="2162"/>
        </w:trPr>
        <w:tc>
          <w:tcPr>
            <w:tcW w:w="2577" w:type="dxa"/>
            <w:gridSpan w:val="2"/>
            <w:shd w:val="clear" w:color="auto" w:fill="282D46"/>
            <w:vAlign w:val="center"/>
          </w:tcPr>
          <w:p w14:paraId="0870A703" w14:textId="77777777" w:rsidR="000040BB" w:rsidRPr="000551B3" w:rsidRDefault="000040BB" w:rsidP="00713078">
            <w:pPr>
              <w:autoSpaceDE w:val="0"/>
              <w:autoSpaceDN w:val="0"/>
              <w:adjustRightInd w:val="0"/>
              <w:spacing w:after="0" w:line="240" w:lineRule="auto"/>
              <w:ind w:left="97" w:right="-20"/>
              <w:rPr>
                <w:rFonts w:ascii="Roboto Condensed" w:hAnsi="Roboto Condensed" w:cs="Times New Roman"/>
                <w:b/>
                <w:color w:val="FFFFFF" w:themeColor="background1"/>
                <w:szCs w:val="24"/>
              </w:rPr>
            </w:pPr>
            <w:r w:rsidRPr="000551B3">
              <w:rPr>
                <w:rFonts w:ascii="Roboto Condensed" w:hAnsi="Roboto Condensed" w:cs="Calibri"/>
                <w:b/>
                <w:bCs/>
                <w:color w:val="FFFFFF" w:themeColor="background1"/>
                <w:position w:val="1"/>
              </w:rPr>
              <w:t>A</w:t>
            </w:r>
            <w:r w:rsidRPr="000551B3">
              <w:rPr>
                <w:rFonts w:ascii="Roboto Condensed" w:hAnsi="Roboto Condensed" w:cs="Calibri"/>
                <w:b/>
                <w:bCs/>
                <w:color w:val="FFFFFF" w:themeColor="background1"/>
                <w:spacing w:val="2"/>
                <w:position w:val="1"/>
              </w:rPr>
              <w:t>c</w:t>
            </w:r>
            <w:r w:rsidRPr="000551B3">
              <w:rPr>
                <w:rFonts w:ascii="Roboto Condensed" w:hAnsi="Roboto Condensed" w:cs="Calibri"/>
                <w:b/>
                <w:bCs/>
                <w:color w:val="FFFFFF" w:themeColor="background1"/>
                <w:spacing w:val="-1"/>
                <w:position w:val="1"/>
              </w:rPr>
              <w:t>qu</w:t>
            </w:r>
            <w:r w:rsidRPr="000551B3">
              <w:rPr>
                <w:rFonts w:ascii="Roboto Condensed" w:hAnsi="Roboto Condensed" w:cs="Calibri"/>
                <w:b/>
                <w:bCs/>
                <w:color w:val="FFFFFF" w:themeColor="background1"/>
                <w:spacing w:val="-2"/>
                <w:position w:val="1"/>
              </w:rPr>
              <w:t>i</w:t>
            </w:r>
            <w:r w:rsidRPr="000551B3">
              <w:rPr>
                <w:rFonts w:ascii="Roboto Condensed" w:hAnsi="Roboto Condensed" w:cs="Calibri"/>
                <w:b/>
                <w:bCs/>
                <w:color w:val="FFFFFF" w:themeColor="background1"/>
                <w:position w:val="1"/>
              </w:rPr>
              <w:t>s</w:t>
            </w:r>
            <w:r w:rsidRPr="000551B3">
              <w:rPr>
                <w:rFonts w:ascii="Roboto Condensed" w:hAnsi="Roboto Condensed" w:cs="Calibri"/>
                <w:b/>
                <w:bCs/>
                <w:color w:val="FFFFFF" w:themeColor="background1"/>
                <w:spacing w:val="1"/>
                <w:position w:val="1"/>
              </w:rPr>
              <w:t xml:space="preserve"> </w:t>
            </w:r>
            <w:r w:rsidRPr="000551B3">
              <w:rPr>
                <w:rFonts w:ascii="Roboto Condensed" w:hAnsi="Roboto Condensed" w:cs="Calibri"/>
                <w:b/>
                <w:bCs/>
                <w:color w:val="FFFFFF" w:themeColor="background1"/>
                <w:position w:val="1"/>
              </w:rPr>
              <w:t>d’</w:t>
            </w:r>
            <w:r w:rsidRPr="000551B3">
              <w:rPr>
                <w:rFonts w:ascii="Roboto Condensed" w:hAnsi="Roboto Condensed" w:cs="Calibri"/>
                <w:b/>
                <w:bCs/>
                <w:color w:val="FFFFFF" w:themeColor="background1"/>
                <w:spacing w:val="-1"/>
                <w:position w:val="1"/>
              </w:rPr>
              <w:t>app</w:t>
            </w:r>
            <w:r w:rsidRPr="000551B3">
              <w:rPr>
                <w:rFonts w:ascii="Roboto Condensed" w:hAnsi="Roboto Condensed" w:cs="Calibri"/>
                <w:b/>
                <w:bCs/>
                <w:color w:val="FFFFFF" w:themeColor="background1"/>
                <w:spacing w:val="1"/>
                <w:position w:val="1"/>
              </w:rPr>
              <w:t>r</w:t>
            </w:r>
            <w:r w:rsidRPr="000551B3">
              <w:rPr>
                <w:rFonts w:ascii="Roboto Condensed" w:hAnsi="Roboto Condensed" w:cs="Calibri"/>
                <w:b/>
                <w:bCs/>
                <w:color w:val="FFFFFF" w:themeColor="background1"/>
                <w:spacing w:val="-1"/>
                <w:position w:val="1"/>
              </w:rPr>
              <w:t>en</w:t>
            </w:r>
            <w:r w:rsidRPr="000551B3">
              <w:rPr>
                <w:rFonts w:ascii="Roboto Condensed" w:hAnsi="Roboto Condensed" w:cs="Calibri"/>
                <w:b/>
                <w:bCs/>
                <w:color w:val="FFFFFF" w:themeColor="background1"/>
                <w:position w:val="1"/>
              </w:rPr>
              <w:t>t</w:t>
            </w:r>
            <w:r w:rsidRPr="000551B3">
              <w:rPr>
                <w:rFonts w:ascii="Roboto Condensed" w:hAnsi="Roboto Condensed" w:cs="Calibri"/>
                <w:b/>
                <w:bCs/>
                <w:color w:val="FFFFFF" w:themeColor="background1"/>
                <w:spacing w:val="-1"/>
                <w:position w:val="1"/>
              </w:rPr>
              <w:t>i</w:t>
            </w:r>
            <w:r w:rsidRPr="000551B3">
              <w:rPr>
                <w:rFonts w:ascii="Roboto Condensed" w:hAnsi="Roboto Condensed" w:cs="Calibri"/>
                <w:b/>
                <w:bCs/>
                <w:color w:val="FFFFFF" w:themeColor="background1"/>
                <w:position w:val="1"/>
              </w:rPr>
              <w:t>ss</w:t>
            </w:r>
            <w:r w:rsidRPr="000551B3">
              <w:rPr>
                <w:rFonts w:ascii="Roboto Condensed" w:hAnsi="Roboto Condensed" w:cs="Calibri"/>
                <w:b/>
                <w:bCs/>
                <w:color w:val="FFFFFF" w:themeColor="background1"/>
                <w:spacing w:val="-1"/>
                <w:position w:val="1"/>
              </w:rPr>
              <w:t>a</w:t>
            </w:r>
            <w:r w:rsidRPr="000551B3">
              <w:rPr>
                <w:rFonts w:ascii="Roboto Condensed" w:hAnsi="Roboto Condensed" w:cs="Calibri"/>
                <w:b/>
                <w:bCs/>
                <w:color w:val="FFFFFF" w:themeColor="background1"/>
                <w:spacing w:val="1"/>
                <w:position w:val="1"/>
              </w:rPr>
              <w:t>g</w:t>
            </w:r>
            <w:r w:rsidRPr="000551B3">
              <w:rPr>
                <w:rFonts w:ascii="Roboto Condensed" w:hAnsi="Roboto Condensed" w:cs="Calibri"/>
                <w:b/>
                <w:bCs/>
                <w:color w:val="FFFFFF" w:themeColor="background1"/>
                <w:position w:val="1"/>
              </w:rPr>
              <w:t xml:space="preserve">e </w:t>
            </w:r>
            <w:r w:rsidRPr="000551B3">
              <w:rPr>
                <w:rFonts w:ascii="Roboto Condensed" w:hAnsi="Roboto Condensed" w:cs="Calibri"/>
                <w:b/>
                <w:bCs/>
                <w:color w:val="FFFFFF" w:themeColor="background1"/>
                <w:spacing w:val="1"/>
                <w:position w:val="1"/>
              </w:rPr>
              <w:t>v</w:t>
            </w:r>
            <w:r w:rsidRPr="000551B3">
              <w:rPr>
                <w:rFonts w:ascii="Roboto Condensed" w:hAnsi="Roboto Condensed" w:cs="Calibri"/>
                <w:b/>
                <w:bCs/>
                <w:color w:val="FFFFFF" w:themeColor="background1"/>
                <w:spacing w:val="-1"/>
                <w:position w:val="1"/>
              </w:rPr>
              <w:t>i</w:t>
            </w:r>
            <w:r w:rsidRPr="000551B3">
              <w:rPr>
                <w:rFonts w:ascii="Roboto Condensed" w:hAnsi="Roboto Condensed" w:cs="Calibri"/>
                <w:b/>
                <w:bCs/>
                <w:color w:val="FFFFFF" w:themeColor="background1"/>
                <w:position w:val="1"/>
              </w:rPr>
              <w:t>s</w:t>
            </w:r>
            <w:r w:rsidRPr="000551B3">
              <w:rPr>
                <w:rFonts w:ascii="Roboto Condensed" w:hAnsi="Roboto Condensed" w:cs="Calibri"/>
                <w:b/>
                <w:bCs/>
                <w:color w:val="FFFFFF" w:themeColor="background1"/>
                <w:spacing w:val="-1"/>
                <w:position w:val="1"/>
              </w:rPr>
              <w:t>é</w:t>
            </w:r>
            <w:r w:rsidRPr="000551B3">
              <w:rPr>
                <w:rFonts w:ascii="Roboto Condensed" w:hAnsi="Roboto Condensed" w:cs="Calibri"/>
                <w:b/>
                <w:bCs/>
                <w:color w:val="FFFFFF" w:themeColor="background1"/>
                <w:position w:val="1"/>
              </w:rPr>
              <w:t>s</w:t>
            </w:r>
          </w:p>
        </w:tc>
        <w:tc>
          <w:tcPr>
            <w:tcW w:w="7462" w:type="dxa"/>
            <w:gridSpan w:val="3"/>
            <w:shd w:val="clear" w:color="auto" w:fill="F1E5F7"/>
            <w:vAlign w:val="center"/>
          </w:tcPr>
          <w:p w14:paraId="64C3C294" w14:textId="77777777" w:rsidR="000040BB" w:rsidRPr="005E11AF" w:rsidRDefault="000040BB" w:rsidP="00713078">
            <w:pPr>
              <w:autoSpaceDE w:val="0"/>
              <w:autoSpaceDN w:val="0"/>
              <w:adjustRightInd w:val="0"/>
              <w:spacing w:after="0" w:line="240" w:lineRule="auto"/>
              <w:ind w:left="100" w:right="-20"/>
              <w:rPr>
                <w:rFonts w:ascii="Roboto Condensed" w:hAnsi="Roboto Condensed" w:cs="Calibri"/>
                <w:sz w:val="20"/>
                <w:szCs w:val="20"/>
              </w:rPr>
            </w:pPr>
            <w:r w:rsidRPr="005E11AF">
              <w:rPr>
                <w:rFonts w:ascii="Roboto Condensed" w:hAnsi="Roboto Condensed" w:cs="Calibri"/>
                <w:position w:val="1"/>
                <w:sz w:val="20"/>
                <w:szCs w:val="20"/>
              </w:rPr>
              <w:t>A la fin du</w:t>
            </w:r>
            <w:r w:rsidRPr="005E11AF">
              <w:rPr>
                <w:rFonts w:ascii="Roboto Condensed" w:hAnsi="Roboto Condensed" w:cs="Calibri"/>
                <w:spacing w:val="-1"/>
                <w:position w:val="1"/>
                <w:sz w:val="20"/>
                <w:szCs w:val="20"/>
              </w:rPr>
              <w:t xml:space="preserve"> </w:t>
            </w:r>
            <w:r w:rsidRPr="005E11AF">
              <w:rPr>
                <w:rFonts w:ascii="Roboto Condensed" w:hAnsi="Roboto Condensed" w:cs="Calibri"/>
                <w:position w:val="1"/>
                <w:sz w:val="20"/>
                <w:szCs w:val="20"/>
              </w:rPr>
              <w:t>c</w:t>
            </w:r>
            <w:r w:rsidRPr="005E11AF">
              <w:rPr>
                <w:rFonts w:ascii="Roboto Condensed" w:hAnsi="Roboto Condensed" w:cs="Calibri"/>
                <w:spacing w:val="1"/>
                <w:position w:val="1"/>
                <w:sz w:val="20"/>
                <w:szCs w:val="20"/>
              </w:rPr>
              <w:t>o</w:t>
            </w:r>
            <w:r w:rsidRPr="005E11AF">
              <w:rPr>
                <w:rFonts w:ascii="Roboto Condensed" w:hAnsi="Roboto Condensed" w:cs="Calibri"/>
                <w:spacing w:val="-1"/>
                <w:position w:val="1"/>
                <w:sz w:val="20"/>
                <w:szCs w:val="20"/>
              </w:rPr>
              <w:t>u</w:t>
            </w:r>
            <w:r w:rsidRPr="005E11AF">
              <w:rPr>
                <w:rFonts w:ascii="Roboto Condensed" w:hAnsi="Roboto Condensed" w:cs="Calibri"/>
                <w:spacing w:val="-3"/>
                <w:position w:val="1"/>
                <w:sz w:val="20"/>
                <w:szCs w:val="20"/>
              </w:rPr>
              <w:t>r</w:t>
            </w:r>
            <w:r w:rsidRPr="005E11AF">
              <w:rPr>
                <w:rFonts w:ascii="Roboto Condensed" w:hAnsi="Roboto Condensed" w:cs="Calibri"/>
                <w:position w:val="1"/>
                <w:sz w:val="20"/>
                <w:szCs w:val="20"/>
              </w:rPr>
              <w:t>s, les</w:t>
            </w:r>
            <w:r w:rsidRPr="005E11AF">
              <w:rPr>
                <w:rFonts w:ascii="Roboto Condensed" w:hAnsi="Roboto Condensed" w:cs="Calibri"/>
                <w:spacing w:val="-1"/>
                <w:position w:val="1"/>
                <w:sz w:val="20"/>
                <w:szCs w:val="20"/>
              </w:rPr>
              <w:t xml:space="preserve"> </w:t>
            </w:r>
            <w:r w:rsidRPr="005E11AF">
              <w:rPr>
                <w:rFonts w:ascii="Roboto Condensed" w:hAnsi="Roboto Condensed" w:cs="Calibri"/>
                <w:position w:val="1"/>
                <w:sz w:val="20"/>
                <w:szCs w:val="20"/>
              </w:rPr>
              <w:t>é</w:t>
            </w:r>
            <w:r w:rsidRPr="005E11AF">
              <w:rPr>
                <w:rFonts w:ascii="Roboto Condensed" w:hAnsi="Roboto Condensed" w:cs="Calibri"/>
                <w:spacing w:val="1"/>
                <w:position w:val="1"/>
                <w:sz w:val="20"/>
                <w:szCs w:val="20"/>
              </w:rPr>
              <w:t>t</w:t>
            </w:r>
            <w:r w:rsidRPr="005E11AF">
              <w:rPr>
                <w:rFonts w:ascii="Roboto Condensed" w:hAnsi="Roboto Condensed" w:cs="Calibri"/>
                <w:spacing w:val="-1"/>
                <w:position w:val="1"/>
                <w:sz w:val="20"/>
                <w:szCs w:val="20"/>
              </w:rPr>
              <w:t>ud</w:t>
            </w:r>
            <w:r w:rsidRPr="005E11AF">
              <w:rPr>
                <w:rFonts w:ascii="Roboto Condensed" w:hAnsi="Roboto Condensed" w:cs="Calibri"/>
                <w:position w:val="1"/>
                <w:sz w:val="20"/>
                <w:szCs w:val="20"/>
              </w:rPr>
              <w:t>i</w:t>
            </w:r>
            <w:r w:rsidRPr="005E11AF">
              <w:rPr>
                <w:rFonts w:ascii="Roboto Condensed" w:hAnsi="Roboto Condensed" w:cs="Calibri"/>
                <w:spacing w:val="-3"/>
                <w:position w:val="1"/>
                <w:sz w:val="20"/>
                <w:szCs w:val="20"/>
              </w:rPr>
              <w:t>a</w:t>
            </w:r>
            <w:r w:rsidRPr="005E11AF">
              <w:rPr>
                <w:rFonts w:ascii="Roboto Condensed" w:hAnsi="Roboto Condensed" w:cs="Calibri"/>
                <w:spacing w:val="-1"/>
                <w:position w:val="1"/>
                <w:sz w:val="20"/>
                <w:szCs w:val="20"/>
              </w:rPr>
              <w:t>n</w:t>
            </w:r>
            <w:r w:rsidRPr="005E11AF">
              <w:rPr>
                <w:rFonts w:ascii="Roboto Condensed" w:hAnsi="Roboto Condensed" w:cs="Calibri"/>
                <w:position w:val="1"/>
                <w:sz w:val="20"/>
                <w:szCs w:val="20"/>
              </w:rPr>
              <w:t>ts</w:t>
            </w:r>
            <w:r w:rsidRPr="005E11AF">
              <w:rPr>
                <w:rFonts w:ascii="Roboto Condensed" w:hAnsi="Roboto Condensed" w:cs="Calibri"/>
                <w:spacing w:val="1"/>
                <w:position w:val="1"/>
                <w:sz w:val="20"/>
                <w:szCs w:val="20"/>
              </w:rPr>
              <w:t xml:space="preserve"> </w:t>
            </w:r>
            <w:r w:rsidRPr="005E11AF">
              <w:rPr>
                <w:rFonts w:ascii="Roboto Condensed" w:hAnsi="Roboto Condensed" w:cs="Calibri"/>
                <w:position w:val="1"/>
                <w:sz w:val="20"/>
                <w:szCs w:val="20"/>
              </w:rPr>
              <w:t>se</w:t>
            </w:r>
            <w:r w:rsidRPr="005E11AF">
              <w:rPr>
                <w:rFonts w:ascii="Roboto Condensed" w:hAnsi="Roboto Condensed" w:cs="Calibri"/>
                <w:spacing w:val="-2"/>
                <w:position w:val="1"/>
                <w:sz w:val="20"/>
                <w:szCs w:val="20"/>
              </w:rPr>
              <w:t>r</w:t>
            </w:r>
            <w:r w:rsidRPr="005E11AF">
              <w:rPr>
                <w:rFonts w:ascii="Roboto Condensed" w:hAnsi="Roboto Condensed" w:cs="Calibri"/>
                <w:spacing w:val="1"/>
                <w:position w:val="1"/>
                <w:sz w:val="20"/>
                <w:szCs w:val="20"/>
              </w:rPr>
              <w:t>o</w:t>
            </w:r>
            <w:r w:rsidRPr="005E11AF">
              <w:rPr>
                <w:rFonts w:ascii="Roboto Condensed" w:hAnsi="Roboto Condensed" w:cs="Calibri"/>
                <w:spacing w:val="-1"/>
                <w:position w:val="1"/>
                <w:sz w:val="20"/>
                <w:szCs w:val="20"/>
              </w:rPr>
              <w:t>n</w:t>
            </w:r>
            <w:r w:rsidRPr="005E11AF">
              <w:rPr>
                <w:rFonts w:ascii="Roboto Condensed" w:hAnsi="Roboto Condensed" w:cs="Calibri"/>
                <w:position w:val="1"/>
                <w:sz w:val="20"/>
                <w:szCs w:val="20"/>
              </w:rPr>
              <w:t>t</w:t>
            </w:r>
            <w:r w:rsidRPr="005E11AF">
              <w:rPr>
                <w:rFonts w:ascii="Roboto Condensed" w:hAnsi="Roboto Condensed" w:cs="Calibri"/>
                <w:spacing w:val="1"/>
                <w:position w:val="1"/>
                <w:sz w:val="20"/>
                <w:szCs w:val="20"/>
              </w:rPr>
              <w:t xml:space="preserve"> </w:t>
            </w:r>
            <w:r w:rsidRPr="005E11AF">
              <w:rPr>
                <w:rFonts w:ascii="Roboto Condensed" w:hAnsi="Roboto Condensed" w:cs="Calibri"/>
                <w:spacing w:val="-2"/>
                <w:position w:val="1"/>
                <w:sz w:val="20"/>
                <w:szCs w:val="20"/>
              </w:rPr>
              <w:t>c</w:t>
            </w:r>
            <w:r w:rsidRPr="005E11AF">
              <w:rPr>
                <w:rFonts w:ascii="Roboto Condensed" w:hAnsi="Roboto Condensed" w:cs="Calibri"/>
                <w:position w:val="1"/>
                <w:sz w:val="20"/>
                <w:szCs w:val="20"/>
              </w:rPr>
              <w:t>a</w:t>
            </w:r>
            <w:r w:rsidRPr="005E11AF">
              <w:rPr>
                <w:rFonts w:ascii="Roboto Condensed" w:hAnsi="Roboto Condensed" w:cs="Calibri"/>
                <w:spacing w:val="-1"/>
                <w:position w:val="1"/>
                <w:sz w:val="20"/>
                <w:szCs w:val="20"/>
              </w:rPr>
              <w:t>p</w:t>
            </w:r>
            <w:r w:rsidRPr="005E11AF">
              <w:rPr>
                <w:rFonts w:ascii="Roboto Condensed" w:hAnsi="Roboto Condensed" w:cs="Calibri"/>
                <w:position w:val="1"/>
                <w:sz w:val="20"/>
                <w:szCs w:val="20"/>
              </w:rPr>
              <w:t>a</w:t>
            </w:r>
            <w:r w:rsidRPr="005E11AF">
              <w:rPr>
                <w:rFonts w:ascii="Roboto Condensed" w:hAnsi="Roboto Condensed" w:cs="Calibri"/>
                <w:spacing w:val="-1"/>
                <w:position w:val="1"/>
                <w:sz w:val="20"/>
                <w:szCs w:val="20"/>
              </w:rPr>
              <w:t>b</w:t>
            </w:r>
            <w:r w:rsidRPr="005E11AF">
              <w:rPr>
                <w:rFonts w:ascii="Roboto Condensed" w:hAnsi="Roboto Condensed" w:cs="Calibri"/>
                <w:position w:val="1"/>
                <w:sz w:val="20"/>
                <w:szCs w:val="20"/>
              </w:rPr>
              <w:t>les de :</w:t>
            </w:r>
          </w:p>
          <w:p w14:paraId="450C9336" w14:textId="77777777" w:rsidR="000040BB" w:rsidRPr="005E11AF" w:rsidRDefault="000040BB" w:rsidP="00713078">
            <w:pPr>
              <w:pStyle w:val="Paragraphedeliste"/>
              <w:numPr>
                <w:ilvl w:val="0"/>
                <w:numId w:val="20"/>
              </w:numPr>
              <w:suppressAutoHyphens w:val="0"/>
              <w:autoSpaceDE w:val="0"/>
              <w:autoSpaceDN w:val="0"/>
              <w:adjustRightInd w:val="0"/>
              <w:spacing w:after="0" w:line="240" w:lineRule="auto"/>
              <w:ind w:right="-20"/>
              <w:rPr>
                <w:rFonts w:ascii="Roboto Condensed" w:hAnsi="Roboto Condensed" w:cs="Calibri"/>
                <w:sz w:val="20"/>
                <w:szCs w:val="20"/>
              </w:rPr>
            </w:pPr>
            <w:r w:rsidRPr="005E11AF">
              <w:rPr>
                <w:rFonts w:ascii="Roboto Condensed" w:hAnsi="Roboto Condensed" w:cs="Calibri"/>
                <w:position w:val="1"/>
                <w:sz w:val="20"/>
                <w:szCs w:val="20"/>
              </w:rPr>
              <w:t>A</w:t>
            </w:r>
            <w:r w:rsidRPr="005E11AF">
              <w:rPr>
                <w:rFonts w:ascii="Roboto Condensed" w:hAnsi="Roboto Condensed" w:cs="Calibri"/>
                <w:spacing w:val="-1"/>
                <w:position w:val="1"/>
                <w:sz w:val="20"/>
                <w:szCs w:val="20"/>
              </w:rPr>
              <w:t>b</w:t>
            </w:r>
            <w:r w:rsidRPr="005E11AF">
              <w:rPr>
                <w:rFonts w:ascii="Roboto Condensed" w:hAnsi="Roboto Condensed" w:cs="Calibri"/>
                <w:spacing w:val="1"/>
                <w:position w:val="1"/>
                <w:sz w:val="20"/>
                <w:szCs w:val="20"/>
              </w:rPr>
              <w:t>o</w:t>
            </w:r>
            <w:r w:rsidRPr="005E11AF">
              <w:rPr>
                <w:rFonts w:ascii="Roboto Condensed" w:hAnsi="Roboto Condensed" w:cs="Calibri"/>
                <w:position w:val="1"/>
                <w:sz w:val="20"/>
                <w:szCs w:val="20"/>
              </w:rPr>
              <w:t>r</w:t>
            </w:r>
            <w:r w:rsidRPr="005E11AF">
              <w:rPr>
                <w:rFonts w:ascii="Roboto Condensed" w:hAnsi="Roboto Condensed" w:cs="Calibri"/>
                <w:spacing w:val="-1"/>
                <w:position w:val="1"/>
                <w:sz w:val="20"/>
                <w:szCs w:val="20"/>
              </w:rPr>
              <w:t>d</w:t>
            </w:r>
            <w:r w:rsidRPr="005E11AF">
              <w:rPr>
                <w:rFonts w:ascii="Roboto Condensed" w:hAnsi="Roboto Condensed" w:cs="Calibri"/>
                <w:position w:val="1"/>
                <w:sz w:val="20"/>
                <w:szCs w:val="20"/>
              </w:rPr>
              <w:t xml:space="preserve">er </w:t>
            </w:r>
            <w:r w:rsidRPr="005E11AF">
              <w:rPr>
                <w:rFonts w:ascii="Roboto Condensed" w:hAnsi="Roboto Condensed" w:cs="Calibri"/>
                <w:spacing w:val="18"/>
                <w:position w:val="1"/>
                <w:sz w:val="20"/>
                <w:szCs w:val="20"/>
              </w:rPr>
              <w:t>la</w:t>
            </w:r>
            <w:r w:rsidRPr="005E11AF">
              <w:rPr>
                <w:rFonts w:ascii="Roboto Condensed" w:hAnsi="Roboto Condensed" w:cs="Calibri"/>
                <w:position w:val="1"/>
                <w:sz w:val="20"/>
                <w:szCs w:val="20"/>
              </w:rPr>
              <w:t xml:space="preserve"> </w:t>
            </w:r>
            <w:r w:rsidRPr="005E11AF">
              <w:rPr>
                <w:rFonts w:ascii="Roboto Condensed" w:hAnsi="Roboto Condensed" w:cs="Calibri"/>
                <w:spacing w:val="15"/>
                <w:position w:val="1"/>
                <w:sz w:val="20"/>
                <w:szCs w:val="20"/>
              </w:rPr>
              <w:t>complexité</w:t>
            </w:r>
            <w:r w:rsidRPr="005E11AF">
              <w:rPr>
                <w:rFonts w:ascii="Roboto Condensed" w:hAnsi="Roboto Condensed" w:cs="Calibri"/>
                <w:position w:val="1"/>
                <w:sz w:val="20"/>
                <w:szCs w:val="20"/>
              </w:rPr>
              <w:t xml:space="preserve"> </w:t>
            </w:r>
            <w:r w:rsidRPr="005E11AF">
              <w:rPr>
                <w:rFonts w:ascii="Roboto Condensed" w:hAnsi="Roboto Condensed" w:cs="Calibri"/>
                <w:spacing w:val="19"/>
                <w:position w:val="1"/>
                <w:sz w:val="20"/>
                <w:szCs w:val="20"/>
              </w:rPr>
              <w:t>du</w:t>
            </w:r>
            <w:r w:rsidRPr="005E11AF">
              <w:rPr>
                <w:rFonts w:ascii="Roboto Condensed" w:hAnsi="Roboto Condensed" w:cs="Calibri"/>
                <w:position w:val="1"/>
                <w:sz w:val="20"/>
                <w:szCs w:val="20"/>
              </w:rPr>
              <w:t xml:space="preserve"> </w:t>
            </w:r>
            <w:r w:rsidRPr="005E11AF">
              <w:rPr>
                <w:rFonts w:ascii="Roboto Condensed" w:hAnsi="Roboto Condensed" w:cs="Calibri"/>
                <w:spacing w:val="17"/>
                <w:position w:val="1"/>
                <w:sz w:val="20"/>
                <w:szCs w:val="20"/>
              </w:rPr>
              <w:t>pilotage</w:t>
            </w:r>
            <w:r w:rsidRPr="005E11AF">
              <w:rPr>
                <w:rFonts w:ascii="Roboto Condensed" w:hAnsi="Roboto Condensed" w:cs="Calibri"/>
                <w:position w:val="1"/>
                <w:sz w:val="20"/>
                <w:szCs w:val="20"/>
              </w:rPr>
              <w:t xml:space="preserve"> </w:t>
            </w:r>
            <w:r w:rsidRPr="005E11AF">
              <w:rPr>
                <w:rFonts w:ascii="Roboto Condensed" w:hAnsi="Roboto Condensed" w:cs="Calibri"/>
                <w:spacing w:val="18"/>
                <w:position w:val="1"/>
                <w:sz w:val="20"/>
                <w:szCs w:val="20"/>
              </w:rPr>
              <w:t>de</w:t>
            </w:r>
            <w:r w:rsidRPr="005E11AF">
              <w:rPr>
                <w:rFonts w:ascii="Roboto Condensed" w:hAnsi="Roboto Condensed" w:cs="Calibri"/>
                <w:position w:val="1"/>
                <w:sz w:val="20"/>
                <w:szCs w:val="20"/>
              </w:rPr>
              <w:t xml:space="preserve"> </w:t>
            </w:r>
            <w:r w:rsidRPr="005E11AF">
              <w:rPr>
                <w:rFonts w:ascii="Roboto Condensed" w:hAnsi="Roboto Condensed" w:cs="Calibri"/>
                <w:spacing w:val="19"/>
                <w:position w:val="1"/>
                <w:sz w:val="20"/>
                <w:szCs w:val="20"/>
              </w:rPr>
              <w:t>projet</w:t>
            </w:r>
            <w:r w:rsidRPr="005E11AF">
              <w:rPr>
                <w:rFonts w:ascii="Roboto Condensed" w:hAnsi="Roboto Condensed" w:cs="Calibri"/>
                <w:position w:val="1"/>
                <w:sz w:val="20"/>
                <w:szCs w:val="20"/>
              </w:rPr>
              <w:t xml:space="preserve"> </w:t>
            </w:r>
            <w:r w:rsidRPr="005E11AF">
              <w:rPr>
                <w:rFonts w:ascii="Roboto Condensed" w:hAnsi="Roboto Condensed" w:cs="Calibri"/>
                <w:spacing w:val="17"/>
                <w:position w:val="1"/>
                <w:sz w:val="20"/>
                <w:szCs w:val="20"/>
              </w:rPr>
              <w:t>dans</w:t>
            </w:r>
            <w:r w:rsidRPr="005E11AF">
              <w:rPr>
                <w:rFonts w:ascii="Roboto Condensed" w:hAnsi="Roboto Condensed" w:cs="Calibri"/>
                <w:position w:val="1"/>
                <w:sz w:val="20"/>
                <w:szCs w:val="20"/>
              </w:rPr>
              <w:t xml:space="preserve"> </w:t>
            </w:r>
            <w:r w:rsidRPr="005E11AF">
              <w:rPr>
                <w:rFonts w:ascii="Roboto Condensed" w:hAnsi="Roboto Condensed" w:cs="Calibri"/>
                <w:spacing w:val="18"/>
                <w:position w:val="1"/>
                <w:sz w:val="20"/>
                <w:szCs w:val="20"/>
              </w:rPr>
              <w:t>un</w:t>
            </w:r>
            <w:r w:rsidRPr="005E11AF">
              <w:rPr>
                <w:rFonts w:ascii="Roboto Condensed" w:hAnsi="Roboto Condensed" w:cs="Calibri"/>
                <w:position w:val="1"/>
                <w:sz w:val="20"/>
                <w:szCs w:val="20"/>
              </w:rPr>
              <w:t xml:space="preserve"> en</w:t>
            </w:r>
            <w:r w:rsidRPr="005E11AF">
              <w:rPr>
                <w:rFonts w:ascii="Roboto Condensed" w:hAnsi="Roboto Condensed" w:cs="Calibri"/>
                <w:spacing w:val="1"/>
                <w:position w:val="1"/>
                <w:sz w:val="20"/>
                <w:szCs w:val="20"/>
              </w:rPr>
              <w:t>v</w:t>
            </w:r>
            <w:r w:rsidRPr="005E11AF">
              <w:rPr>
                <w:rFonts w:ascii="Roboto Condensed" w:hAnsi="Roboto Condensed" w:cs="Calibri"/>
                <w:position w:val="1"/>
                <w:sz w:val="20"/>
                <w:szCs w:val="20"/>
              </w:rPr>
              <w:t>i</w:t>
            </w:r>
            <w:r w:rsidRPr="005E11AF">
              <w:rPr>
                <w:rFonts w:ascii="Roboto Condensed" w:hAnsi="Roboto Condensed" w:cs="Calibri"/>
                <w:spacing w:val="-3"/>
                <w:position w:val="1"/>
                <w:sz w:val="20"/>
                <w:szCs w:val="20"/>
              </w:rPr>
              <w:t>r</w:t>
            </w:r>
            <w:r w:rsidRPr="005E11AF">
              <w:rPr>
                <w:rFonts w:ascii="Roboto Condensed" w:hAnsi="Roboto Condensed" w:cs="Calibri"/>
                <w:spacing w:val="1"/>
                <w:position w:val="1"/>
                <w:sz w:val="20"/>
                <w:szCs w:val="20"/>
              </w:rPr>
              <w:t>o</w:t>
            </w:r>
            <w:r w:rsidRPr="005E11AF">
              <w:rPr>
                <w:rFonts w:ascii="Roboto Condensed" w:hAnsi="Roboto Condensed" w:cs="Calibri"/>
                <w:spacing w:val="-1"/>
                <w:position w:val="1"/>
                <w:sz w:val="20"/>
                <w:szCs w:val="20"/>
              </w:rPr>
              <w:t>nn</w:t>
            </w:r>
            <w:r w:rsidRPr="005E11AF">
              <w:rPr>
                <w:rFonts w:ascii="Roboto Condensed" w:hAnsi="Roboto Condensed" w:cs="Calibri"/>
                <w:spacing w:val="-2"/>
                <w:position w:val="1"/>
                <w:sz w:val="20"/>
                <w:szCs w:val="20"/>
              </w:rPr>
              <w:t>e</w:t>
            </w:r>
            <w:r w:rsidRPr="005E11AF">
              <w:rPr>
                <w:rFonts w:ascii="Roboto Condensed" w:hAnsi="Roboto Condensed" w:cs="Calibri"/>
                <w:spacing w:val="1"/>
                <w:position w:val="1"/>
                <w:sz w:val="20"/>
                <w:szCs w:val="20"/>
              </w:rPr>
              <w:t>m</w:t>
            </w:r>
            <w:r w:rsidRPr="005E11AF">
              <w:rPr>
                <w:rFonts w:ascii="Roboto Condensed" w:hAnsi="Roboto Condensed" w:cs="Calibri"/>
                <w:position w:val="1"/>
                <w:sz w:val="20"/>
                <w:szCs w:val="20"/>
              </w:rPr>
              <w:t>e</w:t>
            </w:r>
            <w:r w:rsidRPr="005E11AF">
              <w:rPr>
                <w:rFonts w:ascii="Roboto Condensed" w:hAnsi="Roboto Condensed" w:cs="Calibri"/>
                <w:spacing w:val="-3"/>
                <w:position w:val="1"/>
                <w:sz w:val="20"/>
                <w:szCs w:val="20"/>
              </w:rPr>
              <w:t>n</w:t>
            </w:r>
            <w:r w:rsidRPr="005E11AF">
              <w:rPr>
                <w:rFonts w:ascii="Roboto Condensed" w:hAnsi="Roboto Condensed" w:cs="Calibri"/>
                <w:position w:val="1"/>
                <w:sz w:val="20"/>
                <w:szCs w:val="20"/>
              </w:rPr>
              <w:t>t</w:t>
            </w:r>
            <w:r w:rsidRPr="005E11AF">
              <w:rPr>
                <w:rFonts w:ascii="Roboto Condensed" w:hAnsi="Roboto Condensed" w:cs="Calibri"/>
                <w:sz w:val="20"/>
                <w:szCs w:val="20"/>
              </w:rPr>
              <w:t xml:space="preserve"> international</w:t>
            </w:r>
          </w:p>
          <w:p w14:paraId="0E786A98" w14:textId="77777777" w:rsidR="000040BB" w:rsidRPr="005E11AF" w:rsidRDefault="000040BB" w:rsidP="00713078">
            <w:pPr>
              <w:pStyle w:val="Paragraphedeliste"/>
              <w:numPr>
                <w:ilvl w:val="0"/>
                <w:numId w:val="20"/>
              </w:numPr>
              <w:suppressAutoHyphens w:val="0"/>
              <w:autoSpaceDE w:val="0"/>
              <w:autoSpaceDN w:val="0"/>
              <w:adjustRightInd w:val="0"/>
              <w:spacing w:after="0" w:line="240" w:lineRule="auto"/>
              <w:ind w:right="-20"/>
              <w:rPr>
                <w:rFonts w:ascii="Roboto Condensed" w:hAnsi="Roboto Condensed" w:cs="Calibri"/>
                <w:sz w:val="20"/>
                <w:szCs w:val="20"/>
              </w:rPr>
            </w:pPr>
            <w:r w:rsidRPr="005E11AF">
              <w:rPr>
                <w:rFonts w:ascii="Roboto Condensed" w:hAnsi="Roboto Condensed" w:cs="Calibri"/>
                <w:sz w:val="20"/>
                <w:szCs w:val="20"/>
              </w:rPr>
              <w:t>Or</w:t>
            </w:r>
            <w:r w:rsidRPr="005E11AF">
              <w:rPr>
                <w:rFonts w:ascii="Roboto Condensed" w:hAnsi="Roboto Condensed" w:cs="Calibri"/>
                <w:spacing w:val="-1"/>
                <w:sz w:val="20"/>
                <w:szCs w:val="20"/>
              </w:rPr>
              <w:t>g</w:t>
            </w:r>
            <w:r w:rsidRPr="005E11AF">
              <w:rPr>
                <w:rFonts w:ascii="Roboto Condensed" w:hAnsi="Roboto Condensed" w:cs="Calibri"/>
                <w:sz w:val="20"/>
                <w:szCs w:val="20"/>
              </w:rPr>
              <w:t>a</w:t>
            </w:r>
            <w:r w:rsidRPr="005E11AF">
              <w:rPr>
                <w:rFonts w:ascii="Roboto Condensed" w:hAnsi="Roboto Condensed" w:cs="Calibri"/>
                <w:spacing w:val="-1"/>
                <w:sz w:val="20"/>
                <w:szCs w:val="20"/>
              </w:rPr>
              <w:t>n</w:t>
            </w:r>
            <w:r w:rsidRPr="005E11AF">
              <w:rPr>
                <w:rFonts w:ascii="Roboto Condensed" w:hAnsi="Roboto Condensed" w:cs="Calibri"/>
                <w:sz w:val="20"/>
                <w:szCs w:val="20"/>
              </w:rPr>
              <w:t xml:space="preserve">iser </w:t>
            </w:r>
            <w:r w:rsidRPr="005E11AF">
              <w:rPr>
                <w:rFonts w:ascii="Roboto Condensed" w:hAnsi="Roboto Condensed" w:cs="Calibri"/>
                <w:spacing w:val="-1"/>
                <w:sz w:val="20"/>
                <w:szCs w:val="20"/>
              </w:rPr>
              <w:t>e</w:t>
            </w:r>
            <w:r w:rsidRPr="005E11AF">
              <w:rPr>
                <w:rFonts w:ascii="Roboto Condensed" w:hAnsi="Roboto Condensed" w:cs="Calibri"/>
                <w:sz w:val="20"/>
                <w:szCs w:val="20"/>
              </w:rPr>
              <w:t>t</w:t>
            </w:r>
            <w:r w:rsidRPr="005E11AF">
              <w:rPr>
                <w:rFonts w:ascii="Roboto Condensed" w:hAnsi="Roboto Condensed" w:cs="Calibri"/>
                <w:spacing w:val="-1"/>
                <w:sz w:val="20"/>
                <w:szCs w:val="20"/>
              </w:rPr>
              <w:t xml:space="preserve"> </w:t>
            </w:r>
            <w:r w:rsidRPr="005E11AF">
              <w:rPr>
                <w:rFonts w:ascii="Roboto Condensed" w:hAnsi="Roboto Condensed" w:cs="Calibri"/>
                <w:spacing w:val="1"/>
                <w:sz w:val="20"/>
                <w:szCs w:val="20"/>
              </w:rPr>
              <w:t>m</w:t>
            </w:r>
            <w:r w:rsidRPr="005E11AF">
              <w:rPr>
                <w:rFonts w:ascii="Roboto Condensed" w:hAnsi="Roboto Condensed" w:cs="Calibri"/>
                <w:sz w:val="20"/>
                <w:szCs w:val="20"/>
              </w:rPr>
              <w:t>e</w:t>
            </w:r>
            <w:r w:rsidRPr="005E11AF">
              <w:rPr>
                <w:rFonts w:ascii="Roboto Condensed" w:hAnsi="Roboto Condensed" w:cs="Calibri"/>
                <w:spacing w:val="-1"/>
                <w:sz w:val="20"/>
                <w:szCs w:val="20"/>
              </w:rPr>
              <w:t>t</w:t>
            </w:r>
            <w:r w:rsidRPr="005E11AF">
              <w:rPr>
                <w:rFonts w:ascii="Roboto Condensed" w:hAnsi="Roboto Condensed" w:cs="Calibri"/>
                <w:sz w:val="20"/>
                <w:szCs w:val="20"/>
              </w:rPr>
              <w:t>tre</w:t>
            </w:r>
            <w:r w:rsidRPr="005E11AF">
              <w:rPr>
                <w:rFonts w:ascii="Roboto Condensed" w:hAnsi="Roboto Condensed" w:cs="Calibri"/>
                <w:spacing w:val="-1"/>
                <w:sz w:val="20"/>
                <w:szCs w:val="20"/>
              </w:rPr>
              <w:t xml:space="preserve"> </w:t>
            </w:r>
            <w:r w:rsidRPr="005E11AF">
              <w:rPr>
                <w:rFonts w:ascii="Roboto Condensed" w:hAnsi="Roboto Condensed" w:cs="Calibri"/>
                <w:sz w:val="20"/>
                <w:szCs w:val="20"/>
              </w:rPr>
              <w:t>en p</w:t>
            </w:r>
            <w:r w:rsidRPr="005E11AF">
              <w:rPr>
                <w:rFonts w:ascii="Roboto Condensed" w:hAnsi="Roboto Condensed" w:cs="Calibri"/>
                <w:spacing w:val="-1"/>
                <w:sz w:val="20"/>
                <w:szCs w:val="20"/>
              </w:rPr>
              <w:t>l</w:t>
            </w:r>
            <w:r w:rsidRPr="005E11AF">
              <w:rPr>
                <w:rFonts w:ascii="Roboto Condensed" w:hAnsi="Roboto Condensed" w:cs="Calibri"/>
                <w:spacing w:val="-3"/>
                <w:sz w:val="20"/>
                <w:szCs w:val="20"/>
              </w:rPr>
              <w:t>a</w:t>
            </w:r>
            <w:r w:rsidRPr="005E11AF">
              <w:rPr>
                <w:rFonts w:ascii="Roboto Condensed" w:hAnsi="Roboto Condensed" w:cs="Calibri"/>
                <w:sz w:val="20"/>
                <w:szCs w:val="20"/>
              </w:rPr>
              <w:t>ce</w:t>
            </w:r>
            <w:r w:rsidRPr="005E11AF">
              <w:rPr>
                <w:rFonts w:ascii="Roboto Condensed" w:hAnsi="Roboto Condensed" w:cs="Calibri"/>
                <w:spacing w:val="1"/>
                <w:sz w:val="20"/>
                <w:szCs w:val="20"/>
              </w:rPr>
              <w:t xml:space="preserve"> </w:t>
            </w:r>
            <w:r w:rsidRPr="005E11AF">
              <w:rPr>
                <w:rFonts w:ascii="Roboto Condensed" w:hAnsi="Roboto Condensed" w:cs="Calibri"/>
                <w:spacing w:val="-1"/>
                <w:sz w:val="20"/>
                <w:szCs w:val="20"/>
              </w:rPr>
              <w:t>un</w:t>
            </w:r>
            <w:r w:rsidRPr="005E11AF">
              <w:rPr>
                <w:rFonts w:ascii="Roboto Condensed" w:hAnsi="Roboto Condensed" w:cs="Calibri"/>
                <w:sz w:val="20"/>
                <w:szCs w:val="20"/>
              </w:rPr>
              <w:t>e</w:t>
            </w:r>
            <w:r w:rsidRPr="005E11AF">
              <w:rPr>
                <w:rFonts w:ascii="Roboto Condensed" w:hAnsi="Roboto Condensed" w:cs="Calibri"/>
                <w:spacing w:val="-1"/>
                <w:sz w:val="20"/>
                <w:szCs w:val="20"/>
              </w:rPr>
              <w:t xml:space="preserve"> </w:t>
            </w:r>
            <w:r w:rsidRPr="005E11AF">
              <w:rPr>
                <w:rFonts w:ascii="Roboto Condensed" w:hAnsi="Roboto Condensed" w:cs="Calibri"/>
                <w:sz w:val="20"/>
                <w:szCs w:val="20"/>
              </w:rPr>
              <w:t>éq</w:t>
            </w:r>
            <w:r w:rsidRPr="005E11AF">
              <w:rPr>
                <w:rFonts w:ascii="Roboto Condensed" w:hAnsi="Roboto Condensed" w:cs="Calibri"/>
                <w:spacing w:val="-1"/>
                <w:sz w:val="20"/>
                <w:szCs w:val="20"/>
              </w:rPr>
              <w:t>u</w:t>
            </w:r>
            <w:r w:rsidRPr="005E11AF">
              <w:rPr>
                <w:rFonts w:ascii="Roboto Condensed" w:hAnsi="Roboto Condensed" w:cs="Calibri"/>
                <w:sz w:val="20"/>
                <w:szCs w:val="20"/>
              </w:rPr>
              <w:t>i</w:t>
            </w:r>
            <w:r w:rsidRPr="005E11AF">
              <w:rPr>
                <w:rFonts w:ascii="Roboto Condensed" w:hAnsi="Roboto Condensed" w:cs="Calibri"/>
                <w:spacing w:val="-1"/>
                <w:sz w:val="20"/>
                <w:szCs w:val="20"/>
              </w:rPr>
              <w:t>p</w:t>
            </w:r>
            <w:r w:rsidRPr="005E11AF">
              <w:rPr>
                <w:rFonts w:ascii="Roboto Condensed" w:hAnsi="Roboto Condensed" w:cs="Calibri"/>
                <w:sz w:val="20"/>
                <w:szCs w:val="20"/>
              </w:rPr>
              <w:t>e</w:t>
            </w:r>
            <w:r w:rsidRPr="005E11AF">
              <w:rPr>
                <w:rFonts w:ascii="Roboto Condensed" w:hAnsi="Roboto Condensed" w:cs="Calibri"/>
                <w:spacing w:val="1"/>
                <w:sz w:val="20"/>
                <w:szCs w:val="20"/>
              </w:rPr>
              <w:t xml:space="preserve"> </w:t>
            </w:r>
            <w:r w:rsidRPr="005E11AF">
              <w:rPr>
                <w:rFonts w:ascii="Roboto Condensed" w:hAnsi="Roboto Condensed" w:cs="Calibri"/>
                <w:spacing w:val="-1"/>
                <w:sz w:val="20"/>
                <w:szCs w:val="20"/>
              </w:rPr>
              <w:t>d</w:t>
            </w:r>
            <w:r w:rsidRPr="005E11AF">
              <w:rPr>
                <w:rFonts w:ascii="Roboto Condensed" w:hAnsi="Roboto Condensed" w:cs="Calibri"/>
                <w:sz w:val="20"/>
                <w:szCs w:val="20"/>
              </w:rPr>
              <w:t>istri</w:t>
            </w:r>
            <w:r w:rsidRPr="005E11AF">
              <w:rPr>
                <w:rFonts w:ascii="Roboto Condensed" w:hAnsi="Roboto Condensed" w:cs="Calibri"/>
                <w:spacing w:val="-1"/>
                <w:sz w:val="20"/>
                <w:szCs w:val="20"/>
              </w:rPr>
              <w:t>bu</w:t>
            </w:r>
            <w:r w:rsidRPr="005E11AF">
              <w:rPr>
                <w:rFonts w:ascii="Roboto Condensed" w:hAnsi="Roboto Condensed" w:cs="Calibri"/>
                <w:sz w:val="20"/>
                <w:szCs w:val="20"/>
              </w:rPr>
              <w:t>ée</w:t>
            </w:r>
          </w:p>
          <w:p w14:paraId="3C9DF2E1" w14:textId="77777777" w:rsidR="000040BB" w:rsidRPr="005E11AF" w:rsidRDefault="000040BB" w:rsidP="00713078">
            <w:pPr>
              <w:pStyle w:val="Paragraphedeliste"/>
              <w:numPr>
                <w:ilvl w:val="0"/>
                <w:numId w:val="20"/>
              </w:numPr>
              <w:suppressAutoHyphens w:val="0"/>
              <w:autoSpaceDE w:val="0"/>
              <w:autoSpaceDN w:val="0"/>
              <w:adjustRightInd w:val="0"/>
              <w:spacing w:after="0" w:line="240" w:lineRule="auto"/>
              <w:ind w:right="36"/>
              <w:rPr>
                <w:rFonts w:ascii="Roboto Condensed" w:hAnsi="Roboto Condensed" w:cs="Calibri"/>
                <w:sz w:val="20"/>
                <w:szCs w:val="20"/>
              </w:rPr>
            </w:pPr>
            <w:r w:rsidRPr="005E11AF">
              <w:rPr>
                <w:rFonts w:ascii="Roboto Condensed" w:hAnsi="Roboto Condensed" w:cs="Calibri"/>
                <w:sz w:val="20"/>
                <w:szCs w:val="20"/>
              </w:rPr>
              <w:t>C</w:t>
            </w:r>
            <w:r w:rsidRPr="005E11AF">
              <w:rPr>
                <w:rFonts w:ascii="Roboto Condensed" w:hAnsi="Roboto Condensed" w:cs="Calibri"/>
                <w:spacing w:val="1"/>
                <w:sz w:val="20"/>
                <w:szCs w:val="20"/>
              </w:rPr>
              <w:t>o</w:t>
            </w:r>
            <w:r w:rsidRPr="005E11AF">
              <w:rPr>
                <w:rFonts w:ascii="Roboto Condensed" w:hAnsi="Roboto Condensed" w:cs="Calibri"/>
                <w:spacing w:val="-1"/>
                <w:sz w:val="20"/>
                <w:szCs w:val="20"/>
              </w:rPr>
              <w:t>nn</w:t>
            </w:r>
            <w:r w:rsidRPr="005E11AF">
              <w:rPr>
                <w:rFonts w:ascii="Roboto Condensed" w:hAnsi="Roboto Condensed" w:cs="Calibri"/>
                <w:sz w:val="20"/>
                <w:szCs w:val="20"/>
              </w:rPr>
              <w:t>aître</w:t>
            </w:r>
            <w:r w:rsidRPr="005E11AF">
              <w:rPr>
                <w:rFonts w:ascii="Roboto Condensed" w:hAnsi="Roboto Condensed" w:cs="Calibri"/>
                <w:spacing w:val="13"/>
                <w:sz w:val="20"/>
                <w:szCs w:val="20"/>
              </w:rPr>
              <w:t xml:space="preserve"> </w:t>
            </w:r>
            <w:r w:rsidRPr="005E11AF">
              <w:rPr>
                <w:rFonts w:ascii="Roboto Condensed" w:hAnsi="Roboto Condensed" w:cs="Calibri"/>
                <w:sz w:val="20"/>
                <w:szCs w:val="20"/>
              </w:rPr>
              <w:t>et</w:t>
            </w:r>
            <w:r w:rsidRPr="005E11AF">
              <w:rPr>
                <w:rFonts w:ascii="Roboto Condensed" w:hAnsi="Roboto Condensed" w:cs="Calibri"/>
                <w:spacing w:val="13"/>
                <w:sz w:val="20"/>
                <w:szCs w:val="20"/>
              </w:rPr>
              <w:t xml:space="preserve"> </w:t>
            </w:r>
            <w:r w:rsidRPr="005E11AF">
              <w:rPr>
                <w:rFonts w:ascii="Roboto Condensed" w:hAnsi="Roboto Condensed" w:cs="Calibri"/>
                <w:spacing w:val="-1"/>
                <w:sz w:val="20"/>
                <w:szCs w:val="20"/>
              </w:rPr>
              <w:t>u</w:t>
            </w:r>
            <w:r w:rsidRPr="005E11AF">
              <w:rPr>
                <w:rFonts w:ascii="Roboto Condensed" w:hAnsi="Roboto Condensed" w:cs="Calibri"/>
                <w:sz w:val="20"/>
                <w:szCs w:val="20"/>
              </w:rPr>
              <w:t>tiliser</w:t>
            </w:r>
            <w:r w:rsidRPr="005E11AF">
              <w:rPr>
                <w:rFonts w:ascii="Roboto Condensed" w:hAnsi="Roboto Condensed" w:cs="Calibri"/>
                <w:spacing w:val="13"/>
                <w:sz w:val="20"/>
                <w:szCs w:val="20"/>
              </w:rPr>
              <w:t xml:space="preserve"> </w:t>
            </w:r>
            <w:r w:rsidRPr="005E11AF">
              <w:rPr>
                <w:rFonts w:ascii="Roboto Condensed" w:hAnsi="Roboto Condensed" w:cs="Calibri"/>
                <w:sz w:val="20"/>
                <w:szCs w:val="20"/>
              </w:rPr>
              <w:t>les</w:t>
            </w:r>
            <w:r w:rsidRPr="005E11AF">
              <w:rPr>
                <w:rFonts w:ascii="Roboto Condensed" w:hAnsi="Roboto Condensed" w:cs="Calibri"/>
                <w:spacing w:val="11"/>
                <w:sz w:val="20"/>
                <w:szCs w:val="20"/>
              </w:rPr>
              <w:t xml:space="preserve"> </w:t>
            </w:r>
            <w:r w:rsidRPr="005E11AF">
              <w:rPr>
                <w:rFonts w:ascii="Roboto Condensed" w:hAnsi="Roboto Condensed" w:cs="Calibri"/>
                <w:spacing w:val="-1"/>
                <w:sz w:val="20"/>
                <w:szCs w:val="20"/>
              </w:rPr>
              <w:t>m</w:t>
            </w:r>
            <w:r w:rsidRPr="005E11AF">
              <w:rPr>
                <w:rFonts w:ascii="Roboto Condensed" w:hAnsi="Roboto Condensed" w:cs="Calibri"/>
                <w:sz w:val="20"/>
                <w:szCs w:val="20"/>
              </w:rPr>
              <w:t>é</w:t>
            </w:r>
            <w:r w:rsidRPr="005E11AF">
              <w:rPr>
                <w:rFonts w:ascii="Roboto Condensed" w:hAnsi="Roboto Condensed" w:cs="Calibri"/>
                <w:spacing w:val="1"/>
                <w:sz w:val="20"/>
                <w:szCs w:val="20"/>
              </w:rPr>
              <w:t>t</w:t>
            </w:r>
            <w:r w:rsidRPr="005E11AF">
              <w:rPr>
                <w:rFonts w:ascii="Roboto Condensed" w:hAnsi="Roboto Condensed" w:cs="Calibri"/>
                <w:spacing w:val="-1"/>
                <w:sz w:val="20"/>
                <w:szCs w:val="20"/>
              </w:rPr>
              <w:t>h</w:t>
            </w:r>
            <w:r w:rsidRPr="005E11AF">
              <w:rPr>
                <w:rFonts w:ascii="Roboto Condensed" w:hAnsi="Roboto Condensed" w:cs="Calibri"/>
                <w:spacing w:val="1"/>
                <w:sz w:val="20"/>
                <w:szCs w:val="20"/>
              </w:rPr>
              <w:t>o</w:t>
            </w:r>
            <w:r w:rsidRPr="005E11AF">
              <w:rPr>
                <w:rFonts w:ascii="Roboto Condensed" w:hAnsi="Roboto Condensed" w:cs="Calibri"/>
                <w:spacing w:val="-1"/>
                <w:sz w:val="20"/>
                <w:szCs w:val="20"/>
              </w:rPr>
              <w:t>d</w:t>
            </w:r>
            <w:r w:rsidRPr="005E11AF">
              <w:rPr>
                <w:rFonts w:ascii="Roboto Condensed" w:hAnsi="Roboto Condensed" w:cs="Calibri"/>
                <w:spacing w:val="-2"/>
                <w:sz w:val="20"/>
                <w:szCs w:val="20"/>
              </w:rPr>
              <w:t>e</w:t>
            </w:r>
            <w:r w:rsidRPr="005E11AF">
              <w:rPr>
                <w:rFonts w:ascii="Roboto Condensed" w:hAnsi="Roboto Condensed" w:cs="Calibri"/>
                <w:sz w:val="20"/>
                <w:szCs w:val="20"/>
              </w:rPr>
              <w:t>s</w:t>
            </w:r>
            <w:r w:rsidRPr="005E11AF">
              <w:rPr>
                <w:rFonts w:ascii="Roboto Condensed" w:hAnsi="Roboto Condensed" w:cs="Calibri"/>
                <w:spacing w:val="15"/>
                <w:sz w:val="20"/>
                <w:szCs w:val="20"/>
              </w:rPr>
              <w:t xml:space="preserve"> </w:t>
            </w:r>
            <w:r w:rsidRPr="005E11AF">
              <w:rPr>
                <w:rFonts w:ascii="Roboto Condensed" w:hAnsi="Roboto Condensed" w:cs="Calibri"/>
                <w:spacing w:val="-2"/>
                <w:sz w:val="20"/>
                <w:szCs w:val="20"/>
              </w:rPr>
              <w:t>e</w:t>
            </w:r>
            <w:r w:rsidRPr="005E11AF">
              <w:rPr>
                <w:rFonts w:ascii="Roboto Condensed" w:hAnsi="Roboto Condensed" w:cs="Calibri"/>
                <w:sz w:val="20"/>
                <w:szCs w:val="20"/>
              </w:rPr>
              <w:t>t</w:t>
            </w:r>
            <w:r w:rsidRPr="005E11AF">
              <w:rPr>
                <w:rFonts w:ascii="Roboto Condensed" w:hAnsi="Roboto Condensed" w:cs="Calibri"/>
                <w:spacing w:val="13"/>
                <w:sz w:val="20"/>
                <w:szCs w:val="20"/>
              </w:rPr>
              <w:t xml:space="preserve"> </w:t>
            </w:r>
            <w:r w:rsidRPr="005E11AF">
              <w:rPr>
                <w:rFonts w:ascii="Roboto Condensed" w:hAnsi="Roboto Condensed" w:cs="Calibri"/>
                <w:spacing w:val="1"/>
                <w:sz w:val="20"/>
                <w:szCs w:val="20"/>
              </w:rPr>
              <w:t>o</w:t>
            </w:r>
            <w:r w:rsidRPr="005E11AF">
              <w:rPr>
                <w:rFonts w:ascii="Roboto Condensed" w:hAnsi="Roboto Condensed" w:cs="Calibri"/>
                <w:spacing w:val="-1"/>
                <w:sz w:val="20"/>
                <w:szCs w:val="20"/>
              </w:rPr>
              <w:t>u</w:t>
            </w:r>
            <w:r w:rsidRPr="005E11AF">
              <w:rPr>
                <w:rFonts w:ascii="Roboto Condensed" w:hAnsi="Roboto Condensed" w:cs="Calibri"/>
                <w:sz w:val="20"/>
                <w:szCs w:val="20"/>
              </w:rPr>
              <w:t>tils</w:t>
            </w:r>
            <w:r w:rsidRPr="005E11AF">
              <w:rPr>
                <w:rFonts w:ascii="Roboto Condensed" w:hAnsi="Roboto Condensed" w:cs="Calibri"/>
                <w:spacing w:val="15"/>
                <w:sz w:val="20"/>
                <w:szCs w:val="20"/>
              </w:rPr>
              <w:t xml:space="preserve"> </w:t>
            </w:r>
            <w:r w:rsidRPr="005E11AF">
              <w:rPr>
                <w:rFonts w:ascii="Roboto Condensed" w:hAnsi="Roboto Condensed" w:cs="Calibri"/>
                <w:spacing w:val="-3"/>
                <w:sz w:val="20"/>
                <w:szCs w:val="20"/>
              </w:rPr>
              <w:t>d</w:t>
            </w:r>
            <w:r w:rsidRPr="005E11AF">
              <w:rPr>
                <w:rFonts w:ascii="Roboto Condensed" w:hAnsi="Roboto Condensed" w:cs="Calibri"/>
                <w:sz w:val="20"/>
                <w:szCs w:val="20"/>
              </w:rPr>
              <w:t>e</w:t>
            </w:r>
            <w:r w:rsidRPr="005E11AF">
              <w:rPr>
                <w:rFonts w:ascii="Roboto Condensed" w:hAnsi="Roboto Condensed" w:cs="Calibri"/>
                <w:spacing w:val="15"/>
                <w:sz w:val="20"/>
                <w:szCs w:val="20"/>
              </w:rPr>
              <w:t xml:space="preserve"> </w:t>
            </w:r>
            <w:r w:rsidRPr="005E11AF">
              <w:rPr>
                <w:rFonts w:ascii="Roboto Condensed" w:hAnsi="Roboto Condensed" w:cs="Calibri"/>
                <w:sz w:val="20"/>
                <w:szCs w:val="20"/>
              </w:rPr>
              <w:t>la</w:t>
            </w:r>
            <w:r w:rsidRPr="005E11AF">
              <w:rPr>
                <w:rFonts w:ascii="Roboto Condensed" w:hAnsi="Roboto Condensed" w:cs="Calibri"/>
                <w:spacing w:val="12"/>
                <w:sz w:val="20"/>
                <w:szCs w:val="20"/>
              </w:rPr>
              <w:t xml:space="preserve"> </w:t>
            </w:r>
            <w:r w:rsidRPr="005E11AF">
              <w:rPr>
                <w:rFonts w:ascii="Roboto Condensed" w:hAnsi="Roboto Condensed" w:cs="Calibri"/>
                <w:spacing w:val="-1"/>
                <w:sz w:val="20"/>
                <w:szCs w:val="20"/>
              </w:rPr>
              <w:t>g</w:t>
            </w:r>
            <w:r w:rsidRPr="005E11AF">
              <w:rPr>
                <w:rFonts w:ascii="Roboto Condensed" w:hAnsi="Roboto Condensed" w:cs="Calibri"/>
                <w:sz w:val="20"/>
                <w:szCs w:val="20"/>
              </w:rPr>
              <w:t>e</w:t>
            </w:r>
            <w:r w:rsidRPr="005E11AF">
              <w:rPr>
                <w:rFonts w:ascii="Roboto Condensed" w:hAnsi="Roboto Condensed" w:cs="Calibri"/>
                <w:spacing w:val="-2"/>
                <w:sz w:val="20"/>
                <w:szCs w:val="20"/>
              </w:rPr>
              <w:t>s</w:t>
            </w:r>
            <w:r w:rsidRPr="005E11AF">
              <w:rPr>
                <w:rFonts w:ascii="Roboto Condensed" w:hAnsi="Roboto Condensed" w:cs="Calibri"/>
                <w:sz w:val="20"/>
                <w:szCs w:val="20"/>
              </w:rPr>
              <w:t>ti</w:t>
            </w:r>
            <w:r w:rsidRPr="005E11AF">
              <w:rPr>
                <w:rFonts w:ascii="Roboto Condensed" w:hAnsi="Roboto Condensed" w:cs="Calibri"/>
                <w:spacing w:val="1"/>
                <w:sz w:val="20"/>
                <w:szCs w:val="20"/>
              </w:rPr>
              <w:t>o</w:t>
            </w:r>
            <w:r w:rsidRPr="005E11AF">
              <w:rPr>
                <w:rFonts w:ascii="Roboto Condensed" w:hAnsi="Roboto Condensed" w:cs="Calibri"/>
                <w:sz w:val="20"/>
                <w:szCs w:val="20"/>
              </w:rPr>
              <w:t>n</w:t>
            </w:r>
            <w:r w:rsidRPr="005E11AF">
              <w:rPr>
                <w:rFonts w:ascii="Roboto Condensed" w:hAnsi="Roboto Condensed" w:cs="Calibri"/>
                <w:spacing w:val="14"/>
                <w:sz w:val="20"/>
                <w:szCs w:val="20"/>
              </w:rPr>
              <w:t xml:space="preserve"> </w:t>
            </w:r>
            <w:r w:rsidRPr="005E11AF">
              <w:rPr>
                <w:rFonts w:ascii="Roboto Condensed" w:hAnsi="Roboto Condensed" w:cs="Calibri"/>
                <w:spacing w:val="-1"/>
                <w:sz w:val="20"/>
                <w:szCs w:val="20"/>
              </w:rPr>
              <w:t>d</w:t>
            </w:r>
            <w:r w:rsidRPr="005E11AF">
              <w:rPr>
                <w:rFonts w:ascii="Roboto Condensed" w:hAnsi="Roboto Condensed" w:cs="Calibri"/>
                <w:sz w:val="20"/>
                <w:szCs w:val="20"/>
              </w:rPr>
              <w:t>e</w:t>
            </w:r>
            <w:r w:rsidRPr="005E11AF">
              <w:rPr>
                <w:rFonts w:ascii="Roboto Condensed" w:hAnsi="Roboto Condensed" w:cs="Calibri"/>
                <w:spacing w:val="13"/>
                <w:sz w:val="20"/>
                <w:szCs w:val="20"/>
              </w:rPr>
              <w:t xml:space="preserve"> </w:t>
            </w:r>
            <w:r w:rsidRPr="005E11AF">
              <w:rPr>
                <w:rFonts w:ascii="Roboto Condensed" w:hAnsi="Roboto Condensed" w:cs="Calibri"/>
                <w:spacing w:val="-1"/>
                <w:sz w:val="20"/>
                <w:szCs w:val="20"/>
              </w:rPr>
              <w:t>p</w:t>
            </w:r>
            <w:r w:rsidRPr="005E11AF">
              <w:rPr>
                <w:rFonts w:ascii="Roboto Condensed" w:hAnsi="Roboto Condensed" w:cs="Calibri"/>
                <w:sz w:val="20"/>
                <w:szCs w:val="20"/>
              </w:rPr>
              <w:t>r</w:t>
            </w:r>
            <w:r w:rsidRPr="005E11AF">
              <w:rPr>
                <w:rFonts w:ascii="Roboto Condensed" w:hAnsi="Roboto Condensed" w:cs="Calibri"/>
                <w:spacing w:val="1"/>
                <w:sz w:val="20"/>
                <w:szCs w:val="20"/>
              </w:rPr>
              <w:t>o</w:t>
            </w:r>
            <w:r w:rsidRPr="005E11AF">
              <w:rPr>
                <w:rFonts w:ascii="Roboto Condensed" w:hAnsi="Roboto Condensed" w:cs="Calibri"/>
                <w:spacing w:val="-2"/>
                <w:sz w:val="20"/>
                <w:szCs w:val="20"/>
              </w:rPr>
              <w:t>j</w:t>
            </w:r>
            <w:r w:rsidRPr="005E11AF">
              <w:rPr>
                <w:rFonts w:ascii="Roboto Condensed" w:hAnsi="Roboto Condensed" w:cs="Calibri"/>
                <w:sz w:val="20"/>
                <w:szCs w:val="20"/>
              </w:rPr>
              <w:t>et</w:t>
            </w:r>
            <w:r w:rsidRPr="005E11AF">
              <w:rPr>
                <w:rFonts w:ascii="Roboto Condensed" w:hAnsi="Roboto Condensed" w:cs="Calibri"/>
                <w:spacing w:val="13"/>
                <w:sz w:val="20"/>
                <w:szCs w:val="20"/>
              </w:rPr>
              <w:t xml:space="preserve"> </w:t>
            </w:r>
            <w:r w:rsidRPr="005E11AF">
              <w:rPr>
                <w:rFonts w:ascii="Roboto Condensed" w:hAnsi="Roboto Condensed" w:cs="Calibri"/>
                <w:sz w:val="20"/>
                <w:szCs w:val="20"/>
              </w:rPr>
              <w:t>af</w:t>
            </w:r>
            <w:r w:rsidRPr="005E11AF">
              <w:rPr>
                <w:rFonts w:ascii="Roboto Condensed" w:hAnsi="Roboto Condensed" w:cs="Calibri"/>
                <w:spacing w:val="-1"/>
                <w:sz w:val="20"/>
                <w:szCs w:val="20"/>
              </w:rPr>
              <w:t>i</w:t>
            </w:r>
            <w:r w:rsidRPr="005E11AF">
              <w:rPr>
                <w:rFonts w:ascii="Roboto Condensed" w:hAnsi="Roboto Condensed" w:cs="Calibri"/>
                <w:sz w:val="20"/>
                <w:szCs w:val="20"/>
              </w:rPr>
              <w:t>n</w:t>
            </w:r>
            <w:r w:rsidRPr="005E11AF">
              <w:rPr>
                <w:rFonts w:ascii="Roboto Condensed" w:hAnsi="Roboto Condensed" w:cs="Calibri"/>
                <w:spacing w:val="14"/>
                <w:sz w:val="20"/>
                <w:szCs w:val="20"/>
              </w:rPr>
              <w:t xml:space="preserve"> </w:t>
            </w:r>
            <w:r w:rsidRPr="005E11AF">
              <w:rPr>
                <w:rFonts w:ascii="Roboto Condensed" w:hAnsi="Roboto Condensed" w:cs="Calibri"/>
                <w:spacing w:val="-1"/>
                <w:sz w:val="20"/>
                <w:szCs w:val="20"/>
              </w:rPr>
              <w:t>d</w:t>
            </w:r>
            <w:r w:rsidRPr="005E11AF">
              <w:rPr>
                <w:rFonts w:ascii="Roboto Condensed" w:hAnsi="Roboto Condensed" w:cs="Calibri"/>
                <w:sz w:val="20"/>
                <w:szCs w:val="20"/>
              </w:rPr>
              <w:t xml:space="preserve">e </w:t>
            </w:r>
            <w:r w:rsidRPr="005E11AF">
              <w:rPr>
                <w:rFonts w:ascii="Roboto Condensed" w:hAnsi="Roboto Condensed" w:cs="Calibri"/>
                <w:spacing w:val="-1"/>
                <w:sz w:val="20"/>
                <w:szCs w:val="20"/>
              </w:rPr>
              <w:t>p</w:t>
            </w:r>
            <w:r w:rsidRPr="005E11AF">
              <w:rPr>
                <w:rFonts w:ascii="Roboto Condensed" w:hAnsi="Roboto Condensed" w:cs="Calibri"/>
                <w:sz w:val="20"/>
                <w:szCs w:val="20"/>
              </w:rPr>
              <w:t>ren</w:t>
            </w:r>
            <w:r w:rsidRPr="005E11AF">
              <w:rPr>
                <w:rFonts w:ascii="Roboto Condensed" w:hAnsi="Roboto Condensed" w:cs="Calibri"/>
                <w:spacing w:val="-1"/>
                <w:sz w:val="20"/>
                <w:szCs w:val="20"/>
              </w:rPr>
              <w:t>d</w:t>
            </w:r>
            <w:r w:rsidRPr="005E11AF">
              <w:rPr>
                <w:rFonts w:ascii="Roboto Condensed" w:hAnsi="Roboto Condensed" w:cs="Calibri"/>
                <w:sz w:val="20"/>
                <w:szCs w:val="20"/>
              </w:rPr>
              <w:t>re</w:t>
            </w:r>
            <w:r w:rsidRPr="005E11AF">
              <w:rPr>
                <w:rFonts w:ascii="Roboto Condensed" w:hAnsi="Roboto Condensed" w:cs="Calibri"/>
                <w:spacing w:val="27"/>
                <w:sz w:val="20"/>
                <w:szCs w:val="20"/>
              </w:rPr>
              <w:t xml:space="preserve"> </w:t>
            </w:r>
            <w:r w:rsidRPr="005E11AF">
              <w:rPr>
                <w:rFonts w:ascii="Roboto Condensed" w:hAnsi="Roboto Condensed" w:cs="Calibri"/>
                <w:sz w:val="20"/>
                <w:szCs w:val="20"/>
              </w:rPr>
              <w:t>les</w:t>
            </w:r>
            <w:r w:rsidRPr="005E11AF">
              <w:rPr>
                <w:rFonts w:ascii="Roboto Condensed" w:hAnsi="Roboto Condensed" w:cs="Calibri"/>
                <w:spacing w:val="27"/>
                <w:sz w:val="20"/>
                <w:szCs w:val="20"/>
              </w:rPr>
              <w:t xml:space="preserve"> </w:t>
            </w:r>
            <w:r w:rsidRPr="005E11AF">
              <w:rPr>
                <w:rFonts w:ascii="Roboto Condensed" w:hAnsi="Roboto Condensed" w:cs="Calibri"/>
                <w:spacing w:val="-3"/>
                <w:sz w:val="20"/>
                <w:szCs w:val="20"/>
              </w:rPr>
              <w:t>d</w:t>
            </w:r>
            <w:r w:rsidRPr="005E11AF">
              <w:rPr>
                <w:rFonts w:ascii="Roboto Condensed" w:hAnsi="Roboto Condensed" w:cs="Calibri"/>
                <w:sz w:val="20"/>
                <w:szCs w:val="20"/>
              </w:rPr>
              <w:t>écisi</w:t>
            </w:r>
            <w:r w:rsidRPr="005E11AF">
              <w:rPr>
                <w:rFonts w:ascii="Roboto Condensed" w:hAnsi="Roboto Condensed" w:cs="Calibri"/>
                <w:spacing w:val="1"/>
                <w:sz w:val="20"/>
                <w:szCs w:val="20"/>
              </w:rPr>
              <w:t>o</w:t>
            </w:r>
            <w:r w:rsidRPr="005E11AF">
              <w:rPr>
                <w:rFonts w:ascii="Roboto Condensed" w:hAnsi="Roboto Condensed" w:cs="Calibri"/>
                <w:spacing w:val="-1"/>
                <w:sz w:val="20"/>
                <w:szCs w:val="20"/>
              </w:rPr>
              <w:t>n</w:t>
            </w:r>
            <w:r w:rsidRPr="005E11AF">
              <w:rPr>
                <w:rFonts w:ascii="Roboto Condensed" w:hAnsi="Roboto Condensed" w:cs="Calibri"/>
                <w:sz w:val="20"/>
                <w:szCs w:val="20"/>
              </w:rPr>
              <w:t>s</w:t>
            </w:r>
            <w:r w:rsidRPr="005E11AF">
              <w:rPr>
                <w:rFonts w:ascii="Roboto Condensed" w:hAnsi="Roboto Condensed" w:cs="Calibri"/>
                <w:spacing w:val="24"/>
                <w:sz w:val="20"/>
                <w:szCs w:val="20"/>
              </w:rPr>
              <w:t xml:space="preserve"> </w:t>
            </w:r>
            <w:r w:rsidRPr="005E11AF">
              <w:rPr>
                <w:rFonts w:ascii="Roboto Condensed" w:hAnsi="Roboto Condensed" w:cs="Calibri"/>
                <w:spacing w:val="-1"/>
                <w:sz w:val="20"/>
                <w:szCs w:val="20"/>
              </w:rPr>
              <w:t>n</w:t>
            </w:r>
            <w:r w:rsidRPr="005E11AF">
              <w:rPr>
                <w:rFonts w:ascii="Roboto Condensed" w:hAnsi="Roboto Condensed" w:cs="Calibri"/>
                <w:sz w:val="20"/>
                <w:szCs w:val="20"/>
              </w:rPr>
              <w:t>é</w:t>
            </w:r>
            <w:r w:rsidRPr="005E11AF">
              <w:rPr>
                <w:rFonts w:ascii="Roboto Condensed" w:hAnsi="Roboto Condensed" w:cs="Calibri"/>
                <w:spacing w:val="-2"/>
                <w:sz w:val="20"/>
                <w:szCs w:val="20"/>
              </w:rPr>
              <w:t>ce</w:t>
            </w:r>
            <w:r w:rsidRPr="005E11AF">
              <w:rPr>
                <w:rFonts w:ascii="Roboto Condensed" w:hAnsi="Roboto Condensed" w:cs="Calibri"/>
                <w:sz w:val="20"/>
                <w:szCs w:val="20"/>
              </w:rPr>
              <w:t>ssai</w:t>
            </w:r>
            <w:r w:rsidRPr="005E11AF">
              <w:rPr>
                <w:rFonts w:ascii="Roboto Condensed" w:hAnsi="Roboto Condensed" w:cs="Calibri"/>
                <w:spacing w:val="-1"/>
                <w:sz w:val="20"/>
                <w:szCs w:val="20"/>
              </w:rPr>
              <w:t>r</w:t>
            </w:r>
            <w:r w:rsidRPr="005E11AF">
              <w:rPr>
                <w:rFonts w:ascii="Roboto Condensed" w:hAnsi="Roboto Condensed" w:cs="Calibri"/>
                <w:sz w:val="20"/>
                <w:szCs w:val="20"/>
              </w:rPr>
              <w:t>es</w:t>
            </w:r>
            <w:r w:rsidRPr="005E11AF">
              <w:rPr>
                <w:rFonts w:ascii="Roboto Condensed" w:hAnsi="Roboto Condensed" w:cs="Calibri"/>
                <w:spacing w:val="28"/>
                <w:sz w:val="20"/>
                <w:szCs w:val="20"/>
              </w:rPr>
              <w:t xml:space="preserve"> </w:t>
            </w:r>
            <w:r w:rsidRPr="005E11AF">
              <w:rPr>
                <w:rFonts w:ascii="Roboto Condensed" w:hAnsi="Roboto Condensed" w:cs="Calibri"/>
                <w:sz w:val="20"/>
                <w:szCs w:val="20"/>
              </w:rPr>
              <w:t>au</w:t>
            </w:r>
            <w:r w:rsidRPr="005E11AF">
              <w:rPr>
                <w:rFonts w:ascii="Roboto Condensed" w:hAnsi="Roboto Condensed" w:cs="Calibri"/>
                <w:spacing w:val="26"/>
                <w:sz w:val="20"/>
                <w:szCs w:val="20"/>
              </w:rPr>
              <w:t xml:space="preserve"> </w:t>
            </w:r>
            <w:r w:rsidRPr="005E11AF">
              <w:rPr>
                <w:rFonts w:ascii="Roboto Condensed" w:hAnsi="Roboto Condensed" w:cs="Calibri"/>
                <w:spacing w:val="-1"/>
                <w:sz w:val="20"/>
                <w:szCs w:val="20"/>
              </w:rPr>
              <w:t>p</w:t>
            </w:r>
            <w:r w:rsidRPr="005E11AF">
              <w:rPr>
                <w:rFonts w:ascii="Roboto Condensed" w:hAnsi="Roboto Condensed" w:cs="Calibri"/>
                <w:sz w:val="20"/>
                <w:szCs w:val="20"/>
              </w:rPr>
              <w:t>i</w:t>
            </w:r>
            <w:r w:rsidRPr="005E11AF">
              <w:rPr>
                <w:rFonts w:ascii="Roboto Condensed" w:hAnsi="Roboto Condensed" w:cs="Calibri"/>
                <w:spacing w:val="-3"/>
                <w:sz w:val="20"/>
                <w:szCs w:val="20"/>
              </w:rPr>
              <w:t>l</w:t>
            </w:r>
            <w:r w:rsidRPr="005E11AF">
              <w:rPr>
                <w:rFonts w:ascii="Roboto Condensed" w:hAnsi="Roboto Condensed" w:cs="Calibri"/>
                <w:spacing w:val="1"/>
                <w:sz w:val="20"/>
                <w:szCs w:val="20"/>
              </w:rPr>
              <w:t>o</w:t>
            </w:r>
            <w:r w:rsidRPr="005E11AF">
              <w:rPr>
                <w:rFonts w:ascii="Roboto Condensed" w:hAnsi="Roboto Condensed" w:cs="Calibri"/>
                <w:sz w:val="20"/>
                <w:szCs w:val="20"/>
              </w:rPr>
              <w:t>tage</w:t>
            </w:r>
            <w:r w:rsidRPr="005E11AF">
              <w:rPr>
                <w:rFonts w:ascii="Roboto Condensed" w:hAnsi="Roboto Condensed" w:cs="Calibri"/>
                <w:spacing w:val="24"/>
                <w:sz w:val="20"/>
                <w:szCs w:val="20"/>
              </w:rPr>
              <w:t xml:space="preserve"> </w:t>
            </w:r>
            <w:r w:rsidRPr="005E11AF">
              <w:rPr>
                <w:rFonts w:ascii="Roboto Condensed" w:hAnsi="Roboto Condensed" w:cs="Calibri"/>
                <w:spacing w:val="-1"/>
                <w:sz w:val="20"/>
                <w:szCs w:val="20"/>
              </w:rPr>
              <w:t>d</w:t>
            </w:r>
            <w:r w:rsidRPr="005E11AF">
              <w:rPr>
                <w:rFonts w:ascii="Roboto Condensed" w:hAnsi="Roboto Condensed" w:cs="Calibri"/>
                <w:sz w:val="20"/>
                <w:szCs w:val="20"/>
              </w:rPr>
              <w:t>’</w:t>
            </w:r>
            <w:r w:rsidRPr="005E11AF">
              <w:rPr>
                <w:rFonts w:ascii="Roboto Condensed" w:hAnsi="Roboto Condensed" w:cs="Calibri"/>
                <w:spacing w:val="-1"/>
                <w:sz w:val="20"/>
                <w:szCs w:val="20"/>
              </w:rPr>
              <w:t>u</w:t>
            </w:r>
            <w:r w:rsidRPr="005E11AF">
              <w:rPr>
                <w:rFonts w:ascii="Roboto Condensed" w:hAnsi="Roboto Condensed" w:cs="Calibri"/>
                <w:sz w:val="20"/>
                <w:szCs w:val="20"/>
              </w:rPr>
              <w:t xml:space="preserve">n </w:t>
            </w:r>
            <w:r>
              <w:rPr>
                <w:rFonts w:ascii="Roboto Condensed" w:hAnsi="Roboto Condensed" w:cs="Calibri"/>
                <w:sz w:val="20"/>
                <w:szCs w:val="20"/>
              </w:rPr>
              <w:t xml:space="preserve">projet </w:t>
            </w:r>
            <w:r w:rsidRPr="005E11AF">
              <w:rPr>
                <w:rFonts w:ascii="Roboto Condensed" w:hAnsi="Roboto Condensed" w:cs="Calibri"/>
                <w:sz w:val="20"/>
                <w:szCs w:val="20"/>
              </w:rPr>
              <w:t>réal</w:t>
            </w:r>
            <w:r w:rsidRPr="005E11AF">
              <w:rPr>
                <w:rFonts w:ascii="Roboto Condensed" w:hAnsi="Roboto Condensed" w:cs="Calibri"/>
                <w:spacing w:val="-1"/>
                <w:sz w:val="20"/>
                <w:szCs w:val="20"/>
              </w:rPr>
              <w:t>i</w:t>
            </w:r>
            <w:r w:rsidRPr="005E11AF">
              <w:rPr>
                <w:rFonts w:ascii="Roboto Condensed" w:hAnsi="Roboto Condensed" w:cs="Calibri"/>
                <w:spacing w:val="-2"/>
                <w:sz w:val="20"/>
                <w:szCs w:val="20"/>
              </w:rPr>
              <w:t>s</w:t>
            </w:r>
            <w:r w:rsidRPr="005E11AF">
              <w:rPr>
                <w:rFonts w:ascii="Roboto Condensed" w:hAnsi="Roboto Condensed" w:cs="Calibri"/>
                <w:sz w:val="20"/>
                <w:szCs w:val="20"/>
              </w:rPr>
              <w:t>é</w:t>
            </w:r>
            <w:r w:rsidRPr="005E11AF">
              <w:rPr>
                <w:rFonts w:ascii="Roboto Condensed" w:hAnsi="Roboto Condensed" w:cs="Calibri"/>
                <w:spacing w:val="28"/>
                <w:sz w:val="20"/>
                <w:szCs w:val="20"/>
              </w:rPr>
              <w:t xml:space="preserve"> </w:t>
            </w:r>
            <w:r w:rsidRPr="005E11AF">
              <w:rPr>
                <w:rFonts w:ascii="Roboto Condensed" w:hAnsi="Roboto Condensed" w:cs="Calibri"/>
                <w:spacing w:val="-1"/>
                <w:sz w:val="20"/>
                <w:szCs w:val="20"/>
              </w:rPr>
              <w:t>p</w:t>
            </w:r>
            <w:r w:rsidRPr="005E11AF">
              <w:rPr>
                <w:rFonts w:ascii="Roboto Condensed" w:hAnsi="Roboto Condensed" w:cs="Calibri"/>
                <w:sz w:val="20"/>
                <w:szCs w:val="20"/>
              </w:rPr>
              <w:t>ar</w:t>
            </w:r>
            <w:r w:rsidRPr="005E11AF">
              <w:rPr>
                <w:rFonts w:ascii="Roboto Condensed" w:hAnsi="Roboto Condensed" w:cs="Calibri"/>
                <w:spacing w:val="27"/>
                <w:sz w:val="20"/>
                <w:szCs w:val="20"/>
              </w:rPr>
              <w:t xml:space="preserve"> </w:t>
            </w:r>
            <w:r w:rsidRPr="005E11AF">
              <w:rPr>
                <w:rFonts w:ascii="Roboto Condensed" w:hAnsi="Roboto Condensed" w:cs="Calibri"/>
                <w:spacing w:val="-1"/>
                <w:sz w:val="20"/>
                <w:szCs w:val="20"/>
              </w:rPr>
              <w:t>un</w:t>
            </w:r>
            <w:r w:rsidRPr="005E11AF">
              <w:rPr>
                <w:rFonts w:ascii="Roboto Condensed" w:hAnsi="Roboto Condensed" w:cs="Calibri"/>
                <w:sz w:val="20"/>
                <w:szCs w:val="20"/>
              </w:rPr>
              <w:t>e éq</w:t>
            </w:r>
            <w:r w:rsidRPr="005E11AF">
              <w:rPr>
                <w:rFonts w:ascii="Roboto Condensed" w:hAnsi="Roboto Condensed" w:cs="Calibri"/>
                <w:spacing w:val="-1"/>
                <w:sz w:val="20"/>
                <w:szCs w:val="20"/>
              </w:rPr>
              <w:t>u</w:t>
            </w:r>
            <w:r w:rsidRPr="005E11AF">
              <w:rPr>
                <w:rFonts w:ascii="Roboto Condensed" w:hAnsi="Roboto Condensed" w:cs="Calibri"/>
                <w:sz w:val="20"/>
                <w:szCs w:val="20"/>
              </w:rPr>
              <w:t>i</w:t>
            </w:r>
            <w:r w:rsidRPr="005E11AF">
              <w:rPr>
                <w:rFonts w:ascii="Roboto Condensed" w:hAnsi="Roboto Condensed" w:cs="Calibri"/>
                <w:spacing w:val="-1"/>
                <w:sz w:val="20"/>
                <w:szCs w:val="20"/>
              </w:rPr>
              <w:t>p</w:t>
            </w:r>
            <w:r w:rsidRPr="005E11AF">
              <w:rPr>
                <w:rFonts w:ascii="Roboto Condensed" w:hAnsi="Roboto Condensed" w:cs="Calibri"/>
                <w:sz w:val="20"/>
                <w:szCs w:val="20"/>
              </w:rPr>
              <w:t>e</w:t>
            </w:r>
            <w:r w:rsidRPr="005E11AF">
              <w:rPr>
                <w:rFonts w:ascii="Roboto Condensed" w:hAnsi="Roboto Condensed" w:cs="Calibri"/>
                <w:spacing w:val="1"/>
                <w:sz w:val="20"/>
                <w:szCs w:val="20"/>
              </w:rPr>
              <w:t xml:space="preserve"> </w:t>
            </w:r>
            <w:r w:rsidRPr="005E11AF">
              <w:rPr>
                <w:rFonts w:ascii="Roboto Condensed" w:hAnsi="Roboto Condensed" w:cs="Calibri"/>
                <w:sz w:val="20"/>
                <w:szCs w:val="20"/>
              </w:rPr>
              <w:t>i</w:t>
            </w:r>
            <w:r w:rsidRPr="005E11AF">
              <w:rPr>
                <w:rFonts w:ascii="Roboto Condensed" w:hAnsi="Roboto Condensed" w:cs="Calibri"/>
                <w:spacing w:val="-1"/>
                <w:sz w:val="20"/>
                <w:szCs w:val="20"/>
              </w:rPr>
              <w:t>n</w:t>
            </w:r>
            <w:r w:rsidRPr="005E11AF">
              <w:rPr>
                <w:rFonts w:ascii="Roboto Condensed" w:hAnsi="Roboto Condensed" w:cs="Calibri"/>
                <w:sz w:val="20"/>
                <w:szCs w:val="20"/>
              </w:rPr>
              <w:t>t</w:t>
            </w:r>
            <w:r w:rsidRPr="005E11AF">
              <w:rPr>
                <w:rFonts w:ascii="Roboto Condensed" w:hAnsi="Roboto Condensed" w:cs="Calibri"/>
                <w:spacing w:val="1"/>
                <w:sz w:val="20"/>
                <w:szCs w:val="20"/>
              </w:rPr>
              <w:t>e</w:t>
            </w:r>
            <w:r w:rsidRPr="005E11AF">
              <w:rPr>
                <w:rFonts w:ascii="Roboto Condensed" w:hAnsi="Roboto Condensed" w:cs="Calibri"/>
                <w:sz w:val="20"/>
                <w:szCs w:val="20"/>
              </w:rPr>
              <w:t>r</w:t>
            </w:r>
            <w:r w:rsidRPr="005E11AF">
              <w:rPr>
                <w:rFonts w:ascii="Roboto Condensed" w:hAnsi="Roboto Condensed" w:cs="Calibri"/>
                <w:spacing w:val="-1"/>
                <w:sz w:val="20"/>
                <w:szCs w:val="20"/>
              </w:rPr>
              <w:t>n</w:t>
            </w:r>
            <w:r w:rsidRPr="005E11AF">
              <w:rPr>
                <w:rFonts w:ascii="Roboto Condensed" w:hAnsi="Roboto Condensed" w:cs="Calibri"/>
                <w:sz w:val="20"/>
                <w:szCs w:val="20"/>
              </w:rPr>
              <w:t>at</w:t>
            </w:r>
            <w:r w:rsidRPr="005E11AF">
              <w:rPr>
                <w:rFonts w:ascii="Roboto Condensed" w:hAnsi="Roboto Condensed" w:cs="Calibri"/>
                <w:spacing w:val="-2"/>
                <w:sz w:val="20"/>
                <w:szCs w:val="20"/>
              </w:rPr>
              <w:t>i</w:t>
            </w:r>
            <w:r w:rsidRPr="005E11AF">
              <w:rPr>
                <w:rFonts w:ascii="Roboto Condensed" w:hAnsi="Roboto Condensed" w:cs="Calibri"/>
                <w:spacing w:val="1"/>
                <w:sz w:val="20"/>
                <w:szCs w:val="20"/>
              </w:rPr>
              <w:t>o</w:t>
            </w:r>
            <w:r w:rsidRPr="005E11AF">
              <w:rPr>
                <w:rFonts w:ascii="Roboto Condensed" w:hAnsi="Roboto Condensed" w:cs="Calibri"/>
                <w:spacing w:val="-1"/>
                <w:sz w:val="20"/>
                <w:szCs w:val="20"/>
              </w:rPr>
              <w:t>n</w:t>
            </w:r>
            <w:r w:rsidRPr="005E11AF">
              <w:rPr>
                <w:rFonts w:ascii="Roboto Condensed" w:hAnsi="Roboto Condensed" w:cs="Calibri"/>
                <w:sz w:val="20"/>
                <w:szCs w:val="20"/>
              </w:rPr>
              <w:t>ale</w:t>
            </w:r>
          </w:p>
          <w:p w14:paraId="127B7B48" w14:textId="77777777" w:rsidR="000040BB" w:rsidRPr="005E11AF" w:rsidRDefault="000040BB" w:rsidP="00713078">
            <w:pPr>
              <w:pStyle w:val="Paragraphedeliste"/>
              <w:numPr>
                <w:ilvl w:val="0"/>
                <w:numId w:val="20"/>
              </w:numPr>
              <w:suppressAutoHyphens w:val="0"/>
              <w:autoSpaceDE w:val="0"/>
              <w:autoSpaceDN w:val="0"/>
              <w:adjustRightInd w:val="0"/>
              <w:spacing w:after="0" w:line="240" w:lineRule="auto"/>
              <w:ind w:right="36"/>
              <w:rPr>
                <w:rFonts w:ascii="Roboto Condensed" w:hAnsi="Roboto Condensed" w:cstheme="minorHAnsi"/>
                <w:sz w:val="20"/>
                <w:szCs w:val="20"/>
              </w:rPr>
            </w:pPr>
            <w:r w:rsidRPr="005E11AF">
              <w:rPr>
                <w:rFonts w:ascii="Roboto Condensed" w:hAnsi="Roboto Condensed" w:cstheme="minorHAnsi"/>
                <w:sz w:val="20"/>
                <w:szCs w:val="20"/>
              </w:rPr>
              <w:t xml:space="preserve">Connaitre les missions d’un </w:t>
            </w:r>
            <w:proofErr w:type="spellStart"/>
            <w:r w:rsidRPr="005E11AF">
              <w:rPr>
                <w:rFonts w:ascii="Roboto Condensed" w:hAnsi="Roboto Condensed" w:cstheme="minorHAnsi"/>
                <w:sz w:val="20"/>
                <w:szCs w:val="20"/>
              </w:rPr>
              <w:t>project</w:t>
            </w:r>
            <w:proofErr w:type="spellEnd"/>
            <w:r w:rsidRPr="005E11AF">
              <w:rPr>
                <w:rFonts w:ascii="Roboto Condensed" w:hAnsi="Roboto Condensed" w:cstheme="minorHAnsi"/>
                <w:sz w:val="20"/>
                <w:szCs w:val="20"/>
              </w:rPr>
              <w:t xml:space="preserve"> data </w:t>
            </w:r>
            <w:proofErr w:type="spellStart"/>
            <w:r w:rsidRPr="005E11AF">
              <w:rPr>
                <w:rFonts w:ascii="Roboto Condensed" w:hAnsi="Roboto Condensed" w:cstheme="minorHAnsi"/>
                <w:sz w:val="20"/>
                <w:szCs w:val="20"/>
              </w:rPr>
              <w:t>analyst</w:t>
            </w:r>
            <w:proofErr w:type="spellEnd"/>
          </w:p>
        </w:tc>
      </w:tr>
      <w:tr w:rsidR="000040BB" w:rsidRPr="00647ED1" w14:paraId="4AF548DB" w14:textId="77777777" w:rsidTr="00713078">
        <w:trPr>
          <w:trHeight w:hRule="exact" w:val="3549"/>
        </w:trPr>
        <w:tc>
          <w:tcPr>
            <w:tcW w:w="2577" w:type="dxa"/>
            <w:gridSpan w:val="2"/>
            <w:shd w:val="clear" w:color="auto" w:fill="282D46"/>
            <w:vAlign w:val="center"/>
          </w:tcPr>
          <w:p w14:paraId="61573083" w14:textId="77777777" w:rsidR="000040BB" w:rsidRPr="000551B3" w:rsidRDefault="000040BB" w:rsidP="00713078">
            <w:pPr>
              <w:autoSpaceDE w:val="0"/>
              <w:autoSpaceDN w:val="0"/>
              <w:adjustRightInd w:val="0"/>
              <w:spacing w:after="0" w:line="240" w:lineRule="auto"/>
              <w:ind w:left="97" w:right="-20"/>
              <w:rPr>
                <w:rFonts w:ascii="Roboto Condensed" w:hAnsi="Roboto Condensed" w:cs="Times New Roman"/>
                <w:b/>
                <w:color w:val="FFFFFF" w:themeColor="background1"/>
                <w:szCs w:val="24"/>
              </w:rPr>
            </w:pPr>
            <w:r w:rsidRPr="000551B3">
              <w:rPr>
                <w:rFonts w:ascii="Roboto Condensed" w:hAnsi="Roboto Condensed" w:cs="Calibri"/>
                <w:b/>
                <w:bCs/>
                <w:color w:val="FFFFFF" w:themeColor="background1"/>
                <w:spacing w:val="1"/>
                <w:position w:val="1"/>
              </w:rPr>
              <w:t>C</w:t>
            </w:r>
            <w:r w:rsidRPr="000551B3">
              <w:rPr>
                <w:rFonts w:ascii="Roboto Condensed" w:hAnsi="Roboto Condensed" w:cs="Calibri"/>
                <w:b/>
                <w:bCs/>
                <w:color w:val="FFFFFF" w:themeColor="background1"/>
                <w:spacing w:val="-1"/>
                <w:position w:val="1"/>
              </w:rPr>
              <w:t>on</w:t>
            </w:r>
            <w:r w:rsidRPr="000551B3">
              <w:rPr>
                <w:rFonts w:ascii="Roboto Condensed" w:hAnsi="Roboto Condensed" w:cs="Calibri"/>
                <w:b/>
                <w:bCs/>
                <w:color w:val="FFFFFF" w:themeColor="background1"/>
                <w:position w:val="1"/>
              </w:rPr>
              <w:t>t</w:t>
            </w:r>
            <w:r w:rsidRPr="000551B3">
              <w:rPr>
                <w:rFonts w:ascii="Roboto Condensed" w:hAnsi="Roboto Condensed" w:cs="Calibri"/>
                <w:b/>
                <w:bCs/>
                <w:color w:val="FFFFFF" w:themeColor="background1"/>
                <w:spacing w:val="1"/>
                <w:position w:val="1"/>
              </w:rPr>
              <w:t>ri</w:t>
            </w:r>
            <w:r w:rsidRPr="000551B3">
              <w:rPr>
                <w:rFonts w:ascii="Roboto Condensed" w:hAnsi="Roboto Condensed" w:cs="Calibri"/>
                <w:b/>
                <w:bCs/>
                <w:color w:val="FFFFFF" w:themeColor="background1"/>
                <w:spacing w:val="-1"/>
                <w:position w:val="1"/>
              </w:rPr>
              <w:t>bu</w:t>
            </w:r>
            <w:r w:rsidRPr="000551B3">
              <w:rPr>
                <w:rFonts w:ascii="Roboto Condensed" w:hAnsi="Roboto Condensed" w:cs="Calibri"/>
                <w:b/>
                <w:bCs/>
                <w:color w:val="FFFFFF" w:themeColor="background1"/>
                <w:position w:val="1"/>
              </w:rPr>
              <w:t>t</w:t>
            </w:r>
            <w:r w:rsidRPr="000551B3">
              <w:rPr>
                <w:rFonts w:ascii="Roboto Condensed" w:hAnsi="Roboto Condensed" w:cs="Calibri"/>
                <w:b/>
                <w:bCs/>
                <w:color w:val="FFFFFF" w:themeColor="background1"/>
                <w:spacing w:val="1"/>
                <w:position w:val="1"/>
              </w:rPr>
              <w:t>i</w:t>
            </w:r>
            <w:r w:rsidRPr="000551B3">
              <w:rPr>
                <w:rFonts w:ascii="Roboto Condensed" w:hAnsi="Roboto Condensed" w:cs="Calibri"/>
                <w:b/>
                <w:bCs/>
                <w:color w:val="FFFFFF" w:themeColor="background1"/>
                <w:spacing w:val="-1"/>
                <w:position w:val="1"/>
              </w:rPr>
              <w:t>o</w:t>
            </w:r>
            <w:r w:rsidRPr="000551B3">
              <w:rPr>
                <w:rFonts w:ascii="Roboto Condensed" w:hAnsi="Roboto Condensed" w:cs="Calibri"/>
                <w:b/>
                <w:bCs/>
                <w:color w:val="FFFFFF" w:themeColor="background1"/>
                <w:position w:val="1"/>
              </w:rPr>
              <w:t>n</w:t>
            </w:r>
            <w:r w:rsidRPr="000551B3">
              <w:rPr>
                <w:rFonts w:ascii="Roboto Condensed" w:hAnsi="Roboto Condensed" w:cs="Calibri"/>
                <w:b/>
                <w:bCs/>
                <w:color w:val="FFFFFF" w:themeColor="background1"/>
                <w:spacing w:val="-1"/>
                <w:position w:val="1"/>
              </w:rPr>
              <w:t xml:space="preserve"> </w:t>
            </w:r>
            <w:r w:rsidRPr="000551B3">
              <w:rPr>
                <w:rFonts w:ascii="Roboto Condensed" w:hAnsi="Roboto Condensed" w:cs="Calibri"/>
                <w:b/>
                <w:bCs/>
                <w:color w:val="FFFFFF" w:themeColor="background1"/>
                <w:position w:val="1"/>
              </w:rPr>
              <w:t xml:space="preserve">au </w:t>
            </w:r>
            <w:r w:rsidRPr="000551B3">
              <w:rPr>
                <w:rFonts w:ascii="Roboto Condensed" w:hAnsi="Roboto Condensed" w:cs="Calibri"/>
                <w:b/>
                <w:bCs/>
                <w:color w:val="FFFFFF" w:themeColor="background1"/>
                <w:spacing w:val="1"/>
              </w:rPr>
              <w:t>r</w:t>
            </w:r>
            <w:r w:rsidRPr="000551B3">
              <w:rPr>
                <w:rFonts w:ascii="Roboto Condensed" w:hAnsi="Roboto Condensed" w:cs="Calibri"/>
                <w:b/>
                <w:bCs/>
                <w:color w:val="FFFFFF" w:themeColor="background1"/>
                <w:spacing w:val="-1"/>
              </w:rPr>
              <w:t>é</w:t>
            </w:r>
            <w:r w:rsidRPr="000551B3">
              <w:rPr>
                <w:rFonts w:ascii="Roboto Condensed" w:hAnsi="Roboto Condensed" w:cs="Calibri"/>
                <w:b/>
                <w:bCs/>
                <w:color w:val="FFFFFF" w:themeColor="background1"/>
              </w:rPr>
              <w:t>f</w:t>
            </w:r>
            <w:r w:rsidRPr="000551B3">
              <w:rPr>
                <w:rFonts w:ascii="Roboto Condensed" w:hAnsi="Roboto Condensed" w:cs="Calibri"/>
                <w:b/>
                <w:bCs/>
                <w:color w:val="FFFFFF" w:themeColor="background1"/>
                <w:spacing w:val="-1"/>
              </w:rPr>
              <w:t>é</w:t>
            </w:r>
            <w:r w:rsidRPr="000551B3">
              <w:rPr>
                <w:rFonts w:ascii="Roboto Condensed" w:hAnsi="Roboto Condensed" w:cs="Calibri"/>
                <w:b/>
                <w:bCs/>
                <w:color w:val="FFFFFF" w:themeColor="background1"/>
                <w:spacing w:val="1"/>
              </w:rPr>
              <w:t>r</w:t>
            </w:r>
            <w:r w:rsidRPr="000551B3">
              <w:rPr>
                <w:rFonts w:ascii="Roboto Condensed" w:hAnsi="Roboto Condensed" w:cs="Calibri"/>
                <w:b/>
                <w:bCs/>
                <w:color w:val="FFFFFF" w:themeColor="background1"/>
                <w:spacing w:val="-1"/>
              </w:rPr>
              <w:t>en</w:t>
            </w:r>
            <w:r w:rsidRPr="000551B3">
              <w:rPr>
                <w:rFonts w:ascii="Roboto Condensed" w:hAnsi="Roboto Condensed" w:cs="Calibri"/>
                <w:b/>
                <w:bCs/>
                <w:color w:val="FFFFFF" w:themeColor="background1"/>
              </w:rPr>
              <w:t>t</w:t>
            </w:r>
            <w:r w:rsidRPr="000551B3">
              <w:rPr>
                <w:rFonts w:ascii="Roboto Condensed" w:hAnsi="Roboto Condensed" w:cs="Calibri"/>
                <w:b/>
                <w:bCs/>
                <w:color w:val="FFFFFF" w:themeColor="background1"/>
                <w:spacing w:val="1"/>
              </w:rPr>
              <w:t>i</w:t>
            </w:r>
            <w:r w:rsidRPr="000551B3">
              <w:rPr>
                <w:rFonts w:ascii="Roboto Condensed" w:hAnsi="Roboto Condensed" w:cs="Calibri"/>
                <w:b/>
                <w:bCs/>
                <w:color w:val="FFFFFF" w:themeColor="background1"/>
                <w:spacing w:val="-1"/>
              </w:rPr>
              <w:t>e</w:t>
            </w:r>
            <w:r w:rsidRPr="000551B3">
              <w:rPr>
                <w:rFonts w:ascii="Roboto Condensed" w:hAnsi="Roboto Condensed" w:cs="Calibri"/>
                <w:b/>
                <w:bCs/>
                <w:color w:val="FFFFFF" w:themeColor="background1"/>
              </w:rPr>
              <w:t>l</w:t>
            </w:r>
            <w:r w:rsidRPr="000551B3">
              <w:rPr>
                <w:rFonts w:ascii="Roboto Condensed" w:hAnsi="Roboto Condensed" w:cs="Calibri"/>
                <w:b/>
                <w:bCs/>
                <w:color w:val="FFFFFF" w:themeColor="background1"/>
                <w:spacing w:val="-1"/>
              </w:rPr>
              <w:t xml:space="preserve"> </w:t>
            </w:r>
            <w:r w:rsidRPr="000551B3">
              <w:rPr>
                <w:rFonts w:ascii="Roboto Condensed" w:hAnsi="Roboto Condensed" w:cs="Calibri"/>
                <w:b/>
                <w:bCs/>
                <w:color w:val="FFFFFF" w:themeColor="background1"/>
              </w:rPr>
              <w:t>Em</w:t>
            </w:r>
            <w:r w:rsidRPr="000551B3">
              <w:rPr>
                <w:rFonts w:ascii="Roboto Condensed" w:hAnsi="Roboto Condensed" w:cs="Calibri"/>
                <w:b/>
                <w:bCs/>
                <w:color w:val="FFFFFF" w:themeColor="background1"/>
                <w:spacing w:val="-1"/>
              </w:rPr>
              <w:t>p</w:t>
            </w:r>
            <w:r w:rsidRPr="000551B3">
              <w:rPr>
                <w:rFonts w:ascii="Roboto Condensed" w:hAnsi="Roboto Condensed" w:cs="Calibri"/>
                <w:b/>
                <w:bCs/>
                <w:color w:val="FFFFFF" w:themeColor="background1"/>
                <w:spacing w:val="1"/>
              </w:rPr>
              <w:t>l</w:t>
            </w:r>
            <w:r w:rsidRPr="000551B3">
              <w:rPr>
                <w:rFonts w:ascii="Roboto Condensed" w:hAnsi="Roboto Condensed" w:cs="Calibri"/>
                <w:b/>
                <w:bCs/>
                <w:color w:val="FFFFFF" w:themeColor="background1"/>
                <w:spacing w:val="-3"/>
              </w:rPr>
              <w:t>o</w:t>
            </w:r>
            <w:r w:rsidRPr="000551B3">
              <w:rPr>
                <w:rFonts w:ascii="Roboto Condensed" w:hAnsi="Roboto Condensed" w:cs="Calibri"/>
                <w:b/>
                <w:bCs/>
                <w:color w:val="FFFFFF" w:themeColor="background1"/>
                <w:spacing w:val="2"/>
              </w:rPr>
              <w:t>i</w:t>
            </w:r>
            <w:r w:rsidRPr="000551B3">
              <w:rPr>
                <w:rFonts w:ascii="Roboto Condensed" w:hAnsi="Roboto Condensed" w:cs="Calibri"/>
                <w:b/>
                <w:bCs/>
                <w:color w:val="FFFFFF" w:themeColor="background1"/>
              </w:rPr>
              <w:t xml:space="preserve">- </w:t>
            </w:r>
            <w:r w:rsidRPr="000551B3">
              <w:rPr>
                <w:rFonts w:ascii="Roboto Condensed" w:hAnsi="Roboto Condensed" w:cs="Calibri"/>
                <w:b/>
                <w:bCs/>
                <w:color w:val="FFFFFF" w:themeColor="background1"/>
                <w:spacing w:val="1"/>
              </w:rPr>
              <w:t>C</w:t>
            </w:r>
            <w:r w:rsidRPr="000551B3">
              <w:rPr>
                <w:rFonts w:ascii="Roboto Condensed" w:hAnsi="Roboto Condensed" w:cs="Calibri"/>
                <w:b/>
                <w:bCs/>
                <w:color w:val="FFFFFF" w:themeColor="background1"/>
                <w:spacing w:val="-1"/>
              </w:rPr>
              <w:t>o</w:t>
            </w:r>
            <w:r w:rsidRPr="000551B3">
              <w:rPr>
                <w:rFonts w:ascii="Roboto Condensed" w:hAnsi="Roboto Condensed" w:cs="Calibri"/>
                <w:b/>
                <w:bCs/>
                <w:color w:val="FFFFFF" w:themeColor="background1"/>
              </w:rPr>
              <w:t>mp</w:t>
            </w:r>
            <w:r w:rsidRPr="000551B3">
              <w:rPr>
                <w:rFonts w:ascii="Roboto Condensed" w:hAnsi="Roboto Condensed" w:cs="Calibri"/>
                <w:b/>
                <w:bCs/>
                <w:color w:val="FFFFFF" w:themeColor="background1"/>
                <w:spacing w:val="-1"/>
              </w:rPr>
              <w:t>é</w:t>
            </w:r>
            <w:r w:rsidRPr="000551B3">
              <w:rPr>
                <w:rFonts w:ascii="Roboto Condensed" w:hAnsi="Roboto Condensed" w:cs="Calibri"/>
                <w:b/>
                <w:bCs/>
                <w:color w:val="FFFFFF" w:themeColor="background1"/>
              </w:rPr>
              <w:t>te</w:t>
            </w:r>
            <w:r w:rsidRPr="000551B3">
              <w:rPr>
                <w:rFonts w:ascii="Roboto Condensed" w:hAnsi="Roboto Condensed" w:cs="Calibri"/>
                <w:b/>
                <w:bCs/>
                <w:color w:val="FFFFFF" w:themeColor="background1"/>
                <w:spacing w:val="-1"/>
              </w:rPr>
              <w:t>n</w:t>
            </w:r>
            <w:r w:rsidRPr="000551B3">
              <w:rPr>
                <w:rFonts w:ascii="Roboto Condensed" w:hAnsi="Roboto Condensed" w:cs="Calibri"/>
                <w:b/>
                <w:bCs/>
                <w:color w:val="FFFFFF" w:themeColor="background1"/>
                <w:spacing w:val="1"/>
              </w:rPr>
              <w:t>c</w:t>
            </w:r>
            <w:r w:rsidRPr="000551B3">
              <w:rPr>
                <w:rFonts w:ascii="Roboto Condensed" w:hAnsi="Roboto Condensed" w:cs="Calibri"/>
                <w:b/>
                <w:bCs/>
                <w:color w:val="FFFFFF" w:themeColor="background1"/>
                <w:spacing w:val="-1"/>
              </w:rPr>
              <w:t>e</w:t>
            </w:r>
            <w:r w:rsidRPr="000551B3">
              <w:rPr>
                <w:rFonts w:ascii="Roboto Condensed" w:hAnsi="Roboto Condensed" w:cs="Calibri"/>
                <w:b/>
                <w:bCs/>
                <w:color w:val="FFFFFF" w:themeColor="background1"/>
              </w:rPr>
              <w:t>s</w:t>
            </w:r>
          </w:p>
        </w:tc>
        <w:tc>
          <w:tcPr>
            <w:tcW w:w="7462" w:type="dxa"/>
            <w:gridSpan w:val="3"/>
            <w:shd w:val="clear" w:color="auto" w:fill="F1E5F7"/>
            <w:vAlign w:val="center"/>
          </w:tcPr>
          <w:p w14:paraId="68ED04AD" w14:textId="77777777" w:rsidR="000040BB" w:rsidRPr="005E11AF" w:rsidRDefault="000040BB" w:rsidP="00713078">
            <w:pPr>
              <w:autoSpaceDE w:val="0"/>
              <w:autoSpaceDN w:val="0"/>
              <w:adjustRightInd w:val="0"/>
              <w:spacing w:after="0" w:line="240" w:lineRule="auto"/>
              <w:ind w:left="156" w:right="-20"/>
              <w:rPr>
                <w:rFonts w:ascii="Roboto Condensed" w:hAnsi="Roboto Condensed" w:cs="Calibri"/>
                <w:spacing w:val="-1"/>
                <w:sz w:val="20"/>
                <w:szCs w:val="20"/>
              </w:rPr>
            </w:pPr>
            <w:r w:rsidRPr="005E11AF">
              <w:rPr>
                <w:rFonts w:ascii="Roboto Condensed" w:hAnsi="Roboto Condensed" w:cs="Calibri"/>
                <w:spacing w:val="-1"/>
                <w:sz w:val="20"/>
                <w:szCs w:val="20"/>
              </w:rPr>
              <w:t>C1.1 Collecter, traiter, analyser, interpréter des données ou des informations, quantitatives ou qualitatives, en sachant notamment concevoir les bases de données constitutives d’un système d’information</w:t>
            </w:r>
          </w:p>
          <w:p w14:paraId="67D9610C" w14:textId="77777777" w:rsidR="000040BB" w:rsidRPr="005E11AF" w:rsidRDefault="000040BB" w:rsidP="00713078">
            <w:pPr>
              <w:autoSpaceDE w:val="0"/>
              <w:autoSpaceDN w:val="0"/>
              <w:adjustRightInd w:val="0"/>
              <w:spacing w:after="0" w:line="240" w:lineRule="auto"/>
              <w:ind w:left="156" w:right="-20"/>
              <w:rPr>
                <w:rFonts w:ascii="Roboto Condensed" w:hAnsi="Roboto Condensed" w:cs="Calibri"/>
                <w:spacing w:val="-1"/>
                <w:sz w:val="20"/>
                <w:szCs w:val="20"/>
              </w:rPr>
            </w:pPr>
            <w:r w:rsidRPr="005E11AF">
              <w:rPr>
                <w:rFonts w:ascii="Roboto Condensed" w:hAnsi="Roboto Condensed" w:cs="Calibri"/>
                <w:spacing w:val="-1"/>
                <w:sz w:val="20"/>
                <w:szCs w:val="20"/>
              </w:rPr>
              <w:t xml:space="preserve">C1.2 Choisir et mettre en œuvre des langages, outils, méthodes (formels et analytiques/analogiques et systémiques) permettant de modéliser ou représenter un problème, une situation, un système de complexité variable, et les traduire en textes ou schémas simples, accessibles et signifiants qui favorisent la communication, la participation et la co-construction collective </w:t>
            </w:r>
          </w:p>
          <w:p w14:paraId="196D0166" w14:textId="77777777" w:rsidR="000040BB" w:rsidRPr="005E11AF" w:rsidRDefault="000040BB" w:rsidP="00713078">
            <w:pPr>
              <w:autoSpaceDE w:val="0"/>
              <w:autoSpaceDN w:val="0"/>
              <w:adjustRightInd w:val="0"/>
              <w:spacing w:after="0" w:line="240" w:lineRule="auto"/>
              <w:ind w:left="156" w:right="-20"/>
              <w:rPr>
                <w:rFonts w:ascii="Roboto Condensed" w:hAnsi="Roboto Condensed" w:cs="Calibri"/>
                <w:spacing w:val="-1"/>
                <w:sz w:val="20"/>
                <w:szCs w:val="20"/>
              </w:rPr>
            </w:pPr>
            <w:r w:rsidRPr="005E11AF">
              <w:rPr>
                <w:rFonts w:ascii="Roboto Condensed" w:hAnsi="Roboto Condensed" w:cs="Calibri"/>
                <w:spacing w:val="-1"/>
                <w:sz w:val="20"/>
                <w:szCs w:val="20"/>
              </w:rPr>
              <w:t xml:space="preserve">C4.3 Piloter le projet en adaptant les méthodes et outils de pilotage, ainsi que les indicateurs de suivi (coûts, délais, sécurité, </w:t>
            </w:r>
            <w:proofErr w:type="gramStart"/>
            <w:r w:rsidRPr="005E11AF">
              <w:rPr>
                <w:rFonts w:ascii="Roboto Condensed" w:hAnsi="Roboto Condensed" w:cs="Calibri"/>
                <w:spacing w:val="-1"/>
                <w:sz w:val="20"/>
                <w:szCs w:val="20"/>
              </w:rPr>
              <w:t>qualité,.,,</w:t>
            </w:r>
            <w:proofErr w:type="gramEnd"/>
            <w:r w:rsidRPr="005E11AF">
              <w:rPr>
                <w:rFonts w:ascii="Roboto Condensed" w:hAnsi="Roboto Condensed" w:cs="Calibri"/>
                <w:spacing w:val="-1"/>
                <w:sz w:val="20"/>
                <w:szCs w:val="20"/>
              </w:rPr>
              <w:t>) au contexte et à la nature du projet</w:t>
            </w:r>
          </w:p>
          <w:p w14:paraId="05DB5916" w14:textId="77777777" w:rsidR="000040BB" w:rsidRPr="005E11AF" w:rsidRDefault="000040BB" w:rsidP="00713078">
            <w:pPr>
              <w:autoSpaceDE w:val="0"/>
              <w:autoSpaceDN w:val="0"/>
              <w:adjustRightInd w:val="0"/>
              <w:spacing w:after="0" w:line="240" w:lineRule="auto"/>
              <w:ind w:left="156" w:right="-20"/>
              <w:rPr>
                <w:rFonts w:ascii="Roboto Condensed" w:hAnsi="Roboto Condensed" w:cs="Times New Roman"/>
                <w:sz w:val="20"/>
                <w:szCs w:val="20"/>
              </w:rPr>
            </w:pPr>
            <w:r w:rsidRPr="005E11AF">
              <w:rPr>
                <w:rFonts w:ascii="Roboto Condensed" w:hAnsi="Roboto Condensed" w:cs="Calibri"/>
                <w:spacing w:val="-1"/>
                <w:sz w:val="20"/>
                <w:szCs w:val="20"/>
              </w:rPr>
              <w:t xml:space="preserve">C4.4 Piloter, coordonner et assurer le suivi d’un projet d’ingénierie collaborative inter-métiers, </w:t>
            </w:r>
            <w:proofErr w:type="spellStart"/>
            <w:r w:rsidRPr="005E11AF">
              <w:rPr>
                <w:rFonts w:ascii="Roboto Condensed" w:hAnsi="Roboto Condensed" w:cs="Calibri"/>
                <w:spacing w:val="-1"/>
                <w:sz w:val="20"/>
                <w:szCs w:val="20"/>
              </w:rPr>
              <w:t>inter-services</w:t>
            </w:r>
            <w:proofErr w:type="spellEnd"/>
            <w:r w:rsidRPr="005E11AF">
              <w:rPr>
                <w:rFonts w:ascii="Roboto Condensed" w:hAnsi="Roboto Condensed" w:cs="Calibri"/>
                <w:spacing w:val="-1"/>
                <w:sz w:val="20"/>
                <w:szCs w:val="20"/>
              </w:rPr>
              <w:t>, inter-compétences et inter-cultures, au service de l’innovation et/ou de l’amélioration continue</w:t>
            </w:r>
          </w:p>
        </w:tc>
      </w:tr>
      <w:tr w:rsidR="000040BB" w14:paraId="36A91284" w14:textId="77777777" w:rsidTr="00713078">
        <w:trPr>
          <w:trHeight w:hRule="exact" w:val="552"/>
        </w:trPr>
        <w:tc>
          <w:tcPr>
            <w:tcW w:w="2577" w:type="dxa"/>
            <w:gridSpan w:val="2"/>
            <w:shd w:val="clear" w:color="auto" w:fill="282D46"/>
            <w:vAlign w:val="center"/>
          </w:tcPr>
          <w:p w14:paraId="3EF8C550" w14:textId="77777777" w:rsidR="000040BB" w:rsidRPr="000551B3" w:rsidRDefault="000040BB" w:rsidP="00713078">
            <w:pPr>
              <w:autoSpaceDE w:val="0"/>
              <w:autoSpaceDN w:val="0"/>
              <w:adjustRightInd w:val="0"/>
              <w:spacing w:after="0" w:line="240" w:lineRule="auto"/>
              <w:ind w:left="142"/>
              <w:rPr>
                <w:rFonts w:ascii="Roboto Condensed" w:hAnsi="Roboto Condensed" w:cs="Times New Roman"/>
                <w:b/>
                <w:color w:val="FFFFFF" w:themeColor="background1"/>
                <w:szCs w:val="24"/>
              </w:rPr>
            </w:pPr>
            <w:r w:rsidRPr="000551B3">
              <w:rPr>
                <w:rFonts w:ascii="Roboto Condensed" w:hAnsi="Roboto Condensed" w:cs="Calibri"/>
                <w:b/>
                <w:bCs/>
                <w:color w:val="FFFFFF" w:themeColor="background1"/>
                <w:position w:val="1"/>
              </w:rPr>
              <w:t>P</w:t>
            </w:r>
            <w:r w:rsidRPr="000551B3">
              <w:rPr>
                <w:rFonts w:ascii="Roboto Condensed" w:hAnsi="Roboto Condensed" w:cs="Calibri"/>
                <w:b/>
                <w:bCs/>
                <w:color w:val="FFFFFF" w:themeColor="background1"/>
                <w:spacing w:val="1"/>
                <w:position w:val="1"/>
              </w:rPr>
              <w:t>r</w:t>
            </w:r>
            <w:r w:rsidRPr="000551B3">
              <w:rPr>
                <w:rFonts w:ascii="Roboto Condensed" w:hAnsi="Roboto Condensed" w:cs="Calibri"/>
                <w:b/>
                <w:bCs/>
                <w:color w:val="FFFFFF" w:themeColor="background1"/>
                <w:spacing w:val="-1"/>
                <w:position w:val="1"/>
              </w:rPr>
              <w:t>é</w:t>
            </w:r>
            <w:r w:rsidRPr="000551B3">
              <w:rPr>
                <w:rFonts w:ascii="Roboto Condensed" w:hAnsi="Roboto Condensed" w:cs="Calibri"/>
                <w:b/>
                <w:bCs/>
                <w:color w:val="FFFFFF" w:themeColor="background1"/>
                <w:spacing w:val="1"/>
                <w:position w:val="1"/>
              </w:rPr>
              <w:t>r</w:t>
            </w:r>
            <w:r w:rsidRPr="000551B3">
              <w:rPr>
                <w:rFonts w:ascii="Roboto Condensed" w:hAnsi="Roboto Condensed" w:cs="Calibri"/>
                <w:b/>
                <w:bCs/>
                <w:color w:val="FFFFFF" w:themeColor="background1"/>
                <w:spacing w:val="-1"/>
                <w:position w:val="1"/>
              </w:rPr>
              <w:t>equ</w:t>
            </w:r>
            <w:r w:rsidRPr="000551B3">
              <w:rPr>
                <w:rFonts w:ascii="Roboto Condensed" w:hAnsi="Roboto Condensed" w:cs="Calibri"/>
                <w:b/>
                <w:bCs/>
                <w:color w:val="FFFFFF" w:themeColor="background1"/>
                <w:spacing w:val="1"/>
                <w:position w:val="1"/>
              </w:rPr>
              <w:t>i</w:t>
            </w:r>
            <w:r w:rsidRPr="000551B3">
              <w:rPr>
                <w:rFonts w:ascii="Roboto Condensed" w:hAnsi="Roboto Condensed" w:cs="Calibri"/>
                <w:b/>
                <w:bCs/>
                <w:color w:val="FFFFFF" w:themeColor="background1"/>
                <w:position w:val="1"/>
              </w:rPr>
              <w:t>s</w:t>
            </w:r>
          </w:p>
        </w:tc>
        <w:tc>
          <w:tcPr>
            <w:tcW w:w="7462" w:type="dxa"/>
            <w:gridSpan w:val="3"/>
            <w:shd w:val="clear" w:color="auto" w:fill="F1E5F7"/>
            <w:vAlign w:val="center"/>
          </w:tcPr>
          <w:p w14:paraId="68B65A0A" w14:textId="77777777" w:rsidR="000040BB" w:rsidRPr="005E11AF" w:rsidRDefault="000040BB" w:rsidP="00713078">
            <w:pPr>
              <w:autoSpaceDE w:val="0"/>
              <w:autoSpaceDN w:val="0"/>
              <w:adjustRightInd w:val="0"/>
              <w:spacing w:after="0" w:line="240" w:lineRule="auto"/>
              <w:ind w:left="102" w:right="-23"/>
              <w:rPr>
                <w:rFonts w:ascii="Roboto Condensed" w:hAnsi="Roboto Condensed" w:cs="Times New Roman"/>
                <w:sz w:val="20"/>
                <w:szCs w:val="20"/>
              </w:rPr>
            </w:pPr>
            <w:r w:rsidRPr="005E11AF">
              <w:rPr>
                <w:rFonts w:ascii="Roboto Condensed" w:hAnsi="Roboto Condensed" w:cs="Calibri"/>
                <w:position w:val="1"/>
                <w:sz w:val="20"/>
                <w:szCs w:val="20"/>
              </w:rPr>
              <w:t xml:space="preserve">Avoir suivi le module GI1 et maitrise les outils de traitement des données. </w:t>
            </w:r>
          </w:p>
        </w:tc>
      </w:tr>
      <w:tr w:rsidR="000040BB" w14:paraId="4F317006" w14:textId="77777777" w:rsidTr="00713078">
        <w:trPr>
          <w:trHeight w:hRule="exact" w:val="280"/>
        </w:trPr>
        <w:tc>
          <w:tcPr>
            <w:tcW w:w="2577" w:type="dxa"/>
            <w:gridSpan w:val="2"/>
            <w:shd w:val="clear" w:color="auto" w:fill="282D46"/>
            <w:vAlign w:val="center"/>
          </w:tcPr>
          <w:p w14:paraId="0F38267A" w14:textId="77777777" w:rsidR="000040BB" w:rsidRPr="000551B3" w:rsidRDefault="000040BB" w:rsidP="00713078">
            <w:pPr>
              <w:autoSpaceDE w:val="0"/>
              <w:autoSpaceDN w:val="0"/>
              <w:adjustRightInd w:val="0"/>
              <w:spacing w:after="0" w:line="240" w:lineRule="auto"/>
              <w:ind w:left="142"/>
              <w:rPr>
                <w:rFonts w:ascii="Roboto Condensed" w:hAnsi="Roboto Condensed" w:cs="Times New Roman"/>
                <w:b/>
                <w:color w:val="FFFFFF" w:themeColor="background1"/>
                <w:szCs w:val="24"/>
              </w:rPr>
            </w:pPr>
            <w:r w:rsidRPr="000551B3">
              <w:rPr>
                <w:rFonts w:ascii="Roboto Condensed" w:hAnsi="Roboto Condensed" w:cs="Calibri"/>
                <w:b/>
                <w:bCs/>
                <w:color w:val="FFFFFF" w:themeColor="background1"/>
                <w:position w:val="1"/>
              </w:rPr>
              <w:t>L</w:t>
            </w:r>
            <w:r w:rsidRPr="000551B3">
              <w:rPr>
                <w:rFonts w:ascii="Roboto Condensed" w:hAnsi="Roboto Condensed" w:cs="Calibri"/>
                <w:b/>
                <w:bCs/>
                <w:color w:val="FFFFFF" w:themeColor="background1"/>
                <w:spacing w:val="1"/>
                <w:position w:val="1"/>
              </w:rPr>
              <w:t>i</w:t>
            </w:r>
            <w:r w:rsidRPr="000551B3">
              <w:rPr>
                <w:rFonts w:ascii="Roboto Condensed" w:hAnsi="Roboto Condensed" w:cs="Calibri"/>
                <w:b/>
                <w:bCs/>
                <w:color w:val="FFFFFF" w:themeColor="background1"/>
                <w:spacing w:val="-1"/>
                <w:position w:val="1"/>
              </w:rPr>
              <w:t>en</w:t>
            </w:r>
            <w:r w:rsidRPr="000551B3">
              <w:rPr>
                <w:rFonts w:ascii="Roboto Condensed" w:hAnsi="Roboto Condensed" w:cs="Calibri"/>
                <w:b/>
                <w:bCs/>
                <w:color w:val="FFFFFF" w:themeColor="background1"/>
                <w:position w:val="1"/>
              </w:rPr>
              <w:t>s</w:t>
            </w:r>
            <w:r w:rsidRPr="000551B3">
              <w:rPr>
                <w:rFonts w:ascii="Roboto Condensed" w:hAnsi="Roboto Condensed" w:cs="Calibri"/>
                <w:b/>
                <w:bCs/>
                <w:color w:val="FFFFFF" w:themeColor="background1"/>
                <w:spacing w:val="1"/>
                <w:position w:val="1"/>
              </w:rPr>
              <w:t xml:space="preserve"> </w:t>
            </w:r>
            <w:r w:rsidRPr="000551B3">
              <w:rPr>
                <w:rFonts w:ascii="Roboto Condensed" w:hAnsi="Roboto Condensed" w:cs="Calibri"/>
                <w:b/>
                <w:bCs/>
                <w:color w:val="FFFFFF" w:themeColor="background1"/>
                <w:position w:val="1"/>
              </w:rPr>
              <w:t>p</w:t>
            </w:r>
            <w:r w:rsidRPr="000551B3">
              <w:rPr>
                <w:rFonts w:ascii="Roboto Condensed" w:hAnsi="Roboto Condensed" w:cs="Calibri"/>
                <w:b/>
                <w:bCs/>
                <w:color w:val="FFFFFF" w:themeColor="background1"/>
                <w:spacing w:val="-1"/>
                <w:position w:val="1"/>
              </w:rPr>
              <w:t>éda</w:t>
            </w:r>
            <w:r w:rsidRPr="000551B3">
              <w:rPr>
                <w:rFonts w:ascii="Roboto Condensed" w:hAnsi="Roboto Condensed" w:cs="Calibri"/>
                <w:b/>
                <w:bCs/>
                <w:color w:val="FFFFFF" w:themeColor="background1"/>
                <w:spacing w:val="1"/>
                <w:position w:val="1"/>
              </w:rPr>
              <w:t>g</w:t>
            </w:r>
            <w:r w:rsidRPr="000551B3">
              <w:rPr>
                <w:rFonts w:ascii="Roboto Condensed" w:hAnsi="Roboto Condensed" w:cs="Calibri"/>
                <w:b/>
                <w:bCs/>
                <w:color w:val="FFFFFF" w:themeColor="background1"/>
                <w:spacing w:val="-1"/>
                <w:position w:val="1"/>
              </w:rPr>
              <w:t>o</w:t>
            </w:r>
            <w:r w:rsidRPr="000551B3">
              <w:rPr>
                <w:rFonts w:ascii="Roboto Condensed" w:hAnsi="Roboto Condensed" w:cs="Calibri"/>
                <w:b/>
                <w:bCs/>
                <w:color w:val="FFFFFF" w:themeColor="background1"/>
                <w:spacing w:val="-2"/>
                <w:position w:val="1"/>
              </w:rPr>
              <w:t>g</w:t>
            </w:r>
            <w:r w:rsidRPr="000551B3">
              <w:rPr>
                <w:rFonts w:ascii="Roboto Condensed" w:hAnsi="Roboto Condensed" w:cs="Calibri"/>
                <w:b/>
                <w:bCs/>
                <w:color w:val="FFFFFF" w:themeColor="background1"/>
                <w:spacing w:val="1"/>
                <w:position w:val="1"/>
              </w:rPr>
              <w:t>i</w:t>
            </w:r>
            <w:r w:rsidRPr="000551B3">
              <w:rPr>
                <w:rFonts w:ascii="Roboto Condensed" w:hAnsi="Roboto Condensed" w:cs="Calibri"/>
                <w:b/>
                <w:bCs/>
                <w:color w:val="FFFFFF" w:themeColor="background1"/>
                <w:spacing w:val="-1"/>
                <w:position w:val="1"/>
              </w:rPr>
              <w:t>que</w:t>
            </w:r>
            <w:r w:rsidRPr="000551B3">
              <w:rPr>
                <w:rFonts w:ascii="Roboto Condensed" w:hAnsi="Roboto Condensed" w:cs="Calibri"/>
                <w:b/>
                <w:bCs/>
                <w:color w:val="FFFFFF" w:themeColor="background1"/>
                <w:position w:val="1"/>
              </w:rPr>
              <w:t>s</w:t>
            </w:r>
          </w:p>
        </w:tc>
        <w:tc>
          <w:tcPr>
            <w:tcW w:w="7462" w:type="dxa"/>
            <w:gridSpan w:val="3"/>
            <w:shd w:val="clear" w:color="auto" w:fill="F1E5F7"/>
            <w:vAlign w:val="center"/>
          </w:tcPr>
          <w:p w14:paraId="7828C599" w14:textId="77777777" w:rsidR="000040BB" w:rsidRPr="005E11AF" w:rsidRDefault="000040BB" w:rsidP="00713078">
            <w:pPr>
              <w:autoSpaceDE w:val="0"/>
              <w:autoSpaceDN w:val="0"/>
              <w:adjustRightInd w:val="0"/>
              <w:spacing w:after="0" w:line="240" w:lineRule="auto"/>
              <w:ind w:left="102" w:right="-23"/>
              <w:rPr>
                <w:rFonts w:ascii="Roboto Condensed" w:hAnsi="Roboto Condensed" w:cs="Times New Roman"/>
                <w:sz w:val="20"/>
                <w:szCs w:val="20"/>
              </w:rPr>
            </w:pPr>
            <w:r w:rsidRPr="005E11AF">
              <w:rPr>
                <w:rFonts w:ascii="Roboto Condensed" w:hAnsi="Roboto Condensed" w:cs="Calibri"/>
                <w:position w:val="1"/>
                <w:sz w:val="20"/>
                <w:szCs w:val="20"/>
              </w:rPr>
              <w:t>GI1,</w:t>
            </w:r>
            <w:r w:rsidRPr="005E11AF">
              <w:rPr>
                <w:rFonts w:ascii="Roboto Condensed" w:hAnsi="Roboto Condensed" w:cs="Calibri"/>
                <w:spacing w:val="1"/>
                <w:position w:val="1"/>
                <w:sz w:val="20"/>
                <w:szCs w:val="20"/>
              </w:rPr>
              <w:t xml:space="preserve"> </w:t>
            </w:r>
            <w:r w:rsidRPr="005E11AF">
              <w:rPr>
                <w:rFonts w:ascii="Roboto Condensed" w:hAnsi="Roboto Condensed" w:cs="Calibri"/>
                <w:position w:val="1"/>
                <w:sz w:val="20"/>
                <w:szCs w:val="20"/>
              </w:rPr>
              <w:t>G</w:t>
            </w:r>
            <w:r w:rsidRPr="005E11AF">
              <w:rPr>
                <w:rFonts w:ascii="Roboto Condensed" w:hAnsi="Roboto Condensed" w:cs="Calibri"/>
                <w:spacing w:val="-3"/>
                <w:position w:val="1"/>
                <w:sz w:val="20"/>
                <w:szCs w:val="20"/>
              </w:rPr>
              <w:t>I</w:t>
            </w:r>
            <w:r>
              <w:rPr>
                <w:rFonts w:ascii="Roboto Condensed" w:hAnsi="Roboto Condensed" w:cs="Calibri"/>
                <w:spacing w:val="-3"/>
                <w:position w:val="1"/>
                <w:sz w:val="20"/>
                <w:szCs w:val="20"/>
              </w:rPr>
              <w:t>3</w:t>
            </w:r>
          </w:p>
        </w:tc>
      </w:tr>
      <w:tr w:rsidR="000040BB" w:rsidRPr="00647ED1" w14:paraId="6A47A950" w14:textId="77777777" w:rsidTr="00713078">
        <w:trPr>
          <w:trHeight w:hRule="exact" w:val="2345"/>
        </w:trPr>
        <w:tc>
          <w:tcPr>
            <w:tcW w:w="2577" w:type="dxa"/>
            <w:gridSpan w:val="2"/>
            <w:shd w:val="clear" w:color="auto" w:fill="282D46"/>
            <w:vAlign w:val="center"/>
          </w:tcPr>
          <w:p w14:paraId="36A37052" w14:textId="77777777" w:rsidR="000040BB" w:rsidRPr="000551B3" w:rsidRDefault="000040BB" w:rsidP="00713078">
            <w:pPr>
              <w:autoSpaceDE w:val="0"/>
              <w:autoSpaceDN w:val="0"/>
              <w:adjustRightInd w:val="0"/>
              <w:spacing w:after="0" w:line="240" w:lineRule="auto"/>
              <w:ind w:left="142"/>
              <w:rPr>
                <w:rFonts w:ascii="Roboto Condensed" w:hAnsi="Roboto Condensed" w:cs="Times New Roman"/>
                <w:b/>
                <w:color w:val="FFFFFF" w:themeColor="background1"/>
                <w:szCs w:val="24"/>
              </w:rPr>
            </w:pPr>
            <w:r w:rsidRPr="000551B3">
              <w:rPr>
                <w:rFonts w:ascii="Roboto Condensed" w:hAnsi="Roboto Condensed" w:cs="Calibri"/>
                <w:b/>
                <w:bCs/>
                <w:color w:val="FFFFFF" w:themeColor="background1"/>
                <w:spacing w:val="1"/>
                <w:position w:val="1"/>
              </w:rPr>
              <w:t>C</w:t>
            </w:r>
            <w:r w:rsidRPr="000551B3">
              <w:rPr>
                <w:rFonts w:ascii="Roboto Condensed" w:hAnsi="Roboto Condensed" w:cs="Calibri"/>
                <w:b/>
                <w:bCs/>
                <w:color w:val="FFFFFF" w:themeColor="background1"/>
                <w:spacing w:val="-1"/>
                <w:position w:val="1"/>
              </w:rPr>
              <w:t>on</w:t>
            </w:r>
            <w:r w:rsidRPr="000551B3">
              <w:rPr>
                <w:rFonts w:ascii="Roboto Condensed" w:hAnsi="Roboto Condensed" w:cs="Calibri"/>
                <w:b/>
                <w:bCs/>
                <w:color w:val="FFFFFF" w:themeColor="background1"/>
                <w:position w:val="1"/>
              </w:rPr>
              <w:t>te</w:t>
            </w:r>
            <w:r w:rsidRPr="000551B3">
              <w:rPr>
                <w:rFonts w:ascii="Roboto Condensed" w:hAnsi="Roboto Condensed" w:cs="Calibri"/>
                <w:b/>
                <w:bCs/>
                <w:color w:val="FFFFFF" w:themeColor="background1"/>
                <w:spacing w:val="-1"/>
                <w:position w:val="1"/>
              </w:rPr>
              <w:t>n</w:t>
            </w:r>
            <w:r w:rsidRPr="000551B3">
              <w:rPr>
                <w:rFonts w:ascii="Roboto Condensed" w:hAnsi="Roboto Condensed" w:cs="Calibri"/>
                <w:b/>
                <w:bCs/>
                <w:color w:val="FFFFFF" w:themeColor="background1"/>
                <w:position w:val="1"/>
              </w:rPr>
              <w:t>u</w:t>
            </w:r>
          </w:p>
        </w:tc>
        <w:tc>
          <w:tcPr>
            <w:tcW w:w="7462" w:type="dxa"/>
            <w:gridSpan w:val="3"/>
            <w:shd w:val="clear" w:color="auto" w:fill="F1E5F7"/>
            <w:vAlign w:val="center"/>
          </w:tcPr>
          <w:p w14:paraId="3718C0F9" w14:textId="77777777" w:rsidR="000040BB" w:rsidRPr="005E11AF" w:rsidRDefault="000040BB" w:rsidP="00713078">
            <w:pPr>
              <w:autoSpaceDE w:val="0"/>
              <w:autoSpaceDN w:val="0"/>
              <w:adjustRightInd w:val="0"/>
              <w:spacing w:after="0" w:line="240" w:lineRule="auto"/>
              <w:ind w:left="244" w:right="-23" w:hanging="142"/>
              <w:rPr>
                <w:rFonts w:ascii="Roboto Condensed" w:hAnsi="Roboto Condensed" w:cs="Calibri"/>
                <w:sz w:val="20"/>
                <w:szCs w:val="20"/>
              </w:rPr>
            </w:pPr>
            <w:r w:rsidRPr="005E11AF">
              <w:rPr>
                <w:rFonts w:ascii="Roboto Condensed" w:hAnsi="Roboto Condensed" w:cs="Calibri"/>
                <w:spacing w:val="1"/>
                <w:sz w:val="20"/>
                <w:szCs w:val="20"/>
              </w:rPr>
              <w:t>1</w:t>
            </w:r>
            <w:r w:rsidRPr="005E11AF">
              <w:rPr>
                <w:rFonts w:ascii="Roboto Condensed" w:hAnsi="Roboto Condensed" w:cs="Calibri"/>
                <w:sz w:val="20"/>
                <w:szCs w:val="20"/>
              </w:rPr>
              <w:t>.1.</w:t>
            </w:r>
            <w:r w:rsidRPr="005E11AF">
              <w:rPr>
                <w:rFonts w:ascii="Roboto Condensed" w:hAnsi="Roboto Condensed" w:cs="Calibri"/>
                <w:spacing w:val="47"/>
                <w:sz w:val="20"/>
                <w:szCs w:val="20"/>
              </w:rPr>
              <w:t xml:space="preserve"> </w:t>
            </w:r>
            <w:r w:rsidRPr="005E11AF">
              <w:rPr>
                <w:rFonts w:ascii="Roboto Condensed" w:hAnsi="Roboto Condensed" w:cs="Calibri"/>
                <w:spacing w:val="1"/>
                <w:sz w:val="20"/>
                <w:szCs w:val="20"/>
              </w:rPr>
              <w:t>L</w:t>
            </w:r>
            <w:r w:rsidRPr="005E11AF">
              <w:rPr>
                <w:rFonts w:ascii="Roboto Condensed" w:hAnsi="Roboto Condensed" w:cs="Calibri"/>
                <w:sz w:val="20"/>
                <w:szCs w:val="20"/>
              </w:rPr>
              <w:t>es</w:t>
            </w:r>
            <w:r w:rsidRPr="005E11AF">
              <w:rPr>
                <w:rFonts w:ascii="Roboto Condensed" w:hAnsi="Roboto Condensed" w:cs="Calibri"/>
                <w:spacing w:val="-1"/>
                <w:sz w:val="20"/>
                <w:szCs w:val="20"/>
              </w:rPr>
              <w:t xml:space="preserve"> </w:t>
            </w:r>
            <w:r w:rsidRPr="005E11AF">
              <w:rPr>
                <w:rFonts w:ascii="Roboto Condensed" w:hAnsi="Roboto Condensed" w:cs="Calibri"/>
                <w:sz w:val="20"/>
                <w:szCs w:val="20"/>
              </w:rPr>
              <w:t>carac</w:t>
            </w:r>
            <w:r w:rsidRPr="005E11AF">
              <w:rPr>
                <w:rFonts w:ascii="Roboto Condensed" w:hAnsi="Roboto Condensed" w:cs="Calibri"/>
                <w:spacing w:val="-2"/>
                <w:sz w:val="20"/>
                <w:szCs w:val="20"/>
              </w:rPr>
              <w:t>t</w:t>
            </w:r>
            <w:r w:rsidRPr="005E11AF">
              <w:rPr>
                <w:rFonts w:ascii="Roboto Condensed" w:hAnsi="Roboto Condensed" w:cs="Calibri"/>
                <w:sz w:val="20"/>
                <w:szCs w:val="20"/>
              </w:rPr>
              <w:t>éristi</w:t>
            </w:r>
            <w:r w:rsidRPr="005E11AF">
              <w:rPr>
                <w:rFonts w:ascii="Roboto Condensed" w:hAnsi="Roboto Condensed" w:cs="Calibri"/>
                <w:spacing w:val="-1"/>
                <w:sz w:val="20"/>
                <w:szCs w:val="20"/>
              </w:rPr>
              <w:t>qu</w:t>
            </w:r>
            <w:r w:rsidRPr="005E11AF">
              <w:rPr>
                <w:rFonts w:ascii="Roboto Condensed" w:hAnsi="Roboto Condensed" w:cs="Calibri"/>
                <w:sz w:val="20"/>
                <w:szCs w:val="20"/>
              </w:rPr>
              <w:t>es</w:t>
            </w:r>
            <w:r w:rsidRPr="005E11AF">
              <w:rPr>
                <w:rFonts w:ascii="Roboto Condensed" w:hAnsi="Roboto Condensed" w:cs="Calibri"/>
                <w:spacing w:val="-2"/>
                <w:sz w:val="20"/>
                <w:szCs w:val="20"/>
              </w:rPr>
              <w:t xml:space="preserve"> </w:t>
            </w:r>
            <w:r w:rsidRPr="005E11AF">
              <w:rPr>
                <w:rFonts w:ascii="Roboto Condensed" w:hAnsi="Roboto Condensed" w:cs="Calibri"/>
                <w:sz w:val="20"/>
                <w:szCs w:val="20"/>
              </w:rPr>
              <w:t xml:space="preserve">du métier de </w:t>
            </w:r>
            <w:proofErr w:type="spellStart"/>
            <w:r w:rsidRPr="005E11AF">
              <w:rPr>
                <w:rFonts w:ascii="Roboto Condensed" w:hAnsi="Roboto Condensed" w:cs="Calibri"/>
                <w:sz w:val="20"/>
                <w:szCs w:val="20"/>
              </w:rPr>
              <w:t>project</w:t>
            </w:r>
            <w:proofErr w:type="spellEnd"/>
            <w:r w:rsidRPr="005E11AF">
              <w:rPr>
                <w:rFonts w:ascii="Roboto Condensed" w:hAnsi="Roboto Condensed" w:cs="Calibri"/>
                <w:sz w:val="20"/>
                <w:szCs w:val="20"/>
              </w:rPr>
              <w:t xml:space="preserve"> </w:t>
            </w:r>
            <w:proofErr w:type="gramStart"/>
            <w:r w:rsidRPr="005E11AF">
              <w:rPr>
                <w:rFonts w:ascii="Roboto Condensed" w:hAnsi="Roboto Condensed" w:cs="Calibri"/>
                <w:sz w:val="20"/>
                <w:szCs w:val="20"/>
              </w:rPr>
              <w:t>data</w:t>
            </w:r>
            <w:proofErr w:type="gramEnd"/>
            <w:r w:rsidRPr="005E11AF">
              <w:rPr>
                <w:rFonts w:ascii="Roboto Condensed" w:hAnsi="Roboto Condensed" w:cs="Calibri"/>
                <w:sz w:val="20"/>
                <w:szCs w:val="20"/>
              </w:rPr>
              <w:t xml:space="preserve"> </w:t>
            </w:r>
            <w:proofErr w:type="spellStart"/>
            <w:r w:rsidRPr="005E11AF">
              <w:rPr>
                <w:rFonts w:ascii="Roboto Condensed" w:hAnsi="Roboto Condensed" w:cs="Calibri"/>
                <w:sz w:val="20"/>
                <w:szCs w:val="20"/>
              </w:rPr>
              <w:t>analyst</w:t>
            </w:r>
            <w:proofErr w:type="spellEnd"/>
            <w:r w:rsidRPr="005E11AF">
              <w:rPr>
                <w:rFonts w:ascii="Roboto Condensed" w:hAnsi="Roboto Condensed" w:cs="Calibri"/>
                <w:spacing w:val="-2"/>
                <w:sz w:val="20"/>
                <w:szCs w:val="20"/>
              </w:rPr>
              <w:t xml:space="preserve"> </w:t>
            </w:r>
            <w:r w:rsidRPr="005E11AF">
              <w:rPr>
                <w:rFonts w:ascii="Roboto Condensed" w:hAnsi="Roboto Condensed" w:cs="Calibri"/>
                <w:sz w:val="20"/>
                <w:szCs w:val="20"/>
              </w:rPr>
              <w:t>;</w:t>
            </w:r>
          </w:p>
          <w:p w14:paraId="4BAFD95D" w14:textId="77777777" w:rsidR="000040BB" w:rsidRPr="005E11AF" w:rsidRDefault="000040BB" w:rsidP="00713078">
            <w:pPr>
              <w:autoSpaceDE w:val="0"/>
              <w:autoSpaceDN w:val="0"/>
              <w:adjustRightInd w:val="0"/>
              <w:spacing w:after="0" w:line="240" w:lineRule="auto"/>
              <w:ind w:left="244" w:right="-23" w:hanging="142"/>
              <w:rPr>
                <w:rFonts w:ascii="Roboto Condensed" w:hAnsi="Roboto Condensed" w:cs="Calibri"/>
                <w:sz w:val="20"/>
                <w:szCs w:val="20"/>
              </w:rPr>
            </w:pPr>
            <w:r w:rsidRPr="005E11AF">
              <w:rPr>
                <w:rFonts w:ascii="Roboto Condensed" w:hAnsi="Roboto Condensed" w:cs="Calibri"/>
                <w:spacing w:val="1"/>
                <w:sz w:val="20"/>
                <w:szCs w:val="20"/>
              </w:rPr>
              <w:t>1</w:t>
            </w:r>
            <w:r w:rsidRPr="005E11AF">
              <w:rPr>
                <w:rFonts w:ascii="Roboto Condensed" w:hAnsi="Roboto Condensed" w:cs="Calibri"/>
                <w:sz w:val="20"/>
                <w:szCs w:val="20"/>
              </w:rPr>
              <w:t>.2.</w:t>
            </w:r>
            <w:r w:rsidRPr="005E11AF">
              <w:rPr>
                <w:rFonts w:ascii="Roboto Condensed" w:hAnsi="Roboto Condensed" w:cs="Calibri"/>
                <w:spacing w:val="47"/>
                <w:sz w:val="20"/>
                <w:szCs w:val="20"/>
              </w:rPr>
              <w:t xml:space="preserve"> </w:t>
            </w:r>
            <w:r w:rsidRPr="005E11AF">
              <w:rPr>
                <w:rFonts w:ascii="Roboto Condensed" w:hAnsi="Roboto Condensed" w:cs="Calibri"/>
                <w:spacing w:val="1"/>
                <w:sz w:val="20"/>
                <w:szCs w:val="20"/>
              </w:rPr>
              <w:t>L</w:t>
            </w:r>
            <w:r w:rsidRPr="005E11AF">
              <w:rPr>
                <w:rFonts w:ascii="Roboto Condensed" w:hAnsi="Roboto Condensed" w:cs="Calibri"/>
                <w:sz w:val="20"/>
                <w:szCs w:val="20"/>
              </w:rPr>
              <w:t>a gest</w:t>
            </w:r>
            <w:r w:rsidRPr="005E11AF">
              <w:rPr>
                <w:rFonts w:ascii="Roboto Condensed" w:hAnsi="Roboto Condensed" w:cs="Calibri"/>
                <w:spacing w:val="-2"/>
                <w:sz w:val="20"/>
                <w:szCs w:val="20"/>
              </w:rPr>
              <w:t>i</w:t>
            </w:r>
            <w:r w:rsidRPr="005E11AF">
              <w:rPr>
                <w:rFonts w:ascii="Roboto Condensed" w:hAnsi="Roboto Condensed" w:cs="Calibri"/>
                <w:spacing w:val="1"/>
                <w:sz w:val="20"/>
                <w:szCs w:val="20"/>
              </w:rPr>
              <w:t>o</w:t>
            </w:r>
            <w:r w:rsidRPr="005E11AF">
              <w:rPr>
                <w:rFonts w:ascii="Roboto Condensed" w:hAnsi="Roboto Condensed" w:cs="Calibri"/>
                <w:sz w:val="20"/>
                <w:szCs w:val="20"/>
              </w:rPr>
              <w:t>n</w:t>
            </w:r>
            <w:r w:rsidRPr="005E11AF">
              <w:rPr>
                <w:rFonts w:ascii="Roboto Condensed" w:hAnsi="Roboto Condensed" w:cs="Calibri"/>
                <w:spacing w:val="-1"/>
                <w:sz w:val="20"/>
                <w:szCs w:val="20"/>
              </w:rPr>
              <w:t xml:space="preserve"> </w:t>
            </w:r>
            <w:r w:rsidRPr="005E11AF">
              <w:rPr>
                <w:rFonts w:ascii="Roboto Condensed" w:hAnsi="Roboto Condensed" w:cs="Calibri"/>
                <w:sz w:val="20"/>
                <w:szCs w:val="20"/>
              </w:rPr>
              <w:t>d</w:t>
            </w:r>
            <w:r w:rsidRPr="005E11AF">
              <w:rPr>
                <w:rFonts w:ascii="Roboto Condensed" w:hAnsi="Roboto Condensed" w:cs="Calibri"/>
                <w:spacing w:val="-2"/>
                <w:sz w:val="20"/>
                <w:szCs w:val="20"/>
              </w:rPr>
              <w:t>e</w:t>
            </w:r>
            <w:r w:rsidRPr="005E11AF">
              <w:rPr>
                <w:rFonts w:ascii="Roboto Condensed" w:hAnsi="Roboto Condensed" w:cs="Calibri"/>
                <w:sz w:val="20"/>
                <w:szCs w:val="20"/>
              </w:rPr>
              <w:t>s pr</w:t>
            </w:r>
            <w:r w:rsidRPr="005E11AF">
              <w:rPr>
                <w:rFonts w:ascii="Roboto Condensed" w:hAnsi="Roboto Condensed" w:cs="Calibri"/>
                <w:spacing w:val="1"/>
                <w:sz w:val="20"/>
                <w:szCs w:val="20"/>
              </w:rPr>
              <w:t>o</w:t>
            </w:r>
            <w:r w:rsidRPr="005E11AF">
              <w:rPr>
                <w:rFonts w:ascii="Roboto Condensed" w:hAnsi="Roboto Condensed" w:cs="Calibri"/>
                <w:spacing w:val="-2"/>
                <w:sz w:val="20"/>
                <w:szCs w:val="20"/>
              </w:rPr>
              <w:t>j</w:t>
            </w:r>
            <w:r w:rsidRPr="005E11AF">
              <w:rPr>
                <w:rFonts w:ascii="Roboto Condensed" w:hAnsi="Roboto Condensed" w:cs="Calibri"/>
                <w:sz w:val="20"/>
                <w:szCs w:val="20"/>
              </w:rPr>
              <w:t>e</w:t>
            </w:r>
            <w:r w:rsidRPr="005E11AF">
              <w:rPr>
                <w:rFonts w:ascii="Roboto Condensed" w:hAnsi="Roboto Condensed" w:cs="Calibri"/>
                <w:spacing w:val="1"/>
                <w:sz w:val="20"/>
                <w:szCs w:val="20"/>
              </w:rPr>
              <w:t>t</w:t>
            </w:r>
            <w:r w:rsidRPr="005E11AF">
              <w:rPr>
                <w:rFonts w:ascii="Roboto Condensed" w:hAnsi="Roboto Condensed" w:cs="Calibri"/>
                <w:sz w:val="20"/>
                <w:szCs w:val="20"/>
              </w:rPr>
              <w:t>s</w:t>
            </w:r>
            <w:r w:rsidRPr="005E11AF">
              <w:rPr>
                <w:rFonts w:ascii="Roboto Condensed" w:hAnsi="Roboto Condensed" w:cs="Calibri"/>
                <w:spacing w:val="-2"/>
                <w:sz w:val="20"/>
                <w:szCs w:val="20"/>
              </w:rPr>
              <w:t xml:space="preserve"> </w:t>
            </w:r>
            <w:r w:rsidRPr="005E11AF">
              <w:rPr>
                <w:rFonts w:ascii="Roboto Condensed" w:hAnsi="Roboto Condensed" w:cs="Calibri"/>
                <w:sz w:val="20"/>
                <w:szCs w:val="20"/>
              </w:rPr>
              <w:t>inte</w:t>
            </w:r>
            <w:r w:rsidRPr="005E11AF">
              <w:rPr>
                <w:rFonts w:ascii="Roboto Condensed" w:hAnsi="Roboto Condensed" w:cs="Calibri"/>
                <w:spacing w:val="-2"/>
                <w:sz w:val="20"/>
                <w:szCs w:val="20"/>
              </w:rPr>
              <w:t>r</w:t>
            </w:r>
            <w:r w:rsidRPr="005E11AF">
              <w:rPr>
                <w:rFonts w:ascii="Roboto Condensed" w:hAnsi="Roboto Condensed" w:cs="Calibri"/>
                <w:spacing w:val="-1"/>
                <w:sz w:val="20"/>
                <w:szCs w:val="20"/>
              </w:rPr>
              <w:t>n</w:t>
            </w:r>
            <w:r w:rsidRPr="005E11AF">
              <w:rPr>
                <w:rFonts w:ascii="Roboto Condensed" w:hAnsi="Roboto Condensed" w:cs="Calibri"/>
                <w:sz w:val="20"/>
                <w:szCs w:val="20"/>
              </w:rPr>
              <w:t>ati</w:t>
            </w:r>
            <w:r w:rsidRPr="005E11AF">
              <w:rPr>
                <w:rFonts w:ascii="Roboto Condensed" w:hAnsi="Roboto Condensed" w:cs="Calibri"/>
                <w:spacing w:val="1"/>
                <w:sz w:val="20"/>
                <w:szCs w:val="20"/>
              </w:rPr>
              <w:t>o</w:t>
            </w:r>
            <w:r w:rsidRPr="005E11AF">
              <w:rPr>
                <w:rFonts w:ascii="Roboto Condensed" w:hAnsi="Roboto Condensed" w:cs="Calibri"/>
                <w:spacing w:val="-1"/>
                <w:sz w:val="20"/>
                <w:szCs w:val="20"/>
              </w:rPr>
              <w:t>n</w:t>
            </w:r>
            <w:r w:rsidRPr="005E11AF">
              <w:rPr>
                <w:rFonts w:ascii="Roboto Condensed" w:hAnsi="Roboto Condensed" w:cs="Calibri"/>
                <w:sz w:val="20"/>
                <w:szCs w:val="20"/>
              </w:rPr>
              <w:t>a</w:t>
            </w:r>
            <w:r w:rsidRPr="005E11AF">
              <w:rPr>
                <w:rFonts w:ascii="Roboto Condensed" w:hAnsi="Roboto Condensed" w:cs="Calibri"/>
                <w:spacing w:val="-1"/>
                <w:sz w:val="20"/>
                <w:szCs w:val="20"/>
              </w:rPr>
              <w:t>u</w:t>
            </w:r>
            <w:r w:rsidRPr="005E11AF">
              <w:rPr>
                <w:rFonts w:ascii="Roboto Condensed" w:hAnsi="Roboto Condensed" w:cs="Calibri"/>
                <w:sz w:val="20"/>
                <w:szCs w:val="20"/>
              </w:rPr>
              <w:t>x</w:t>
            </w:r>
            <w:r w:rsidRPr="005E11AF">
              <w:rPr>
                <w:rFonts w:ascii="Roboto Condensed" w:hAnsi="Roboto Condensed" w:cs="Calibri"/>
                <w:spacing w:val="1"/>
                <w:sz w:val="20"/>
                <w:szCs w:val="20"/>
              </w:rPr>
              <w:t xml:space="preserve"> </w:t>
            </w:r>
            <w:r w:rsidRPr="005E11AF">
              <w:rPr>
                <w:rFonts w:ascii="Roboto Condensed" w:hAnsi="Roboto Condensed" w:cs="Calibri"/>
                <w:spacing w:val="-1"/>
                <w:sz w:val="20"/>
                <w:szCs w:val="20"/>
              </w:rPr>
              <w:t>d</w:t>
            </w:r>
            <w:r w:rsidRPr="005E11AF">
              <w:rPr>
                <w:rFonts w:ascii="Roboto Condensed" w:hAnsi="Roboto Condensed" w:cs="Calibri"/>
                <w:sz w:val="20"/>
                <w:szCs w:val="20"/>
              </w:rPr>
              <w:t>a</w:t>
            </w:r>
            <w:r w:rsidRPr="005E11AF">
              <w:rPr>
                <w:rFonts w:ascii="Roboto Condensed" w:hAnsi="Roboto Condensed" w:cs="Calibri"/>
                <w:spacing w:val="-1"/>
                <w:sz w:val="20"/>
                <w:szCs w:val="20"/>
              </w:rPr>
              <w:t>n</w:t>
            </w:r>
            <w:r w:rsidRPr="005E11AF">
              <w:rPr>
                <w:rFonts w:ascii="Roboto Condensed" w:hAnsi="Roboto Condensed" w:cs="Calibri"/>
                <w:sz w:val="20"/>
                <w:szCs w:val="20"/>
              </w:rPr>
              <w:t xml:space="preserve">s </w:t>
            </w:r>
            <w:r w:rsidRPr="005E11AF">
              <w:rPr>
                <w:rFonts w:ascii="Roboto Condensed" w:hAnsi="Roboto Condensed" w:cs="Calibri"/>
                <w:spacing w:val="-2"/>
                <w:sz w:val="20"/>
                <w:szCs w:val="20"/>
              </w:rPr>
              <w:t>l</w:t>
            </w:r>
            <w:r w:rsidRPr="005E11AF">
              <w:rPr>
                <w:rFonts w:ascii="Roboto Condensed" w:hAnsi="Roboto Condensed" w:cs="Calibri"/>
                <w:sz w:val="20"/>
                <w:szCs w:val="20"/>
              </w:rPr>
              <w:t>es</w:t>
            </w:r>
            <w:r w:rsidRPr="005E11AF">
              <w:rPr>
                <w:rFonts w:ascii="Roboto Condensed" w:hAnsi="Roboto Condensed" w:cs="Calibri"/>
                <w:spacing w:val="-1"/>
                <w:sz w:val="20"/>
                <w:szCs w:val="20"/>
              </w:rPr>
              <w:t xml:space="preserve"> </w:t>
            </w:r>
            <w:r w:rsidRPr="005E11AF">
              <w:rPr>
                <w:rFonts w:ascii="Roboto Condensed" w:hAnsi="Roboto Condensed" w:cs="Calibri"/>
                <w:spacing w:val="1"/>
                <w:sz w:val="20"/>
                <w:szCs w:val="20"/>
              </w:rPr>
              <w:t>o</w:t>
            </w:r>
            <w:r w:rsidRPr="005E11AF">
              <w:rPr>
                <w:rFonts w:ascii="Roboto Condensed" w:hAnsi="Roboto Condensed" w:cs="Calibri"/>
                <w:sz w:val="20"/>
                <w:szCs w:val="20"/>
              </w:rPr>
              <w:t>r</w:t>
            </w:r>
            <w:r w:rsidRPr="005E11AF">
              <w:rPr>
                <w:rFonts w:ascii="Roboto Condensed" w:hAnsi="Roboto Condensed" w:cs="Calibri"/>
                <w:spacing w:val="-1"/>
                <w:sz w:val="20"/>
                <w:szCs w:val="20"/>
              </w:rPr>
              <w:t>g</w:t>
            </w:r>
            <w:r w:rsidRPr="005E11AF">
              <w:rPr>
                <w:rFonts w:ascii="Roboto Condensed" w:hAnsi="Roboto Condensed" w:cs="Calibri"/>
                <w:sz w:val="20"/>
                <w:szCs w:val="20"/>
              </w:rPr>
              <w:t>a</w:t>
            </w:r>
            <w:r w:rsidRPr="005E11AF">
              <w:rPr>
                <w:rFonts w:ascii="Roboto Condensed" w:hAnsi="Roboto Condensed" w:cs="Calibri"/>
                <w:spacing w:val="-1"/>
                <w:sz w:val="20"/>
                <w:szCs w:val="20"/>
              </w:rPr>
              <w:t>n</w:t>
            </w:r>
            <w:r w:rsidRPr="005E11AF">
              <w:rPr>
                <w:rFonts w:ascii="Roboto Condensed" w:hAnsi="Roboto Condensed" w:cs="Calibri"/>
                <w:sz w:val="20"/>
                <w:szCs w:val="20"/>
              </w:rPr>
              <w:t>i</w:t>
            </w:r>
            <w:r w:rsidRPr="005E11AF">
              <w:rPr>
                <w:rFonts w:ascii="Roboto Condensed" w:hAnsi="Roboto Condensed" w:cs="Calibri"/>
                <w:spacing w:val="-3"/>
                <w:sz w:val="20"/>
                <w:szCs w:val="20"/>
              </w:rPr>
              <w:t>s</w:t>
            </w:r>
            <w:r w:rsidRPr="005E11AF">
              <w:rPr>
                <w:rFonts w:ascii="Roboto Condensed" w:hAnsi="Roboto Condensed" w:cs="Calibri"/>
                <w:sz w:val="20"/>
                <w:szCs w:val="20"/>
              </w:rPr>
              <w:t>ati</w:t>
            </w:r>
            <w:r w:rsidRPr="005E11AF">
              <w:rPr>
                <w:rFonts w:ascii="Roboto Condensed" w:hAnsi="Roboto Condensed" w:cs="Calibri"/>
                <w:spacing w:val="1"/>
                <w:sz w:val="20"/>
                <w:szCs w:val="20"/>
              </w:rPr>
              <w:t>o</w:t>
            </w:r>
            <w:r w:rsidRPr="005E11AF">
              <w:rPr>
                <w:rFonts w:ascii="Roboto Condensed" w:hAnsi="Roboto Condensed" w:cs="Calibri"/>
                <w:spacing w:val="-1"/>
                <w:sz w:val="20"/>
                <w:szCs w:val="20"/>
              </w:rPr>
              <w:t>n</w:t>
            </w:r>
            <w:r w:rsidRPr="005E11AF">
              <w:rPr>
                <w:rFonts w:ascii="Roboto Condensed" w:hAnsi="Roboto Condensed" w:cs="Calibri"/>
                <w:sz w:val="20"/>
                <w:szCs w:val="20"/>
              </w:rPr>
              <w:t>s</w:t>
            </w:r>
            <w:r w:rsidRPr="005E11AF">
              <w:rPr>
                <w:rFonts w:ascii="Roboto Condensed" w:hAnsi="Roboto Condensed" w:cs="Calibri"/>
                <w:spacing w:val="1"/>
                <w:sz w:val="20"/>
                <w:szCs w:val="20"/>
              </w:rPr>
              <w:t xml:space="preserve"> </w:t>
            </w:r>
            <w:r w:rsidRPr="005E11AF">
              <w:rPr>
                <w:rFonts w:ascii="Roboto Condensed" w:hAnsi="Roboto Condensed" w:cs="Calibri"/>
                <w:sz w:val="20"/>
                <w:szCs w:val="20"/>
              </w:rPr>
              <w:t>;</w:t>
            </w:r>
          </w:p>
          <w:p w14:paraId="34329483" w14:textId="77777777" w:rsidR="000040BB" w:rsidRPr="005E11AF" w:rsidRDefault="000040BB" w:rsidP="00713078">
            <w:pPr>
              <w:autoSpaceDE w:val="0"/>
              <w:autoSpaceDN w:val="0"/>
              <w:adjustRightInd w:val="0"/>
              <w:spacing w:after="0" w:line="240" w:lineRule="auto"/>
              <w:ind w:left="102" w:right="-23"/>
              <w:rPr>
                <w:rFonts w:ascii="Roboto Condensed" w:hAnsi="Roboto Condensed" w:cs="Calibri"/>
                <w:sz w:val="20"/>
                <w:szCs w:val="20"/>
              </w:rPr>
            </w:pPr>
            <w:r w:rsidRPr="005E11AF">
              <w:rPr>
                <w:rFonts w:ascii="Roboto Condensed" w:hAnsi="Roboto Condensed" w:cs="Calibri"/>
                <w:spacing w:val="1"/>
                <w:position w:val="1"/>
                <w:sz w:val="20"/>
                <w:szCs w:val="20"/>
              </w:rPr>
              <w:t>1</w:t>
            </w:r>
            <w:r w:rsidRPr="005E11AF">
              <w:rPr>
                <w:rFonts w:ascii="Roboto Condensed" w:hAnsi="Roboto Condensed" w:cs="Calibri"/>
                <w:position w:val="1"/>
                <w:sz w:val="20"/>
                <w:szCs w:val="20"/>
              </w:rPr>
              <w:t>.3.</w:t>
            </w:r>
            <w:r w:rsidRPr="005E11AF">
              <w:rPr>
                <w:rFonts w:ascii="Roboto Condensed" w:hAnsi="Roboto Condensed" w:cs="Calibri"/>
                <w:spacing w:val="47"/>
                <w:position w:val="1"/>
                <w:sz w:val="20"/>
                <w:szCs w:val="20"/>
              </w:rPr>
              <w:t xml:space="preserve"> </w:t>
            </w:r>
            <w:r w:rsidRPr="005E11AF">
              <w:rPr>
                <w:rFonts w:ascii="Roboto Condensed" w:hAnsi="Roboto Condensed" w:cs="Calibri"/>
                <w:spacing w:val="1"/>
                <w:position w:val="1"/>
                <w:sz w:val="20"/>
                <w:szCs w:val="20"/>
              </w:rPr>
              <w:t>L</w:t>
            </w:r>
            <w:r w:rsidRPr="005E11AF">
              <w:rPr>
                <w:rFonts w:ascii="Roboto Condensed" w:hAnsi="Roboto Condensed" w:cs="Calibri"/>
                <w:position w:val="1"/>
                <w:sz w:val="20"/>
                <w:szCs w:val="20"/>
              </w:rPr>
              <w:t>es</w:t>
            </w:r>
            <w:r w:rsidRPr="005E11AF">
              <w:rPr>
                <w:rFonts w:ascii="Roboto Condensed" w:hAnsi="Roboto Condensed" w:cs="Calibri"/>
                <w:spacing w:val="1"/>
                <w:position w:val="1"/>
                <w:sz w:val="20"/>
                <w:szCs w:val="20"/>
              </w:rPr>
              <w:t xml:space="preserve"> </w:t>
            </w:r>
            <w:r w:rsidRPr="005E11AF">
              <w:rPr>
                <w:rFonts w:ascii="Roboto Condensed" w:hAnsi="Roboto Condensed" w:cs="Calibri"/>
                <w:position w:val="1"/>
                <w:sz w:val="20"/>
                <w:szCs w:val="20"/>
              </w:rPr>
              <w:t>as</w:t>
            </w:r>
            <w:r w:rsidRPr="005E11AF">
              <w:rPr>
                <w:rFonts w:ascii="Roboto Condensed" w:hAnsi="Roboto Condensed" w:cs="Calibri"/>
                <w:spacing w:val="-3"/>
                <w:position w:val="1"/>
                <w:sz w:val="20"/>
                <w:szCs w:val="20"/>
              </w:rPr>
              <w:t>p</w:t>
            </w:r>
            <w:r w:rsidRPr="005E11AF">
              <w:rPr>
                <w:rFonts w:ascii="Roboto Condensed" w:hAnsi="Roboto Condensed" w:cs="Calibri"/>
                <w:position w:val="1"/>
                <w:sz w:val="20"/>
                <w:szCs w:val="20"/>
              </w:rPr>
              <w:t>ec</w:t>
            </w:r>
            <w:r w:rsidRPr="005E11AF">
              <w:rPr>
                <w:rFonts w:ascii="Roboto Condensed" w:hAnsi="Roboto Condensed" w:cs="Calibri"/>
                <w:spacing w:val="1"/>
                <w:position w:val="1"/>
                <w:sz w:val="20"/>
                <w:szCs w:val="20"/>
              </w:rPr>
              <w:t>t</w:t>
            </w:r>
            <w:r w:rsidRPr="005E11AF">
              <w:rPr>
                <w:rFonts w:ascii="Roboto Condensed" w:hAnsi="Roboto Condensed" w:cs="Calibri"/>
                <w:position w:val="1"/>
                <w:sz w:val="20"/>
                <w:szCs w:val="20"/>
              </w:rPr>
              <w:t>s</w:t>
            </w:r>
            <w:r w:rsidRPr="005E11AF">
              <w:rPr>
                <w:rFonts w:ascii="Roboto Condensed" w:hAnsi="Roboto Condensed" w:cs="Calibri"/>
                <w:spacing w:val="-2"/>
                <w:position w:val="1"/>
                <w:sz w:val="20"/>
                <w:szCs w:val="20"/>
              </w:rPr>
              <w:t xml:space="preserve"> </w:t>
            </w:r>
            <w:r w:rsidRPr="005E11AF">
              <w:rPr>
                <w:rFonts w:ascii="Roboto Condensed" w:hAnsi="Roboto Condensed" w:cs="Calibri"/>
                <w:position w:val="1"/>
                <w:sz w:val="20"/>
                <w:szCs w:val="20"/>
              </w:rPr>
              <w:t>h</w:t>
            </w:r>
            <w:r w:rsidRPr="005E11AF">
              <w:rPr>
                <w:rFonts w:ascii="Roboto Condensed" w:hAnsi="Roboto Condensed" w:cs="Calibri"/>
                <w:spacing w:val="-1"/>
                <w:position w:val="1"/>
                <w:sz w:val="20"/>
                <w:szCs w:val="20"/>
              </w:rPr>
              <w:t>u</w:t>
            </w:r>
            <w:r w:rsidRPr="005E11AF">
              <w:rPr>
                <w:rFonts w:ascii="Roboto Condensed" w:hAnsi="Roboto Condensed" w:cs="Calibri"/>
                <w:spacing w:val="1"/>
                <w:position w:val="1"/>
                <w:sz w:val="20"/>
                <w:szCs w:val="20"/>
              </w:rPr>
              <w:t>m</w:t>
            </w:r>
            <w:r w:rsidRPr="005E11AF">
              <w:rPr>
                <w:rFonts w:ascii="Roboto Condensed" w:hAnsi="Roboto Condensed" w:cs="Calibri"/>
                <w:position w:val="1"/>
                <w:sz w:val="20"/>
                <w:szCs w:val="20"/>
              </w:rPr>
              <w:t>ai</w:t>
            </w:r>
            <w:r w:rsidRPr="005E11AF">
              <w:rPr>
                <w:rFonts w:ascii="Roboto Condensed" w:hAnsi="Roboto Condensed" w:cs="Calibri"/>
                <w:spacing w:val="-1"/>
                <w:position w:val="1"/>
                <w:sz w:val="20"/>
                <w:szCs w:val="20"/>
              </w:rPr>
              <w:t>n</w:t>
            </w:r>
            <w:r w:rsidRPr="005E11AF">
              <w:rPr>
                <w:rFonts w:ascii="Roboto Condensed" w:hAnsi="Roboto Condensed" w:cs="Calibri"/>
                <w:position w:val="1"/>
                <w:sz w:val="20"/>
                <w:szCs w:val="20"/>
              </w:rPr>
              <w:t xml:space="preserve">s </w:t>
            </w:r>
            <w:r w:rsidRPr="005E11AF">
              <w:rPr>
                <w:rFonts w:ascii="Roboto Condensed" w:hAnsi="Roboto Condensed" w:cs="Calibri"/>
                <w:spacing w:val="-3"/>
                <w:position w:val="1"/>
                <w:sz w:val="20"/>
                <w:szCs w:val="20"/>
              </w:rPr>
              <w:t>d</w:t>
            </w:r>
            <w:r w:rsidRPr="005E11AF">
              <w:rPr>
                <w:rFonts w:ascii="Roboto Condensed" w:hAnsi="Roboto Condensed" w:cs="Calibri"/>
                <w:position w:val="1"/>
                <w:sz w:val="20"/>
                <w:szCs w:val="20"/>
              </w:rPr>
              <w:t>e</w:t>
            </w:r>
            <w:r w:rsidRPr="005E11AF">
              <w:rPr>
                <w:rFonts w:ascii="Roboto Condensed" w:hAnsi="Roboto Condensed" w:cs="Calibri"/>
                <w:spacing w:val="1"/>
                <w:position w:val="1"/>
                <w:sz w:val="20"/>
                <w:szCs w:val="20"/>
              </w:rPr>
              <w:t xml:space="preserve"> </w:t>
            </w:r>
            <w:r w:rsidRPr="005E11AF">
              <w:rPr>
                <w:rFonts w:ascii="Roboto Condensed" w:hAnsi="Roboto Condensed" w:cs="Calibri"/>
                <w:position w:val="1"/>
                <w:sz w:val="20"/>
                <w:szCs w:val="20"/>
              </w:rPr>
              <w:t xml:space="preserve">la </w:t>
            </w:r>
            <w:r w:rsidRPr="005E11AF">
              <w:rPr>
                <w:rFonts w:ascii="Roboto Condensed" w:hAnsi="Roboto Condensed" w:cs="Calibri"/>
                <w:spacing w:val="-3"/>
                <w:position w:val="1"/>
                <w:sz w:val="20"/>
                <w:szCs w:val="20"/>
              </w:rPr>
              <w:t>g</w:t>
            </w:r>
            <w:r w:rsidRPr="005E11AF">
              <w:rPr>
                <w:rFonts w:ascii="Roboto Condensed" w:hAnsi="Roboto Condensed" w:cs="Calibri"/>
                <w:position w:val="1"/>
                <w:sz w:val="20"/>
                <w:szCs w:val="20"/>
              </w:rPr>
              <w:t>es</w:t>
            </w:r>
            <w:r w:rsidRPr="005E11AF">
              <w:rPr>
                <w:rFonts w:ascii="Roboto Condensed" w:hAnsi="Roboto Condensed" w:cs="Calibri"/>
                <w:spacing w:val="1"/>
                <w:position w:val="1"/>
                <w:sz w:val="20"/>
                <w:szCs w:val="20"/>
              </w:rPr>
              <w:t>t</w:t>
            </w:r>
            <w:r w:rsidRPr="005E11AF">
              <w:rPr>
                <w:rFonts w:ascii="Roboto Condensed" w:hAnsi="Roboto Condensed" w:cs="Calibri"/>
                <w:position w:val="1"/>
                <w:sz w:val="20"/>
                <w:szCs w:val="20"/>
              </w:rPr>
              <w:t>i</w:t>
            </w:r>
            <w:r w:rsidRPr="005E11AF">
              <w:rPr>
                <w:rFonts w:ascii="Roboto Condensed" w:hAnsi="Roboto Condensed" w:cs="Calibri"/>
                <w:spacing w:val="1"/>
                <w:position w:val="1"/>
                <w:sz w:val="20"/>
                <w:szCs w:val="20"/>
              </w:rPr>
              <w:t>o</w:t>
            </w:r>
            <w:r w:rsidRPr="005E11AF">
              <w:rPr>
                <w:rFonts w:ascii="Roboto Condensed" w:hAnsi="Roboto Condensed" w:cs="Calibri"/>
                <w:position w:val="1"/>
                <w:sz w:val="20"/>
                <w:szCs w:val="20"/>
              </w:rPr>
              <w:t>n</w:t>
            </w:r>
            <w:r w:rsidRPr="005E11AF">
              <w:rPr>
                <w:rFonts w:ascii="Roboto Condensed" w:hAnsi="Roboto Condensed" w:cs="Calibri"/>
                <w:spacing w:val="-3"/>
                <w:position w:val="1"/>
                <w:sz w:val="20"/>
                <w:szCs w:val="20"/>
              </w:rPr>
              <w:t xml:space="preserve"> </w:t>
            </w:r>
            <w:r w:rsidRPr="005E11AF">
              <w:rPr>
                <w:rFonts w:ascii="Roboto Condensed" w:hAnsi="Roboto Condensed" w:cs="Calibri"/>
                <w:position w:val="1"/>
                <w:sz w:val="20"/>
                <w:szCs w:val="20"/>
              </w:rPr>
              <w:t>d’</w:t>
            </w:r>
            <w:r w:rsidRPr="005E11AF">
              <w:rPr>
                <w:rFonts w:ascii="Roboto Condensed" w:hAnsi="Roboto Condensed" w:cs="Calibri"/>
                <w:spacing w:val="-1"/>
                <w:position w:val="1"/>
                <w:sz w:val="20"/>
                <w:szCs w:val="20"/>
              </w:rPr>
              <w:t>u</w:t>
            </w:r>
            <w:r w:rsidRPr="005E11AF">
              <w:rPr>
                <w:rFonts w:ascii="Roboto Condensed" w:hAnsi="Roboto Condensed" w:cs="Calibri"/>
                <w:position w:val="1"/>
                <w:sz w:val="20"/>
                <w:szCs w:val="20"/>
              </w:rPr>
              <w:t>n proj</w:t>
            </w:r>
            <w:r w:rsidRPr="005E11AF">
              <w:rPr>
                <w:rFonts w:ascii="Roboto Condensed" w:hAnsi="Roboto Condensed" w:cs="Calibri"/>
                <w:spacing w:val="-2"/>
                <w:position w:val="1"/>
                <w:sz w:val="20"/>
                <w:szCs w:val="20"/>
              </w:rPr>
              <w:t>e</w:t>
            </w:r>
            <w:r w:rsidRPr="005E11AF">
              <w:rPr>
                <w:rFonts w:ascii="Roboto Condensed" w:hAnsi="Roboto Condensed" w:cs="Calibri"/>
                <w:position w:val="1"/>
                <w:sz w:val="20"/>
                <w:szCs w:val="20"/>
              </w:rPr>
              <w:t>t</w:t>
            </w:r>
            <w:r w:rsidRPr="005E11AF">
              <w:rPr>
                <w:rFonts w:ascii="Roboto Condensed" w:hAnsi="Roboto Condensed" w:cs="Calibri"/>
                <w:spacing w:val="1"/>
                <w:position w:val="1"/>
                <w:sz w:val="20"/>
                <w:szCs w:val="20"/>
              </w:rPr>
              <w:t xml:space="preserve"> </w:t>
            </w:r>
            <w:r w:rsidRPr="005E11AF">
              <w:rPr>
                <w:rFonts w:ascii="Roboto Condensed" w:hAnsi="Roboto Condensed" w:cs="Calibri"/>
                <w:position w:val="1"/>
                <w:sz w:val="20"/>
                <w:szCs w:val="20"/>
              </w:rPr>
              <w:t>i</w:t>
            </w:r>
            <w:r w:rsidRPr="005E11AF">
              <w:rPr>
                <w:rFonts w:ascii="Roboto Condensed" w:hAnsi="Roboto Condensed" w:cs="Calibri"/>
                <w:spacing w:val="-1"/>
                <w:position w:val="1"/>
                <w:sz w:val="20"/>
                <w:szCs w:val="20"/>
              </w:rPr>
              <w:t>n</w:t>
            </w:r>
            <w:r w:rsidRPr="005E11AF">
              <w:rPr>
                <w:rFonts w:ascii="Roboto Condensed" w:hAnsi="Roboto Condensed" w:cs="Calibri"/>
                <w:position w:val="1"/>
                <w:sz w:val="20"/>
                <w:szCs w:val="20"/>
              </w:rPr>
              <w:t>t</w:t>
            </w:r>
            <w:r w:rsidRPr="005E11AF">
              <w:rPr>
                <w:rFonts w:ascii="Roboto Condensed" w:hAnsi="Roboto Condensed" w:cs="Calibri"/>
                <w:spacing w:val="-2"/>
                <w:position w:val="1"/>
                <w:sz w:val="20"/>
                <w:szCs w:val="20"/>
              </w:rPr>
              <w:t>e</w:t>
            </w:r>
            <w:r w:rsidRPr="005E11AF">
              <w:rPr>
                <w:rFonts w:ascii="Roboto Condensed" w:hAnsi="Roboto Condensed" w:cs="Calibri"/>
                <w:position w:val="1"/>
                <w:sz w:val="20"/>
                <w:szCs w:val="20"/>
              </w:rPr>
              <w:t>r</w:t>
            </w:r>
            <w:r w:rsidRPr="005E11AF">
              <w:rPr>
                <w:rFonts w:ascii="Roboto Condensed" w:hAnsi="Roboto Condensed" w:cs="Calibri"/>
                <w:spacing w:val="-1"/>
                <w:position w:val="1"/>
                <w:sz w:val="20"/>
                <w:szCs w:val="20"/>
              </w:rPr>
              <w:t>n</w:t>
            </w:r>
            <w:r w:rsidRPr="005E11AF">
              <w:rPr>
                <w:rFonts w:ascii="Roboto Condensed" w:hAnsi="Roboto Condensed" w:cs="Calibri"/>
                <w:position w:val="1"/>
                <w:sz w:val="20"/>
                <w:szCs w:val="20"/>
              </w:rPr>
              <w:t>at</w:t>
            </w:r>
            <w:r w:rsidRPr="005E11AF">
              <w:rPr>
                <w:rFonts w:ascii="Roboto Condensed" w:hAnsi="Roboto Condensed" w:cs="Calibri"/>
                <w:spacing w:val="-2"/>
                <w:position w:val="1"/>
                <w:sz w:val="20"/>
                <w:szCs w:val="20"/>
              </w:rPr>
              <w:t>i</w:t>
            </w:r>
            <w:r w:rsidRPr="005E11AF">
              <w:rPr>
                <w:rFonts w:ascii="Roboto Condensed" w:hAnsi="Roboto Condensed" w:cs="Calibri"/>
                <w:spacing w:val="1"/>
                <w:position w:val="1"/>
                <w:sz w:val="20"/>
                <w:szCs w:val="20"/>
              </w:rPr>
              <w:t>o</w:t>
            </w:r>
            <w:r w:rsidRPr="005E11AF">
              <w:rPr>
                <w:rFonts w:ascii="Roboto Condensed" w:hAnsi="Roboto Condensed" w:cs="Calibri"/>
                <w:spacing w:val="-1"/>
                <w:position w:val="1"/>
                <w:sz w:val="20"/>
                <w:szCs w:val="20"/>
              </w:rPr>
              <w:t>n</w:t>
            </w:r>
            <w:r w:rsidRPr="005E11AF">
              <w:rPr>
                <w:rFonts w:ascii="Roboto Condensed" w:hAnsi="Roboto Condensed" w:cs="Calibri"/>
                <w:position w:val="1"/>
                <w:sz w:val="20"/>
                <w:szCs w:val="20"/>
              </w:rPr>
              <w:t>al</w:t>
            </w:r>
            <w:r w:rsidRPr="005E11AF">
              <w:rPr>
                <w:rFonts w:ascii="Roboto Condensed" w:hAnsi="Roboto Condensed" w:cs="Calibri"/>
                <w:spacing w:val="3"/>
                <w:position w:val="1"/>
                <w:sz w:val="20"/>
                <w:szCs w:val="20"/>
              </w:rPr>
              <w:t xml:space="preserve"> </w:t>
            </w:r>
            <w:r w:rsidRPr="005E11AF">
              <w:rPr>
                <w:rFonts w:ascii="Roboto Condensed" w:hAnsi="Roboto Condensed" w:cs="Calibri"/>
                <w:position w:val="1"/>
                <w:sz w:val="20"/>
                <w:szCs w:val="20"/>
              </w:rPr>
              <w:t>;</w:t>
            </w:r>
          </w:p>
          <w:p w14:paraId="13782342" w14:textId="77777777" w:rsidR="000040BB" w:rsidRPr="005E11AF" w:rsidRDefault="000040BB" w:rsidP="00713078">
            <w:pPr>
              <w:autoSpaceDE w:val="0"/>
              <w:autoSpaceDN w:val="0"/>
              <w:adjustRightInd w:val="0"/>
              <w:spacing w:after="0" w:line="240" w:lineRule="auto"/>
              <w:ind w:left="102" w:right="-23"/>
              <w:rPr>
                <w:rFonts w:ascii="Roboto Condensed" w:hAnsi="Roboto Condensed" w:cs="Calibri"/>
                <w:sz w:val="20"/>
                <w:szCs w:val="20"/>
              </w:rPr>
            </w:pPr>
            <w:r w:rsidRPr="005E11AF">
              <w:rPr>
                <w:rFonts w:ascii="Roboto Condensed" w:hAnsi="Roboto Condensed" w:cs="Calibri"/>
                <w:spacing w:val="1"/>
                <w:sz w:val="20"/>
                <w:szCs w:val="20"/>
              </w:rPr>
              <w:t>1</w:t>
            </w:r>
            <w:r w:rsidRPr="005E11AF">
              <w:rPr>
                <w:rFonts w:ascii="Roboto Condensed" w:hAnsi="Roboto Condensed" w:cs="Calibri"/>
                <w:sz w:val="20"/>
                <w:szCs w:val="20"/>
              </w:rPr>
              <w:t>.4.</w:t>
            </w:r>
            <w:r w:rsidRPr="005E11AF">
              <w:rPr>
                <w:rFonts w:ascii="Roboto Condensed" w:hAnsi="Roboto Condensed" w:cs="Calibri"/>
                <w:spacing w:val="47"/>
                <w:sz w:val="20"/>
                <w:szCs w:val="20"/>
              </w:rPr>
              <w:t xml:space="preserve"> </w:t>
            </w:r>
            <w:r w:rsidRPr="005E11AF">
              <w:rPr>
                <w:rFonts w:ascii="Roboto Condensed" w:hAnsi="Roboto Condensed" w:cs="Calibri"/>
                <w:spacing w:val="1"/>
                <w:sz w:val="20"/>
                <w:szCs w:val="20"/>
              </w:rPr>
              <w:t>P</w:t>
            </w:r>
            <w:r w:rsidRPr="005E11AF">
              <w:rPr>
                <w:rFonts w:ascii="Roboto Condensed" w:hAnsi="Roboto Condensed" w:cs="Calibri"/>
                <w:sz w:val="20"/>
                <w:szCs w:val="20"/>
              </w:rPr>
              <w:t>rise</w:t>
            </w:r>
            <w:r w:rsidRPr="005E11AF">
              <w:rPr>
                <w:rFonts w:ascii="Roboto Condensed" w:hAnsi="Roboto Condensed" w:cs="Calibri"/>
                <w:spacing w:val="-2"/>
                <w:sz w:val="20"/>
                <w:szCs w:val="20"/>
              </w:rPr>
              <w:t xml:space="preserve"> </w:t>
            </w:r>
            <w:r w:rsidRPr="005E11AF">
              <w:rPr>
                <w:rFonts w:ascii="Roboto Condensed" w:hAnsi="Roboto Condensed" w:cs="Calibri"/>
                <w:sz w:val="20"/>
                <w:szCs w:val="20"/>
              </w:rPr>
              <w:t xml:space="preserve">en </w:t>
            </w:r>
            <w:r w:rsidRPr="005E11AF">
              <w:rPr>
                <w:rFonts w:ascii="Roboto Condensed" w:hAnsi="Roboto Condensed" w:cs="Calibri"/>
                <w:spacing w:val="-2"/>
                <w:sz w:val="20"/>
                <w:szCs w:val="20"/>
              </w:rPr>
              <w:t>c</w:t>
            </w:r>
            <w:r w:rsidRPr="005E11AF">
              <w:rPr>
                <w:rFonts w:ascii="Roboto Condensed" w:hAnsi="Roboto Condensed" w:cs="Calibri"/>
                <w:spacing w:val="-1"/>
                <w:sz w:val="20"/>
                <w:szCs w:val="20"/>
              </w:rPr>
              <w:t>o</w:t>
            </w:r>
            <w:r w:rsidRPr="005E11AF">
              <w:rPr>
                <w:rFonts w:ascii="Roboto Condensed" w:hAnsi="Roboto Condensed" w:cs="Calibri"/>
                <w:spacing w:val="1"/>
                <w:sz w:val="20"/>
                <w:szCs w:val="20"/>
              </w:rPr>
              <w:t>m</w:t>
            </w:r>
            <w:r w:rsidRPr="005E11AF">
              <w:rPr>
                <w:rFonts w:ascii="Roboto Condensed" w:hAnsi="Roboto Condensed" w:cs="Calibri"/>
                <w:spacing w:val="-1"/>
                <w:sz w:val="20"/>
                <w:szCs w:val="20"/>
              </w:rPr>
              <w:t>p</w:t>
            </w:r>
            <w:r w:rsidRPr="005E11AF">
              <w:rPr>
                <w:rFonts w:ascii="Roboto Condensed" w:hAnsi="Roboto Condensed" w:cs="Calibri"/>
                <w:sz w:val="20"/>
                <w:szCs w:val="20"/>
              </w:rPr>
              <w:t>te</w:t>
            </w:r>
            <w:r w:rsidRPr="005E11AF">
              <w:rPr>
                <w:rFonts w:ascii="Roboto Condensed" w:hAnsi="Roboto Condensed" w:cs="Calibri"/>
                <w:spacing w:val="1"/>
                <w:sz w:val="20"/>
                <w:szCs w:val="20"/>
              </w:rPr>
              <w:t xml:space="preserve"> </w:t>
            </w:r>
            <w:r w:rsidRPr="005E11AF">
              <w:rPr>
                <w:rFonts w:ascii="Roboto Condensed" w:hAnsi="Roboto Condensed" w:cs="Calibri"/>
                <w:spacing w:val="-3"/>
                <w:sz w:val="20"/>
                <w:szCs w:val="20"/>
              </w:rPr>
              <w:t>d</w:t>
            </w:r>
            <w:r w:rsidRPr="005E11AF">
              <w:rPr>
                <w:rFonts w:ascii="Roboto Condensed" w:hAnsi="Roboto Condensed" w:cs="Calibri"/>
                <w:sz w:val="20"/>
                <w:szCs w:val="20"/>
              </w:rPr>
              <w:t>es</w:t>
            </w:r>
            <w:r w:rsidRPr="005E11AF">
              <w:rPr>
                <w:rFonts w:ascii="Roboto Condensed" w:hAnsi="Roboto Condensed" w:cs="Calibri"/>
                <w:spacing w:val="1"/>
                <w:sz w:val="20"/>
                <w:szCs w:val="20"/>
              </w:rPr>
              <w:t xml:space="preserve"> </w:t>
            </w:r>
            <w:r w:rsidRPr="005E11AF">
              <w:rPr>
                <w:rFonts w:ascii="Roboto Condensed" w:hAnsi="Roboto Condensed" w:cs="Calibri"/>
                <w:sz w:val="20"/>
                <w:szCs w:val="20"/>
              </w:rPr>
              <w:t>législ</w:t>
            </w:r>
            <w:r w:rsidRPr="005E11AF">
              <w:rPr>
                <w:rFonts w:ascii="Roboto Condensed" w:hAnsi="Roboto Condensed" w:cs="Calibri"/>
                <w:spacing w:val="-3"/>
                <w:sz w:val="20"/>
                <w:szCs w:val="20"/>
              </w:rPr>
              <w:t>a</w:t>
            </w:r>
            <w:r w:rsidRPr="005E11AF">
              <w:rPr>
                <w:rFonts w:ascii="Roboto Condensed" w:hAnsi="Roboto Condensed" w:cs="Calibri"/>
                <w:sz w:val="20"/>
                <w:szCs w:val="20"/>
              </w:rPr>
              <w:t>ti</w:t>
            </w:r>
            <w:r w:rsidRPr="005E11AF">
              <w:rPr>
                <w:rFonts w:ascii="Roboto Condensed" w:hAnsi="Roboto Condensed" w:cs="Calibri"/>
                <w:spacing w:val="1"/>
                <w:sz w:val="20"/>
                <w:szCs w:val="20"/>
              </w:rPr>
              <w:t>o</w:t>
            </w:r>
            <w:r w:rsidRPr="005E11AF">
              <w:rPr>
                <w:rFonts w:ascii="Roboto Condensed" w:hAnsi="Roboto Condensed" w:cs="Calibri"/>
                <w:spacing w:val="-1"/>
                <w:sz w:val="20"/>
                <w:szCs w:val="20"/>
              </w:rPr>
              <w:t>n</w:t>
            </w:r>
            <w:r w:rsidRPr="005E11AF">
              <w:rPr>
                <w:rFonts w:ascii="Roboto Condensed" w:hAnsi="Roboto Condensed" w:cs="Calibri"/>
                <w:sz w:val="20"/>
                <w:szCs w:val="20"/>
              </w:rPr>
              <w:t xml:space="preserve">s par </w:t>
            </w:r>
            <w:r w:rsidRPr="005E11AF">
              <w:rPr>
                <w:rFonts w:ascii="Roboto Condensed" w:hAnsi="Roboto Condensed" w:cs="Calibri"/>
                <w:spacing w:val="-1"/>
                <w:sz w:val="20"/>
                <w:szCs w:val="20"/>
              </w:rPr>
              <w:t>p</w:t>
            </w:r>
            <w:r w:rsidRPr="005E11AF">
              <w:rPr>
                <w:rFonts w:ascii="Roboto Condensed" w:hAnsi="Roboto Condensed" w:cs="Calibri"/>
                <w:spacing w:val="-3"/>
                <w:sz w:val="20"/>
                <w:szCs w:val="20"/>
              </w:rPr>
              <w:t>a</w:t>
            </w:r>
            <w:r w:rsidRPr="005E11AF">
              <w:rPr>
                <w:rFonts w:ascii="Roboto Condensed" w:hAnsi="Roboto Condensed" w:cs="Calibri"/>
                <w:spacing w:val="1"/>
                <w:sz w:val="20"/>
                <w:szCs w:val="20"/>
              </w:rPr>
              <w:t>y</w:t>
            </w:r>
            <w:r w:rsidRPr="005E11AF">
              <w:rPr>
                <w:rFonts w:ascii="Roboto Condensed" w:hAnsi="Roboto Condensed" w:cs="Calibri"/>
                <w:sz w:val="20"/>
                <w:szCs w:val="20"/>
              </w:rPr>
              <w:t>s ;</w:t>
            </w:r>
          </w:p>
          <w:p w14:paraId="02ED6143" w14:textId="77777777" w:rsidR="000040BB" w:rsidRPr="005E11AF" w:rsidRDefault="000040BB" w:rsidP="00713078">
            <w:pPr>
              <w:autoSpaceDE w:val="0"/>
              <w:autoSpaceDN w:val="0"/>
              <w:adjustRightInd w:val="0"/>
              <w:spacing w:after="0" w:line="240" w:lineRule="auto"/>
              <w:ind w:left="102" w:right="-23"/>
              <w:rPr>
                <w:rFonts w:ascii="Roboto Condensed" w:hAnsi="Roboto Condensed" w:cs="Calibri"/>
                <w:sz w:val="20"/>
                <w:szCs w:val="20"/>
              </w:rPr>
            </w:pPr>
            <w:r w:rsidRPr="005E11AF">
              <w:rPr>
                <w:rFonts w:ascii="Roboto Condensed" w:hAnsi="Roboto Condensed" w:cs="Calibri"/>
                <w:spacing w:val="1"/>
                <w:sz w:val="20"/>
                <w:szCs w:val="20"/>
              </w:rPr>
              <w:t>1</w:t>
            </w:r>
            <w:r w:rsidRPr="005E11AF">
              <w:rPr>
                <w:rFonts w:ascii="Roboto Condensed" w:hAnsi="Roboto Condensed" w:cs="Calibri"/>
                <w:sz w:val="20"/>
                <w:szCs w:val="20"/>
              </w:rPr>
              <w:t>.5.</w:t>
            </w:r>
            <w:r w:rsidRPr="005E11AF">
              <w:rPr>
                <w:rFonts w:ascii="Roboto Condensed" w:hAnsi="Roboto Condensed" w:cs="Calibri"/>
                <w:spacing w:val="47"/>
                <w:sz w:val="20"/>
                <w:szCs w:val="20"/>
              </w:rPr>
              <w:t xml:space="preserve"> </w:t>
            </w:r>
            <w:r w:rsidRPr="005E11AF">
              <w:rPr>
                <w:rFonts w:ascii="Roboto Condensed" w:hAnsi="Roboto Condensed" w:cs="Calibri"/>
                <w:spacing w:val="1"/>
                <w:sz w:val="20"/>
                <w:szCs w:val="20"/>
              </w:rPr>
              <w:t>L</w:t>
            </w:r>
            <w:r w:rsidRPr="005E11AF">
              <w:rPr>
                <w:rFonts w:ascii="Roboto Condensed" w:hAnsi="Roboto Condensed" w:cs="Calibri"/>
                <w:sz w:val="20"/>
                <w:szCs w:val="20"/>
              </w:rPr>
              <w:t>a p</w:t>
            </w:r>
            <w:r w:rsidRPr="005E11AF">
              <w:rPr>
                <w:rFonts w:ascii="Roboto Condensed" w:hAnsi="Roboto Condensed" w:cs="Calibri"/>
                <w:spacing w:val="-1"/>
                <w:sz w:val="20"/>
                <w:szCs w:val="20"/>
              </w:rPr>
              <w:t>l</w:t>
            </w:r>
            <w:r w:rsidRPr="005E11AF">
              <w:rPr>
                <w:rFonts w:ascii="Roboto Condensed" w:hAnsi="Roboto Condensed" w:cs="Calibri"/>
                <w:sz w:val="20"/>
                <w:szCs w:val="20"/>
              </w:rPr>
              <w:t>a</w:t>
            </w:r>
            <w:r w:rsidRPr="005E11AF">
              <w:rPr>
                <w:rFonts w:ascii="Roboto Condensed" w:hAnsi="Roboto Condensed" w:cs="Calibri"/>
                <w:spacing w:val="-1"/>
                <w:sz w:val="20"/>
                <w:szCs w:val="20"/>
              </w:rPr>
              <w:t>n</w:t>
            </w:r>
            <w:r w:rsidRPr="005E11AF">
              <w:rPr>
                <w:rFonts w:ascii="Roboto Condensed" w:hAnsi="Roboto Condensed" w:cs="Calibri"/>
                <w:sz w:val="20"/>
                <w:szCs w:val="20"/>
              </w:rPr>
              <w:t>if</w:t>
            </w:r>
            <w:r w:rsidRPr="005E11AF">
              <w:rPr>
                <w:rFonts w:ascii="Roboto Condensed" w:hAnsi="Roboto Condensed" w:cs="Calibri"/>
                <w:spacing w:val="-1"/>
                <w:sz w:val="20"/>
                <w:szCs w:val="20"/>
              </w:rPr>
              <w:t>i</w:t>
            </w:r>
            <w:r w:rsidRPr="005E11AF">
              <w:rPr>
                <w:rFonts w:ascii="Roboto Condensed" w:hAnsi="Roboto Condensed" w:cs="Calibri"/>
                <w:sz w:val="20"/>
                <w:szCs w:val="20"/>
              </w:rPr>
              <w:t>cat</w:t>
            </w:r>
            <w:r w:rsidRPr="005E11AF">
              <w:rPr>
                <w:rFonts w:ascii="Roboto Condensed" w:hAnsi="Roboto Condensed" w:cs="Calibri"/>
                <w:spacing w:val="-2"/>
                <w:sz w:val="20"/>
                <w:szCs w:val="20"/>
              </w:rPr>
              <w:t>i</w:t>
            </w:r>
            <w:r w:rsidRPr="005E11AF">
              <w:rPr>
                <w:rFonts w:ascii="Roboto Condensed" w:hAnsi="Roboto Condensed" w:cs="Calibri"/>
                <w:spacing w:val="1"/>
                <w:sz w:val="20"/>
                <w:szCs w:val="20"/>
              </w:rPr>
              <w:t>o</w:t>
            </w:r>
            <w:r w:rsidRPr="005E11AF">
              <w:rPr>
                <w:rFonts w:ascii="Roboto Condensed" w:hAnsi="Roboto Condensed" w:cs="Calibri"/>
                <w:sz w:val="20"/>
                <w:szCs w:val="20"/>
              </w:rPr>
              <w:t>n d’</w:t>
            </w:r>
            <w:r w:rsidRPr="005E11AF">
              <w:rPr>
                <w:rFonts w:ascii="Roboto Condensed" w:hAnsi="Roboto Condensed" w:cs="Calibri"/>
                <w:spacing w:val="-1"/>
                <w:sz w:val="20"/>
                <w:szCs w:val="20"/>
              </w:rPr>
              <w:t>u</w:t>
            </w:r>
            <w:r w:rsidRPr="005E11AF">
              <w:rPr>
                <w:rFonts w:ascii="Roboto Condensed" w:hAnsi="Roboto Condensed" w:cs="Calibri"/>
                <w:sz w:val="20"/>
                <w:szCs w:val="20"/>
              </w:rPr>
              <w:t>n pro</w:t>
            </w:r>
            <w:r w:rsidRPr="005E11AF">
              <w:rPr>
                <w:rFonts w:ascii="Roboto Condensed" w:hAnsi="Roboto Condensed" w:cs="Calibri"/>
                <w:spacing w:val="-2"/>
                <w:sz w:val="20"/>
                <w:szCs w:val="20"/>
              </w:rPr>
              <w:t>j</w:t>
            </w:r>
            <w:r w:rsidRPr="005E11AF">
              <w:rPr>
                <w:rFonts w:ascii="Roboto Condensed" w:hAnsi="Roboto Condensed" w:cs="Calibri"/>
                <w:sz w:val="20"/>
                <w:szCs w:val="20"/>
              </w:rPr>
              <w:t>et i</w:t>
            </w:r>
            <w:r w:rsidRPr="005E11AF">
              <w:rPr>
                <w:rFonts w:ascii="Roboto Condensed" w:hAnsi="Roboto Condensed" w:cs="Calibri"/>
                <w:spacing w:val="-1"/>
                <w:sz w:val="20"/>
                <w:szCs w:val="20"/>
              </w:rPr>
              <w:t>n</w:t>
            </w:r>
            <w:r w:rsidRPr="005E11AF">
              <w:rPr>
                <w:rFonts w:ascii="Roboto Condensed" w:hAnsi="Roboto Condensed" w:cs="Calibri"/>
                <w:sz w:val="20"/>
                <w:szCs w:val="20"/>
              </w:rPr>
              <w:t>t</w:t>
            </w:r>
            <w:r w:rsidRPr="005E11AF">
              <w:rPr>
                <w:rFonts w:ascii="Roboto Condensed" w:hAnsi="Roboto Condensed" w:cs="Calibri"/>
                <w:spacing w:val="1"/>
                <w:sz w:val="20"/>
                <w:szCs w:val="20"/>
              </w:rPr>
              <w:t>e</w:t>
            </w:r>
            <w:r w:rsidRPr="005E11AF">
              <w:rPr>
                <w:rFonts w:ascii="Roboto Condensed" w:hAnsi="Roboto Condensed" w:cs="Calibri"/>
                <w:sz w:val="20"/>
                <w:szCs w:val="20"/>
              </w:rPr>
              <w:t>r</w:t>
            </w:r>
            <w:r w:rsidRPr="005E11AF">
              <w:rPr>
                <w:rFonts w:ascii="Roboto Condensed" w:hAnsi="Roboto Condensed" w:cs="Calibri"/>
                <w:spacing w:val="-1"/>
                <w:sz w:val="20"/>
                <w:szCs w:val="20"/>
              </w:rPr>
              <w:t>n</w:t>
            </w:r>
            <w:r w:rsidRPr="005E11AF">
              <w:rPr>
                <w:rFonts w:ascii="Roboto Condensed" w:hAnsi="Roboto Condensed" w:cs="Calibri"/>
                <w:sz w:val="20"/>
                <w:szCs w:val="20"/>
              </w:rPr>
              <w:t>ati</w:t>
            </w:r>
            <w:r w:rsidRPr="005E11AF">
              <w:rPr>
                <w:rFonts w:ascii="Roboto Condensed" w:hAnsi="Roboto Condensed" w:cs="Calibri"/>
                <w:spacing w:val="1"/>
                <w:sz w:val="20"/>
                <w:szCs w:val="20"/>
              </w:rPr>
              <w:t>o</w:t>
            </w:r>
            <w:r w:rsidRPr="005E11AF">
              <w:rPr>
                <w:rFonts w:ascii="Roboto Condensed" w:hAnsi="Roboto Condensed" w:cs="Calibri"/>
                <w:spacing w:val="-1"/>
                <w:sz w:val="20"/>
                <w:szCs w:val="20"/>
              </w:rPr>
              <w:t>n</w:t>
            </w:r>
            <w:r w:rsidRPr="005E11AF">
              <w:rPr>
                <w:rFonts w:ascii="Roboto Condensed" w:hAnsi="Roboto Condensed" w:cs="Calibri"/>
                <w:sz w:val="20"/>
                <w:szCs w:val="20"/>
              </w:rPr>
              <w:t>al</w:t>
            </w:r>
            <w:r w:rsidRPr="005E11AF">
              <w:rPr>
                <w:rFonts w:ascii="Roboto Condensed" w:hAnsi="Roboto Condensed" w:cs="Calibri"/>
                <w:spacing w:val="-2"/>
                <w:sz w:val="20"/>
                <w:szCs w:val="20"/>
              </w:rPr>
              <w:t xml:space="preserve"> </w:t>
            </w:r>
            <w:r w:rsidRPr="005E11AF">
              <w:rPr>
                <w:rFonts w:ascii="Roboto Condensed" w:hAnsi="Roboto Condensed" w:cs="Calibri"/>
                <w:sz w:val="20"/>
                <w:szCs w:val="20"/>
              </w:rPr>
              <w:t>;</w:t>
            </w:r>
          </w:p>
          <w:p w14:paraId="67B90959" w14:textId="77777777" w:rsidR="000040BB" w:rsidRPr="005E11AF" w:rsidRDefault="000040BB" w:rsidP="00713078">
            <w:pPr>
              <w:autoSpaceDE w:val="0"/>
              <w:autoSpaceDN w:val="0"/>
              <w:adjustRightInd w:val="0"/>
              <w:spacing w:after="0" w:line="240" w:lineRule="auto"/>
              <w:ind w:left="102" w:right="-23"/>
              <w:rPr>
                <w:rFonts w:ascii="Roboto Condensed" w:hAnsi="Roboto Condensed" w:cs="Calibri"/>
                <w:sz w:val="20"/>
                <w:szCs w:val="20"/>
              </w:rPr>
            </w:pPr>
            <w:r w:rsidRPr="005E11AF">
              <w:rPr>
                <w:rFonts w:ascii="Roboto Condensed" w:hAnsi="Roboto Condensed" w:cs="Calibri"/>
                <w:spacing w:val="1"/>
                <w:position w:val="1"/>
                <w:sz w:val="20"/>
                <w:szCs w:val="20"/>
              </w:rPr>
              <w:t>1</w:t>
            </w:r>
            <w:r w:rsidRPr="005E11AF">
              <w:rPr>
                <w:rFonts w:ascii="Roboto Condensed" w:hAnsi="Roboto Condensed" w:cs="Calibri"/>
                <w:position w:val="1"/>
                <w:sz w:val="20"/>
                <w:szCs w:val="20"/>
              </w:rPr>
              <w:t>.6.</w:t>
            </w:r>
            <w:r w:rsidRPr="005E11AF">
              <w:rPr>
                <w:rFonts w:ascii="Roboto Condensed" w:hAnsi="Roboto Condensed" w:cs="Calibri"/>
                <w:spacing w:val="47"/>
                <w:position w:val="1"/>
                <w:sz w:val="20"/>
                <w:szCs w:val="20"/>
              </w:rPr>
              <w:t xml:space="preserve"> </w:t>
            </w:r>
            <w:r w:rsidRPr="005E11AF">
              <w:rPr>
                <w:rFonts w:ascii="Roboto Condensed" w:hAnsi="Roboto Condensed" w:cs="Calibri"/>
                <w:spacing w:val="1"/>
                <w:position w:val="1"/>
                <w:sz w:val="20"/>
                <w:szCs w:val="20"/>
              </w:rPr>
              <w:t>L</w:t>
            </w:r>
            <w:r w:rsidRPr="005E11AF">
              <w:rPr>
                <w:rFonts w:ascii="Roboto Condensed" w:hAnsi="Roboto Condensed" w:cs="Calibri"/>
                <w:position w:val="1"/>
                <w:sz w:val="20"/>
                <w:szCs w:val="20"/>
              </w:rPr>
              <w:t>’es</w:t>
            </w:r>
            <w:r w:rsidRPr="005E11AF">
              <w:rPr>
                <w:rFonts w:ascii="Roboto Condensed" w:hAnsi="Roboto Condensed" w:cs="Calibri"/>
                <w:spacing w:val="1"/>
                <w:position w:val="1"/>
                <w:sz w:val="20"/>
                <w:szCs w:val="20"/>
              </w:rPr>
              <w:t>t</w:t>
            </w:r>
            <w:r w:rsidRPr="005E11AF">
              <w:rPr>
                <w:rFonts w:ascii="Roboto Condensed" w:hAnsi="Roboto Condensed" w:cs="Calibri"/>
                <w:spacing w:val="-3"/>
                <w:position w:val="1"/>
                <w:sz w:val="20"/>
                <w:szCs w:val="20"/>
              </w:rPr>
              <w:t>i</w:t>
            </w:r>
            <w:r w:rsidRPr="005E11AF">
              <w:rPr>
                <w:rFonts w:ascii="Roboto Condensed" w:hAnsi="Roboto Condensed" w:cs="Calibri"/>
                <w:spacing w:val="1"/>
                <w:position w:val="1"/>
                <w:sz w:val="20"/>
                <w:szCs w:val="20"/>
              </w:rPr>
              <w:t>m</w:t>
            </w:r>
            <w:r w:rsidRPr="005E11AF">
              <w:rPr>
                <w:rFonts w:ascii="Roboto Condensed" w:hAnsi="Roboto Condensed" w:cs="Calibri"/>
                <w:spacing w:val="-3"/>
                <w:position w:val="1"/>
                <w:sz w:val="20"/>
                <w:szCs w:val="20"/>
              </w:rPr>
              <w:t>a</w:t>
            </w:r>
            <w:r w:rsidRPr="005E11AF">
              <w:rPr>
                <w:rFonts w:ascii="Roboto Condensed" w:hAnsi="Roboto Condensed" w:cs="Calibri"/>
                <w:position w:val="1"/>
                <w:sz w:val="20"/>
                <w:szCs w:val="20"/>
              </w:rPr>
              <w:t>ti</w:t>
            </w:r>
            <w:r w:rsidRPr="005E11AF">
              <w:rPr>
                <w:rFonts w:ascii="Roboto Condensed" w:hAnsi="Roboto Condensed" w:cs="Calibri"/>
                <w:spacing w:val="1"/>
                <w:position w:val="1"/>
                <w:sz w:val="20"/>
                <w:szCs w:val="20"/>
              </w:rPr>
              <w:t>o</w:t>
            </w:r>
            <w:r w:rsidRPr="005E11AF">
              <w:rPr>
                <w:rFonts w:ascii="Roboto Condensed" w:hAnsi="Roboto Condensed" w:cs="Calibri"/>
                <w:position w:val="1"/>
                <w:sz w:val="20"/>
                <w:szCs w:val="20"/>
              </w:rPr>
              <w:t>n d</w:t>
            </w:r>
            <w:r w:rsidRPr="005E11AF">
              <w:rPr>
                <w:rFonts w:ascii="Roboto Condensed" w:hAnsi="Roboto Condensed" w:cs="Calibri"/>
                <w:spacing w:val="-2"/>
                <w:position w:val="1"/>
                <w:sz w:val="20"/>
                <w:szCs w:val="20"/>
              </w:rPr>
              <w:t>e</w:t>
            </w:r>
            <w:r w:rsidRPr="005E11AF">
              <w:rPr>
                <w:rFonts w:ascii="Roboto Condensed" w:hAnsi="Roboto Condensed" w:cs="Calibri"/>
                <w:position w:val="1"/>
                <w:sz w:val="20"/>
                <w:szCs w:val="20"/>
              </w:rPr>
              <w:t xml:space="preserve">s </w:t>
            </w:r>
            <w:r w:rsidRPr="005E11AF">
              <w:rPr>
                <w:rFonts w:ascii="Roboto Condensed" w:hAnsi="Roboto Condensed" w:cs="Calibri"/>
                <w:spacing w:val="-2"/>
                <w:position w:val="1"/>
                <w:sz w:val="20"/>
                <w:szCs w:val="20"/>
              </w:rPr>
              <w:t>c</w:t>
            </w:r>
            <w:r w:rsidRPr="005E11AF">
              <w:rPr>
                <w:rFonts w:ascii="Roboto Condensed" w:hAnsi="Roboto Condensed" w:cs="Calibri"/>
                <w:spacing w:val="1"/>
                <w:position w:val="1"/>
                <w:sz w:val="20"/>
                <w:szCs w:val="20"/>
              </w:rPr>
              <w:t>o</w:t>
            </w:r>
            <w:r w:rsidRPr="005E11AF">
              <w:rPr>
                <w:rFonts w:ascii="Roboto Condensed" w:hAnsi="Roboto Condensed" w:cs="Calibri"/>
                <w:spacing w:val="-1"/>
                <w:position w:val="1"/>
                <w:sz w:val="20"/>
                <w:szCs w:val="20"/>
              </w:rPr>
              <w:t>û</w:t>
            </w:r>
            <w:r w:rsidRPr="005E11AF">
              <w:rPr>
                <w:rFonts w:ascii="Roboto Condensed" w:hAnsi="Roboto Condensed" w:cs="Calibri"/>
                <w:position w:val="1"/>
                <w:sz w:val="20"/>
                <w:szCs w:val="20"/>
              </w:rPr>
              <w:t>ts ;</w:t>
            </w:r>
          </w:p>
          <w:p w14:paraId="40A89C83" w14:textId="77777777" w:rsidR="000040BB" w:rsidRPr="005E11AF" w:rsidRDefault="000040BB" w:rsidP="00713078">
            <w:pPr>
              <w:autoSpaceDE w:val="0"/>
              <w:autoSpaceDN w:val="0"/>
              <w:adjustRightInd w:val="0"/>
              <w:spacing w:after="0" w:line="240" w:lineRule="auto"/>
              <w:ind w:left="533" w:right="-23" w:hanging="431"/>
              <w:rPr>
                <w:rFonts w:ascii="Roboto Condensed" w:hAnsi="Roboto Condensed" w:cs="Calibri"/>
                <w:sz w:val="20"/>
                <w:szCs w:val="20"/>
              </w:rPr>
            </w:pPr>
            <w:r w:rsidRPr="005E11AF">
              <w:rPr>
                <w:rFonts w:ascii="Roboto Condensed" w:hAnsi="Roboto Condensed" w:cs="Calibri"/>
                <w:spacing w:val="1"/>
                <w:sz w:val="20"/>
                <w:szCs w:val="20"/>
              </w:rPr>
              <w:t>1</w:t>
            </w:r>
            <w:r w:rsidRPr="005E11AF">
              <w:rPr>
                <w:rFonts w:ascii="Roboto Condensed" w:hAnsi="Roboto Condensed" w:cs="Calibri"/>
                <w:sz w:val="20"/>
                <w:szCs w:val="20"/>
              </w:rPr>
              <w:t>.7.</w:t>
            </w:r>
            <w:r w:rsidRPr="005E11AF">
              <w:rPr>
                <w:rFonts w:ascii="Roboto Condensed" w:hAnsi="Roboto Condensed" w:cs="Calibri"/>
                <w:spacing w:val="47"/>
                <w:sz w:val="20"/>
                <w:szCs w:val="20"/>
              </w:rPr>
              <w:t xml:space="preserve"> </w:t>
            </w:r>
            <w:r w:rsidRPr="005E11AF">
              <w:rPr>
                <w:rFonts w:ascii="Roboto Condensed" w:hAnsi="Roboto Condensed" w:cs="Calibri"/>
                <w:spacing w:val="-1"/>
                <w:sz w:val="20"/>
                <w:szCs w:val="20"/>
              </w:rPr>
              <w:t>Bu</w:t>
            </w:r>
            <w:r w:rsidRPr="005E11AF">
              <w:rPr>
                <w:rFonts w:ascii="Roboto Condensed" w:hAnsi="Roboto Condensed" w:cs="Calibri"/>
                <w:sz w:val="20"/>
                <w:szCs w:val="20"/>
              </w:rPr>
              <w:t>si</w:t>
            </w:r>
            <w:r w:rsidRPr="005E11AF">
              <w:rPr>
                <w:rFonts w:ascii="Roboto Condensed" w:hAnsi="Roboto Condensed" w:cs="Calibri"/>
                <w:spacing w:val="-1"/>
                <w:sz w:val="20"/>
                <w:szCs w:val="20"/>
              </w:rPr>
              <w:t>n</w:t>
            </w:r>
            <w:r w:rsidRPr="005E11AF">
              <w:rPr>
                <w:rFonts w:ascii="Roboto Condensed" w:hAnsi="Roboto Condensed" w:cs="Calibri"/>
                <w:sz w:val="20"/>
                <w:szCs w:val="20"/>
              </w:rPr>
              <w:t xml:space="preserve">ess </w:t>
            </w:r>
            <w:r w:rsidRPr="005E11AF">
              <w:rPr>
                <w:rFonts w:ascii="Roboto Condensed" w:hAnsi="Roboto Condensed" w:cs="Calibri"/>
                <w:spacing w:val="-1"/>
                <w:sz w:val="20"/>
                <w:szCs w:val="20"/>
              </w:rPr>
              <w:t>p</w:t>
            </w:r>
            <w:r w:rsidRPr="005E11AF">
              <w:rPr>
                <w:rFonts w:ascii="Roboto Condensed" w:hAnsi="Roboto Condensed" w:cs="Calibri"/>
                <w:sz w:val="20"/>
                <w:szCs w:val="20"/>
              </w:rPr>
              <w:t>lan et ret</w:t>
            </w:r>
            <w:r w:rsidRPr="005E11AF">
              <w:rPr>
                <w:rFonts w:ascii="Roboto Condensed" w:hAnsi="Roboto Condensed" w:cs="Calibri"/>
                <w:spacing w:val="2"/>
                <w:sz w:val="20"/>
                <w:szCs w:val="20"/>
              </w:rPr>
              <w:t>o</w:t>
            </w:r>
            <w:r w:rsidRPr="005E11AF">
              <w:rPr>
                <w:rFonts w:ascii="Roboto Condensed" w:hAnsi="Roboto Condensed" w:cs="Calibri"/>
                <w:spacing w:val="-3"/>
                <w:sz w:val="20"/>
                <w:szCs w:val="20"/>
              </w:rPr>
              <w:t>u</w:t>
            </w:r>
            <w:r w:rsidRPr="005E11AF">
              <w:rPr>
                <w:rFonts w:ascii="Roboto Condensed" w:hAnsi="Roboto Condensed" w:cs="Calibri"/>
                <w:sz w:val="20"/>
                <w:szCs w:val="20"/>
              </w:rPr>
              <w:t>r sur</w:t>
            </w:r>
            <w:r w:rsidRPr="005E11AF">
              <w:rPr>
                <w:rFonts w:ascii="Roboto Condensed" w:hAnsi="Roboto Condensed" w:cs="Calibri"/>
                <w:spacing w:val="6"/>
                <w:sz w:val="20"/>
                <w:szCs w:val="20"/>
              </w:rPr>
              <w:t xml:space="preserve"> </w:t>
            </w:r>
            <w:r w:rsidRPr="005E11AF">
              <w:rPr>
                <w:rFonts w:ascii="Roboto Condensed" w:hAnsi="Roboto Condensed" w:cs="Calibri"/>
                <w:sz w:val="20"/>
                <w:szCs w:val="20"/>
              </w:rPr>
              <w:t>i</w:t>
            </w:r>
            <w:r w:rsidRPr="005E11AF">
              <w:rPr>
                <w:rFonts w:ascii="Roboto Condensed" w:hAnsi="Roboto Condensed" w:cs="Calibri"/>
                <w:spacing w:val="-1"/>
                <w:sz w:val="20"/>
                <w:szCs w:val="20"/>
              </w:rPr>
              <w:t>n</w:t>
            </w:r>
            <w:r w:rsidRPr="005E11AF">
              <w:rPr>
                <w:rFonts w:ascii="Roboto Condensed" w:hAnsi="Roboto Condensed" w:cs="Calibri"/>
                <w:spacing w:val="1"/>
                <w:sz w:val="20"/>
                <w:szCs w:val="20"/>
              </w:rPr>
              <w:t>v</w:t>
            </w:r>
            <w:r w:rsidRPr="005E11AF">
              <w:rPr>
                <w:rFonts w:ascii="Roboto Condensed" w:hAnsi="Roboto Condensed" w:cs="Calibri"/>
                <w:sz w:val="20"/>
                <w:szCs w:val="20"/>
              </w:rPr>
              <w:t>es</w:t>
            </w:r>
            <w:r w:rsidRPr="005E11AF">
              <w:rPr>
                <w:rFonts w:ascii="Roboto Condensed" w:hAnsi="Roboto Condensed" w:cs="Calibri"/>
                <w:spacing w:val="1"/>
                <w:sz w:val="20"/>
                <w:szCs w:val="20"/>
              </w:rPr>
              <w:t>t</w:t>
            </w:r>
            <w:r w:rsidRPr="005E11AF">
              <w:rPr>
                <w:rFonts w:ascii="Roboto Condensed" w:hAnsi="Roboto Condensed" w:cs="Calibri"/>
                <w:sz w:val="20"/>
                <w:szCs w:val="20"/>
              </w:rPr>
              <w:t>iss</w:t>
            </w:r>
            <w:r w:rsidRPr="005E11AF">
              <w:rPr>
                <w:rFonts w:ascii="Roboto Condensed" w:hAnsi="Roboto Condensed" w:cs="Calibri"/>
                <w:spacing w:val="-2"/>
                <w:sz w:val="20"/>
                <w:szCs w:val="20"/>
              </w:rPr>
              <w:t>e</w:t>
            </w:r>
            <w:r w:rsidRPr="005E11AF">
              <w:rPr>
                <w:rFonts w:ascii="Roboto Condensed" w:hAnsi="Roboto Condensed" w:cs="Calibri"/>
                <w:spacing w:val="-1"/>
                <w:sz w:val="20"/>
                <w:szCs w:val="20"/>
              </w:rPr>
              <w:t>m</w:t>
            </w:r>
            <w:r w:rsidRPr="005E11AF">
              <w:rPr>
                <w:rFonts w:ascii="Roboto Condensed" w:hAnsi="Roboto Condensed" w:cs="Calibri"/>
                <w:sz w:val="20"/>
                <w:szCs w:val="20"/>
              </w:rPr>
              <w:t>ent</w:t>
            </w:r>
            <w:r w:rsidRPr="005E11AF">
              <w:rPr>
                <w:rFonts w:ascii="Roboto Condensed" w:hAnsi="Roboto Condensed" w:cs="Calibri"/>
                <w:spacing w:val="4"/>
                <w:sz w:val="20"/>
                <w:szCs w:val="20"/>
              </w:rPr>
              <w:t xml:space="preserve"> </w:t>
            </w:r>
            <w:r w:rsidRPr="005E11AF">
              <w:rPr>
                <w:rFonts w:ascii="Roboto Condensed" w:hAnsi="Roboto Condensed" w:cs="Calibri"/>
                <w:spacing w:val="-1"/>
                <w:sz w:val="20"/>
                <w:szCs w:val="20"/>
              </w:rPr>
              <w:t>pou</w:t>
            </w:r>
            <w:r w:rsidRPr="005E11AF">
              <w:rPr>
                <w:rFonts w:ascii="Roboto Condensed" w:hAnsi="Roboto Condensed" w:cs="Calibri"/>
                <w:sz w:val="20"/>
                <w:szCs w:val="20"/>
              </w:rPr>
              <w:t xml:space="preserve">r </w:t>
            </w:r>
            <w:r w:rsidRPr="005E11AF">
              <w:rPr>
                <w:rFonts w:ascii="Roboto Condensed" w:hAnsi="Roboto Condensed" w:cs="Calibri"/>
                <w:spacing w:val="-1"/>
                <w:sz w:val="20"/>
                <w:szCs w:val="20"/>
              </w:rPr>
              <w:t>u</w:t>
            </w:r>
            <w:r w:rsidRPr="005E11AF">
              <w:rPr>
                <w:rFonts w:ascii="Roboto Condensed" w:hAnsi="Roboto Condensed" w:cs="Calibri"/>
                <w:sz w:val="20"/>
                <w:szCs w:val="20"/>
              </w:rPr>
              <w:t xml:space="preserve">n </w:t>
            </w:r>
            <w:r w:rsidRPr="005E11AF">
              <w:rPr>
                <w:rFonts w:ascii="Roboto Condensed" w:hAnsi="Roboto Condensed" w:cs="Calibri"/>
                <w:spacing w:val="-1"/>
                <w:sz w:val="20"/>
                <w:szCs w:val="20"/>
              </w:rPr>
              <w:t>p</w:t>
            </w:r>
            <w:r w:rsidRPr="005E11AF">
              <w:rPr>
                <w:rFonts w:ascii="Roboto Condensed" w:hAnsi="Roboto Condensed" w:cs="Calibri"/>
                <w:sz w:val="20"/>
                <w:szCs w:val="20"/>
              </w:rPr>
              <w:t>r</w:t>
            </w:r>
            <w:r w:rsidRPr="005E11AF">
              <w:rPr>
                <w:rFonts w:ascii="Roboto Condensed" w:hAnsi="Roboto Condensed" w:cs="Calibri"/>
                <w:spacing w:val="1"/>
                <w:sz w:val="20"/>
                <w:szCs w:val="20"/>
              </w:rPr>
              <w:t>o</w:t>
            </w:r>
            <w:r w:rsidRPr="005E11AF">
              <w:rPr>
                <w:rFonts w:ascii="Roboto Condensed" w:hAnsi="Roboto Condensed" w:cs="Calibri"/>
                <w:sz w:val="20"/>
                <w:szCs w:val="20"/>
              </w:rPr>
              <w:t>jet i</w:t>
            </w:r>
            <w:r w:rsidRPr="005E11AF">
              <w:rPr>
                <w:rFonts w:ascii="Roboto Condensed" w:hAnsi="Roboto Condensed" w:cs="Calibri"/>
                <w:spacing w:val="-1"/>
                <w:sz w:val="20"/>
                <w:szCs w:val="20"/>
              </w:rPr>
              <w:t>n</w:t>
            </w:r>
            <w:r w:rsidRPr="005E11AF">
              <w:rPr>
                <w:rFonts w:ascii="Roboto Condensed" w:hAnsi="Roboto Condensed" w:cs="Calibri"/>
                <w:sz w:val="20"/>
                <w:szCs w:val="20"/>
              </w:rPr>
              <w:t>t</w:t>
            </w:r>
            <w:r w:rsidRPr="005E11AF">
              <w:rPr>
                <w:rFonts w:ascii="Roboto Condensed" w:hAnsi="Roboto Condensed" w:cs="Calibri"/>
                <w:spacing w:val="1"/>
                <w:sz w:val="20"/>
                <w:szCs w:val="20"/>
              </w:rPr>
              <w:t>e</w:t>
            </w:r>
            <w:r w:rsidRPr="005E11AF">
              <w:rPr>
                <w:rFonts w:ascii="Roboto Condensed" w:hAnsi="Roboto Condensed" w:cs="Calibri"/>
                <w:sz w:val="20"/>
                <w:szCs w:val="20"/>
              </w:rPr>
              <w:t>r</w:t>
            </w:r>
            <w:r w:rsidRPr="005E11AF">
              <w:rPr>
                <w:rFonts w:ascii="Roboto Condensed" w:hAnsi="Roboto Condensed" w:cs="Calibri"/>
                <w:spacing w:val="-1"/>
                <w:sz w:val="20"/>
                <w:szCs w:val="20"/>
              </w:rPr>
              <w:t>n</w:t>
            </w:r>
            <w:r w:rsidRPr="005E11AF">
              <w:rPr>
                <w:rFonts w:ascii="Roboto Condensed" w:hAnsi="Roboto Condensed" w:cs="Calibri"/>
                <w:sz w:val="20"/>
                <w:szCs w:val="20"/>
              </w:rPr>
              <w:t>ati</w:t>
            </w:r>
            <w:r w:rsidRPr="005E11AF">
              <w:rPr>
                <w:rFonts w:ascii="Roboto Condensed" w:hAnsi="Roboto Condensed" w:cs="Calibri"/>
                <w:spacing w:val="1"/>
                <w:sz w:val="20"/>
                <w:szCs w:val="20"/>
              </w:rPr>
              <w:t>o</w:t>
            </w:r>
            <w:r w:rsidRPr="005E11AF">
              <w:rPr>
                <w:rFonts w:ascii="Roboto Condensed" w:hAnsi="Roboto Condensed" w:cs="Calibri"/>
                <w:spacing w:val="-1"/>
                <w:sz w:val="20"/>
                <w:szCs w:val="20"/>
              </w:rPr>
              <w:t>n</w:t>
            </w:r>
            <w:r w:rsidRPr="005E11AF">
              <w:rPr>
                <w:rFonts w:ascii="Roboto Condensed" w:hAnsi="Roboto Condensed" w:cs="Calibri"/>
                <w:sz w:val="20"/>
                <w:szCs w:val="20"/>
              </w:rPr>
              <w:t>a</w:t>
            </w:r>
            <w:r w:rsidRPr="005E11AF">
              <w:rPr>
                <w:rFonts w:ascii="Roboto Condensed" w:hAnsi="Roboto Condensed" w:cs="Calibri"/>
                <w:spacing w:val="-3"/>
                <w:sz w:val="20"/>
                <w:szCs w:val="20"/>
              </w:rPr>
              <w:t>l</w:t>
            </w:r>
            <w:r w:rsidRPr="005E11AF">
              <w:rPr>
                <w:rFonts w:ascii="Roboto Condensed" w:hAnsi="Roboto Condensed" w:cs="Calibri"/>
                <w:sz w:val="20"/>
                <w:szCs w:val="20"/>
              </w:rPr>
              <w:t xml:space="preserve"> ;</w:t>
            </w:r>
          </w:p>
          <w:p w14:paraId="1F891DC4" w14:textId="77777777" w:rsidR="000040BB" w:rsidRPr="005E11AF" w:rsidRDefault="000040BB" w:rsidP="00713078">
            <w:pPr>
              <w:autoSpaceDE w:val="0"/>
              <w:autoSpaceDN w:val="0"/>
              <w:adjustRightInd w:val="0"/>
              <w:spacing w:after="0" w:line="240" w:lineRule="auto"/>
              <w:ind w:left="244" w:right="-23" w:hanging="142"/>
              <w:rPr>
                <w:rFonts w:ascii="Roboto Condensed" w:hAnsi="Roboto Condensed" w:cs="Calibri"/>
                <w:sz w:val="20"/>
                <w:szCs w:val="20"/>
              </w:rPr>
            </w:pPr>
            <w:r w:rsidRPr="005E11AF">
              <w:rPr>
                <w:rFonts w:ascii="Roboto Condensed" w:hAnsi="Roboto Condensed" w:cs="Calibri"/>
                <w:spacing w:val="1"/>
                <w:sz w:val="20"/>
                <w:szCs w:val="20"/>
              </w:rPr>
              <w:t>1</w:t>
            </w:r>
            <w:r w:rsidRPr="005E11AF">
              <w:rPr>
                <w:rFonts w:ascii="Roboto Condensed" w:hAnsi="Roboto Condensed" w:cs="Calibri"/>
                <w:sz w:val="20"/>
                <w:szCs w:val="20"/>
              </w:rPr>
              <w:t>.8.</w:t>
            </w:r>
            <w:r w:rsidRPr="005E11AF">
              <w:rPr>
                <w:rFonts w:ascii="Roboto Condensed" w:hAnsi="Roboto Condensed" w:cs="Calibri"/>
                <w:spacing w:val="47"/>
                <w:sz w:val="20"/>
                <w:szCs w:val="20"/>
              </w:rPr>
              <w:t xml:space="preserve"> </w:t>
            </w:r>
            <w:r w:rsidRPr="005E11AF">
              <w:rPr>
                <w:rFonts w:ascii="Roboto Condensed" w:hAnsi="Roboto Condensed" w:cs="Calibri"/>
                <w:spacing w:val="1"/>
                <w:sz w:val="20"/>
                <w:szCs w:val="20"/>
              </w:rPr>
              <w:t>L</w:t>
            </w:r>
            <w:r w:rsidRPr="005E11AF">
              <w:rPr>
                <w:rFonts w:ascii="Roboto Condensed" w:hAnsi="Roboto Condensed" w:cs="Calibri"/>
                <w:sz w:val="20"/>
                <w:szCs w:val="20"/>
              </w:rPr>
              <w:t>e</w:t>
            </w:r>
            <w:r w:rsidRPr="005E11AF">
              <w:rPr>
                <w:rFonts w:ascii="Roboto Condensed" w:hAnsi="Roboto Condensed" w:cs="Calibri"/>
                <w:spacing w:val="1"/>
                <w:sz w:val="20"/>
                <w:szCs w:val="20"/>
              </w:rPr>
              <w:t xml:space="preserve"> </w:t>
            </w:r>
            <w:r w:rsidRPr="005E11AF">
              <w:rPr>
                <w:rFonts w:ascii="Roboto Condensed" w:hAnsi="Roboto Condensed" w:cs="Calibri"/>
                <w:sz w:val="20"/>
                <w:szCs w:val="20"/>
              </w:rPr>
              <w:t>su</w:t>
            </w:r>
            <w:r w:rsidRPr="005E11AF">
              <w:rPr>
                <w:rFonts w:ascii="Roboto Condensed" w:hAnsi="Roboto Condensed" w:cs="Calibri"/>
                <w:spacing w:val="-4"/>
                <w:sz w:val="20"/>
                <w:szCs w:val="20"/>
              </w:rPr>
              <w:t>i</w:t>
            </w:r>
            <w:r w:rsidRPr="005E11AF">
              <w:rPr>
                <w:rFonts w:ascii="Roboto Condensed" w:hAnsi="Roboto Condensed" w:cs="Calibri"/>
                <w:spacing w:val="1"/>
                <w:sz w:val="20"/>
                <w:szCs w:val="20"/>
              </w:rPr>
              <w:t>v</w:t>
            </w:r>
            <w:r w:rsidRPr="005E11AF">
              <w:rPr>
                <w:rFonts w:ascii="Roboto Condensed" w:hAnsi="Roboto Condensed" w:cs="Calibri"/>
                <w:sz w:val="20"/>
                <w:szCs w:val="20"/>
              </w:rPr>
              <w:t>i, l’</w:t>
            </w:r>
            <w:r w:rsidRPr="005E11AF">
              <w:rPr>
                <w:rFonts w:ascii="Roboto Condensed" w:hAnsi="Roboto Condensed" w:cs="Calibri"/>
                <w:spacing w:val="-2"/>
                <w:sz w:val="20"/>
                <w:szCs w:val="20"/>
              </w:rPr>
              <w:t>é</w:t>
            </w:r>
            <w:r w:rsidRPr="005E11AF">
              <w:rPr>
                <w:rFonts w:ascii="Roboto Condensed" w:hAnsi="Roboto Condensed" w:cs="Calibri"/>
                <w:spacing w:val="1"/>
                <w:sz w:val="20"/>
                <w:szCs w:val="20"/>
              </w:rPr>
              <w:t>v</w:t>
            </w:r>
            <w:r w:rsidRPr="005E11AF">
              <w:rPr>
                <w:rFonts w:ascii="Roboto Condensed" w:hAnsi="Roboto Condensed" w:cs="Calibri"/>
                <w:sz w:val="20"/>
                <w:szCs w:val="20"/>
              </w:rPr>
              <w:t>al</w:t>
            </w:r>
            <w:r w:rsidRPr="005E11AF">
              <w:rPr>
                <w:rFonts w:ascii="Roboto Condensed" w:hAnsi="Roboto Condensed" w:cs="Calibri"/>
                <w:spacing w:val="-1"/>
                <w:sz w:val="20"/>
                <w:szCs w:val="20"/>
              </w:rPr>
              <w:t>u</w:t>
            </w:r>
            <w:r w:rsidRPr="005E11AF">
              <w:rPr>
                <w:rFonts w:ascii="Roboto Condensed" w:hAnsi="Roboto Condensed" w:cs="Calibri"/>
                <w:sz w:val="20"/>
                <w:szCs w:val="20"/>
              </w:rPr>
              <w:t>at</w:t>
            </w:r>
            <w:r w:rsidRPr="005E11AF">
              <w:rPr>
                <w:rFonts w:ascii="Roboto Condensed" w:hAnsi="Roboto Condensed" w:cs="Calibri"/>
                <w:spacing w:val="-2"/>
                <w:sz w:val="20"/>
                <w:szCs w:val="20"/>
              </w:rPr>
              <w:t>i</w:t>
            </w:r>
            <w:r w:rsidRPr="005E11AF">
              <w:rPr>
                <w:rFonts w:ascii="Roboto Condensed" w:hAnsi="Roboto Condensed" w:cs="Calibri"/>
                <w:spacing w:val="1"/>
                <w:sz w:val="20"/>
                <w:szCs w:val="20"/>
              </w:rPr>
              <w:t>o</w:t>
            </w:r>
            <w:r w:rsidRPr="005E11AF">
              <w:rPr>
                <w:rFonts w:ascii="Roboto Condensed" w:hAnsi="Roboto Condensed" w:cs="Calibri"/>
                <w:sz w:val="20"/>
                <w:szCs w:val="20"/>
              </w:rPr>
              <w:t xml:space="preserve">n </w:t>
            </w:r>
            <w:r w:rsidRPr="005E11AF">
              <w:rPr>
                <w:rFonts w:ascii="Roboto Condensed" w:hAnsi="Roboto Condensed" w:cs="Calibri"/>
                <w:spacing w:val="-2"/>
                <w:sz w:val="20"/>
                <w:szCs w:val="20"/>
              </w:rPr>
              <w:t>e</w:t>
            </w:r>
            <w:r w:rsidRPr="005E11AF">
              <w:rPr>
                <w:rFonts w:ascii="Roboto Condensed" w:hAnsi="Roboto Condensed" w:cs="Calibri"/>
                <w:sz w:val="20"/>
                <w:szCs w:val="20"/>
              </w:rPr>
              <w:t>t</w:t>
            </w:r>
            <w:r w:rsidRPr="005E11AF">
              <w:rPr>
                <w:rFonts w:ascii="Roboto Condensed" w:hAnsi="Roboto Condensed" w:cs="Calibri"/>
                <w:spacing w:val="1"/>
                <w:sz w:val="20"/>
                <w:szCs w:val="20"/>
              </w:rPr>
              <w:t xml:space="preserve"> </w:t>
            </w:r>
            <w:r w:rsidRPr="005E11AF">
              <w:rPr>
                <w:rFonts w:ascii="Roboto Condensed" w:hAnsi="Roboto Condensed" w:cs="Calibri"/>
                <w:sz w:val="20"/>
                <w:szCs w:val="20"/>
              </w:rPr>
              <w:t>la</w:t>
            </w:r>
            <w:r w:rsidRPr="005E11AF">
              <w:rPr>
                <w:rFonts w:ascii="Roboto Condensed" w:hAnsi="Roboto Condensed" w:cs="Calibri"/>
                <w:spacing w:val="-2"/>
                <w:sz w:val="20"/>
                <w:szCs w:val="20"/>
              </w:rPr>
              <w:t xml:space="preserve"> </w:t>
            </w:r>
            <w:r w:rsidRPr="005E11AF">
              <w:rPr>
                <w:rFonts w:ascii="Roboto Condensed" w:hAnsi="Roboto Condensed" w:cs="Calibri"/>
                <w:sz w:val="20"/>
                <w:szCs w:val="20"/>
              </w:rPr>
              <w:t>c</w:t>
            </w:r>
            <w:r w:rsidRPr="005E11AF">
              <w:rPr>
                <w:rFonts w:ascii="Roboto Condensed" w:hAnsi="Roboto Condensed" w:cs="Calibri"/>
                <w:spacing w:val="-3"/>
                <w:sz w:val="20"/>
                <w:szCs w:val="20"/>
              </w:rPr>
              <w:t>l</w:t>
            </w:r>
            <w:r w:rsidRPr="005E11AF">
              <w:rPr>
                <w:rFonts w:ascii="Roboto Condensed" w:hAnsi="Roboto Condensed" w:cs="Calibri"/>
                <w:spacing w:val="1"/>
                <w:sz w:val="20"/>
                <w:szCs w:val="20"/>
              </w:rPr>
              <w:t>ô</w:t>
            </w:r>
            <w:r w:rsidRPr="005E11AF">
              <w:rPr>
                <w:rFonts w:ascii="Roboto Condensed" w:hAnsi="Roboto Condensed" w:cs="Calibri"/>
                <w:sz w:val="20"/>
                <w:szCs w:val="20"/>
              </w:rPr>
              <w:t>ture d’</w:t>
            </w:r>
            <w:r w:rsidRPr="005E11AF">
              <w:rPr>
                <w:rFonts w:ascii="Roboto Condensed" w:hAnsi="Roboto Condensed" w:cs="Calibri"/>
                <w:spacing w:val="-1"/>
                <w:sz w:val="20"/>
                <w:szCs w:val="20"/>
              </w:rPr>
              <w:t>u</w:t>
            </w:r>
            <w:r w:rsidRPr="005E11AF">
              <w:rPr>
                <w:rFonts w:ascii="Roboto Condensed" w:hAnsi="Roboto Condensed" w:cs="Calibri"/>
                <w:sz w:val="20"/>
                <w:szCs w:val="20"/>
              </w:rPr>
              <w:t>n p</w:t>
            </w:r>
            <w:r w:rsidRPr="005E11AF">
              <w:rPr>
                <w:rFonts w:ascii="Roboto Condensed" w:hAnsi="Roboto Condensed" w:cs="Calibri"/>
                <w:spacing w:val="-3"/>
                <w:sz w:val="20"/>
                <w:szCs w:val="20"/>
              </w:rPr>
              <w:t>r</w:t>
            </w:r>
            <w:r w:rsidRPr="005E11AF">
              <w:rPr>
                <w:rFonts w:ascii="Roboto Condensed" w:hAnsi="Roboto Condensed" w:cs="Calibri"/>
                <w:spacing w:val="1"/>
                <w:sz w:val="20"/>
                <w:szCs w:val="20"/>
              </w:rPr>
              <w:t>o</w:t>
            </w:r>
            <w:r w:rsidRPr="005E11AF">
              <w:rPr>
                <w:rFonts w:ascii="Roboto Condensed" w:hAnsi="Roboto Condensed" w:cs="Calibri"/>
                <w:sz w:val="20"/>
                <w:szCs w:val="20"/>
              </w:rPr>
              <w:t>j</w:t>
            </w:r>
            <w:r w:rsidRPr="005E11AF">
              <w:rPr>
                <w:rFonts w:ascii="Roboto Condensed" w:hAnsi="Roboto Condensed" w:cs="Calibri"/>
                <w:spacing w:val="-2"/>
                <w:sz w:val="20"/>
                <w:szCs w:val="20"/>
              </w:rPr>
              <w:t>e</w:t>
            </w:r>
            <w:r w:rsidRPr="005E11AF">
              <w:rPr>
                <w:rFonts w:ascii="Roboto Condensed" w:hAnsi="Roboto Condensed" w:cs="Calibri"/>
                <w:sz w:val="20"/>
                <w:szCs w:val="20"/>
              </w:rPr>
              <w:t>t</w:t>
            </w:r>
            <w:r w:rsidRPr="005E11AF">
              <w:rPr>
                <w:rFonts w:ascii="Roboto Condensed" w:hAnsi="Roboto Condensed" w:cs="Calibri"/>
                <w:spacing w:val="1"/>
                <w:sz w:val="20"/>
                <w:szCs w:val="20"/>
              </w:rPr>
              <w:t xml:space="preserve"> </w:t>
            </w:r>
            <w:r w:rsidRPr="005E11AF">
              <w:rPr>
                <w:rFonts w:ascii="Roboto Condensed" w:hAnsi="Roboto Condensed" w:cs="Calibri"/>
                <w:sz w:val="20"/>
                <w:szCs w:val="20"/>
              </w:rPr>
              <w:t>i</w:t>
            </w:r>
            <w:r w:rsidRPr="005E11AF">
              <w:rPr>
                <w:rFonts w:ascii="Roboto Condensed" w:hAnsi="Roboto Condensed" w:cs="Calibri"/>
                <w:spacing w:val="-1"/>
                <w:sz w:val="20"/>
                <w:szCs w:val="20"/>
              </w:rPr>
              <w:t>n</w:t>
            </w:r>
            <w:r w:rsidRPr="005E11AF">
              <w:rPr>
                <w:rFonts w:ascii="Roboto Condensed" w:hAnsi="Roboto Condensed" w:cs="Calibri"/>
                <w:sz w:val="20"/>
                <w:szCs w:val="20"/>
              </w:rPr>
              <w:t>t</w:t>
            </w:r>
            <w:r w:rsidRPr="005E11AF">
              <w:rPr>
                <w:rFonts w:ascii="Roboto Condensed" w:hAnsi="Roboto Condensed" w:cs="Calibri"/>
                <w:spacing w:val="1"/>
                <w:sz w:val="20"/>
                <w:szCs w:val="20"/>
              </w:rPr>
              <w:t>e</w:t>
            </w:r>
            <w:r w:rsidRPr="005E11AF">
              <w:rPr>
                <w:rFonts w:ascii="Roboto Condensed" w:hAnsi="Roboto Condensed" w:cs="Calibri"/>
                <w:sz w:val="20"/>
                <w:szCs w:val="20"/>
              </w:rPr>
              <w:t>r</w:t>
            </w:r>
            <w:r w:rsidRPr="005E11AF">
              <w:rPr>
                <w:rFonts w:ascii="Roboto Condensed" w:hAnsi="Roboto Condensed" w:cs="Calibri"/>
                <w:spacing w:val="-1"/>
                <w:sz w:val="20"/>
                <w:szCs w:val="20"/>
              </w:rPr>
              <w:t>n</w:t>
            </w:r>
            <w:r w:rsidRPr="005E11AF">
              <w:rPr>
                <w:rFonts w:ascii="Roboto Condensed" w:hAnsi="Roboto Condensed" w:cs="Calibri"/>
                <w:spacing w:val="-3"/>
                <w:sz w:val="20"/>
                <w:szCs w:val="20"/>
              </w:rPr>
              <w:t>a</w:t>
            </w:r>
            <w:r w:rsidRPr="005E11AF">
              <w:rPr>
                <w:rFonts w:ascii="Roboto Condensed" w:hAnsi="Roboto Condensed" w:cs="Calibri"/>
                <w:sz w:val="20"/>
                <w:szCs w:val="20"/>
              </w:rPr>
              <w:t>t</w:t>
            </w:r>
            <w:r w:rsidRPr="005E11AF">
              <w:rPr>
                <w:rFonts w:ascii="Roboto Condensed" w:hAnsi="Roboto Condensed" w:cs="Calibri"/>
                <w:spacing w:val="-2"/>
                <w:sz w:val="20"/>
                <w:szCs w:val="20"/>
              </w:rPr>
              <w:t>i</w:t>
            </w:r>
            <w:r w:rsidRPr="005E11AF">
              <w:rPr>
                <w:rFonts w:ascii="Roboto Condensed" w:hAnsi="Roboto Condensed" w:cs="Calibri"/>
                <w:spacing w:val="1"/>
                <w:sz w:val="20"/>
                <w:szCs w:val="20"/>
              </w:rPr>
              <w:t>o</w:t>
            </w:r>
            <w:r w:rsidRPr="005E11AF">
              <w:rPr>
                <w:rFonts w:ascii="Roboto Condensed" w:hAnsi="Roboto Condensed" w:cs="Calibri"/>
                <w:spacing w:val="-1"/>
                <w:sz w:val="20"/>
                <w:szCs w:val="20"/>
              </w:rPr>
              <w:t>n</w:t>
            </w:r>
            <w:r w:rsidRPr="005E11AF">
              <w:rPr>
                <w:rFonts w:ascii="Roboto Condensed" w:hAnsi="Roboto Condensed" w:cs="Calibri"/>
                <w:sz w:val="20"/>
                <w:szCs w:val="20"/>
              </w:rPr>
              <w:t>al</w:t>
            </w:r>
          </w:p>
        </w:tc>
      </w:tr>
      <w:tr w:rsidR="000040BB" w:rsidRPr="00647ED1" w14:paraId="2BDE3AE7" w14:textId="77777777" w:rsidTr="00713078">
        <w:trPr>
          <w:trHeight w:hRule="exact" w:val="432"/>
        </w:trPr>
        <w:tc>
          <w:tcPr>
            <w:tcW w:w="2577" w:type="dxa"/>
            <w:gridSpan w:val="2"/>
            <w:shd w:val="clear" w:color="auto" w:fill="282D46"/>
            <w:vAlign w:val="center"/>
          </w:tcPr>
          <w:p w14:paraId="5A375C58" w14:textId="77777777" w:rsidR="000040BB" w:rsidRPr="000551B3" w:rsidRDefault="000040BB" w:rsidP="00713078">
            <w:pPr>
              <w:autoSpaceDE w:val="0"/>
              <w:autoSpaceDN w:val="0"/>
              <w:adjustRightInd w:val="0"/>
              <w:spacing w:after="0" w:line="240" w:lineRule="auto"/>
              <w:ind w:left="97" w:right="-20"/>
              <w:rPr>
                <w:rFonts w:ascii="Roboto Condensed" w:hAnsi="Roboto Condensed" w:cs="Times New Roman"/>
                <w:b/>
                <w:color w:val="FFFFFF" w:themeColor="background1"/>
                <w:szCs w:val="24"/>
              </w:rPr>
            </w:pPr>
            <w:r w:rsidRPr="000551B3">
              <w:rPr>
                <w:rFonts w:ascii="Roboto Condensed" w:hAnsi="Roboto Condensed" w:cs="Calibri"/>
                <w:b/>
                <w:bCs/>
                <w:color w:val="FFFFFF" w:themeColor="background1"/>
                <w:spacing w:val="-1"/>
                <w:position w:val="1"/>
              </w:rPr>
              <w:t>Moda</w:t>
            </w:r>
            <w:r w:rsidRPr="000551B3">
              <w:rPr>
                <w:rFonts w:ascii="Roboto Condensed" w:hAnsi="Roboto Condensed" w:cs="Calibri"/>
                <w:b/>
                <w:bCs/>
                <w:color w:val="FFFFFF" w:themeColor="background1"/>
                <w:spacing w:val="1"/>
                <w:position w:val="1"/>
              </w:rPr>
              <w:t>li</w:t>
            </w:r>
            <w:r w:rsidRPr="000551B3">
              <w:rPr>
                <w:rFonts w:ascii="Roboto Condensed" w:hAnsi="Roboto Condensed" w:cs="Calibri"/>
                <w:b/>
                <w:bCs/>
                <w:color w:val="FFFFFF" w:themeColor="background1"/>
                <w:position w:val="1"/>
              </w:rPr>
              <w:t xml:space="preserve">tés </w:t>
            </w:r>
            <w:r w:rsidRPr="000551B3">
              <w:rPr>
                <w:rFonts w:ascii="Roboto Condensed" w:hAnsi="Roboto Condensed" w:cs="Calibri"/>
                <w:b/>
                <w:bCs/>
                <w:color w:val="FFFFFF" w:themeColor="background1"/>
                <w:spacing w:val="-1"/>
              </w:rPr>
              <w:t>d</w:t>
            </w:r>
            <w:r w:rsidRPr="000551B3">
              <w:rPr>
                <w:rFonts w:ascii="Roboto Condensed" w:hAnsi="Roboto Condensed" w:cs="Calibri"/>
                <w:b/>
                <w:bCs/>
                <w:color w:val="FFFFFF" w:themeColor="background1"/>
              </w:rPr>
              <w:t>’e</w:t>
            </w:r>
            <w:r w:rsidRPr="000551B3">
              <w:rPr>
                <w:rFonts w:ascii="Roboto Condensed" w:hAnsi="Roboto Condensed" w:cs="Calibri"/>
                <w:b/>
                <w:bCs/>
                <w:color w:val="FFFFFF" w:themeColor="background1"/>
                <w:spacing w:val="-1"/>
              </w:rPr>
              <w:t>n</w:t>
            </w:r>
            <w:r w:rsidRPr="000551B3">
              <w:rPr>
                <w:rFonts w:ascii="Roboto Condensed" w:hAnsi="Roboto Condensed" w:cs="Calibri"/>
                <w:b/>
                <w:bCs/>
                <w:color w:val="FFFFFF" w:themeColor="background1"/>
              </w:rPr>
              <w:t>s</w:t>
            </w:r>
            <w:r w:rsidRPr="000551B3">
              <w:rPr>
                <w:rFonts w:ascii="Roboto Condensed" w:hAnsi="Roboto Condensed" w:cs="Calibri"/>
                <w:b/>
                <w:bCs/>
                <w:color w:val="FFFFFF" w:themeColor="background1"/>
                <w:spacing w:val="-1"/>
              </w:rPr>
              <w:t>e</w:t>
            </w:r>
            <w:r w:rsidRPr="000551B3">
              <w:rPr>
                <w:rFonts w:ascii="Roboto Condensed" w:hAnsi="Roboto Condensed" w:cs="Calibri"/>
                <w:b/>
                <w:bCs/>
                <w:color w:val="FFFFFF" w:themeColor="background1"/>
                <w:spacing w:val="1"/>
              </w:rPr>
              <w:t>ig</w:t>
            </w:r>
            <w:r w:rsidRPr="000551B3">
              <w:rPr>
                <w:rFonts w:ascii="Roboto Condensed" w:hAnsi="Roboto Condensed" w:cs="Calibri"/>
                <w:b/>
                <w:bCs/>
                <w:color w:val="FFFFFF" w:themeColor="background1"/>
                <w:spacing w:val="-1"/>
              </w:rPr>
              <w:t>ne</w:t>
            </w:r>
            <w:r w:rsidRPr="000551B3">
              <w:rPr>
                <w:rFonts w:ascii="Roboto Condensed" w:hAnsi="Roboto Condensed" w:cs="Calibri"/>
                <w:b/>
                <w:bCs/>
                <w:color w:val="FFFFFF" w:themeColor="background1"/>
              </w:rPr>
              <w:t>me</w:t>
            </w:r>
            <w:r w:rsidRPr="000551B3">
              <w:rPr>
                <w:rFonts w:ascii="Roboto Condensed" w:hAnsi="Roboto Condensed" w:cs="Calibri"/>
                <w:b/>
                <w:bCs/>
                <w:color w:val="FFFFFF" w:themeColor="background1"/>
                <w:spacing w:val="-1"/>
              </w:rPr>
              <w:t>n</w:t>
            </w:r>
            <w:r w:rsidRPr="000551B3">
              <w:rPr>
                <w:rFonts w:ascii="Roboto Condensed" w:hAnsi="Roboto Condensed" w:cs="Calibri"/>
                <w:b/>
                <w:bCs/>
                <w:color w:val="FFFFFF" w:themeColor="background1"/>
              </w:rPr>
              <w:t>t</w:t>
            </w:r>
          </w:p>
        </w:tc>
        <w:tc>
          <w:tcPr>
            <w:tcW w:w="7462" w:type="dxa"/>
            <w:gridSpan w:val="3"/>
            <w:shd w:val="clear" w:color="auto" w:fill="F1E5F7"/>
            <w:vAlign w:val="center"/>
          </w:tcPr>
          <w:p w14:paraId="18DE8698" w14:textId="77777777" w:rsidR="000040BB" w:rsidRPr="005E11AF" w:rsidRDefault="000040BB" w:rsidP="00713078">
            <w:pPr>
              <w:autoSpaceDE w:val="0"/>
              <w:autoSpaceDN w:val="0"/>
              <w:adjustRightInd w:val="0"/>
              <w:spacing w:after="0" w:line="240" w:lineRule="auto"/>
              <w:ind w:left="102" w:right="-23"/>
              <w:rPr>
                <w:rFonts w:ascii="Roboto Condensed" w:hAnsi="Roboto Condensed" w:cs="Times New Roman"/>
                <w:sz w:val="20"/>
                <w:szCs w:val="20"/>
              </w:rPr>
            </w:pPr>
            <w:r w:rsidRPr="005E11AF">
              <w:rPr>
                <w:rFonts w:ascii="Roboto Condensed" w:hAnsi="Roboto Condensed" w:cs="Calibri"/>
                <w:position w:val="1"/>
                <w:sz w:val="20"/>
                <w:szCs w:val="20"/>
              </w:rPr>
              <w:t>C</w:t>
            </w:r>
            <w:r w:rsidRPr="005E11AF">
              <w:rPr>
                <w:rFonts w:ascii="Roboto Condensed" w:hAnsi="Roboto Condensed" w:cs="Calibri"/>
                <w:spacing w:val="1"/>
                <w:position w:val="1"/>
                <w:sz w:val="20"/>
                <w:szCs w:val="20"/>
              </w:rPr>
              <w:t>o</w:t>
            </w:r>
            <w:r w:rsidRPr="005E11AF">
              <w:rPr>
                <w:rFonts w:ascii="Roboto Condensed" w:hAnsi="Roboto Condensed" w:cs="Calibri"/>
                <w:spacing w:val="-1"/>
                <w:position w:val="1"/>
                <w:sz w:val="20"/>
                <w:szCs w:val="20"/>
              </w:rPr>
              <w:t>u</w:t>
            </w:r>
            <w:r w:rsidRPr="005E11AF">
              <w:rPr>
                <w:rFonts w:ascii="Roboto Condensed" w:hAnsi="Roboto Condensed" w:cs="Calibri"/>
                <w:position w:val="1"/>
                <w:sz w:val="20"/>
                <w:szCs w:val="20"/>
              </w:rPr>
              <w:t>rs</w:t>
            </w:r>
            <w:r w:rsidRPr="005E11AF">
              <w:rPr>
                <w:rFonts w:ascii="Roboto Condensed" w:hAnsi="Roboto Condensed" w:cs="Calibri"/>
                <w:spacing w:val="-2"/>
                <w:position w:val="1"/>
                <w:sz w:val="20"/>
                <w:szCs w:val="20"/>
              </w:rPr>
              <w:t xml:space="preserve"> </w:t>
            </w:r>
            <w:r w:rsidRPr="005E11AF">
              <w:rPr>
                <w:rFonts w:ascii="Roboto Condensed" w:hAnsi="Roboto Condensed" w:cs="Calibri"/>
                <w:spacing w:val="1"/>
                <w:position w:val="1"/>
                <w:sz w:val="20"/>
                <w:szCs w:val="20"/>
              </w:rPr>
              <w:t>m</w:t>
            </w:r>
            <w:r w:rsidRPr="005E11AF">
              <w:rPr>
                <w:rFonts w:ascii="Roboto Condensed" w:hAnsi="Roboto Condensed" w:cs="Calibri"/>
                <w:position w:val="1"/>
                <w:sz w:val="20"/>
                <w:szCs w:val="20"/>
              </w:rPr>
              <w:t>a</w:t>
            </w:r>
            <w:r w:rsidRPr="005E11AF">
              <w:rPr>
                <w:rFonts w:ascii="Roboto Condensed" w:hAnsi="Roboto Condensed" w:cs="Calibri"/>
                <w:spacing w:val="-1"/>
                <w:position w:val="1"/>
                <w:sz w:val="20"/>
                <w:szCs w:val="20"/>
              </w:rPr>
              <w:t>g</w:t>
            </w:r>
            <w:r w:rsidRPr="005E11AF">
              <w:rPr>
                <w:rFonts w:ascii="Roboto Condensed" w:hAnsi="Roboto Condensed" w:cs="Calibri"/>
                <w:position w:val="1"/>
                <w:sz w:val="20"/>
                <w:szCs w:val="20"/>
              </w:rPr>
              <w:t>istra</w:t>
            </w:r>
            <w:r w:rsidRPr="005E11AF">
              <w:rPr>
                <w:rFonts w:ascii="Roboto Condensed" w:hAnsi="Roboto Condensed" w:cs="Calibri"/>
                <w:spacing w:val="-1"/>
                <w:position w:val="1"/>
                <w:sz w:val="20"/>
                <w:szCs w:val="20"/>
              </w:rPr>
              <w:t>u</w:t>
            </w:r>
            <w:r w:rsidRPr="005E11AF">
              <w:rPr>
                <w:rFonts w:ascii="Roboto Condensed" w:hAnsi="Roboto Condensed" w:cs="Calibri"/>
                <w:spacing w:val="-2"/>
                <w:position w:val="1"/>
                <w:sz w:val="20"/>
                <w:szCs w:val="20"/>
              </w:rPr>
              <w:t>x</w:t>
            </w:r>
            <w:r w:rsidRPr="005E11AF">
              <w:rPr>
                <w:rFonts w:ascii="Roboto Condensed" w:hAnsi="Roboto Condensed" w:cs="Calibri"/>
                <w:position w:val="1"/>
                <w:sz w:val="20"/>
                <w:szCs w:val="20"/>
              </w:rPr>
              <w:t>, Sim</w:t>
            </w:r>
            <w:r w:rsidRPr="005E11AF">
              <w:rPr>
                <w:rFonts w:ascii="Roboto Condensed" w:hAnsi="Roboto Condensed" w:cs="Calibri"/>
                <w:spacing w:val="-1"/>
                <w:position w:val="1"/>
                <w:sz w:val="20"/>
                <w:szCs w:val="20"/>
              </w:rPr>
              <w:t>u</w:t>
            </w:r>
            <w:r w:rsidRPr="005E11AF">
              <w:rPr>
                <w:rFonts w:ascii="Roboto Condensed" w:hAnsi="Roboto Condensed" w:cs="Calibri"/>
                <w:position w:val="1"/>
                <w:sz w:val="20"/>
                <w:szCs w:val="20"/>
              </w:rPr>
              <w:t>l</w:t>
            </w:r>
            <w:r w:rsidRPr="005E11AF">
              <w:rPr>
                <w:rFonts w:ascii="Roboto Condensed" w:hAnsi="Roboto Condensed" w:cs="Calibri"/>
                <w:spacing w:val="-3"/>
                <w:position w:val="1"/>
                <w:sz w:val="20"/>
                <w:szCs w:val="20"/>
              </w:rPr>
              <w:t>a</w:t>
            </w:r>
            <w:r w:rsidRPr="005E11AF">
              <w:rPr>
                <w:rFonts w:ascii="Roboto Condensed" w:hAnsi="Roboto Condensed" w:cs="Calibri"/>
                <w:position w:val="1"/>
                <w:sz w:val="20"/>
                <w:szCs w:val="20"/>
              </w:rPr>
              <w:t>t</w:t>
            </w:r>
            <w:r w:rsidRPr="005E11AF">
              <w:rPr>
                <w:rFonts w:ascii="Roboto Condensed" w:hAnsi="Roboto Condensed" w:cs="Calibri"/>
                <w:spacing w:val="-2"/>
                <w:position w:val="1"/>
                <w:sz w:val="20"/>
                <w:szCs w:val="20"/>
              </w:rPr>
              <w:t>i</w:t>
            </w:r>
            <w:r w:rsidRPr="005E11AF">
              <w:rPr>
                <w:rFonts w:ascii="Roboto Condensed" w:hAnsi="Roboto Condensed" w:cs="Calibri"/>
                <w:spacing w:val="1"/>
                <w:position w:val="1"/>
                <w:sz w:val="20"/>
                <w:szCs w:val="20"/>
              </w:rPr>
              <w:t>o</w:t>
            </w:r>
            <w:r w:rsidRPr="005E11AF">
              <w:rPr>
                <w:rFonts w:ascii="Roboto Condensed" w:hAnsi="Roboto Condensed" w:cs="Calibri"/>
                <w:position w:val="1"/>
                <w:sz w:val="20"/>
                <w:szCs w:val="20"/>
              </w:rPr>
              <w:t>n</w:t>
            </w:r>
            <w:r w:rsidRPr="005E11AF">
              <w:rPr>
                <w:rFonts w:ascii="Roboto Condensed" w:hAnsi="Roboto Condensed" w:cs="Calibri"/>
                <w:spacing w:val="-1"/>
                <w:position w:val="1"/>
                <w:sz w:val="20"/>
                <w:szCs w:val="20"/>
              </w:rPr>
              <w:t xml:space="preserve"> </w:t>
            </w:r>
            <w:r w:rsidRPr="005E11AF">
              <w:rPr>
                <w:rFonts w:ascii="Roboto Condensed" w:hAnsi="Roboto Condensed" w:cs="Calibri"/>
                <w:position w:val="1"/>
                <w:sz w:val="20"/>
                <w:szCs w:val="20"/>
              </w:rPr>
              <w:t>de</w:t>
            </w:r>
            <w:r w:rsidRPr="005E11AF">
              <w:rPr>
                <w:rFonts w:ascii="Roboto Condensed" w:hAnsi="Roboto Condensed" w:cs="Calibri"/>
                <w:spacing w:val="1"/>
                <w:position w:val="1"/>
                <w:sz w:val="20"/>
                <w:szCs w:val="20"/>
              </w:rPr>
              <w:t xml:space="preserve"> </w:t>
            </w:r>
            <w:r w:rsidRPr="005E11AF">
              <w:rPr>
                <w:rFonts w:ascii="Roboto Condensed" w:hAnsi="Roboto Condensed" w:cs="Calibri"/>
                <w:spacing w:val="-1"/>
                <w:position w:val="1"/>
                <w:sz w:val="20"/>
                <w:szCs w:val="20"/>
              </w:rPr>
              <w:t>p</w:t>
            </w:r>
            <w:r w:rsidRPr="005E11AF">
              <w:rPr>
                <w:rFonts w:ascii="Roboto Condensed" w:hAnsi="Roboto Condensed" w:cs="Calibri"/>
                <w:position w:val="1"/>
                <w:sz w:val="20"/>
                <w:szCs w:val="20"/>
              </w:rPr>
              <w:t>i</w:t>
            </w:r>
            <w:r w:rsidRPr="005E11AF">
              <w:rPr>
                <w:rFonts w:ascii="Roboto Condensed" w:hAnsi="Roboto Condensed" w:cs="Calibri"/>
                <w:spacing w:val="-3"/>
                <w:position w:val="1"/>
                <w:sz w:val="20"/>
                <w:szCs w:val="20"/>
              </w:rPr>
              <w:t>l</w:t>
            </w:r>
            <w:r w:rsidRPr="005E11AF">
              <w:rPr>
                <w:rFonts w:ascii="Roboto Condensed" w:hAnsi="Roboto Condensed" w:cs="Calibri"/>
                <w:spacing w:val="1"/>
                <w:position w:val="1"/>
                <w:sz w:val="20"/>
                <w:szCs w:val="20"/>
              </w:rPr>
              <w:t>o</w:t>
            </w:r>
            <w:r w:rsidRPr="005E11AF">
              <w:rPr>
                <w:rFonts w:ascii="Roboto Condensed" w:hAnsi="Roboto Condensed" w:cs="Calibri"/>
                <w:position w:val="1"/>
                <w:sz w:val="20"/>
                <w:szCs w:val="20"/>
              </w:rPr>
              <w:t>tage</w:t>
            </w:r>
            <w:r w:rsidRPr="005E11AF">
              <w:rPr>
                <w:rFonts w:ascii="Roboto Condensed" w:hAnsi="Roboto Condensed" w:cs="Calibri"/>
                <w:spacing w:val="-2"/>
                <w:position w:val="1"/>
                <w:sz w:val="20"/>
                <w:szCs w:val="20"/>
              </w:rPr>
              <w:t xml:space="preserve"> </w:t>
            </w:r>
            <w:r w:rsidRPr="005E11AF">
              <w:rPr>
                <w:rFonts w:ascii="Roboto Condensed" w:hAnsi="Roboto Condensed" w:cs="Calibri"/>
                <w:position w:val="1"/>
                <w:sz w:val="20"/>
                <w:szCs w:val="20"/>
              </w:rPr>
              <w:t>de</w:t>
            </w:r>
            <w:r w:rsidRPr="005E11AF">
              <w:rPr>
                <w:rFonts w:ascii="Roboto Condensed" w:hAnsi="Roboto Condensed" w:cs="Calibri"/>
                <w:spacing w:val="1"/>
                <w:position w:val="1"/>
                <w:sz w:val="20"/>
                <w:szCs w:val="20"/>
              </w:rPr>
              <w:t xml:space="preserve"> </w:t>
            </w:r>
            <w:r w:rsidRPr="005E11AF">
              <w:rPr>
                <w:rFonts w:ascii="Roboto Condensed" w:hAnsi="Roboto Condensed" w:cs="Calibri"/>
                <w:spacing w:val="-1"/>
                <w:position w:val="1"/>
                <w:sz w:val="20"/>
                <w:szCs w:val="20"/>
              </w:rPr>
              <w:t>p</w:t>
            </w:r>
            <w:r w:rsidRPr="005E11AF">
              <w:rPr>
                <w:rFonts w:ascii="Roboto Condensed" w:hAnsi="Roboto Condensed" w:cs="Calibri"/>
                <w:spacing w:val="-3"/>
                <w:position w:val="1"/>
                <w:sz w:val="20"/>
                <w:szCs w:val="20"/>
              </w:rPr>
              <w:t>r</w:t>
            </w:r>
            <w:r w:rsidRPr="005E11AF">
              <w:rPr>
                <w:rFonts w:ascii="Roboto Condensed" w:hAnsi="Roboto Condensed" w:cs="Calibri"/>
                <w:spacing w:val="1"/>
                <w:position w:val="1"/>
                <w:sz w:val="20"/>
                <w:szCs w:val="20"/>
              </w:rPr>
              <w:t>o</w:t>
            </w:r>
            <w:r w:rsidRPr="005E11AF">
              <w:rPr>
                <w:rFonts w:ascii="Roboto Condensed" w:hAnsi="Roboto Condensed" w:cs="Calibri"/>
                <w:position w:val="1"/>
                <w:sz w:val="20"/>
                <w:szCs w:val="20"/>
              </w:rPr>
              <w:t>je</w:t>
            </w:r>
            <w:r w:rsidRPr="005E11AF">
              <w:rPr>
                <w:rFonts w:ascii="Roboto Condensed" w:hAnsi="Roboto Condensed" w:cs="Calibri"/>
                <w:spacing w:val="1"/>
                <w:position w:val="1"/>
                <w:sz w:val="20"/>
                <w:szCs w:val="20"/>
              </w:rPr>
              <w:t>t</w:t>
            </w:r>
            <w:r w:rsidRPr="005E11AF">
              <w:rPr>
                <w:rFonts w:ascii="Roboto Condensed" w:hAnsi="Roboto Condensed" w:cs="Calibri"/>
                <w:position w:val="1"/>
                <w:sz w:val="20"/>
                <w:szCs w:val="20"/>
              </w:rPr>
              <w:t>,</w:t>
            </w:r>
            <w:r w:rsidRPr="005E11AF">
              <w:rPr>
                <w:rFonts w:ascii="Roboto Condensed" w:hAnsi="Roboto Condensed" w:cs="Calibri"/>
                <w:spacing w:val="-2"/>
                <w:position w:val="1"/>
                <w:sz w:val="20"/>
                <w:szCs w:val="20"/>
              </w:rPr>
              <w:t xml:space="preserve"> </w:t>
            </w:r>
            <w:r w:rsidRPr="005E11AF">
              <w:rPr>
                <w:rFonts w:ascii="Roboto Condensed" w:hAnsi="Roboto Condensed" w:cs="Calibri"/>
                <w:spacing w:val="2"/>
                <w:position w:val="1"/>
                <w:sz w:val="20"/>
                <w:szCs w:val="20"/>
              </w:rPr>
              <w:t>s</w:t>
            </w:r>
            <w:r w:rsidRPr="005E11AF">
              <w:rPr>
                <w:rFonts w:ascii="Roboto Condensed" w:hAnsi="Roboto Condensed" w:cs="Calibri"/>
                <w:spacing w:val="-3"/>
                <w:position w:val="1"/>
                <w:sz w:val="20"/>
                <w:szCs w:val="20"/>
              </w:rPr>
              <w:t>u</w:t>
            </w:r>
            <w:r w:rsidRPr="005E11AF">
              <w:rPr>
                <w:rFonts w:ascii="Roboto Condensed" w:hAnsi="Roboto Condensed" w:cs="Calibri"/>
                <w:position w:val="1"/>
                <w:sz w:val="20"/>
                <w:szCs w:val="20"/>
              </w:rPr>
              <w:t>ivi</w:t>
            </w:r>
            <w:r w:rsidRPr="005E11AF">
              <w:rPr>
                <w:rFonts w:ascii="Roboto Condensed" w:hAnsi="Roboto Condensed" w:cs="Calibri"/>
                <w:spacing w:val="1"/>
                <w:position w:val="1"/>
                <w:sz w:val="20"/>
                <w:szCs w:val="20"/>
              </w:rPr>
              <w:t xml:space="preserve"> </w:t>
            </w:r>
            <w:r w:rsidRPr="005E11AF">
              <w:rPr>
                <w:rFonts w:ascii="Roboto Condensed" w:hAnsi="Roboto Condensed" w:cs="Calibri"/>
                <w:position w:val="1"/>
                <w:sz w:val="20"/>
                <w:szCs w:val="20"/>
              </w:rPr>
              <w:t>&amp;</w:t>
            </w:r>
            <w:r w:rsidRPr="005E11AF">
              <w:rPr>
                <w:rFonts w:ascii="Roboto Condensed" w:hAnsi="Roboto Condensed" w:cs="Calibri"/>
                <w:spacing w:val="-2"/>
                <w:position w:val="1"/>
                <w:sz w:val="20"/>
                <w:szCs w:val="20"/>
              </w:rPr>
              <w:t xml:space="preserve"> </w:t>
            </w:r>
            <w:r w:rsidRPr="005E11AF">
              <w:rPr>
                <w:rFonts w:ascii="Roboto Condensed" w:hAnsi="Roboto Condensed" w:cs="Calibri"/>
                <w:position w:val="1"/>
                <w:sz w:val="20"/>
                <w:szCs w:val="20"/>
              </w:rPr>
              <w:t>c</w:t>
            </w:r>
            <w:r w:rsidRPr="005E11AF">
              <w:rPr>
                <w:rFonts w:ascii="Roboto Condensed" w:hAnsi="Roboto Condensed" w:cs="Calibri"/>
                <w:spacing w:val="-1"/>
                <w:position w:val="1"/>
                <w:sz w:val="20"/>
                <w:szCs w:val="20"/>
              </w:rPr>
              <w:t>o</w:t>
            </w:r>
            <w:r w:rsidRPr="005E11AF">
              <w:rPr>
                <w:rFonts w:ascii="Roboto Condensed" w:hAnsi="Roboto Condensed" w:cs="Calibri"/>
                <w:position w:val="1"/>
                <w:sz w:val="20"/>
                <w:szCs w:val="20"/>
              </w:rPr>
              <w:t>ac</w:t>
            </w:r>
            <w:r w:rsidRPr="005E11AF">
              <w:rPr>
                <w:rFonts w:ascii="Roboto Condensed" w:hAnsi="Roboto Condensed" w:cs="Calibri"/>
                <w:spacing w:val="-1"/>
                <w:position w:val="1"/>
                <w:sz w:val="20"/>
                <w:szCs w:val="20"/>
              </w:rPr>
              <w:t>h</w:t>
            </w:r>
            <w:r w:rsidRPr="005E11AF">
              <w:rPr>
                <w:rFonts w:ascii="Roboto Condensed" w:hAnsi="Roboto Condensed" w:cs="Calibri"/>
                <w:position w:val="1"/>
                <w:sz w:val="20"/>
                <w:szCs w:val="20"/>
              </w:rPr>
              <w:t>i</w:t>
            </w:r>
            <w:r w:rsidRPr="005E11AF">
              <w:rPr>
                <w:rFonts w:ascii="Roboto Condensed" w:hAnsi="Roboto Condensed" w:cs="Calibri"/>
                <w:spacing w:val="-1"/>
                <w:position w:val="1"/>
                <w:sz w:val="20"/>
                <w:szCs w:val="20"/>
              </w:rPr>
              <w:t>ng</w:t>
            </w:r>
            <w:r w:rsidRPr="005E11AF">
              <w:rPr>
                <w:rFonts w:ascii="Roboto Condensed" w:hAnsi="Roboto Condensed" w:cs="Calibri"/>
                <w:position w:val="1"/>
                <w:sz w:val="20"/>
                <w:szCs w:val="20"/>
              </w:rPr>
              <w:t>.</w:t>
            </w:r>
          </w:p>
        </w:tc>
      </w:tr>
      <w:tr w:rsidR="000040BB" w:rsidRPr="00647ED1" w14:paraId="1C999653" w14:textId="77777777" w:rsidTr="00713078">
        <w:trPr>
          <w:trHeight w:hRule="exact" w:val="2154"/>
        </w:trPr>
        <w:tc>
          <w:tcPr>
            <w:tcW w:w="2577" w:type="dxa"/>
            <w:gridSpan w:val="2"/>
            <w:shd w:val="clear" w:color="auto" w:fill="282D46"/>
            <w:vAlign w:val="center"/>
          </w:tcPr>
          <w:p w14:paraId="078686EA" w14:textId="77777777" w:rsidR="000040BB" w:rsidRPr="000551B3" w:rsidRDefault="000040BB" w:rsidP="00713078">
            <w:pPr>
              <w:autoSpaceDE w:val="0"/>
              <w:autoSpaceDN w:val="0"/>
              <w:adjustRightInd w:val="0"/>
              <w:spacing w:after="0" w:line="240" w:lineRule="auto"/>
              <w:ind w:left="97" w:right="-20"/>
              <w:rPr>
                <w:rFonts w:ascii="Roboto Condensed" w:hAnsi="Roboto Condensed" w:cs="Times New Roman"/>
                <w:b/>
                <w:color w:val="FFFFFF" w:themeColor="background1"/>
                <w:szCs w:val="24"/>
              </w:rPr>
            </w:pPr>
            <w:r w:rsidRPr="000551B3">
              <w:rPr>
                <w:rFonts w:ascii="Roboto Condensed" w:hAnsi="Roboto Condensed" w:cs="Calibri"/>
                <w:b/>
                <w:bCs/>
                <w:color w:val="FFFFFF" w:themeColor="background1"/>
                <w:spacing w:val="-1"/>
                <w:position w:val="1"/>
              </w:rPr>
              <w:t>Moda</w:t>
            </w:r>
            <w:r w:rsidRPr="000551B3">
              <w:rPr>
                <w:rFonts w:ascii="Roboto Condensed" w:hAnsi="Roboto Condensed" w:cs="Calibri"/>
                <w:b/>
                <w:bCs/>
                <w:color w:val="FFFFFF" w:themeColor="background1"/>
                <w:spacing w:val="1"/>
                <w:position w:val="1"/>
              </w:rPr>
              <w:t>li</w:t>
            </w:r>
            <w:r w:rsidRPr="000551B3">
              <w:rPr>
                <w:rFonts w:ascii="Roboto Condensed" w:hAnsi="Roboto Condensed" w:cs="Calibri"/>
                <w:b/>
                <w:bCs/>
                <w:color w:val="FFFFFF" w:themeColor="background1"/>
                <w:position w:val="1"/>
              </w:rPr>
              <w:t>tés</w:t>
            </w:r>
            <w:r w:rsidRPr="000551B3">
              <w:rPr>
                <w:rFonts w:ascii="Roboto Condensed" w:hAnsi="Roboto Condensed" w:cs="Calibri"/>
                <w:b/>
                <w:bCs/>
                <w:color w:val="FFFFFF" w:themeColor="background1"/>
                <w:spacing w:val="1"/>
                <w:position w:val="1"/>
              </w:rPr>
              <w:t xml:space="preserve"> </w:t>
            </w:r>
            <w:r w:rsidRPr="000551B3">
              <w:rPr>
                <w:rFonts w:ascii="Roboto Condensed" w:hAnsi="Roboto Condensed" w:cs="Calibri"/>
                <w:b/>
                <w:bCs/>
                <w:color w:val="FFFFFF" w:themeColor="background1"/>
                <w:spacing w:val="-1"/>
                <w:position w:val="1"/>
              </w:rPr>
              <w:t>d</w:t>
            </w:r>
            <w:r w:rsidRPr="000551B3">
              <w:rPr>
                <w:rFonts w:ascii="Roboto Condensed" w:hAnsi="Roboto Condensed" w:cs="Calibri"/>
                <w:b/>
                <w:bCs/>
                <w:color w:val="FFFFFF" w:themeColor="background1"/>
                <w:position w:val="1"/>
              </w:rPr>
              <w:t>’</w:t>
            </w:r>
            <w:r w:rsidRPr="000551B3">
              <w:rPr>
                <w:rFonts w:ascii="Roboto Condensed" w:hAnsi="Roboto Condensed" w:cs="Calibri"/>
                <w:b/>
                <w:bCs/>
                <w:color w:val="FFFFFF" w:themeColor="background1"/>
                <w:spacing w:val="-2"/>
                <w:position w:val="1"/>
              </w:rPr>
              <w:t>é</w:t>
            </w:r>
            <w:r w:rsidRPr="000551B3">
              <w:rPr>
                <w:rFonts w:ascii="Roboto Condensed" w:hAnsi="Roboto Condensed" w:cs="Calibri"/>
                <w:b/>
                <w:bCs/>
                <w:color w:val="FFFFFF" w:themeColor="background1"/>
                <w:spacing w:val="1"/>
                <w:position w:val="1"/>
              </w:rPr>
              <w:t>v</w:t>
            </w:r>
            <w:r w:rsidRPr="000551B3">
              <w:rPr>
                <w:rFonts w:ascii="Roboto Condensed" w:hAnsi="Roboto Condensed" w:cs="Calibri"/>
                <w:b/>
                <w:bCs/>
                <w:color w:val="FFFFFF" w:themeColor="background1"/>
                <w:spacing w:val="-1"/>
                <w:position w:val="1"/>
              </w:rPr>
              <w:t>a</w:t>
            </w:r>
            <w:r w:rsidRPr="000551B3">
              <w:rPr>
                <w:rFonts w:ascii="Roboto Condensed" w:hAnsi="Roboto Condensed" w:cs="Calibri"/>
                <w:b/>
                <w:bCs/>
                <w:color w:val="FFFFFF" w:themeColor="background1"/>
                <w:spacing w:val="1"/>
                <w:position w:val="1"/>
              </w:rPr>
              <w:t>l</w:t>
            </w:r>
            <w:r w:rsidRPr="000551B3">
              <w:rPr>
                <w:rFonts w:ascii="Roboto Condensed" w:hAnsi="Roboto Condensed" w:cs="Calibri"/>
                <w:b/>
                <w:bCs/>
                <w:color w:val="FFFFFF" w:themeColor="background1"/>
                <w:spacing w:val="-1"/>
                <w:position w:val="1"/>
              </w:rPr>
              <w:t>ua</w:t>
            </w:r>
            <w:r w:rsidRPr="000551B3">
              <w:rPr>
                <w:rFonts w:ascii="Roboto Condensed" w:hAnsi="Roboto Condensed" w:cs="Calibri"/>
                <w:b/>
                <w:bCs/>
                <w:color w:val="FFFFFF" w:themeColor="background1"/>
                <w:position w:val="1"/>
              </w:rPr>
              <w:t>t</w:t>
            </w:r>
            <w:r w:rsidRPr="000551B3">
              <w:rPr>
                <w:rFonts w:ascii="Roboto Condensed" w:hAnsi="Roboto Condensed" w:cs="Calibri"/>
                <w:b/>
                <w:bCs/>
                <w:color w:val="FFFFFF" w:themeColor="background1"/>
                <w:spacing w:val="1"/>
                <w:position w:val="1"/>
              </w:rPr>
              <w:t>i</w:t>
            </w:r>
            <w:r w:rsidRPr="000551B3">
              <w:rPr>
                <w:rFonts w:ascii="Roboto Condensed" w:hAnsi="Roboto Condensed" w:cs="Calibri"/>
                <w:b/>
                <w:bCs/>
                <w:color w:val="FFFFFF" w:themeColor="background1"/>
                <w:spacing w:val="-1"/>
                <w:position w:val="1"/>
              </w:rPr>
              <w:t>o</w:t>
            </w:r>
            <w:r w:rsidRPr="000551B3">
              <w:rPr>
                <w:rFonts w:ascii="Roboto Condensed" w:hAnsi="Roboto Condensed" w:cs="Calibri"/>
                <w:b/>
                <w:bCs/>
                <w:color w:val="FFFFFF" w:themeColor="background1"/>
                <w:position w:val="1"/>
              </w:rPr>
              <w:t xml:space="preserve">n </w:t>
            </w:r>
            <w:r w:rsidRPr="000551B3">
              <w:rPr>
                <w:rFonts w:ascii="Roboto Condensed" w:hAnsi="Roboto Condensed" w:cs="Calibri"/>
                <w:b/>
                <w:bCs/>
                <w:color w:val="FFFFFF" w:themeColor="background1"/>
                <w:spacing w:val="-1"/>
              </w:rPr>
              <w:t>de</w:t>
            </w:r>
            <w:r w:rsidRPr="000551B3">
              <w:rPr>
                <w:rFonts w:ascii="Roboto Condensed" w:hAnsi="Roboto Condensed" w:cs="Calibri"/>
                <w:b/>
                <w:bCs/>
                <w:color w:val="FFFFFF" w:themeColor="background1"/>
              </w:rPr>
              <w:t>s</w:t>
            </w:r>
            <w:r w:rsidRPr="000551B3">
              <w:rPr>
                <w:rFonts w:ascii="Roboto Condensed" w:hAnsi="Roboto Condensed" w:cs="Calibri"/>
                <w:b/>
                <w:bCs/>
                <w:color w:val="FFFFFF" w:themeColor="background1"/>
                <w:spacing w:val="1"/>
              </w:rPr>
              <w:t xml:space="preserve"> </w:t>
            </w:r>
            <w:r w:rsidRPr="000551B3">
              <w:rPr>
                <w:rFonts w:ascii="Roboto Condensed" w:hAnsi="Roboto Condensed" w:cs="Calibri"/>
                <w:b/>
                <w:bCs/>
                <w:color w:val="FFFFFF" w:themeColor="background1"/>
              </w:rPr>
              <w:t>ac</w:t>
            </w:r>
            <w:r w:rsidRPr="000551B3">
              <w:rPr>
                <w:rFonts w:ascii="Roboto Condensed" w:hAnsi="Roboto Condensed" w:cs="Calibri"/>
                <w:b/>
                <w:bCs/>
                <w:color w:val="FFFFFF" w:themeColor="background1"/>
                <w:spacing w:val="-1"/>
              </w:rPr>
              <w:t>qu</w:t>
            </w:r>
            <w:r w:rsidRPr="000551B3">
              <w:rPr>
                <w:rFonts w:ascii="Roboto Condensed" w:hAnsi="Roboto Condensed" w:cs="Calibri"/>
                <w:b/>
                <w:bCs/>
                <w:color w:val="FFFFFF" w:themeColor="background1"/>
                <w:spacing w:val="1"/>
              </w:rPr>
              <w:t>i</w:t>
            </w:r>
            <w:r w:rsidRPr="000551B3">
              <w:rPr>
                <w:rFonts w:ascii="Roboto Condensed" w:hAnsi="Roboto Condensed" w:cs="Calibri"/>
                <w:b/>
                <w:bCs/>
                <w:color w:val="FFFFFF" w:themeColor="background1"/>
              </w:rPr>
              <w:t xml:space="preserve">s </w:t>
            </w:r>
            <w:r w:rsidRPr="000551B3">
              <w:rPr>
                <w:rFonts w:ascii="Roboto Condensed" w:hAnsi="Roboto Condensed" w:cs="Calibri"/>
                <w:b/>
                <w:bCs/>
                <w:color w:val="FFFFFF" w:themeColor="background1"/>
                <w:spacing w:val="-1"/>
              </w:rPr>
              <w:t>d</w:t>
            </w:r>
            <w:r w:rsidRPr="000551B3">
              <w:rPr>
                <w:rFonts w:ascii="Roboto Condensed" w:hAnsi="Roboto Condensed" w:cs="Calibri"/>
                <w:b/>
                <w:bCs/>
                <w:color w:val="FFFFFF" w:themeColor="background1"/>
              </w:rPr>
              <w:t>’a</w:t>
            </w:r>
            <w:r w:rsidRPr="000551B3">
              <w:rPr>
                <w:rFonts w:ascii="Roboto Condensed" w:hAnsi="Roboto Condensed" w:cs="Calibri"/>
                <w:b/>
                <w:bCs/>
                <w:color w:val="FFFFFF" w:themeColor="background1"/>
                <w:spacing w:val="-1"/>
              </w:rPr>
              <w:t>pp</w:t>
            </w:r>
            <w:r w:rsidRPr="000551B3">
              <w:rPr>
                <w:rFonts w:ascii="Roboto Condensed" w:hAnsi="Roboto Condensed" w:cs="Calibri"/>
                <w:b/>
                <w:bCs/>
                <w:color w:val="FFFFFF" w:themeColor="background1"/>
                <w:spacing w:val="1"/>
              </w:rPr>
              <w:t>r</w:t>
            </w:r>
            <w:r w:rsidRPr="000551B3">
              <w:rPr>
                <w:rFonts w:ascii="Roboto Condensed" w:hAnsi="Roboto Condensed" w:cs="Calibri"/>
                <w:b/>
                <w:bCs/>
                <w:color w:val="FFFFFF" w:themeColor="background1"/>
                <w:spacing w:val="-1"/>
              </w:rPr>
              <w:t>en</w:t>
            </w:r>
            <w:r w:rsidRPr="000551B3">
              <w:rPr>
                <w:rFonts w:ascii="Roboto Condensed" w:hAnsi="Roboto Condensed" w:cs="Calibri"/>
                <w:b/>
                <w:bCs/>
                <w:color w:val="FFFFFF" w:themeColor="background1"/>
              </w:rPr>
              <w:t>t</w:t>
            </w:r>
            <w:r w:rsidRPr="000551B3">
              <w:rPr>
                <w:rFonts w:ascii="Roboto Condensed" w:hAnsi="Roboto Condensed" w:cs="Calibri"/>
                <w:b/>
                <w:bCs/>
                <w:color w:val="FFFFFF" w:themeColor="background1"/>
                <w:spacing w:val="1"/>
              </w:rPr>
              <w:t>i</w:t>
            </w:r>
            <w:r w:rsidRPr="000551B3">
              <w:rPr>
                <w:rFonts w:ascii="Roboto Condensed" w:hAnsi="Roboto Condensed" w:cs="Calibri"/>
                <w:b/>
                <w:bCs/>
                <w:color w:val="FFFFFF" w:themeColor="background1"/>
              </w:rPr>
              <w:t>ss</w:t>
            </w:r>
            <w:r w:rsidRPr="000551B3">
              <w:rPr>
                <w:rFonts w:ascii="Roboto Condensed" w:hAnsi="Roboto Condensed" w:cs="Calibri"/>
                <w:b/>
                <w:bCs/>
                <w:color w:val="FFFFFF" w:themeColor="background1"/>
                <w:spacing w:val="-1"/>
              </w:rPr>
              <w:t>a</w:t>
            </w:r>
            <w:r w:rsidRPr="000551B3">
              <w:rPr>
                <w:rFonts w:ascii="Roboto Condensed" w:hAnsi="Roboto Condensed" w:cs="Calibri"/>
                <w:b/>
                <w:bCs/>
                <w:color w:val="FFFFFF" w:themeColor="background1"/>
                <w:spacing w:val="1"/>
              </w:rPr>
              <w:t>g</w:t>
            </w:r>
            <w:r w:rsidRPr="000551B3">
              <w:rPr>
                <w:rFonts w:ascii="Roboto Condensed" w:hAnsi="Roboto Condensed" w:cs="Calibri"/>
                <w:b/>
                <w:bCs/>
                <w:color w:val="FFFFFF" w:themeColor="background1"/>
              </w:rPr>
              <w:t>e</w:t>
            </w:r>
          </w:p>
        </w:tc>
        <w:tc>
          <w:tcPr>
            <w:tcW w:w="7462" w:type="dxa"/>
            <w:gridSpan w:val="3"/>
            <w:shd w:val="clear" w:color="auto" w:fill="F1E5F7"/>
            <w:vAlign w:val="center"/>
          </w:tcPr>
          <w:p w14:paraId="4EF26E10" w14:textId="77777777" w:rsidR="000040BB" w:rsidRPr="005E11AF" w:rsidRDefault="000040BB" w:rsidP="00713078">
            <w:pPr>
              <w:autoSpaceDE w:val="0"/>
              <w:autoSpaceDN w:val="0"/>
              <w:adjustRightInd w:val="0"/>
              <w:spacing w:after="0" w:line="240" w:lineRule="auto"/>
              <w:ind w:left="102" w:right="-23"/>
              <w:rPr>
                <w:rFonts w:ascii="Roboto Condensed" w:hAnsi="Roboto Condensed" w:cs="Calibri"/>
                <w:sz w:val="20"/>
                <w:szCs w:val="20"/>
              </w:rPr>
            </w:pPr>
            <w:r w:rsidRPr="005E11AF">
              <w:rPr>
                <w:rFonts w:ascii="Roboto Condensed" w:hAnsi="Roboto Condensed" w:cs="Calibri"/>
                <w:position w:val="1"/>
                <w:sz w:val="20"/>
                <w:szCs w:val="20"/>
              </w:rPr>
              <w:t>C</w:t>
            </w:r>
            <w:r w:rsidRPr="005E11AF">
              <w:rPr>
                <w:rFonts w:ascii="Roboto Condensed" w:hAnsi="Roboto Condensed" w:cs="Calibri"/>
                <w:spacing w:val="1"/>
                <w:position w:val="1"/>
                <w:sz w:val="20"/>
                <w:szCs w:val="20"/>
              </w:rPr>
              <w:t>o</w:t>
            </w:r>
            <w:r w:rsidRPr="005E11AF">
              <w:rPr>
                <w:rFonts w:ascii="Roboto Condensed" w:hAnsi="Roboto Condensed" w:cs="Calibri"/>
                <w:spacing w:val="-1"/>
                <w:position w:val="1"/>
                <w:sz w:val="20"/>
                <w:szCs w:val="20"/>
              </w:rPr>
              <w:t>n</w:t>
            </w:r>
            <w:r w:rsidRPr="005E11AF">
              <w:rPr>
                <w:rFonts w:ascii="Roboto Condensed" w:hAnsi="Roboto Condensed" w:cs="Calibri"/>
                <w:position w:val="1"/>
                <w:sz w:val="20"/>
                <w:szCs w:val="20"/>
              </w:rPr>
              <w:t>t</w:t>
            </w:r>
            <w:r w:rsidRPr="005E11AF">
              <w:rPr>
                <w:rFonts w:ascii="Roboto Condensed" w:hAnsi="Roboto Condensed" w:cs="Calibri"/>
                <w:spacing w:val="-2"/>
                <w:position w:val="1"/>
                <w:sz w:val="20"/>
                <w:szCs w:val="20"/>
              </w:rPr>
              <w:t>r</w:t>
            </w:r>
            <w:r w:rsidRPr="005E11AF">
              <w:rPr>
                <w:rFonts w:ascii="Roboto Condensed" w:hAnsi="Roboto Condensed" w:cs="Calibri"/>
                <w:spacing w:val="1"/>
                <w:position w:val="1"/>
                <w:sz w:val="20"/>
                <w:szCs w:val="20"/>
              </w:rPr>
              <w:t>ô</w:t>
            </w:r>
            <w:r w:rsidRPr="005E11AF">
              <w:rPr>
                <w:rFonts w:ascii="Roboto Condensed" w:hAnsi="Roboto Condensed" w:cs="Calibri"/>
                <w:position w:val="1"/>
                <w:sz w:val="20"/>
                <w:szCs w:val="20"/>
              </w:rPr>
              <w:t>le in</w:t>
            </w:r>
            <w:r w:rsidRPr="005E11AF">
              <w:rPr>
                <w:rFonts w:ascii="Roboto Condensed" w:hAnsi="Roboto Condensed" w:cs="Calibri"/>
                <w:spacing w:val="-1"/>
                <w:position w:val="1"/>
                <w:sz w:val="20"/>
                <w:szCs w:val="20"/>
              </w:rPr>
              <w:t>d</w:t>
            </w:r>
            <w:r w:rsidRPr="005E11AF">
              <w:rPr>
                <w:rFonts w:ascii="Roboto Condensed" w:hAnsi="Roboto Condensed" w:cs="Calibri"/>
                <w:position w:val="1"/>
                <w:sz w:val="20"/>
                <w:szCs w:val="20"/>
              </w:rPr>
              <w:t>ivid</w:t>
            </w:r>
            <w:r w:rsidRPr="005E11AF">
              <w:rPr>
                <w:rFonts w:ascii="Roboto Condensed" w:hAnsi="Roboto Condensed" w:cs="Calibri"/>
                <w:spacing w:val="-1"/>
                <w:position w:val="1"/>
                <w:sz w:val="20"/>
                <w:szCs w:val="20"/>
              </w:rPr>
              <w:t>u</w:t>
            </w:r>
            <w:r w:rsidRPr="005E11AF">
              <w:rPr>
                <w:rFonts w:ascii="Roboto Condensed" w:hAnsi="Roboto Condensed" w:cs="Calibri"/>
                <w:position w:val="1"/>
                <w:sz w:val="20"/>
                <w:szCs w:val="20"/>
              </w:rPr>
              <w:t>el</w:t>
            </w:r>
            <w:r w:rsidRPr="005E11AF">
              <w:rPr>
                <w:rFonts w:ascii="Roboto Condensed" w:hAnsi="Roboto Condensed" w:cs="Calibri"/>
                <w:spacing w:val="-2"/>
                <w:position w:val="1"/>
                <w:sz w:val="20"/>
                <w:szCs w:val="20"/>
              </w:rPr>
              <w:t xml:space="preserve"> </w:t>
            </w:r>
            <w:r w:rsidRPr="005E11AF">
              <w:rPr>
                <w:rFonts w:ascii="Roboto Condensed" w:hAnsi="Roboto Condensed" w:cs="Calibri"/>
                <w:position w:val="1"/>
                <w:sz w:val="20"/>
                <w:szCs w:val="20"/>
              </w:rPr>
              <w:t>:</w:t>
            </w:r>
            <w:r w:rsidRPr="005E11AF">
              <w:rPr>
                <w:rFonts w:ascii="Roboto Condensed" w:hAnsi="Roboto Condensed" w:cs="Calibri"/>
                <w:spacing w:val="-1"/>
                <w:position w:val="1"/>
                <w:sz w:val="20"/>
                <w:szCs w:val="20"/>
              </w:rPr>
              <w:t xml:space="preserve"> </w:t>
            </w:r>
            <w:r w:rsidRPr="005E11AF">
              <w:rPr>
                <w:rFonts w:ascii="Roboto Condensed" w:hAnsi="Roboto Condensed" w:cs="Calibri"/>
                <w:position w:val="1"/>
                <w:sz w:val="20"/>
                <w:szCs w:val="20"/>
              </w:rPr>
              <w:t>Ex</w:t>
            </w:r>
            <w:r w:rsidRPr="005E11AF">
              <w:rPr>
                <w:rFonts w:ascii="Roboto Condensed" w:hAnsi="Roboto Condensed" w:cs="Calibri"/>
                <w:spacing w:val="-2"/>
                <w:position w:val="1"/>
                <w:sz w:val="20"/>
                <w:szCs w:val="20"/>
              </w:rPr>
              <w:t>a</w:t>
            </w:r>
            <w:r w:rsidRPr="005E11AF">
              <w:rPr>
                <w:rFonts w:ascii="Roboto Condensed" w:hAnsi="Roboto Condensed" w:cs="Calibri"/>
                <w:spacing w:val="1"/>
                <w:position w:val="1"/>
                <w:sz w:val="20"/>
                <w:szCs w:val="20"/>
              </w:rPr>
              <w:t>m</w:t>
            </w:r>
            <w:r w:rsidRPr="005E11AF">
              <w:rPr>
                <w:rFonts w:ascii="Roboto Condensed" w:hAnsi="Roboto Condensed" w:cs="Calibri"/>
                <w:spacing w:val="-2"/>
                <w:position w:val="1"/>
                <w:sz w:val="20"/>
                <w:szCs w:val="20"/>
              </w:rPr>
              <w:t>e</w:t>
            </w:r>
            <w:r w:rsidRPr="005E11AF">
              <w:rPr>
                <w:rFonts w:ascii="Roboto Condensed" w:hAnsi="Roboto Condensed" w:cs="Calibri"/>
                <w:position w:val="1"/>
                <w:sz w:val="20"/>
                <w:szCs w:val="20"/>
              </w:rPr>
              <w:t>n</w:t>
            </w:r>
            <w:r w:rsidRPr="005E11AF">
              <w:rPr>
                <w:rFonts w:ascii="Roboto Condensed" w:hAnsi="Roboto Condensed" w:cs="Calibri"/>
                <w:spacing w:val="-1"/>
                <w:position w:val="1"/>
                <w:sz w:val="20"/>
                <w:szCs w:val="20"/>
              </w:rPr>
              <w:t xml:space="preserve"> </w:t>
            </w:r>
            <w:r w:rsidRPr="005E11AF">
              <w:rPr>
                <w:rFonts w:ascii="Roboto Condensed" w:hAnsi="Roboto Condensed" w:cs="Calibri"/>
                <w:position w:val="1"/>
                <w:sz w:val="20"/>
                <w:szCs w:val="20"/>
              </w:rPr>
              <w:t>de</w:t>
            </w:r>
            <w:r w:rsidRPr="005E11AF">
              <w:rPr>
                <w:rFonts w:ascii="Roboto Condensed" w:hAnsi="Roboto Condensed" w:cs="Calibri"/>
                <w:spacing w:val="1"/>
                <w:position w:val="1"/>
                <w:sz w:val="20"/>
                <w:szCs w:val="20"/>
              </w:rPr>
              <w:t xml:space="preserve"> 2</w:t>
            </w:r>
            <w:r w:rsidRPr="005E11AF">
              <w:rPr>
                <w:rFonts w:ascii="Roboto Condensed" w:hAnsi="Roboto Condensed" w:cs="Calibri"/>
                <w:position w:val="1"/>
                <w:sz w:val="20"/>
                <w:szCs w:val="20"/>
              </w:rPr>
              <w:t>h</w:t>
            </w:r>
            <w:r w:rsidRPr="005E11AF">
              <w:rPr>
                <w:rFonts w:ascii="Roboto Condensed" w:hAnsi="Roboto Condensed" w:cs="Calibri"/>
                <w:spacing w:val="2"/>
                <w:position w:val="1"/>
                <w:sz w:val="20"/>
                <w:szCs w:val="20"/>
              </w:rPr>
              <w:t xml:space="preserve"> </w:t>
            </w:r>
            <w:r w:rsidRPr="005E11AF">
              <w:rPr>
                <w:rFonts w:ascii="Roboto Condensed" w:hAnsi="Roboto Condensed" w:cs="Calibri"/>
                <w:position w:val="1"/>
                <w:sz w:val="20"/>
                <w:szCs w:val="20"/>
              </w:rPr>
              <w:t>sa</w:t>
            </w:r>
            <w:r w:rsidRPr="005E11AF">
              <w:rPr>
                <w:rFonts w:ascii="Roboto Condensed" w:hAnsi="Roboto Condensed" w:cs="Calibri"/>
                <w:spacing w:val="-1"/>
                <w:position w:val="1"/>
                <w:sz w:val="20"/>
                <w:szCs w:val="20"/>
              </w:rPr>
              <w:t>n</w:t>
            </w:r>
            <w:r w:rsidRPr="005E11AF">
              <w:rPr>
                <w:rFonts w:ascii="Roboto Condensed" w:hAnsi="Roboto Condensed" w:cs="Calibri"/>
                <w:position w:val="1"/>
                <w:sz w:val="20"/>
                <w:szCs w:val="20"/>
              </w:rPr>
              <w:t>s</w:t>
            </w:r>
            <w:r w:rsidRPr="005E11AF">
              <w:rPr>
                <w:rFonts w:ascii="Roboto Condensed" w:hAnsi="Roboto Condensed" w:cs="Calibri"/>
                <w:spacing w:val="-2"/>
                <w:position w:val="1"/>
                <w:sz w:val="20"/>
                <w:szCs w:val="20"/>
              </w:rPr>
              <w:t xml:space="preserve"> </w:t>
            </w:r>
            <w:r w:rsidRPr="005E11AF">
              <w:rPr>
                <w:rFonts w:ascii="Roboto Condensed" w:hAnsi="Roboto Condensed" w:cs="Calibri"/>
                <w:position w:val="1"/>
                <w:sz w:val="20"/>
                <w:szCs w:val="20"/>
              </w:rPr>
              <w:t>d</w:t>
            </w:r>
            <w:r w:rsidRPr="005E11AF">
              <w:rPr>
                <w:rFonts w:ascii="Roboto Condensed" w:hAnsi="Roboto Condensed" w:cs="Calibri"/>
                <w:spacing w:val="1"/>
                <w:position w:val="1"/>
                <w:sz w:val="20"/>
                <w:szCs w:val="20"/>
              </w:rPr>
              <w:t>o</w:t>
            </w:r>
            <w:r w:rsidRPr="005E11AF">
              <w:rPr>
                <w:rFonts w:ascii="Roboto Condensed" w:hAnsi="Roboto Condensed" w:cs="Calibri"/>
                <w:position w:val="1"/>
                <w:sz w:val="20"/>
                <w:szCs w:val="20"/>
              </w:rPr>
              <w:t>c</w:t>
            </w:r>
            <w:r w:rsidRPr="005E11AF">
              <w:rPr>
                <w:rFonts w:ascii="Roboto Condensed" w:hAnsi="Roboto Condensed" w:cs="Calibri"/>
                <w:spacing w:val="-3"/>
                <w:position w:val="1"/>
                <w:sz w:val="20"/>
                <w:szCs w:val="20"/>
              </w:rPr>
              <w:t>u</w:t>
            </w:r>
            <w:r w:rsidRPr="005E11AF">
              <w:rPr>
                <w:rFonts w:ascii="Roboto Condensed" w:hAnsi="Roboto Condensed" w:cs="Calibri"/>
                <w:spacing w:val="1"/>
                <w:position w:val="1"/>
                <w:sz w:val="20"/>
                <w:szCs w:val="20"/>
              </w:rPr>
              <w:t>m</w:t>
            </w:r>
            <w:r w:rsidRPr="005E11AF">
              <w:rPr>
                <w:rFonts w:ascii="Roboto Condensed" w:hAnsi="Roboto Condensed" w:cs="Calibri"/>
                <w:position w:val="1"/>
                <w:sz w:val="20"/>
                <w:szCs w:val="20"/>
              </w:rPr>
              <w:t>e</w:t>
            </w:r>
            <w:r w:rsidRPr="005E11AF">
              <w:rPr>
                <w:rFonts w:ascii="Roboto Condensed" w:hAnsi="Roboto Condensed" w:cs="Calibri"/>
                <w:spacing w:val="-3"/>
                <w:position w:val="1"/>
                <w:sz w:val="20"/>
                <w:szCs w:val="20"/>
              </w:rPr>
              <w:t>n</w:t>
            </w:r>
            <w:r w:rsidRPr="005E11AF">
              <w:rPr>
                <w:rFonts w:ascii="Roboto Condensed" w:hAnsi="Roboto Condensed" w:cs="Calibri"/>
                <w:position w:val="1"/>
                <w:sz w:val="20"/>
                <w:szCs w:val="20"/>
              </w:rPr>
              <w:t>ts.</w:t>
            </w:r>
          </w:p>
          <w:p w14:paraId="45753859" w14:textId="77777777" w:rsidR="000040BB" w:rsidRPr="005E11AF" w:rsidRDefault="000040BB" w:rsidP="00713078">
            <w:pPr>
              <w:autoSpaceDE w:val="0"/>
              <w:autoSpaceDN w:val="0"/>
              <w:adjustRightInd w:val="0"/>
              <w:spacing w:after="0" w:line="240" w:lineRule="auto"/>
              <w:ind w:left="102" w:right="-23"/>
              <w:rPr>
                <w:rFonts w:ascii="Roboto Condensed" w:hAnsi="Roboto Condensed" w:cs="Calibri"/>
                <w:sz w:val="20"/>
                <w:szCs w:val="20"/>
              </w:rPr>
            </w:pPr>
            <w:r w:rsidRPr="005E11AF">
              <w:rPr>
                <w:rFonts w:ascii="Roboto Condensed" w:hAnsi="Roboto Condensed" w:cs="Calibri"/>
                <w:sz w:val="20"/>
                <w:szCs w:val="20"/>
              </w:rPr>
              <w:t>C</w:t>
            </w:r>
            <w:r w:rsidRPr="005E11AF">
              <w:rPr>
                <w:rFonts w:ascii="Roboto Condensed" w:hAnsi="Roboto Condensed" w:cs="Calibri"/>
                <w:spacing w:val="1"/>
                <w:sz w:val="20"/>
                <w:szCs w:val="20"/>
              </w:rPr>
              <w:t>o</w:t>
            </w:r>
            <w:r w:rsidRPr="005E11AF">
              <w:rPr>
                <w:rFonts w:ascii="Roboto Condensed" w:hAnsi="Roboto Condensed" w:cs="Calibri"/>
                <w:spacing w:val="-1"/>
                <w:sz w:val="20"/>
                <w:szCs w:val="20"/>
              </w:rPr>
              <w:t>n</w:t>
            </w:r>
            <w:r w:rsidRPr="005E11AF">
              <w:rPr>
                <w:rFonts w:ascii="Roboto Condensed" w:hAnsi="Roboto Condensed" w:cs="Calibri"/>
                <w:sz w:val="20"/>
                <w:szCs w:val="20"/>
              </w:rPr>
              <w:t>t</w:t>
            </w:r>
            <w:r w:rsidRPr="005E11AF">
              <w:rPr>
                <w:rFonts w:ascii="Roboto Condensed" w:hAnsi="Roboto Condensed" w:cs="Calibri"/>
                <w:spacing w:val="-2"/>
                <w:sz w:val="20"/>
                <w:szCs w:val="20"/>
              </w:rPr>
              <w:t>r</w:t>
            </w:r>
            <w:r w:rsidRPr="005E11AF">
              <w:rPr>
                <w:rFonts w:ascii="Roboto Condensed" w:hAnsi="Roboto Condensed" w:cs="Calibri"/>
                <w:spacing w:val="1"/>
                <w:sz w:val="20"/>
                <w:szCs w:val="20"/>
              </w:rPr>
              <w:t>ô</w:t>
            </w:r>
            <w:r w:rsidRPr="005E11AF">
              <w:rPr>
                <w:rFonts w:ascii="Roboto Condensed" w:hAnsi="Roboto Condensed" w:cs="Calibri"/>
                <w:sz w:val="20"/>
                <w:szCs w:val="20"/>
              </w:rPr>
              <w:t xml:space="preserve">le </w:t>
            </w:r>
            <w:r w:rsidRPr="005E11AF">
              <w:rPr>
                <w:rFonts w:ascii="Roboto Condensed" w:hAnsi="Roboto Condensed" w:cs="Calibri"/>
                <w:spacing w:val="-2"/>
                <w:sz w:val="20"/>
                <w:szCs w:val="20"/>
              </w:rPr>
              <w:t>c</w:t>
            </w:r>
            <w:r w:rsidRPr="005E11AF">
              <w:rPr>
                <w:rFonts w:ascii="Roboto Condensed" w:hAnsi="Roboto Condensed" w:cs="Calibri"/>
                <w:spacing w:val="1"/>
                <w:sz w:val="20"/>
                <w:szCs w:val="20"/>
              </w:rPr>
              <w:t>o</w:t>
            </w:r>
            <w:r w:rsidRPr="005E11AF">
              <w:rPr>
                <w:rFonts w:ascii="Roboto Condensed" w:hAnsi="Roboto Condensed" w:cs="Calibri"/>
                <w:sz w:val="20"/>
                <w:szCs w:val="20"/>
              </w:rPr>
              <w:t>ll</w:t>
            </w:r>
            <w:r w:rsidRPr="005E11AF">
              <w:rPr>
                <w:rFonts w:ascii="Roboto Condensed" w:hAnsi="Roboto Condensed" w:cs="Calibri"/>
                <w:spacing w:val="-2"/>
                <w:sz w:val="20"/>
                <w:szCs w:val="20"/>
              </w:rPr>
              <w:t>e</w:t>
            </w:r>
            <w:r w:rsidRPr="005E11AF">
              <w:rPr>
                <w:rFonts w:ascii="Roboto Condensed" w:hAnsi="Roboto Condensed" w:cs="Calibri"/>
                <w:sz w:val="20"/>
                <w:szCs w:val="20"/>
              </w:rPr>
              <w:t>ctif</w:t>
            </w:r>
            <w:r w:rsidRPr="005E11AF">
              <w:rPr>
                <w:rFonts w:ascii="Roboto Condensed" w:hAnsi="Roboto Condensed" w:cs="Calibri"/>
                <w:spacing w:val="-1"/>
                <w:sz w:val="20"/>
                <w:szCs w:val="20"/>
              </w:rPr>
              <w:t xml:space="preserve"> </w:t>
            </w:r>
            <w:r w:rsidRPr="005E11AF">
              <w:rPr>
                <w:rFonts w:ascii="Roboto Condensed" w:hAnsi="Roboto Condensed" w:cs="Calibri"/>
                <w:sz w:val="20"/>
                <w:szCs w:val="20"/>
              </w:rPr>
              <w:t>:</w:t>
            </w:r>
            <w:r w:rsidRPr="005E11AF">
              <w:rPr>
                <w:rFonts w:ascii="Roboto Condensed" w:hAnsi="Roboto Condensed" w:cs="Calibri"/>
                <w:spacing w:val="1"/>
                <w:sz w:val="20"/>
                <w:szCs w:val="20"/>
              </w:rPr>
              <w:t xml:space="preserve"> </w:t>
            </w:r>
            <w:r w:rsidRPr="005E11AF">
              <w:rPr>
                <w:rFonts w:ascii="Roboto Condensed" w:hAnsi="Roboto Condensed" w:cs="Calibri"/>
                <w:spacing w:val="-2"/>
                <w:sz w:val="20"/>
                <w:szCs w:val="20"/>
              </w:rPr>
              <w:t>E</w:t>
            </w:r>
            <w:r w:rsidRPr="005E11AF">
              <w:rPr>
                <w:rFonts w:ascii="Roboto Condensed" w:hAnsi="Roboto Condensed" w:cs="Calibri"/>
                <w:spacing w:val="1"/>
                <w:sz w:val="20"/>
                <w:szCs w:val="20"/>
              </w:rPr>
              <w:t>v</w:t>
            </w:r>
            <w:r w:rsidRPr="005E11AF">
              <w:rPr>
                <w:rFonts w:ascii="Roboto Condensed" w:hAnsi="Roboto Condensed" w:cs="Calibri"/>
                <w:sz w:val="20"/>
                <w:szCs w:val="20"/>
              </w:rPr>
              <w:t>al</w:t>
            </w:r>
            <w:r w:rsidRPr="005E11AF">
              <w:rPr>
                <w:rFonts w:ascii="Roboto Condensed" w:hAnsi="Roboto Condensed" w:cs="Calibri"/>
                <w:spacing w:val="-1"/>
                <w:sz w:val="20"/>
                <w:szCs w:val="20"/>
              </w:rPr>
              <w:t>u</w:t>
            </w:r>
            <w:r w:rsidRPr="005E11AF">
              <w:rPr>
                <w:rFonts w:ascii="Roboto Condensed" w:hAnsi="Roboto Condensed" w:cs="Calibri"/>
                <w:sz w:val="20"/>
                <w:szCs w:val="20"/>
              </w:rPr>
              <w:t>at</w:t>
            </w:r>
            <w:r w:rsidRPr="005E11AF">
              <w:rPr>
                <w:rFonts w:ascii="Roboto Condensed" w:hAnsi="Roboto Condensed" w:cs="Calibri"/>
                <w:spacing w:val="-2"/>
                <w:sz w:val="20"/>
                <w:szCs w:val="20"/>
              </w:rPr>
              <w:t>i</w:t>
            </w:r>
            <w:r w:rsidRPr="005E11AF">
              <w:rPr>
                <w:rFonts w:ascii="Roboto Condensed" w:hAnsi="Roboto Condensed" w:cs="Calibri"/>
                <w:spacing w:val="1"/>
                <w:sz w:val="20"/>
                <w:szCs w:val="20"/>
              </w:rPr>
              <w:t>o</w:t>
            </w:r>
            <w:r w:rsidRPr="005E11AF">
              <w:rPr>
                <w:rFonts w:ascii="Roboto Condensed" w:hAnsi="Roboto Condensed" w:cs="Calibri"/>
                <w:sz w:val="20"/>
                <w:szCs w:val="20"/>
              </w:rPr>
              <w:t>n</w:t>
            </w:r>
            <w:r w:rsidRPr="005E11AF">
              <w:rPr>
                <w:rFonts w:ascii="Roboto Condensed" w:hAnsi="Roboto Condensed" w:cs="Calibri"/>
                <w:spacing w:val="-1"/>
                <w:sz w:val="20"/>
                <w:szCs w:val="20"/>
              </w:rPr>
              <w:t xml:space="preserve"> </w:t>
            </w:r>
            <w:r w:rsidRPr="005E11AF">
              <w:rPr>
                <w:rFonts w:ascii="Roboto Condensed" w:hAnsi="Roboto Condensed" w:cs="Calibri"/>
                <w:sz w:val="20"/>
                <w:szCs w:val="20"/>
              </w:rPr>
              <w:t>d</w:t>
            </w:r>
            <w:r w:rsidRPr="005E11AF">
              <w:rPr>
                <w:rFonts w:ascii="Roboto Condensed" w:hAnsi="Roboto Condensed" w:cs="Calibri"/>
                <w:spacing w:val="-1"/>
                <w:sz w:val="20"/>
                <w:szCs w:val="20"/>
              </w:rPr>
              <w:t>'u</w:t>
            </w:r>
            <w:r w:rsidRPr="005E11AF">
              <w:rPr>
                <w:rFonts w:ascii="Roboto Condensed" w:hAnsi="Roboto Condensed" w:cs="Calibri"/>
                <w:sz w:val="20"/>
                <w:szCs w:val="20"/>
              </w:rPr>
              <w:t>n</w:t>
            </w:r>
            <w:r w:rsidRPr="005E11AF">
              <w:rPr>
                <w:rFonts w:ascii="Roboto Condensed" w:hAnsi="Roboto Condensed" w:cs="Calibri"/>
                <w:spacing w:val="-1"/>
                <w:sz w:val="20"/>
                <w:szCs w:val="20"/>
              </w:rPr>
              <w:t xml:space="preserve"> </w:t>
            </w:r>
            <w:r w:rsidRPr="005E11AF">
              <w:rPr>
                <w:rFonts w:ascii="Roboto Condensed" w:hAnsi="Roboto Condensed" w:cs="Calibri"/>
                <w:sz w:val="20"/>
                <w:szCs w:val="20"/>
              </w:rPr>
              <w:t>proj</w:t>
            </w:r>
            <w:r w:rsidRPr="005E11AF">
              <w:rPr>
                <w:rFonts w:ascii="Roboto Condensed" w:hAnsi="Roboto Condensed" w:cs="Calibri"/>
                <w:spacing w:val="-2"/>
                <w:sz w:val="20"/>
                <w:szCs w:val="20"/>
              </w:rPr>
              <w:t>e</w:t>
            </w:r>
            <w:r w:rsidRPr="005E11AF">
              <w:rPr>
                <w:rFonts w:ascii="Roboto Condensed" w:hAnsi="Roboto Condensed" w:cs="Calibri"/>
                <w:sz w:val="20"/>
                <w:szCs w:val="20"/>
              </w:rPr>
              <w:t>t</w:t>
            </w:r>
            <w:r w:rsidRPr="005E11AF">
              <w:rPr>
                <w:rFonts w:ascii="Roboto Condensed" w:hAnsi="Roboto Condensed" w:cs="Calibri"/>
                <w:spacing w:val="1"/>
                <w:sz w:val="20"/>
                <w:szCs w:val="20"/>
              </w:rPr>
              <w:t xml:space="preserve"> </w:t>
            </w:r>
            <w:r w:rsidRPr="005E11AF">
              <w:rPr>
                <w:rFonts w:ascii="Roboto Condensed" w:hAnsi="Roboto Condensed" w:cs="Calibri"/>
                <w:sz w:val="20"/>
                <w:szCs w:val="20"/>
              </w:rPr>
              <w:t xml:space="preserve">à </w:t>
            </w:r>
            <w:r w:rsidRPr="005E11AF">
              <w:rPr>
                <w:rFonts w:ascii="Roboto Condensed" w:hAnsi="Roboto Condensed" w:cs="Calibri"/>
                <w:spacing w:val="-2"/>
                <w:sz w:val="20"/>
                <w:szCs w:val="20"/>
              </w:rPr>
              <w:t>r</w:t>
            </w:r>
            <w:r w:rsidRPr="005E11AF">
              <w:rPr>
                <w:rFonts w:ascii="Roboto Condensed" w:hAnsi="Roboto Condensed" w:cs="Calibri"/>
                <w:sz w:val="20"/>
                <w:szCs w:val="20"/>
              </w:rPr>
              <w:t>éaliser</w:t>
            </w:r>
            <w:r w:rsidRPr="005E11AF">
              <w:rPr>
                <w:rFonts w:ascii="Roboto Condensed" w:hAnsi="Roboto Condensed" w:cs="Calibri"/>
                <w:spacing w:val="-1"/>
                <w:sz w:val="20"/>
                <w:szCs w:val="20"/>
              </w:rPr>
              <w:t xml:space="preserve"> </w:t>
            </w:r>
            <w:r w:rsidRPr="005E11AF">
              <w:rPr>
                <w:rFonts w:ascii="Roboto Condensed" w:hAnsi="Roboto Condensed" w:cs="Calibri"/>
                <w:sz w:val="20"/>
                <w:szCs w:val="20"/>
              </w:rPr>
              <w:t>en</w:t>
            </w:r>
            <w:r w:rsidRPr="005E11AF">
              <w:rPr>
                <w:rFonts w:ascii="Roboto Condensed" w:hAnsi="Roboto Condensed" w:cs="Calibri"/>
                <w:spacing w:val="-2"/>
                <w:sz w:val="20"/>
                <w:szCs w:val="20"/>
              </w:rPr>
              <w:t xml:space="preserve"> </w:t>
            </w:r>
            <w:r w:rsidRPr="005E11AF">
              <w:rPr>
                <w:rFonts w:ascii="Roboto Condensed" w:hAnsi="Roboto Condensed" w:cs="Calibri"/>
                <w:spacing w:val="-1"/>
                <w:sz w:val="20"/>
                <w:szCs w:val="20"/>
              </w:rPr>
              <w:t>g</w:t>
            </w:r>
            <w:r w:rsidRPr="005E11AF">
              <w:rPr>
                <w:rFonts w:ascii="Roboto Condensed" w:hAnsi="Roboto Condensed" w:cs="Calibri"/>
                <w:sz w:val="20"/>
                <w:szCs w:val="20"/>
              </w:rPr>
              <w:t>r</w:t>
            </w:r>
            <w:r w:rsidRPr="005E11AF">
              <w:rPr>
                <w:rFonts w:ascii="Roboto Condensed" w:hAnsi="Roboto Condensed" w:cs="Calibri"/>
                <w:spacing w:val="1"/>
                <w:sz w:val="20"/>
                <w:szCs w:val="20"/>
              </w:rPr>
              <w:t>o</w:t>
            </w:r>
            <w:r w:rsidRPr="005E11AF">
              <w:rPr>
                <w:rFonts w:ascii="Roboto Condensed" w:hAnsi="Roboto Condensed" w:cs="Calibri"/>
                <w:spacing w:val="-1"/>
                <w:sz w:val="20"/>
                <w:szCs w:val="20"/>
              </w:rPr>
              <w:t>up</w:t>
            </w:r>
            <w:r w:rsidRPr="005E11AF">
              <w:rPr>
                <w:rFonts w:ascii="Roboto Condensed" w:hAnsi="Roboto Condensed" w:cs="Calibri"/>
                <w:sz w:val="20"/>
                <w:szCs w:val="20"/>
              </w:rPr>
              <w:t>e</w:t>
            </w:r>
          </w:p>
          <w:p w14:paraId="3CFF94AF" w14:textId="77777777" w:rsidR="000040BB" w:rsidRPr="005E11AF" w:rsidRDefault="000040BB" w:rsidP="00713078">
            <w:pPr>
              <w:autoSpaceDE w:val="0"/>
              <w:autoSpaceDN w:val="0"/>
              <w:adjustRightInd w:val="0"/>
              <w:spacing w:after="0" w:line="240" w:lineRule="auto"/>
              <w:ind w:left="102" w:right="-23"/>
              <w:rPr>
                <w:rFonts w:ascii="Roboto Condensed" w:hAnsi="Roboto Condensed" w:cs="Calibri"/>
                <w:sz w:val="20"/>
                <w:szCs w:val="20"/>
              </w:rPr>
            </w:pPr>
            <w:r w:rsidRPr="005E11AF">
              <w:rPr>
                <w:rFonts w:ascii="Roboto Condensed" w:hAnsi="Roboto Condensed" w:cs="Calibri"/>
                <w:sz w:val="20"/>
                <w:szCs w:val="20"/>
              </w:rPr>
              <w:t>Re</w:t>
            </w:r>
            <w:r w:rsidRPr="005E11AF">
              <w:rPr>
                <w:rFonts w:ascii="Roboto Condensed" w:hAnsi="Roboto Condensed" w:cs="Calibri"/>
                <w:spacing w:val="2"/>
                <w:sz w:val="20"/>
                <w:szCs w:val="20"/>
              </w:rPr>
              <w:t>m</w:t>
            </w:r>
            <w:r w:rsidRPr="005E11AF">
              <w:rPr>
                <w:rFonts w:ascii="Roboto Condensed" w:hAnsi="Roboto Condensed" w:cs="Calibri"/>
                <w:spacing w:val="-3"/>
                <w:sz w:val="20"/>
                <w:szCs w:val="20"/>
              </w:rPr>
              <w:t>a</w:t>
            </w:r>
            <w:r w:rsidRPr="005E11AF">
              <w:rPr>
                <w:rFonts w:ascii="Roboto Condensed" w:hAnsi="Roboto Condensed" w:cs="Calibri"/>
                <w:sz w:val="20"/>
                <w:szCs w:val="20"/>
              </w:rPr>
              <w:t>r</w:t>
            </w:r>
            <w:r w:rsidRPr="005E11AF">
              <w:rPr>
                <w:rFonts w:ascii="Roboto Condensed" w:hAnsi="Roboto Condensed" w:cs="Calibri"/>
                <w:spacing w:val="-1"/>
                <w:sz w:val="20"/>
                <w:szCs w:val="20"/>
              </w:rPr>
              <w:t>qu</w:t>
            </w:r>
            <w:r w:rsidRPr="005E11AF">
              <w:rPr>
                <w:rFonts w:ascii="Roboto Condensed" w:hAnsi="Roboto Condensed" w:cs="Calibri"/>
                <w:sz w:val="20"/>
                <w:szCs w:val="20"/>
              </w:rPr>
              <w:t>e</w:t>
            </w:r>
            <w:r w:rsidRPr="005E11AF">
              <w:rPr>
                <w:rFonts w:ascii="Roboto Condensed" w:hAnsi="Roboto Condensed" w:cs="Calibri"/>
                <w:spacing w:val="1"/>
                <w:sz w:val="20"/>
                <w:szCs w:val="20"/>
              </w:rPr>
              <w:t xml:space="preserve"> </w:t>
            </w:r>
            <w:r w:rsidRPr="005E11AF">
              <w:rPr>
                <w:rFonts w:ascii="Roboto Condensed" w:hAnsi="Roboto Condensed" w:cs="Calibri"/>
                <w:sz w:val="20"/>
                <w:szCs w:val="20"/>
              </w:rPr>
              <w:t>:</w:t>
            </w:r>
          </w:p>
          <w:p w14:paraId="33F7DC0F" w14:textId="77777777" w:rsidR="000040BB" w:rsidRPr="005E11AF" w:rsidRDefault="000040BB" w:rsidP="00713078">
            <w:pPr>
              <w:autoSpaceDE w:val="0"/>
              <w:autoSpaceDN w:val="0"/>
              <w:adjustRightInd w:val="0"/>
              <w:spacing w:after="0" w:line="240" w:lineRule="auto"/>
              <w:ind w:left="102" w:right="-23"/>
              <w:rPr>
                <w:rFonts w:ascii="Roboto Condensed" w:hAnsi="Roboto Condensed" w:cs="Calibri"/>
                <w:sz w:val="20"/>
                <w:szCs w:val="20"/>
              </w:rPr>
            </w:pPr>
            <w:r w:rsidRPr="005E11AF">
              <w:rPr>
                <w:rFonts w:ascii="Roboto Condensed" w:hAnsi="Roboto Condensed" w:cs="Calibri"/>
                <w:sz w:val="20"/>
                <w:szCs w:val="20"/>
              </w:rPr>
              <w:t>-En</w:t>
            </w:r>
            <w:r w:rsidRPr="005E11AF">
              <w:rPr>
                <w:rFonts w:ascii="Roboto Condensed" w:hAnsi="Roboto Condensed" w:cs="Calibri"/>
                <w:spacing w:val="2"/>
                <w:sz w:val="20"/>
                <w:szCs w:val="20"/>
              </w:rPr>
              <w:t xml:space="preserve"> </w:t>
            </w:r>
            <w:r w:rsidRPr="005E11AF">
              <w:rPr>
                <w:rFonts w:ascii="Roboto Condensed" w:hAnsi="Roboto Condensed" w:cs="Calibri"/>
                <w:sz w:val="20"/>
                <w:szCs w:val="20"/>
              </w:rPr>
              <w:t>cas</w:t>
            </w:r>
            <w:r w:rsidRPr="005E11AF">
              <w:rPr>
                <w:rFonts w:ascii="Roboto Condensed" w:hAnsi="Roboto Condensed" w:cs="Calibri"/>
                <w:spacing w:val="3"/>
                <w:sz w:val="20"/>
                <w:szCs w:val="20"/>
              </w:rPr>
              <w:t xml:space="preserve"> </w:t>
            </w:r>
            <w:r w:rsidRPr="005E11AF">
              <w:rPr>
                <w:rFonts w:ascii="Roboto Condensed" w:hAnsi="Roboto Condensed" w:cs="Calibri"/>
                <w:spacing w:val="-1"/>
                <w:sz w:val="20"/>
                <w:szCs w:val="20"/>
              </w:rPr>
              <w:t>d</w:t>
            </w:r>
            <w:r w:rsidRPr="005E11AF">
              <w:rPr>
                <w:rFonts w:ascii="Roboto Condensed" w:hAnsi="Roboto Condensed" w:cs="Calibri"/>
                <w:spacing w:val="-3"/>
                <w:sz w:val="20"/>
                <w:szCs w:val="20"/>
              </w:rPr>
              <w:t>'</w:t>
            </w:r>
            <w:r w:rsidRPr="005E11AF">
              <w:rPr>
                <w:rFonts w:ascii="Roboto Condensed" w:hAnsi="Roboto Condensed" w:cs="Calibri"/>
                <w:spacing w:val="1"/>
                <w:sz w:val="20"/>
                <w:szCs w:val="20"/>
              </w:rPr>
              <w:t>o</w:t>
            </w:r>
            <w:r w:rsidRPr="005E11AF">
              <w:rPr>
                <w:rFonts w:ascii="Roboto Condensed" w:hAnsi="Roboto Condensed" w:cs="Calibri"/>
                <w:spacing w:val="-1"/>
                <w:sz w:val="20"/>
                <w:szCs w:val="20"/>
              </w:rPr>
              <w:t>b</w:t>
            </w:r>
            <w:r w:rsidRPr="005E11AF">
              <w:rPr>
                <w:rFonts w:ascii="Roboto Condensed" w:hAnsi="Roboto Condensed" w:cs="Calibri"/>
                <w:sz w:val="20"/>
                <w:szCs w:val="20"/>
              </w:rPr>
              <w:t>t</w:t>
            </w:r>
            <w:r w:rsidRPr="005E11AF">
              <w:rPr>
                <w:rFonts w:ascii="Roboto Condensed" w:hAnsi="Roboto Condensed" w:cs="Calibri"/>
                <w:spacing w:val="1"/>
                <w:sz w:val="20"/>
                <w:szCs w:val="20"/>
              </w:rPr>
              <w:t>e</w:t>
            </w:r>
            <w:r w:rsidRPr="005E11AF">
              <w:rPr>
                <w:rFonts w:ascii="Roboto Condensed" w:hAnsi="Roboto Condensed" w:cs="Calibri"/>
                <w:spacing w:val="-1"/>
                <w:sz w:val="20"/>
                <w:szCs w:val="20"/>
              </w:rPr>
              <w:t>n</w:t>
            </w:r>
            <w:r w:rsidRPr="005E11AF">
              <w:rPr>
                <w:rFonts w:ascii="Roboto Condensed" w:hAnsi="Roboto Condensed" w:cs="Calibri"/>
                <w:sz w:val="20"/>
                <w:szCs w:val="20"/>
              </w:rPr>
              <w:t>t</w:t>
            </w:r>
            <w:r w:rsidRPr="005E11AF">
              <w:rPr>
                <w:rFonts w:ascii="Roboto Condensed" w:hAnsi="Roboto Condensed" w:cs="Calibri"/>
                <w:spacing w:val="-2"/>
                <w:sz w:val="20"/>
                <w:szCs w:val="20"/>
              </w:rPr>
              <w:t>i</w:t>
            </w:r>
            <w:r w:rsidRPr="005E11AF">
              <w:rPr>
                <w:rFonts w:ascii="Roboto Condensed" w:hAnsi="Roboto Condensed" w:cs="Calibri"/>
                <w:spacing w:val="1"/>
                <w:sz w:val="20"/>
                <w:szCs w:val="20"/>
              </w:rPr>
              <w:t>o</w:t>
            </w:r>
            <w:r w:rsidRPr="005E11AF">
              <w:rPr>
                <w:rFonts w:ascii="Roboto Condensed" w:hAnsi="Roboto Condensed" w:cs="Calibri"/>
                <w:sz w:val="20"/>
                <w:szCs w:val="20"/>
              </w:rPr>
              <w:t>n</w:t>
            </w:r>
            <w:r w:rsidRPr="005E11AF">
              <w:rPr>
                <w:rFonts w:ascii="Roboto Condensed" w:hAnsi="Roboto Condensed" w:cs="Calibri"/>
                <w:spacing w:val="2"/>
                <w:sz w:val="20"/>
                <w:szCs w:val="20"/>
              </w:rPr>
              <w:t xml:space="preserve"> </w:t>
            </w:r>
            <w:r w:rsidRPr="005E11AF">
              <w:rPr>
                <w:rFonts w:ascii="Roboto Condensed" w:hAnsi="Roboto Condensed" w:cs="Calibri"/>
                <w:spacing w:val="-1"/>
                <w:sz w:val="20"/>
                <w:szCs w:val="20"/>
              </w:rPr>
              <w:t>d'un</w:t>
            </w:r>
            <w:r w:rsidRPr="005E11AF">
              <w:rPr>
                <w:rFonts w:ascii="Roboto Condensed" w:hAnsi="Roboto Condensed" w:cs="Calibri"/>
                <w:sz w:val="20"/>
                <w:szCs w:val="20"/>
              </w:rPr>
              <w:t>e</w:t>
            </w:r>
            <w:r w:rsidRPr="005E11AF">
              <w:rPr>
                <w:rFonts w:ascii="Roboto Condensed" w:hAnsi="Roboto Condensed" w:cs="Calibri"/>
                <w:spacing w:val="3"/>
                <w:sz w:val="20"/>
                <w:szCs w:val="20"/>
              </w:rPr>
              <w:t xml:space="preserve"> </w:t>
            </w:r>
            <w:r w:rsidRPr="005E11AF">
              <w:rPr>
                <w:rFonts w:ascii="Roboto Condensed" w:hAnsi="Roboto Condensed" w:cs="Calibri"/>
                <w:spacing w:val="-3"/>
                <w:sz w:val="20"/>
                <w:szCs w:val="20"/>
              </w:rPr>
              <w:t>n</w:t>
            </w:r>
            <w:r w:rsidRPr="005E11AF">
              <w:rPr>
                <w:rFonts w:ascii="Roboto Condensed" w:hAnsi="Roboto Condensed" w:cs="Calibri"/>
                <w:spacing w:val="1"/>
                <w:sz w:val="20"/>
                <w:szCs w:val="20"/>
              </w:rPr>
              <w:t>o</w:t>
            </w:r>
            <w:r w:rsidRPr="005E11AF">
              <w:rPr>
                <w:rFonts w:ascii="Roboto Condensed" w:hAnsi="Roboto Condensed" w:cs="Calibri"/>
                <w:sz w:val="20"/>
                <w:szCs w:val="20"/>
              </w:rPr>
              <w:t>te</w:t>
            </w:r>
            <w:r w:rsidRPr="005E11AF">
              <w:rPr>
                <w:rFonts w:ascii="Roboto Condensed" w:hAnsi="Roboto Condensed" w:cs="Calibri"/>
                <w:spacing w:val="1"/>
                <w:sz w:val="20"/>
                <w:szCs w:val="20"/>
              </w:rPr>
              <w:t xml:space="preserve"> </w:t>
            </w:r>
            <w:r w:rsidRPr="005E11AF">
              <w:rPr>
                <w:rFonts w:ascii="Roboto Condensed" w:hAnsi="Roboto Condensed" w:cs="Calibri"/>
                <w:spacing w:val="-1"/>
                <w:sz w:val="20"/>
                <w:szCs w:val="20"/>
              </w:rPr>
              <w:t>d</w:t>
            </w:r>
            <w:r w:rsidRPr="005E11AF">
              <w:rPr>
                <w:rFonts w:ascii="Roboto Condensed" w:hAnsi="Roboto Condensed" w:cs="Calibri"/>
                <w:sz w:val="20"/>
                <w:szCs w:val="20"/>
              </w:rPr>
              <w:t>e</w:t>
            </w:r>
            <w:r w:rsidRPr="005E11AF">
              <w:rPr>
                <w:rFonts w:ascii="Roboto Condensed" w:hAnsi="Roboto Condensed" w:cs="Calibri"/>
                <w:spacing w:val="1"/>
                <w:sz w:val="20"/>
                <w:szCs w:val="20"/>
              </w:rPr>
              <w:t xml:space="preserve"> </w:t>
            </w:r>
            <w:r w:rsidRPr="005E11AF">
              <w:rPr>
                <w:rFonts w:ascii="Roboto Condensed" w:hAnsi="Roboto Condensed" w:cs="Calibri"/>
                <w:sz w:val="20"/>
                <w:szCs w:val="20"/>
              </w:rPr>
              <w:t>c</w:t>
            </w:r>
            <w:r w:rsidRPr="005E11AF">
              <w:rPr>
                <w:rFonts w:ascii="Roboto Condensed" w:hAnsi="Roboto Condensed" w:cs="Calibri"/>
                <w:spacing w:val="1"/>
                <w:sz w:val="20"/>
                <w:szCs w:val="20"/>
              </w:rPr>
              <w:t>o</w:t>
            </w:r>
            <w:r w:rsidRPr="005E11AF">
              <w:rPr>
                <w:rFonts w:ascii="Roboto Condensed" w:hAnsi="Roboto Condensed" w:cs="Calibri"/>
                <w:spacing w:val="-1"/>
                <w:sz w:val="20"/>
                <w:szCs w:val="20"/>
              </w:rPr>
              <w:t>n</w:t>
            </w:r>
            <w:r w:rsidRPr="005E11AF">
              <w:rPr>
                <w:rFonts w:ascii="Roboto Condensed" w:hAnsi="Roboto Condensed" w:cs="Calibri"/>
                <w:sz w:val="20"/>
                <w:szCs w:val="20"/>
              </w:rPr>
              <w:t>t</w:t>
            </w:r>
            <w:r w:rsidRPr="005E11AF">
              <w:rPr>
                <w:rFonts w:ascii="Roboto Condensed" w:hAnsi="Roboto Condensed" w:cs="Calibri"/>
                <w:spacing w:val="-2"/>
                <w:sz w:val="20"/>
                <w:szCs w:val="20"/>
              </w:rPr>
              <w:t>r</w:t>
            </w:r>
            <w:r w:rsidRPr="005E11AF">
              <w:rPr>
                <w:rFonts w:ascii="Roboto Condensed" w:hAnsi="Roboto Condensed" w:cs="Calibri"/>
                <w:spacing w:val="1"/>
                <w:sz w:val="20"/>
                <w:szCs w:val="20"/>
              </w:rPr>
              <w:t>ô</w:t>
            </w:r>
            <w:r w:rsidRPr="005E11AF">
              <w:rPr>
                <w:rFonts w:ascii="Roboto Condensed" w:hAnsi="Roboto Condensed" w:cs="Calibri"/>
                <w:sz w:val="20"/>
                <w:szCs w:val="20"/>
              </w:rPr>
              <w:t>le</w:t>
            </w:r>
            <w:r w:rsidRPr="005E11AF">
              <w:rPr>
                <w:rFonts w:ascii="Roboto Condensed" w:hAnsi="Roboto Condensed" w:cs="Calibri"/>
                <w:spacing w:val="1"/>
                <w:sz w:val="20"/>
                <w:szCs w:val="20"/>
              </w:rPr>
              <w:t xml:space="preserve"> </w:t>
            </w:r>
            <w:r w:rsidRPr="005E11AF">
              <w:rPr>
                <w:rFonts w:ascii="Roboto Condensed" w:hAnsi="Roboto Condensed" w:cs="Calibri"/>
                <w:sz w:val="20"/>
                <w:szCs w:val="20"/>
              </w:rPr>
              <w:t>i</w:t>
            </w:r>
            <w:r w:rsidRPr="005E11AF">
              <w:rPr>
                <w:rFonts w:ascii="Roboto Condensed" w:hAnsi="Roboto Condensed" w:cs="Calibri"/>
                <w:spacing w:val="-1"/>
                <w:sz w:val="20"/>
                <w:szCs w:val="20"/>
              </w:rPr>
              <w:t>nd</w:t>
            </w:r>
            <w:r w:rsidRPr="005E11AF">
              <w:rPr>
                <w:rFonts w:ascii="Roboto Condensed" w:hAnsi="Roboto Condensed" w:cs="Calibri"/>
                <w:sz w:val="20"/>
                <w:szCs w:val="20"/>
              </w:rPr>
              <w:t>ivid</w:t>
            </w:r>
            <w:r w:rsidRPr="005E11AF">
              <w:rPr>
                <w:rFonts w:ascii="Roboto Condensed" w:hAnsi="Roboto Condensed" w:cs="Calibri"/>
                <w:spacing w:val="-1"/>
                <w:sz w:val="20"/>
                <w:szCs w:val="20"/>
              </w:rPr>
              <w:t>u</w:t>
            </w:r>
            <w:r w:rsidRPr="005E11AF">
              <w:rPr>
                <w:rFonts w:ascii="Roboto Condensed" w:hAnsi="Roboto Condensed" w:cs="Calibri"/>
                <w:sz w:val="20"/>
                <w:szCs w:val="20"/>
              </w:rPr>
              <w:t>el</w:t>
            </w:r>
            <w:r w:rsidRPr="005E11AF">
              <w:rPr>
                <w:rFonts w:ascii="Roboto Condensed" w:hAnsi="Roboto Condensed" w:cs="Calibri"/>
                <w:spacing w:val="3"/>
                <w:sz w:val="20"/>
                <w:szCs w:val="20"/>
              </w:rPr>
              <w:t xml:space="preserve"> </w:t>
            </w:r>
            <w:r w:rsidRPr="005E11AF">
              <w:rPr>
                <w:rFonts w:ascii="Roboto Condensed" w:hAnsi="Roboto Condensed" w:cs="Calibri"/>
                <w:spacing w:val="-3"/>
                <w:sz w:val="20"/>
                <w:szCs w:val="20"/>
              </w:rPr>
              <w:t>i</w:t>
            </w:r>
            <w:r w:rsidRPr="005E11AF">
              <w:rPr>
                <w:rFonts w:ascii="Roboto Condensed" w:hAnsi="Roboto Condensed" w:cs="Calibri"/>
                <w:spacing w:val="-1"/>
                <w:sz w:val="20"/>
                <w:szCs w:val="20"/>
              </w:rPr>
              <w:t>n</w:t>
            </w:r>
            <w:r w:rsidRPr="005E11AF">
              <w:rPr>
                <w:rFonts w:ascii="Roboto Condensed" w:hAnsi="Roboto Condensed" w:cs="Calibri"/>
                <w:sz w:val="20"/>
                <w:szCs w:val="20"/>
              </w:rPr>
              <w:t>férieu</w:t>
            </w:r>
            <w:r w:rsidRPr="005E11AF">
              <w:rPr>
                <w:rFonts w:ascii="Roboto Condensed" w:hAnsi="Roboto Condensed" w:cs="Calibri"/>
                <w:spacing w:val="-1"/>
                <w:sz w:val="20"/>
                <w:szCs w:val="20"/>
              </w:rPr>
              <w:t>r</w:t>
            </w:r>
            <w:r w:rsidRPr="005E11AF">
              <w:rPr>
                <w:rFonts w:ascii="Roboto Condensed" w:hAnsi="Roboto Condensed" w:cs="Calibri"/>
                <w:sz w:val="20"/>
                <w:szCs w:val="20"/>
              </w:rPr>
              <w:t>e</w:t>
            </w:r>
            <w:r w:rsidRPr="005E11AF">
              <w:rPr>
                <w:rFonts w:ascii="Roboto Condensed" w:hAnsi="Roboto Condensed" w:cs="Calibri"/>
                <w:spacing w:val="3"/>
                <w:sz w:val="20"/>
                <w:szCs w:val="20"/>
              </w:rPr>
              <w:t xml:space="preserve"> </w:t>
            </w:r>
            <w:r w:rsidRPr="005E11AF">
              <w:rPr>
                <w:rFonts w:ascii="Roboto Condensed" w:hAnsi="Roboto Condensed" w:cs="Calibri"/>
                <w:sz w:val="20"/>
                <w:szCs w:val="20"/>
              </w:rPr>
              <w:t xml:space="preserve">à </w:t>
            </w:r>
            <w:r w:rsidRPr="005E11AF">
              <w:rPr>
                <w:rFonts w:ascii="Roboto Condensed" w:hAnsi="Roboto Condensed" w:cs="Calibri"/>
                <w:spacing w:val="-2"/>
                <w:sz w:val="20"/>
                <w:szCs w:val="20"/>
              </w:rPr>
              <w:t>8</w:t>
            </w:r>
            <w:r w:rsidRPr="005E11AF">
              <w:rPr>
                <w:rFonts w:ascii="Roboto Condensed" w:hAnsi="Roboto Condensed" w:cs="Calibri"/>
                <w:sz w:val="20"/>
                <w:szCs w:val="20"/>
              </w:rPr>
              <w:t>,</w:t>
            </w:r>
            <w:r w:rsidRPr="005E11AF">
              <w:rPr>
                <w:rFonts w:ascii="Roboto Condensed" w:hAnsi="Roboto Condensed" w:cs="Calibri"/>
                <w:spacing w:val="3"/>
                <w:sz w:val="20"/>
                <w:szCs w:val="20"/>
              </w:rPr>
              <w:t xml:space="preserve"> </w:t>
            </w:r>
            <w:r w:rsidRPr="005E11AF">
              <w:rPr>
                <w:rFonts w:ascii="Roboto Condensed" w:hAnsi="Roboto Condensed" w:cs="Calibri"/>
                <w:sz w:val="20"/>
                <w:szCs w:val="20"/>
              </w:rPr>
              <w:t>la</w:t>
            </w:r>
            <w:r w:rsidRPr="005E11AF">
              <w:rPr>
                <w:rFonts w:ascii="Roboto Condensed" w:hAnsi="Roboto Condensed" w:cs="Calibri"/>
                <w:spacing w:val="3"/>
                <w:sz w:val="20"/>
                <w:szCs w:val="20"/>
              </w:rPr>
              <w:t xml:space="preserve"> </w:t>
            </w:r>
            <w:r w:rsidRPr="005E11AF">
              <w:rPr>
                <w:rFonts w:ascii="Roboto Condensed" w:hAnsi="Roboto Condensed" w:cs="Calibri"/>
                <w:spacing w:val="-3"/>
                <w:sz w:val="20"/>
                <w:szCs w:val="20"/>
              </w:rPr>
              <w:t>n</w:t>
            </w:r>
            <w:r w:rsidRPr="005E11AF">
              <w:rPr>
                <w:rFonts w:ascii="Roboto Condensed" w:hAnsi="Roboto Condensed" w:cs="Calibri"/>
                <w:spacing w:val="1"/>
                <w:sz w:val="20"/>
                <w:szCs w:val="20"/>
              </w:rPr>
              <w:t>o</w:t>
            </w:r>
            <w:r w:rsidRPr="005E11AF">
              <w:rPr>
                <w:rFonts w:ascii="Roboto Condensed" w:hAnsi="Roboto Condensed" w:cs="Calibri"/>
                <w:spacing w:val="-2"/>
                <w:sz w:val="20"/>
                <w:szCs w:val="20"/>
              </w:rPr>
              <w:t>t</w:t>
            </w:r>
            <w:r w:rsidRPr="005E11AF">
              <w:rPr>
                <w:rFonts w:ascii="Roboto Condensed" w:hAnsi="Roboto Condensed" w:cs="Calibri"/>
                <w:sz w:val="20"/>
                <w:szCs w:val="20"/>
              </w:rPr>
              <w:t>e</w:t>
            </w:r>
            <w:r w:rsidRPr="005E11AF">
              <w:rPr>
                <w:rFonts w:ascii="Roboto Condensed" w:hAnsi="Roboto Condensed" w:cs="Calibri"/>
                <w:spacing w:val="3"/>
                <w:sz w:val="20"/>
                <w:szCs w:val="20"/>
              </w:rPr>
              <w:t xml:space="preserve"> </w:t>
            </w:r>
            <w:r w:rsidRPr="005E11AF">
              <w:rPr>
                <w:rFonts w:ascii="Roboto Condensed" w:hAnsi="Roboto Condensed" w:cs="Calibri"/>
                <w:spacing w:val="-3"/>
                <w:sz w:val="20"/>
                <w:szCs w:val="20"/>
              </w:rPr>
              <w:t>d</w:t>
            </w:r>
            <w:r w:rsidRPr="005E11AF">
              <w:rPr>
                <w:rFonts w:ascii="Roboto Condensed" w:hAnsi="Roboto Condensed" w:cs="Calibri"/>
                <w:sz w:val="20"/>
                <w:szCs w:val="20"/>
              </w:rPr>
              <w:t>e c</w:t>
            </w:r>
            <w:r w:rsidRPr="005E11AF">
              <w:rPr>
                <w:rFonts w:ascii="Roboto Condensed" w:hAnsi="Roboto Condensed" w:cs="Calibri"/>
                <w:spacing w:val="1"/>
                <w:sz w:val="20"/>
                <w:szCs w:val="20"/>
              </w:rPr>
              <w:t>o</w:t>
            </w:r>
            <w:r w:rsidRPr="005E11AF">
              <w:rPr>
                <w:rFonts w:ascii="Roboto Condensed" w:hAnsi="Roboto Condensed" w:cs="Calibri"/>
                <w:spacing w:val="-1"/>
                <w:sz w:val="20"/>
                <w:szCs w:val="20"/>
              </w:rPr>
              <w:t>n</w:t>
            </w:r>
            <w:r w:rsidRPr="005E11AF">
              <w:rPr>
                <w:rFonts w:ascii="Roboto Condensed" w:hAnsi="Roboto Condensed" w:cs="Calibri"/>
                <w:sz w:val="20"/>
                <w:szCs w:val="20"/>
              </w:rPr>
              <w:t>t</w:t>
            </w:r>
            <w:r w:rsidRPr="005E11AF">
              <w:rPr>
                <w:rFonts w:ascii="Roboto Condensed" w:hAnsi="Roboto Condensed" w:cs="Calibri"/>
                <w:spacing w:val="-2"/>
                <w:sz w:val="20"/>
                <w:szCs w:val="20"/>
              </w:rPr>
              <w:t>r</w:t>
            </w:r>
            <w:r w:rsidRPr="005E11AF">
              <w:rPr>
                <w:rFonts w:ascii="Roboto Condensed" w:hAnsi="Roboto Condensed" w:cs="Calibri"/>
                <w:spacing w:val="1"/>
                <w:sz w:val="20"/>
                <w:szCs w:val="20"/>
              </w:rPr>
              <w:t>ô</w:t>
            </w:r>
            <w:r w:rsidRPr="005E11AF">
              <w:rPr>
                <w:rFonts w:ascii="Roboto Condensed" w:hAnsi="Roboto Condensed" w:cs="Calibri"/>
                <w:sz w:val="20"/>
                <w:szCs w:val="20"/>
              </w:rPr>
              <w:t>le</w:t>
            </w:r>
            <w:r w:rsidRPr="005E11AF">
              <w:rPr>
                <w:rFonts w:ascii="Roboto Condensed" w:hAnsi="Roboto Condensed" w:cs="Calibri"/>
                <w:spacing w:val="-1"/>
                <w:sz w:val="20"/>
                <w:szCs w:val="20"/>
              </w:rPr>
              <w:t xml:space="preserve"> </w:t>
            </w:r>
            <w:r w:rsidRPr="005E11AF">
              <w:rPr>
                <w:rFonts w:ascii="Roboto Condensed" w:hAnsi="Roboto Condensed" w:cs="Calibri"/>
                <w:sz w:val="20"/>
                <w:szCs w:val="20"/>
              </w:rPr>
              <w:t>c</w:t>
            </w:r>
            <w:r w:rsidRPr="005E11AF">
              <w:rPr>
                <w:rFonts w:ascii="Roboto Condensed" w:hAnsi="Roboto Condensed" w:cs="Calibri"/>
                <w:spacing w:val="1"/>
                <w:sz w:val="20"/>
                <w:szCs w:val="20"/>
              </w:rPr>
              <w:t>o</w:t>
            </w:r>
            <w:r w:rsidRPr="005E11AF">
              <w:rPr>
                <w:rFonts w:ascii="Roboto Condensed" w:hAnsi="Roboto Condensed" w:cs="Calibri"/>
                <w:sz w:val="20"/>
                <w:szCs w:val="20"/>
              </w:rPr>
              <w:t>l</w:t>
            </w:r>
            <w:r w:rsidRPr="005E11AF">
              <w:rPr>
                <w:rFonts w:ascii="Roboto Condensed" w:hAnsi="Roboto Condensed" w:cs="Calibri"/>
                <w:spacing w:val="-3"/>
                <w:sz w:val="20"/>
                <w:szCs w:val="20"/>
              </w:rPr>
              <w:t>l</w:t>
            </w:r>
            <w:r w:rsidRPr="005E11AF">
              <w:rPr>
                <w:rFonts w:ascii="Roboto Condensed" w:hAnsi="Roboto Condensed" w:cs="Calibri"/>
                <w:sz w:val="20"/>
                <w:szCs w:val="20"/>
              </w:rPr>
              <w:t>ec</w:t>
            </w:r>
            <w:r w:rsidRPr="005E11AF">
              <w:rPr>
                <w:rFonts w:ascii="Roboto Condensed" w:hAnsi="Roboto Condensed" w:cs="Calibri"/>
                <w:spacing w:val="1"/>
                <w:sz w:val="20"/>
                <w:szCs w:val="20"/>
              </w:rPr>
              <w:t>t</w:t>
            </w:r>
            <w:r w:rsidRPr="005E11AF">
              <w:rPr>
                <w:rFonts w:ascii="Roboto Condensed" w:hAnsi="Roboto Condensed" w:cs="Calibri"/>
                <w:sz w:val="20"/>
                <w:szCs w:val="20"/>
              </w:rPr>
              <w:t xml:space="preserve">if </w:t>
            </w:r>
            <w:r w:rsidRPr="005E11AF">
              <w:rPr>
                <w:rFonts w:ascii="Roboto Condensed" w:hAnsi="Roboto Condensed" w:cs="Calibri"/>
                <w:spacing w:val="-3"/>
                <w:sz w:val="20"/>
                <w:szCs w:val="20"/>
              </w:rPr>
              <w:t>n</w:t>
            </w:r>
            <w:r w:rsidRPr="005E11AF">
              <w:rPr>
                <w:rFonts w:ascii="Roboto Condensed" w:hAnsi="Roboto Condensed" w:cs="Calibri"/>
                <w:sz w:val="20"/>
                <w:szCs w:val="20"/>
              </w:rPr>
              <w:t>e</w:t>
            </w:r>
            <w:r w:rsidRPr="005E11AF">
              <w:rPr>
                <w:rFonts w:ascii="Roboto Condensed" w:hAnsi="Roboto Condensed" w:cs="Calibri"/>
                <w:spacing w:val="1"/>
                <w:sz w:val="20"/>
                <w:szCs w:val="20"/>
              </w:rPr>
              <w:t xml:space="preserve"> </w:t>
            </w:r>
            <w:r w:rsidRPr="005E11AF">
              <w:rPr>
                <w:rFonts w:ascii="Roboto Condensed" w:hAnsi="Roboto Condensed" w:cs="Calibri"/>
                <w:sz w:val="20"/>
                <w:szCs w:val="20"/>
              </w:rPr>
              <w:t>sera</w:t>
            </w:r>
            <w:r w:rsidRPr="005E11AF">
              <w:rPr>
                <w:rFonts w:ascii="Roboto Condensed" w:hAnsi="Roboto Condensed" w:cs="Calibri"/>
                <w:spacing w:val="-2"/>
                <w:sz w:val="20"/>
                <w:szCs w:val="20"/>
              </w:rPr>
              <w:t xml:space="preserve"> </w:t>
            </w:r>
            <w:r w:rsidRPr="005E11AF">
              <w:rPr>
                <w:rFonts w:ascii="Roboto Condensed" w:hAnsi="Roboto Condensed" w:cs="Calibri"/>
                <w:spacing w:val="-3"/>
                <w:sz w:val="20"/>
                <w:szCs w:val="20"/>
              </w:rPr>
              <w:t>p</w:t>
            </w:r>
            <w:r w:rsidRPr="005E11AF">
              <w:rPr>
                <w:rFonts w:ascii="Roboto Condensed" w:hAnsi="Roboto Condensed" w:cs="Calibri"/>
                <w:sz w:val="20"/>
                <w:szCs w:val="20"/>
              </w:rPr>
              <w:t>as comptab</w:t>
            </w:r>
            <w:r w:rsidRPr="005E11AF">
              <w:rPr>
                <w:rFonts w:ascii="Roboto Condensed" w:hAnsi="Roboto Condensed" w:cs="Calibri"/>
                <w:spacing w:val="-1"/>
                <w:sz w:val="20"/>
                <w:szCs w:val="20"/>
              </w:rPr>
              <w:t>i</w:t>
            </w:r>
            <w:r w:rsidRPr="005E11AF">
              <w:rPr>
                <w:rFonts w:ascii="Roboto Condensed" w:hAnsi="Roboto Condensed" w:cs="Calibri"/>
                <w:sz w:val="20"/>
                <w:szCs w:val="20"/>
              </w:rPr>
              <w:t>li</w:t>
            </w:r>
            <w:r w:rsidRPr="005E11AF">
              <w:rPr>
                <w:rFonts w:ascii="Roboto Condensed" w:hAnsi="Roboto Condensed" w:cs="Calibri"/>
                <w:spacing w:val="-2"/>
                <w:sz w:val="20"/>
                <w:szCs w:val="20"/>
              </w:rPr>
              <w:t>s</w:t>
            </w:r>
            <w:r w:rsidRPr="005E11AF">
              <w:rPr>
                <w:rFonts w:ascii="Roboto Condensed" w:hAnsi="Roboto Condensed" w:cs="Calibri"/>
                <w:sz w:val="20"/>
                <w:szCs w:val="20"/>
              </w:rPr>
              <w:t>ée</w:t>
            </w:r>
            <w:r w:rsidRPr="005E11AF">
              <w:rPr>
                <w:rFonts w:ascii="Roboto Condensed" w:hAnsi="Roboto Condensed" w:cs="Calibri"/>
                <w:spacing w:val="1"/>
                <w:sz w:val="20"/>
                <w:szCs w:val="20"/>
              </w:rPr>
              <w:t xml:space="preserve"> </w:t>
            </w:r>
            <w:r w:rsidRPr="005E11AF">
              <w:rPr>
                <w:rFonts w:ascii="Roboto Condensed" w:hAnsi="Roboto Condensed" w:cs="Calibri"/>
                <w:sz w:val="20"/>
                <w:szCs w:val="20"/>
              </w:rPr>
              <w:t>da</w:t>
            </w:r>
            <w:r w:rsidRPr="005E11AF">
              <w:rPr>
                <w:rFonts w:ascii="Roboto Condensed" w:hAnsi="Roboto Condensed" w:cs="Calibri"/>
                <w:spacing w:val="-1"/>
                <w:sz w:val="20"/>
                <w:szCs w:val="20"/>
              </w:rPr>
              <w:t>n</w:t>
            </w:r>
            <w:r w:rsidRPr="005E11AF">
              <w:rPr>
                <w:rFonts w:ascii="Roboto Condensed" w:hAnsi="Roboto Condensed" w:cs="Calibri"/>
                <w:sz w:val="20"/>
                <w:szCs w:val="20"/>
              </w:rPr>
              <w:t xml:space="preserve">s </w:t>
            </w:r>
            <w:r w:rsidRPr="005E11AF">
              <w:rPr>
                <w:rFonts w:ascii="Roboto Condensed" w:hAnsi="Roboto Condensed" w:cs="Calibri"/>
                <w:spacing w:val="-2"/>
                <w:sz w:val="20"/>
                <w:szCs w:val="20"/>
              </w:rPr>
              <w:t>l</w:t>
            </w:r>
            <w:r w:rsidRPr="005E11AF">
              <w:rPr>
                <w:rFonts w:ascii="Roboto Condensed" w:hAnsi="Roboto Condensed" w:cs="Calibri"/>
                <w:sz w:val="20"/>
                <w:szCs w:val="20"/>
              </w:rPr>
              <w:t>a n</w:t>
            </w:r>
            <w:r w:rsidRPr="005E11AF">
              <w:rPr>
                <w:rFonts w:ascii="Roboto Condensed" w:hAnsi="Roboto Condensed" w:cs="Calibri"/>
                <w:spacing w:val="-2"/>
                <w:sz w:val="20"/>
                <w:szCs w:val="20"/>
              </w:rPr>
              <w:t>o</w:t>
            </w:r>
            <w:r w:rsidRPr="005E11AF">
              <w:rPr>
                <w:rFonts w:ascii="Roboto Condensed" w:hAnsi="Roboto Condensed" w:cs="Calibri"/>
                <w:sz w:val="20"/>
                <w:szCs w:val="20"/>
              </w:rPr>
              <w:t>te</w:t>
            </w:r>
            <w:r w:rsidRPr="005E11AF">
              <w:rPr>
                <w:rFonts w:ascii="Roboto Condensed" w:hAnsi="Roboto Condensed" w:cs="Calibri"/>
                <w:spacing w:val="1"/>
                <w:sz w:val="20"/>
                <w:szCs w:val="20"/>
              </w:rPr>
              <w:t xml:space="preserve"> </w:t>
            </w:r>
            <w:r w:rsidRPr="005E11AF">
              <w:rPr>
                <w:rFonts w:ascii="Roboto Condensed" w:hAnsi="Roboto Condensed" w:cs="Calibri"/>
                <w:sz w:val="20"/>
                <w:szCs w:val="20"/>
              </w:rPr>
              <w:t>fi</w:t>
            </w:r>
            <w:r w:rsidRPr="005E11AF">
              <w:rPr>
                <w:rFonts w:ascii="Roboto Condensed" w:hAnsi="Roboto Condensed" w:cs="Calibri"/>
                <w:spacing w:val="-1"/>
                <w:sz w:val="20"/>
                <w:szCs w:val="20"/>
              </w:rPr>
              <w:t>n</w:t>
            </w:r>
            <w:r w:rsidRPr="005E11AF">
              <w:rPr>
                <w:rFonts w:ascii="Roboto Condensed" w:hAnsi="Roboto Condensed" w:cs="Calibri"/>
                <w:sz w:val="20"/>
                <w:szCs w:val="20"/>
              </w:rPr>
              <w:t>ale du</w:t>
            </w:r>
            <w:r w:rsidRPr="005E11AF">
              <w:rPr>
                <w:rFonts w:ascii="Roboto Condensed" w:hAnsi="Roboto Condensed" w:cs="Calibri"/>
                <w:spacing w:val="-3"/>
                <w:sz w:val="20"/>
                <w:szCs w:val="20"/>
              </w:rPr>
              <w:t xml:space="preserve"> </w:t>
            </w:r>
            <w:r w:rsidRPr="005E11AF">
              <w:rPr>
                <w:rFonts w:ascii="Roboto Condensed" w:hAnsi="Roboto Condensed" w:cs="Calibri"/>
                <w:spacing w:val="-1"/>
                <w:sz w:val="20"/>
                <w:szCs w:val="20"/>
              </w:rPr>
              <w:t>m</w:t>
            </w:r>
            <w:r w:rsidRPr="005E11AF">
              <w:rPr>
                <w:rFonts w:ascii="Roboto Condensed" w:hAnsi="Roboto Condensed" w:cs="Calibri"/>
                <w:spacing w:val="1"/>
                <w:sz w:val="20"/>
                <w:szCs w:val="20"/>
              </w:rPr>
              <w:t>o</w:t>
            </w:r>
            <w:r w:rsidRPr="005E11AF">
              <w:rPr>
                <w:rFonts w:ascii="Roboto Condensed" w:hAnsi="Roboto Condensed" w:cs="Calibri"/>
                <w:spacing w:val="-1"/>
                <w:sz w:val="20"/>
                <w:szCs w:val="20"/>
              </w:rPr>
              <w:t>du</w:t>
            </w:r>
            <w:r w:rsidRPr="005E11AF">
              <w:rPr>
                <w:rFonts w:ascii="Roboto Condensed" w:hAnsi="Roboto Condensed" w:cs="Calibri"/>
                <w:sz w:val="20"/>
                <w:szCs w:val="20"/>
              </w:rPr>
              <w:t>le.</w:t>
            </w:r>
          </w:p>
          <w:p w14:paraId="46C20729" w14:textId="77777777" w:rsidR="000040BB" w:rsidRPr="005E11AF" w:rsidRDefault="000040BB" w:rsidP="00713078">
            <w:pPr>
              <w:autoSpaceDE w:val="0"/>
              <w:autoSpaceDN w:val="0"/>
              <w:adjustRightInd w:val="0"/>
              <w:spacing w:after="0" w:line="240" w:lineRule="auto"/>
              <w:ind w:left="102" w:right="-23"/>
              <w:rPr>
                <w:rFonts w:ascii="Roboto Condensed" w:hAnsi="Roboto Condensed" w:cs="Times New Roman"/>
                <w:sz w:val="20"/>
                <w:szCs w:val="20"/>
              </w:rPr>
            </w:pPr>
            <w:r w:rsidRPr="005E11AF">
              <w:rPr>
                <w:rFonts w:ascii="Roboto Condensed" w:hAnsi="Roboto Condensed" w:cs="Calibri"/>
                <w:sz w:val="20"/>
                <w:szCs w:val="20"/>
              </w:rPr>
              <w:t>-Au</w:t>
            </w:r>
            <w:r w:rsidRPr="005E11AF">
              <w:rPr>
                <w:rFonts w:ascii="Roboto Condensed" w:hAnsi="Roboto Condensed" w:cs="Calibri"/>
                <w:spacing w:val="6"/>
                <w:sz w:val="20"/>
                <w:szCs w:val="20"/>
              </w:rPr>
              <w:t>-</w:t>
            </w:r>
            <w:r w:rsidRPr="005E11AF">
              <w:rPr>
                <w:rFonts w:ascii="Roboto Condensed" w:hAnsi="Roboto Condensed" w:cs="Calibri"/>
                <w:spacing w:val="-1"/>
                <w:sz w:val="20"/>
                <w:szCs w:val="20"/>
              </w:rPr>
              <w:t>d</w:t>
            </w:r>
            <w:r w:rsidRPr="005E11AF">
              <w:rPr>
                <w:rFonts w:ascii="Roboto Condensed" w:hAnsi="Roboto Condensed" w:cs="Calibri"/>
                <w:sz w:val="20"/>
                <w:szCs w:val="20"/>
              </w:rPr>
              <w:t>elà</w:t>
            </w:r>
            <w:r w:rsidRPr="005E11AF">
              <w:rPr>
                <w:rFonts w:ascii="Roboto Condensed" w:hAnsi="Roboto Condensed" w:cs="Calibri"/>
                <w:spacing w:val="8"/>
                <w:sz w:val="20"/>
                <w:szCs w:val="20"/>
              </w:rPr>
              <w:t xml:space="preserve"> </w:t>
            </w:r>
            <w:r w:rsidRPr="005E11AF">
              <w:rPr>
                <w:rFonts w:ascii="Roboto Condensed" w:hAnsi="Roboto Condensed" w:cs="Calibri"/>
                <w:spacing w:val="-1"/>
                <w:sz w:val="20"/>
                <w:szCs w:val="20"/>
              </w:rPr>
              <w:t>d</w:t>
            </w:r>
            <w:r w:rsidRPr="005E11AF">
              <w:rPr>
                <w:rFonts w:ascii="Roboto Condensed" w:hAnsi="Roboto Condensed" w:cs="Calibri"/>
                <w:sz w:val="20"/>
                <w:szCs w:val="20"/>
              </w:rPr>
              <w:t>e</w:t>
            </w:r>
            <w:r w:rsidRPr="005E11AF">
              <w:rPr>
                <w:rFonts w:ascii="Roboto Condensed" w:hAnsi="Roboto Condensed" w:cs="Calibri"/>
                <w:spacing w:val="8"/>
                <w:sz w:val="20"/>
                <w:szCs w:val="20"/>
              </w:rPr>
              <w:t xml:space="preserve"> </w:t>
            </w:r>
            <w:r w:rsidRPr="005E11AF">
              <w:rPr>
                <w:rFonts w:ascii="Roboto Condensed" w:hAnsi="Roboto Condensed" w:cs="Calibri"/>
                <w:sz w:val="20"/>
                <w:szCs w:val="20"/>
              </w:rPr>
              <w:t>3</w:t>
            </w:r>
            <w:r w:rsidRPr="005E11AF">
              <w:rPr>
                <w:rFonts w:ascii="Roboto Condensed" w:hAnsi="Roboto Condensed" w:cs="Calibri"/>
                <w:spacing w:val="8"/>
                <w:sz w:val="20"/>
                <w:szCs w:val="20"/>
              </w:rPr>
              <w:t xml:space="preserve"> </w:t>
            </w:r>
            <w:r w:rsidRPr="005E11AF">
              <w:rPr>
                <w:rFonts w:ascii="Roboto Condensed" w:hAnsi="Roboto Condensed" w:cs="Calibri"/>
                <w:sz w:val="20"/>
                <w:szCs w:val="20"/>
              </w:rPr>
              <w:t>a</w:t>
            </w:r>
            <w:r w:rsidRPr="005E11AF">
              <w:rPr>
                <w:rFonts w:ascii="Roboto Condensed" w:hAnsi="Roboto Condensed" w:cs="Calibri"/>
                <w:spacing w:val="-1"/>
                <w:sz w:val="20"/>
                <w:szCs w:val="20"/>
              </w:rPr>
              <w:t>b</w:t>
            </w:r>
            <w:r w:rsidRPr="005E11AF">
              <w:rPr>
                <w:rFonts w:ascii="Roboto Condensed" w:hAnsi="Roboto Condensed" w:cs="Calibri"/>
                <w:sz w:val="20"/>
                <w:szCs w:val="20"/>
              </w:rPr>
              <w:t>sences</w:t>
            </w:r>
            <w:r w:rsidRPr="005E11AF">
              <w:rPr>
                <w:rFonts w:ascii="Roboto Condensed" w:hAnsi="Roboto Condensed" w:cs="Calibri"/>
                <w:spacing w:val="8"/>
                <w:sz w:val="20"/>
                <w:szCs w:val="20"/>
              </w:rPr>
              <w:t xml:space="preserve"> </w:t>
            </w:r>
            <w:r w:rsidRPr="005E11AF">
              <w:rPr>
                <w:rFonts w:ascii="Roboto Condensed" w:hAnsi="Roboto Condensed" w:cs="Calibri"/>
                <w:spacing w:val="-3"/>
                <w:sz w:val="20"/>
                <w:szCs w:val="20"/>
              </w:rPr>
              <w:t>n</w:t>
            </w:r>
            <w:r w:rsidRPr="005E11AF">
              <w:rPr>
                <w:rFonts w:ascii="Roboto Condensed" w:hAnsi="Roboto Condensed" w:cs="Calibri"/>
                <w:spacing w:val="-1"/>
                <w:sz w:val="20"/>
                <w:szCs w:val="20"/>
              </w:rPr>
              <w:t>o</w:t>
            </w:r>
            <w:r w:rsidRPr="005E11AF">
              <w:rPr>
                <w:rFonts w:ascii="Roboto Condensed" w:hAnsi="Roboto Condensed" w:cs="Calibri"/>
                <w:sz w:val="20"/>
                <w:szCs w:val="20"/>
              </w:rPr>
              <w:t>n</w:t>
            </w:r>
            <w:r w:rsidRPr="005E11AF">
              <w:rPr>
                <w:rFonts w:ascii="Roboto Condensed" w:hAnsi="Roboto Condensed" w:cs="Calibri"/>
                <w:spacing w:val="7"/>
                <w:sz w:val="20"/>
                <w:szCs w:val="20"/>
              </w:rPr>
              <w:t xml:space="preserve"> </w:t>
            </w:r>
            <w:r w:rsidRPr="005E11AF">
              <w:rPr>
                <w:rFonts w:ascii="Roboto Condensed" w:hAnsi="Roboto Condensed" w:cs="Calibri"/>
                <w:sz w:val="20"/>
                <w:szCs w:val="20"/>
              </w:rPr>
              <w:t>j</w:t>
            </w:r>
            <w:r w:rsidRPr="005E11AF">
              <w:rPr>
                <w:rFonts w:ascii="Roboto Condensed" w:hAnsi="Roboto Condensed" w:cs="Calibri"/>
                <w:spacing w:val="-1"/>
                <w:sz w:val="20"/>
                <w:szCs w:val="20"/>
              </w:rPr>
              <w:t>u</w:t>
            </w:r>
            <w:r w:rsidRPr="005E11AF">
              <w:rPr>
                <w:rFonts w:ascii="Roboto Condensed" w:hAnsi="Roboto Condensed" w:cs="Calibri"/>
                <w:sz w:val="20"/>
                <w:szCs w:val="20"/>
              </w:rPr>
              <w:t>stifiées,</w:t>
            </w:r>
            <w:r w:rsidRPr="005E11AF">
              <w:rPr>
                <w:rFonts w:ascii="Roboto Condensed" w:hAnsi="Roboto Condensed" w:cs="Calibri"/>
                <w:spacing w:val="9"/>
                <w:sz w:val="20"/>
                <w:szCs w:val="20"/>
              </w:rPr>
              <w:t xml:space="preserve"> </w:t>
            </w:r>
            <w:r w:rsidRPr="005E11AF">
              <w:rPr>
                <w:rFonts w:ascii="Roboto Condensed" w:hAnsi="Roboto Condensed" w:cs="Calibri"/>
                <w:sz w:val="20"/>
                <w:szCs w:val="20"/>
              </w:rPr>
              <w:t>la</w:t>
            </w:r>
            <w:r w:rsidRPr="005E11AF">
              <w:rPr>
                <w:rFonts w:ascii="Roboto Condensed" w:hAnsi="Roboto Condensed" w:cs="Calibri"/>
                <w:spacing w:val="7"/>
                <w:sz w:val="20"/>
                <w:szCs w:val="20"/>
              </w:rPr>
              <w:t xml:space="preserve"> </w:t>
            </w:r>
            <w:r w:rsidRPr="005E11AF">
              <w:rPr>
                <w:rFonts w:ascii="Roboto Condensed" w:hAnsi="Roboto Condensed" w:cs="Calibri"/>
                <w:spacing w:val="-1"/>
                <w:sz w:val="20"/>
                <w:szCs w:val="20"/>
              </w:rPr>
              <w:t>no</w:t>
            </w:r>
            <w:r w:rsidRPr="005E11AF">
              <w:rPr>
                <w:rFonts w:ascii="Roboto Condensed" w:hAnsi="Roboto Condensed" w:cs="Calibri"/>
                <w:sz w:val="20"/>
                <w:szCs w:val="20"/>
              </w:rPr>
              <w:t>te</w:t>
            </w:r>
            <w:r w:rsidRPr="005E11AF">
              <w:rPr>
                <w:rFonts w:ascii="Roboto Condensed" w:hAnsi="Roboto Condensed" w:cs="Calibri"/>
                <w:spacing w:val="4"/>
                <w:sz w:val="20"/>
                <w:szCs w:val="20"/>
              </w:rPr>
              <w:t xml:space="preserve"> </w:t>
            </w:r>
            <w:r w:rsidRPr="005E11AF">
              <w:rPr>
                <w:rFonts w:ascii="Roboto Condensed" w:hAnsi="Roboto Condensed" w:cs="Calibri"/>
                <w:spacing w:val="-3"/>
                <w:sz w:val="20"/>
                <w:szCs w:val="20"/>
              </w:rPr>
              <w:t>d</w:t>
            </w:r>
            <w:r w:rsidRPr="005E11AF">
              <w:rPr>
                <w:rFonts w:ascii="Roboto Condensed" w:hAnsi="Roboto Condensed" w:cs="Calibri"/>
                <w:sz w:val="20"/>
                <w:szCs w:val="20"/>
              </w:rPr>
              <w:t>e</w:t>
            </w:r>
            <w:r w:rsidRPr="005E11AF">
              <w:rPr>
                <w:rFonts w:ascii="Roboto Condensed" w:hAnsi="Roboto Condensed" w:cs="Calibri"/>
                <w:spacing w:val="8"/>
                <w:sz w:val="20"/>
                <w:szCs w:val="20"/>
              </w:rPr>
              <w:t xml:space="preserve"> </w:t>
            </w:r>
            <w:r w:rsidRPr="005E11AF">
              <w:rPr>
                <w:rFonts w:ascii="Roboto Condensed" w:hAnsi="Roboto Condensed" w:cs="Calibri"/>
                <w:sz w:val="20"/>
                <w:szCs w:val="20"/>
              </w:rPr>
              <w:t>c</w:t>
            </w:r>
            <w:r w:rsidRPr="005E11AF">
              <w:rPr>
                <w:rFonts w:ascii="Roboto Condensed" w:hAnsi="Roboto Condensed" w:cs="Calibri"/>
                <w:spacing w:val="1"/>
                <w:sz w:val="20"/>
                <w:szCs w:val="20"/>
              </w:rPr>
              <w:t>o</w:t>
            </w:r>
            <w:r w:rsidRPr="005E11AF">
              <w:rPr>
                <w:rFonts w:ascii="Roboto Condensed" w:hAnsi="Roboto Condensed" w:cs="Calibri"/>
                <w:spacing w:val="-3"/>
                <w:sz w:val="20"/>
                <w:szCs w:val="20"/>
              </w:rPr>
              <w:t>n</w:t>
            </w:r>
            <w:r w:rsidRPr="005E11AF">
              <w:rPr>
                <w:rFonts w:ascii="Roboto Condensed" w:hAnsi="Roboto Condensed" w:cs="Calibri"/>
                <w:spacing w:val="-2"/>
                <w:sz w:val="20"/>
                <w:szCs w:val="20"/>
              </w:rPr>
              <w:t>t</w:t>
            </w:r>
            <w:r w:rsidRPr="005E11AF">
              <w:rPr>
                <w:rFonts w:ascii="Roboto Condensed" w:hAnsi="Roboto Condensed" w:cs="Calibri"/>
                <w:sz w:val="20"/>
                <w:szCs w:val="20"/>
              </w:rPr>
              <w:t>r</w:t>
            </w:r>
            <w:r w:rsidRPr="005E11AF">
              <w:rPr>
                <w:rFonts w:ascii="Roboto Condensed" w:hAnsi="Roboto Condensed" w:cs="Calibri"/>
                <w:spacing w:val="1"/>
                <w:sz w:val="20"/>
                <w:szCs w:val="20"/>
              </w:rPr>
              <w:t>ô</w:t>
            </w:r>
            <w:r w:rsidRPr="005E11AF">
              <w:rPr>
                <w:rFonts w:ascii="Roboto Condensed" w:hAnsi="Roboto Condensed" w:cs="Calibri"/>
                <w:sz w:val="20"/>
                <w:szCs w:val="20"/>
              </w:rPr>
              <w:t>le</w:t>
            </w:r>
            <w:r w:rsidRPr="005E11AF">
              <w:rPr>
                <w:rFonts w:ascii="Roboto Condensed" w:hAnsi="Roboto Condensed" w:cs="Calibri"/>
                <w:spacing w:val="8"/>
                <w:sz w:val="20"/>
                <w:szCs w:val="20"/>
              </w:rPr>
              <w:t xml:space="preserve"> </w:t>
            </w:r>
            <w:r w:rsidRPr="005E11AF">
              <w:rPr>
                <w:rFonts w:ascii="Roboto Condensed" w:hAnsi="Roboto Condensed" w:cs="Calibri"/>
                <w:spacing w:val="-2"/>
                <w:sz w:val="20"/>
                <w:szCs w:val="20"/>
              </w:rPr>
              <w:t>c</w:t>
            </w:r>
            <w:r w:rsidRPr="005E11AF">
              <w:rPr>
                <w:rFonts w:ascii="Roboto Condensed" w:hAnsi="Roboto Condensed" w:cs="Calibri"/>
                <w:spacing w:val="1"/>
                <w:sz w:val="20"/>
                <w:szCs w:val="20"/>
              </w:rPr>
              <w:t>o</w:t>
            </w:r>
            <w:r w:rsidRPr="005E11AF">
              <w:rPr>
                <w:rFonts w:ascii="Roboto Condensed" w:hAnsi="Roboto Condensed" w:cs="Calibri"/>
                <w:sz w:val="20"/>
                <w:szCs w:val="20"/>
              </w:rPr>
              <w:t>lle</w:t>
            </w:r>
            <w:r w:rsidRPr="005E11AF">
              <w:rPr>
                <w:rFonts w:ascii="Roboto Condensed" w:hAnsi="Roboto Condensed" w:cs="Calibri"/>
                <w:spacing w:val="-2"/>
                <w:sz w:val="20"/>
                <w:szCs w:val="20"/>
              </w:rPr>
              <w:t>c</w:t>
            </w:r>
            <w:r w:rsidRPr="005E11AF">
              <w:rPr>
                <w:rFonts w:ascii="Roboto Condensed" w:hAnsi="Roboto Condensed" w:cs="Calibri"/>
                <w:sz w:val="20"/>
                <w:szCs w:val="20"/>
              </w:rPr>
              <w:t>tif</w:t>
            </w:r>
            <w:r w:rsidRPr="005E11AF">
              <w:rPr>
                <w:rFonts w:ascii="Roboto Condensed" w:hAnsi="Roboto Condensed" w:cs="Calibri"/>
                <w:spacing w:val="8"/>
                <w:sz w:val="20"/>
                <w:szCs w:val="20"/>
              </w:rPr>
              <w:t xml:space="preserve"> </w:t>
            </w:r>
            <w:r w:rsidRPr="005E11AF">
              <w:rPr>
                <w:rFonts w:ascii="Roboto Condensed" w:hAnsi="Roboto Condensed" w:cs="Calibri"/>
                <w:spacing w:val="-1"/>
                <w:sz w:val="20"/>
                <w:szCs w:val="20"/>
              </w:rPr>
              <w:t>n</w:t>
            </w:r>
            <w:r w:rsidRPr="005E11AF">
              <w:rPr>
                <w:rFonts w:ascii="Roboto Condensed" w:hAnsi="Roboto Condensed" w:cs="Calibri"/>
                <w:sz w:val="20"/>
                <w:szCs w:val="20"/>
              </w:rPr>
              <w:t>e</w:t>
            </w:r>
            <w:r w:rsidRPr="005E11AF">
              <w:rPr>
                <w:rFonts w:ascii="Roboto Condensed" w:hAnsi="Roboto Condensed" w:cs="Calibri"/>
                <w:spacing w:val="8"/>
                <w:sz w:val="20"/>
                <w:szCs w:val="20"/>
              </w:rPr>
              <w:t xml:space="preserve"> </w:t>
            </w:r>
            <w:r w:rsidRPr="005E11AF">
              <w:rPr>
                <w:rFonts w:ascii="Roboto Condensed" w:hAnsi="Roboto Condensed" w:cs="Calibri"/>
                <w:sz w:val="20"/>
                <w:szCs w:val="20"/>
              </w:rPr>
              <w:t>sera</w:t>
            </w:r>
            <w:r w:rsidRPr="005E11AF">
              <w:rPr>
                <w:rFonts w:ascii="Roboto Condensed" w:hAnsi="Roboto Condensed" w:cs="Calibri"/>
                <w:spacing w:val="8"/>
                <w:sz w:val="20"/>
                <w:szCs w:val="20"/>
              </w:rPr>
              <w:t xml:space="preserve"> </w:t>
            </w:r>
            <w:r w:rsidRPr="005E11AF">
              <w:rPr>
                <w:rFonts w:ascii="Roboto Condensed" w:hAnsi="Roboto Condensed" w:cs="Calibri"/>
                <w:spacing w:val="-1"/>
                <w:sz w:val="20"/>
                <w:szCs w:val="20"/>
              </w:rPr>
              <w:t>p</w:t>
            </w:r>
            <w:r w:rsidRPr="005E11AF">
              <w:rPr>
                <w:rFonts w:ascii="Roboto Condensed" w:hAnsi="Roboto Condensed" w:cs="Calibri"/>
                <w:sz w:val="20"/>
                <w:szCs w:val="20"/>
              </w:rPr>
              <w:t>as c</w:t>
            </w:r>
            <w:r w:rsidRPr="005E11AF">
              <w:rPr>
                <w:rFonts w:ascii="Roboto Condensed" w:hAnsi="Roboto Condensed" w:cs="Calibri"/>
                <w:spacing w:val="-1"/>
                <w:sz w:val="20"/>
                <w:szCs w:val="20"/>
              </w:rPr>
              <w:t>o</w:t>
            </w:r>
            <w:r w:rsidRPr="005E11AF">
              <w:rPr>
                <w:rFonts w:ascii="Roboto Condensed" w:hAnsi="Roboto Condensed" w:cs="Calibri"/>
                <w:spacing w:val="1"/>
                <w:sz w:val="20"/>
                <w:szCs w:val="20"/>
              </w:rPr>
              <w:t>m</w:t>
            </w:r>
            <w:r w:rsidRPr="005E11AF">
              <w:rPr>
                <w:rFonts w:ascii="Roboto Condensed" w:hAnsi="Roboto Condensed" w:cs="Calibri"/>
                <w:spacing w:val="-1"/>
                <w:sz w:val="20"/>
                <w:szCs w:val="20"/>
              </w:rPr>
              <w:t>p</w:t>
            </w:r>
            <w:r w:rsidRPr="005E11AF">
              <w:rPr>
                <w:rFonts w:ascii="Roboto Condensed" w:hAnsi="Roboto Condensed" w:cs="Calibri"/>
                <w:sz w:val="20"/>
                <w:szCs w:val="20"/>
              </w:rPr>
              <w:t>tab</w:t>
            </w:r>
            <w:r w:rsidRPr="005E11AF">
              <w:rPr>
                <w:rFonts w:ascii="Roboto Condensed" w:hAnsi="Roboto Condensed" w:cs="Calibri"/>
                <w:spacing w:val="-1"/>
                <w:sz w:val="20"/>
                <w:szCs w:val="20"/>
              </w:rPr>
              <w:t>i</w:t>
            </w:r>
            <w:r w:rsidRPr="005E11AF">
              <w:rPr>
                <w:rFonts w:ascii="Roboto Condensed" w:hAnsi="Roboto Condensed" w:cs="Calibri"/>
                <w:sz w:val="20"/>
                <w:szCs w:val="20"/>
              </w:rPr>
              <w:t>lis</w:t>
            </w:r>
            <w:r w:rsidRPr="005E11AF">
              <w:rPr>
                <w:rFonts w:ascii="Roboto Condensed" w:hAnsi="Roboto Condensed" w:cs="Calibri"/>
                <w:spacing w:val="-2"/>
                <w:sz w:val="20"/>
                <w:szCs w:val="20"/>
              </w:rPr>
              <w:t>é</w:t>
            </w:r>
            <w:r w:rsidRPr="005E11AF">
              <w:rPr>
                <w:rFonts w:ascii="Roboto Condensed" w:hAnsi="Roboto Condensed" w:cs="Calibri"/>
                <w:sz w:val="20"/>
                <w:szCs w:val="20"/>
              </w:rPr>
              <w:t>e</w:t>
            </w:r>
            <w:r w:rsidRPr="005E11AF">
              <w:rPr>
                <w:rFonts w:ascii="Roboto Condensed" w:hAnsi="Roboto Condensed" w:cs="Calibri"/>
                <w:spacing w:val="1"/>
                <w:sz w:val="20"/>
                <w:szCs w:val="20"/>
              </w:rPr>
              <w:t xml:space="preserve"> </w:t>
            </w:r>
            <w:r w:rsidRPr="005E11AF">
              <w:rPr>
                <w:rFonts w:ascii="Roboto Condensed" w:hAnsi="Roboto Condensed" w:cs="Calibri"/>
                <w:spacing w:val="-1"/>
                <w:sz w:val="20"/>
                <w:szCs w:val="20"/>
              </w:rPr>
              <w:t>d</w:t>
            </w:r>
            <w:r w:rsidRPr="005E11AF">
              <w:rPr>
                <w:rFonts w:ascii="Roboto Condensed" w:hAnsi="Roboto Condensed" w:cs="Calibri"/>
                <w:sz w:val="20"/>
                <w:szCs w:val="20"/>
              </w:rPr>
              <w:t>a</w:t>
            </w:r>
            <w:r w:rsidRPr="005E11AF">
              <w:rPr>
                <w:rFonts w:ascii="Roboto Condensed" w:hAnsi="Roboto Condensed" w:cs="Calibri"/>
                <w:spacing w:val="-1"/>
                <w:sz w:val="20"/>
                <w:szCs w:val="20"/>
              </w:rPr>
              <w:t>n</w:t>
            </w:r>
            <w:r w:rsidRPr="005E11AF">
              <w:rPr>
                <w:rFonts w:ascii="Roboto Condensed" w:hAnsi="Roboto Condensed" w:cs="Calibri"/>
                <w:sz w:val="20"/>
                <w:szCs w:val="20"/>
              </w:rPr>
              <w:t xml:space="preserve">s la </w:t>
            </w:r>
            <w:r w:rsidRPr="005E11AF">
              <w:rPr>
                <w:rFonts w:ascii="Roboto Condensed" w:hAnsi="Roboto Condensed" w:cs="Calibri"/>
                <w:spacing w:val="-3"/>
                <w:sz w:val="20"/>
                <w:szCs w:val="20"/>
              </w:rPr>
              <w:t>n</w:t>
            </w:r>
            <w:r w:rsidRPr="005E11AF">
              <w:rPr>
                <w:rFonts w:ascii="Roboto Condensed" w:hAnsi="Roboto Condensed" w:cs="Calibri"/>
                <w:spacing w:val="1"/>
                <w:sz w:val="20"/>
                <w:szCs w:val="20"/>
              </w:rPr>
              <w:t>o</w:t>
            </w:r>
            <w:r w:rsidRPr="005E11AF">
              <w:rPr>
                <w:rFonts w:ascii="Roboto Condensed" w:hAnsi="Roboto Condensed" w:cs="Calibri"/>
                <w:sz w:val="20"/>
                <w:szCs w:val="20"/>
              </w:rPr>
              <w:t>te</w:t>
            </w:r>
            <w:r w:rsidRPr="005E11AF">
              <w:rPr>
                <w:rFonts w:ascii="Roboto Condensed" w:hAnsi="Roboto Condensed" w:cs="Calibri"/>
                <w:spacing w:val="-3"/>
                <w:sz w:val="20"/>
                <w:szCs w:val="20"/>
              </w:rPr>
              <w:t xml:space="preserve"> </w:t>
            </w:r>
            <w:r w:rsidRPr="005E11AF">
              <w:rPr>
                <w:rFonts w:ascii="Roboto Condensed" w:hAnsi="Roboto Condensed" w:cs="Calibri"/>
                <w:sz w:val="20"/>
                <w:szCs w:val="20"/>
              </w:rPr>
              <w:t>fi</w:t>
            </w:r>
            <w:r w:rsidRPr="005E11AF">
              <w:rPr>
                <w:rFonts w:ascii="Roboto Condensed" w:hAnsi="Roboto Condensed" w:cs="Calibri"/>
                <w:spacing w:val="-1"/>
                <w:sz w:val="20"/>
                <w:szCs w:val="20"/>
              </w:rPr>
              <w:t>n</w:t>
            </w:r>
            <w:r w:rsidRPr="005E11AF">
              <w:rPr>
                <w:rFonts w:ascii="Roboto Condensed" w:hAnsi="Roboto Condensed" w:cs="Calibri"/>
                <w:sz w:val="20"/>
                <w:szCs w:val="20"/>
              </w:rPr>
              <w:t>ale du</w:t>
            </w:r>
            <w:r w:rsidRPr="005E11AF">
              <w:rPr>
                <w:rFonts w:ascii="Roboto Condensed" w:hAnsi="Roboto Condensed" w:cs="Calibri"/>
                <w:spacing w:val="-1"/>
                <w:sz w:val="20"/>
                <w:szCs w:val="20"/>
              </w:rPr>
              <w:t xml:space="preserve"> m</w:t>
            </w:r>
            <w:r w:rsidRPr="005E11AF">
              <w:rPr>
                <w:rFonts w:ascii="Roboto Condensed" w:hAnsi="Roboto Condensed" w:cs="Calibri"/>
                <w:spacing w:val="1"/>
                <w:sz w:val="20"/>
                <w:szCs w:val="20"/>
              </w:rPr>
              <w:t>o</w:t>
            </w:r>
            <w:r w:rsidRPr="005E11AF">
              <w:rPr>
                <w:rFonts w:ascii="Roboto Condensed" w:hAnsi="Roboto Condensed" w:cs="Calibri"/>
                <w:spacing w:val="-1"/>
                <w:sz w:val="20"/>
                <w:szCs w:val="20"/>
              </w:rPr>
              <w:t>du</w:t>
            </w:r>
            <w:r w:rsidRPr="005E11AF">
              <w:rPr>
                <w:rFonts w:ascii="Roboto Condensed" w:hAnsi="Roboto Condensed" w:cs="Calibri"/>
                <w:sz w:val="20"/>
                <w:szCs w:val="20"/>
              </w:rPr>
              <w:t>le.</w:t>
            </w:r>
          </w:p>
        </w:tc>
      </w:tr>
      <w:tr w:rsidR="000040BB" w:rsidRPr="006D7DA5" w14:paraId="58D06E56" w14:textId="77777777" w:rsidTr="00713078">
        <w:trPr>
          <w:trHeight w:hRule="exact" w:val="857"/>
        </w:trPr>
        <w:tc>
          <w:tcPr>
            <w:tcW w:w="2577" w:type="dxa"/>
            <w:gridSpan w:val="2"/>
            <w:shd w:val="clear" w:color="auto" w:fill="282D46"/>
            <w:vAlign w:val="center"/>
          </w:tcPr>
          <w:p w14:paraId="4B28AD3E" w14:textId="77777777" w:rsidR="000040BB" w:rsidRPr="000551B3" w:rsidRDefault="000040BB" w:rsidP="00713078">
            <w:pPr>
              <w:autoSpaceDE w:val="0"/>
              <w:autoSpaceDN w:val="0"/>
              <w:adjustRightInd w:val="0"/>
              <w:spacing w:after="0" w:line="240" w:lineRule="auto"/>
              <w:ind w:left="97" w:right="-20"/>
              <w:rPr>
                <w:rFonts w:ascii="Roboto Condensed" w:hAnsi="Roboto Condensed" w:cs="Times New Roman"/>
                <w:b/>
                <w:color w:val="FFFFFF" w:themeColor="background1"/>
                <w:szCs w:val="24"/>
              </w:rPr>
            </w:pPr>
            <w:r w:rsidRPr="000551B3">
              <w:rPr>
                <w:rFonts w:ascii="Roboto Condensed" w:hAnsi="Roboto Condensed" w:cs="Calibri"/>
                <w:b/>
                <w:bCs/>
                <w:color w:val="FFFFFF" w:themeColor="background1"/>
                <w:position w:val="1"/>
              </w:rPr>
              <w:t>Res</w:t>
            </w:r>
            <w:r w:rsidRPr="000551B3">
              <w:rPr>
                <w:rFonts w:ascii="Roboto Condensed" w:hAnsi="Roboto Condensed" w:cs="Calibri"/>
                <w:b/>
                <w:bCs/>
                <w:color w:val="FFFFFF" w:themeColor="background1"/>
                <w:spacing w:val="1"/>
                <w:position w:val="1"/>
              </w:rPr>
              <w:t>s</w:t>
            </w:r>
            <w:r w:rsidRPr="000551B3">
              <w:rPr>
                <w:rFonts w:ascii="Roboto Condensed" w:hAnsi="Roboto Condensed" w:cs="Calibri"/>
                <w:b/>
                <w:bCs/>
                <w:color w:val="FFFFFF" w:themeColor="background1"/>
                <w:spacing w:val="-1"/>
                <w:position w:val="1"/>
              </w:rPr>
              <w:t>ou</w:t>
            </w:r>
            <w:r w:rsidRPr="000551B3">
              <w:rPr>
                <w:rFonts w:ascii="Roboto Condensed" w:hAnsi="Roboto Condensed" w:cs="Calibri"/>
                <w:b/>
                <w:bCs/>
                <w:color w:val="FFFFFF" w:themeColor="background1"/>
                <w:spacing w:val="-2"/>
                <w:position w:val="1"/>
              </w:rPr>
              <w:t>r</w:t>
            </w:r>
            <w:r w:rsidRPr="000551B3">
              <w:rPr>
                <w:rFonts w:ascii="Roboto Condensed" w:hAnsi="Roboto Condensed" w:cs="Calibri"/>
                <w:b/>
                <w:bCs/>
                <w:color w:val="FFFFFF" w:themeColor="background1"/>
                <w:spacing w:val="1"/>
                <w:position w:val="1"/>
              </w:rPr>
              <w:t>c</w:t>
            </w:r>
            <w:r w:rsidRPr="000551B3">
              <w:rPr>
                <w:rFonts w:ascii="Roboto Condensed" w:hAnsi="Roboto Condensed" w:cs="Calibri"/>
                <w:b/>
                <w:bCs/>
                <w:color w:val="FFFFFF" w:themeColor="background1"/>
                <w:spacing w:val="-1"/>
                <w:position w:val="1"/>
              </w:rPr>
              <w:t>e</w:t>
            </w:r>
            <w:r w:rsidRPr="000551B3">
              <w:rPr>
                <w:rFonts w:ascii="Roboto Condensed" w:hAnsi="Roboto Condensed" w:cs="Calibri"/>
                <w:b/>
                <w:bCs/>
                <w:color w:val="FFFFFF" w:themeColor="background1"/>
                <w:position w:val="1"/>
              </w:rPr>
              <w:t>s</w:t>
            </w:r>
            <w:r w:rsidRPr="000551B3">
              <w:rPr>
                <w:rFonts w:ascii="Roboto Condensed" w:hAnsi="Roboto Condensed" w:cs="Calibri"/>
                <w:b/>
                <w:bCs/>
                <w:color w:val="FFFFFF" w:themeColor="background1"/>
                <w:spacing w:val="1"/>
                <w:position w:val="1"/>
              </w:rPr>
              <w:t xml:space="preserve"> </w:t>
            </w:r>
            <w:r w:rsidRPr="000551B3">
              <w:rPr>
                <w:rFonts w:ascii="Roboto Condensed" w:hAnsi="Roboto Condensed" w:cs="Calibri"/>
                <w:b/>
                <w:bCs/>
                <w:color w:val="FFFFFF" w:themeColor="background1"/>
                <w:position w:val="1"/>
              </w:rPr>
              <w:t>-</w:t>
            </w:r>
            <w:r w:rsidRPr="000551B3">
              <w:rPr>
                <w:rFonts w:ascii="Roboto Condensed" w:hAnsi="Roboto Condensed" w:cs="Calibri"/>
                <w:b/>
                <w:bCs/>
                <w:color w:val="FFFFFF" w:themeColor="background1"/>
                <w:spacing w:val="-2"/>
                <w:position w:val="1"/>
              </w:rPr>
              <w:t xml:space="preserve"> </w:t>
            </w:r>
            <w:r w:rsidRPr="000551B3">
              <w:rPr>
                <w:rFonts w:ascii="Roboto Condensed" w:hAnsi="Roboto Condensed" w:cs="Calibri"/>
                <w:b/>
                <w:bCs/>
                <w:color w:val="FFFFFF" w:themeColor="background1"/>
                <w:spacing w:val="1"/>
                <w:position w:val="1"/>
              </w:rPr>
              <w:t>r</w:t>
            </w:r>
            <w:r w:rsidRPr="000551B3">
              <w:rPr>
                <w:rFonts w:ascii="Roboto Condensed" w:hAnsi="Roboto Condensed" w:cs="Calibri"/>
                <w:b/>
                <w:bCs/>
                <w:color w:val="FFFFFF" w:themeColor="background1"/>
                <w:spacing w:val="-1"/>
                <w:position w:val="1"/>
              </w:rPr>
              <w:t>é</w:t>
            </w:r>
            <w:r w:rsidRPr="000551B3">
              <w:rPr>
                <w:rFonts w:ascii="Roboto Condensed" w:hAnsi="Roboto Condensed" w:cs="Calibri"/>
                <w:b/>
                <w:bCs/>
                <w:color w:val="FFFFFF" w:themeColor="background1"/>
                <w:position w:val="1"/>
              </w:rPr>
              <w:t>f</w:t>
            </w:r>
            <w:r w:rsidRPr="000551B3">
              <w:rPr>
                <w:rFonts w:ascii="Roboto Condensed" w:hAnsi="Roboto Condensed" w:cs="Calibri"/>
                <w:b/>
                <w:bCs/>
                <w:color w:val="FFFFFF" w:themeColor="background1"/>
                <w:spacing w:val="-1"/>
                <w:position w:val="1"/>
              </w:rPr>
              <w:t>é</w:t>
            </w:r>
            <w:r w:rsidRPr="000551B3">
              <w:rPr>
                <w:rFonts w:ascii="Roboto Condensed" w:hAnsi="Roboto Condensed" w:cs="Calibri"/>
                <w:b/>
                <w:bCs/>
                <w:color w:val="FFFFFF" w:themeColor="background1"/>
                <w:spacing w:val="1"/>
                <w:position w:val="1"/>
              </w:rPr>
              <w:t>r</w:t>
            </w:r>
            <w:r w:rsidRPr="000551B3">
              <w:rPr>
                <w:rFonts w:ascii="Roboto Condensed" w:hAnsi="Roboto Condensed" w:cs="Calibri"/>
                <w:b/>
                <w:bCs/>
                <w:color w:val="FFFFFF" w:themeColor="background1"/>
                <w:spacing w:val="-1"/>
                <w:position w:val="1"/>
              </w:rPr>
              <w:t>en</w:t>
            </w:r>
            <w:r w:rsidRPr="000551B3">
              <w:rPr>
                <w:rFonts w:ascii="Roboto Condensed" w:hAnsi="Roboto Condensed" w:cs="Calibri"/>
                <w:b/>
                <w:bCs/>
                <w:color w:val="FFFFFF" w:themeColor="background1"/>
                <w:spacing w:val="1"/>
                <w:position w:val="1"/>
              </w:rPr>
              <w:t>c</w:t>
            </w:r>
            <w:r w:rsidRPr="000551B3">
              <w:rPr>
                <w:rFonts w:ascii="Roboto Condensed" w:hAnsi="Roboto Condensed" w:cs="Calibri"/>
                <w:b/>
                <w:bCs/>
                <w:color w:val="FFFFFF" w:themeColor="background1"/>
                <w:spacing w:val="-3"/>
                <w:position w:val="1"/>
              </w:rPr>
              <w:t>e</w:t>
            </w:r>
            <w:r w:rsidRPr="000551B3">
              <w:rPr>
                <w:rFonts w:ascii="Roboto Condensed" w:hAnsi="Roboto Condensed" w:cs="Calibri"/>
                <w:b/>
                <w:bCs/>
                <w:color w:val="FFFFFF" w:themeColor="background1"/>
                <w:position w:val="1"/>
              </w:rPr>
              <w:t>s</w:t>
            </w:r>
          </w:p>
        </w:tc>
        <w:tc>
          <w:tcPr>
            <w:tcW w:w="7462" w:type="dxa"/>
            <w:gridSpan w:val="3"/>
            <w:shd w:val="clear" w:color="auto" w:fill="F1E5F7"/>
            <w:vAlign w:val="center"/>
          </w:tcPr>
          <w:p w14:paraId="728AFB1D" w14:textId="77777777" w:rsidR="000040BB" w:rsidRPr="005E11AF" w:rsidRDefault="000040BB" w:rsidP="00713078">
            <w:pPr>
              <w:autoSpaceDE w:val="0"/>
              <w:autoSpaceDN w:val="0"/>
              <w:adjustRightInd w:val="0"/>
              <w:spacing w:after="0" w:line="240" w:lineRule="auto"/>
              <w:ind w:left="102" w:right="-23"/>
              <w:rPr>
                <w:rFonts w:ascii="Roboto Condensed" w:hAnsi="Roboto Condensed" w:cs="Calibri"/>
                <w:position w:val="1"/>
                <w:sz w:val="20"/>
                <w:szCs w:val="20"/>
                <w:lang w:val="en-US"/>
              </w:rPr>
            </w:pPr>
            <w:r w:rsidRPr="005E11AF">
              <w:rPr>
                <w:rFonts w:ascii="Roboto Condensed" w:hAnsi="Roboto Condensed" w:cs="Calibri"/>
                <w:position w:val="1"/>
                <w:sz w:val="20"/>
                <w:szCs w:val="20"/>
                <w:lang w:val="en-US"/>
              </w:rPr>
              <w:t>Information Technology Essentials: for business analysts and project managers,  </w:t>
            </w:r>
            <w:hyperlink r:id="rId15" w:history="1">
              <w:r w:rsidRPr="005E11AF">
                <w:rPr>
                  <w:rFonts w:ascii="Roboto Condensed" w:hAnsi="Roboto Condensed" w:cs="Calibri"/>
                  <w:position w:val="1"/>
                  <w:sz w:val="20"/>
                  <w:szCs w:val="20"/>
                  <w:lang w:val="en-US"/>
                </w:rPr>
                <w:t>Igor Arkhipov</w:t>
              </w:r>
            </w:hyperlink>
            <w:r w:rsidRPr="005E11AF">
              <w:rPr>
                <w:rFonts w:ascii="Roboto Condensed" w:hAnsi="Roboto Condensed" w:cs="Calibri"/>
                <w:position w:val="1"/>
                <w:sz w:val="20"/>
                <w:szCs w:val="20"/>
                <w:lang w:val="en-US"/>
              </w:rPr>
              <w:t xml:space="preserve">, </w:t>
            </w:r>
            <w:r w:rsidRPr="005E11AF">
              <w:rPr>
                <w:rStyle w:val="a-text-bold"/>
                <w:rFonts w:ascii="Roboto Condensed" w:hAnsi="Roboto Condensed" w:cs="Arial"/>
                <w:b/>
                <w:bCs/>
                <w:color w:val="0F1111"/>
                <w:sz w:val="20"/>
                <w:szCs w:val="20"/>
                <w:shd w:val="clear" w:color="auto" w:fill="FFFFFF"/>
                <w:lang w:val="en-US"/>
              </w:rPr>
              <w:t> </w:t>
            </w:r>
            <w:r w:rsidRPr="005E11AF">
              <w:rPr>
                <w:rFonts w:ascii="Roboto Condensed" w:hAnsi="Roboto Condensed" w:cs="Calibri"/>
                <w:position w:val="1"/>
                <w:sz w:val="20"/>
                <w:szCs w:val="20"/>
                <w:lang w:val="en-US"/>
              </w:rPr>
              <w:t>Independently published, 2023</w:t>
            </w:r>
          </w:p>
        </w:tc>
      </w:tr>
      <w:tr w:rsidR="000040BB" w:rsidRPr="006D7DA5" w14:paraId="758A7055" w14:textId="77777777" w:rsidTr="00713078">
        <w:trPr>
          <w:trHeight w:hRule="exact" w:val="857"/>
        </w:trPr>
        <w:tc>
          <w:tcPr>
            <w:tcW w:w="10039" w:type="dxa"/>
            <w:gridSpan w:val="5"/>
            <w:shd w:val="clear" w:color="auto" w:fill="auto"/>
            <w:vAlign w:val="center"/>
          </w:tcPr>
          <w:p w14:paraId="4F25BB2C" w14:textId="77777777" w:rsidR="000040BB" w:rsidRPr="005E11AF" w:rsidRDefault="000040BB" w:rsidP="00713078">
            <w:pPr>
              <w:autoSpaceDE w:val="0"/>
              <w:autoSpaceDN w:val="0"/>
              <w:adjustRightInd w:val="0"/>
              <w:spacing w:after="0" w:line="240" w:lineRule="auto"/>
              <w:ind w:left="102" w:right="-23"/>
              <w:rPr>
                <w:rFonts w:ascii="Roboto Condensed" w:hAnsi="Roboto Condensed" w:cs="Calibri"/>
                <w:position w:val="1"/>
                <w:sz w:val="20"/>
                <w:szCs w:val="20"/>
                <w:lang w:val="en-US"/>
              </w:rPr>
            </w:pPr>
          </w:p>
        </w:tc>
      </w:tr>
      <w:tr w:rsidR="008E4BE6" w14:paraId="5CB2C069" w14:textId="77777777" w:rsidTr="006236C0">
        <w:tblPrEx>
          <w:tblLook w:val="01E0" w:firstRow="1" w:lastRow="1" w:firstColumn="1" w:lastColumn="1" w:noHBand="0" w:noVBand="0"/>
        </w:tblPrEx>
        <w:trPr>
          <w:trHeight w:hRule="exact" w:val="1165"/>
        </w:trPr>
        <w:tc>
          <w:tcPr>
            <w:tcW w:w="10039" w:type="dxa"/>
            <w:gridSpan w:val="5"/>
            <w:shd w:val="clear" w:color="auto" w:fill="62257F"/>
            <w:vAlign w:val="center"/>
          </w:tcPr>
          <w:p w14:paraId="3510B313" w14:textId="77777777" w:rsidR="008E4BE6" w:rsidRPr="00823FBE" w:rsidRDefault="008E4BE6" w:rsidP="006236C0">
            <w:pPr>
              <w:spacing w:after="0" w:line="240" w:lineRule="auto"/>
              <w:ind w:left="29" w:right="-20"/>
              <w:jc w:val="center"/>
              <w:rPr>
                <w:rFonts w:ascii="Ando Bold" w:eastAsia="Calibri" w:hAnsi="Ando Bold" w:cs="Calibri"/>
                <w:color w:val="FFFFFF" w:themeColor="background1"/>
                <w:sz w:val="40"/>
                <w:szCs w:val="40"/>
              </w:rPr>
            </w:pPr>
            <w:r w:rsidRPr="00823FBE">
              <w:rPr>
                <w:rFonts w:ascii="Ando Bold" w:eastAsia="Calibri" w:hAnsi="Ando Bold" w:cs="Calibri"/>
                <w:bCs/>
                <w:color w:val="FFFFFF" w:themeColor="background1"/>
                <w:spacing w:val="-1"/>
                <w:position w:val="1"/>
                <w:sz w:val="40"/>
                <w:szCs w:val="40"/>
              </w:rPr>
              <w:lastRenderedPageBreak/>
              <w:t>[</w:t>
            </w:r>
            <w:r w:rsidRPr="00823FBE">
              <w:rPr>
                <w:rFonts w:ascii="Ando Bold" w:eastAsia="Calibri" w:hAnsi="Ando Bold" w:cs="Calibri"/>
                <w:bCs/>
                <w:color w:val="FFFFFF" w:themeColor="background1"/>
                <w:position w:val="1"/>
                <w:sz w:val="40"/>
                <w:szCs w:val="40"/>
              </w:rPr>
              <w:t>DD</w:t>
            </w:r>
            <w:r w:rsidRPr="00823FBE">
              <w:rPr>
                <w:rFonts w:ascii="Ando Bold" w:eastAsia="Calibri" w:hAnsi="Ando Bold" w:cs="Calibri"/>
                <w:bCs/>
                <w:color w:val="FFFFFF" w:themeColor="background1"/>
                <w:spacing w:val="1"/>
                <w:position w:val="1"/>
                <w:sz w:val="40"/>
                <w:szCs w:val="40"/>
              </w:rPr>
              <w:t>Q</w:t>
            </w:r>
            <w:r w:rsidRPr="00823FBE">
              <w:rPr>
                <w:rFonts w:ascii="Ando Bold" w:eastAsia="Calibri" w:hAnsi="Ando Bold" w:cs="Calibri"/>
                <w:bCs/>
                <w:color w:val="FFFFFF" w:themeColor="background1"/>
                <w:position w:val="1"/>
                <w:sz w:val="40"/>
                <w:szCs w:val="40"/>
              </w:rPr>
              <w:t>6]</w:t>
            </w:r>
            <w:r w:rsidRPr="00823FBE">
              <w:rPr>
                <w:rFonts w:ascii="Ando Bold" w:eastAsia="Calibri" w:hAnsi="Ando Bold" w:cs="Calibri"/>
                <w:bCs/>
                <w:color w:val="FFFFFF" w:themeColor="background1"/>
                <w:spacing w:val="-2"/>
                <w:position w:val="1"/>
                <w:sz w:val="40"/>
                <w:szCs w:val="40"/>
              </w:rPr>
              <w:t xml:space="preserve"> </w:t>
            </w:r>
            <w:r w:rsidRPr="00823FBE">
              <w:rPr>
                <w:rFonts w:ascii="Ando Bold" w:eastAsia="Calibri" w:hAnsi="Ando Bold" w:cs="Calibri"/>
                <w:bCs/>
                <w:color w:val="FFFFFF" w:themeColor="background1"/>
                <w:sz w:val="40"/>
                <w:szCs w:val="40"/>
              </w:rPr>
              <w:t xml:space="preserve">- </w:t>
            </w:r>
            <w:r>
              <w:rPr>
                <w:rFonts w:ascii="Ando Bold" w:eastAsia="Calibri" w:hAnsi="Ando Bold" w:cs="Calibri"/>
                <w:bCs/>
                <w:color w:val="FFFFFF" w:themeColor="background1"/>
                <w:sz w:val="40"/>
                <w:szCs w:val="40"/>
              </w:rPr>
              <w:t>ANALYSE DU CYCLE DE VIE ET PREVENTION DES RISQUES PROFESSIONNELS/PERFORMANCE</w:t>
            </w:r>
          </w:p>
        </w:tc>
      </w:tr>
      <w:tr w:rsidR="008E4BE6" w14:paraId="6BA444A7" w14:textId="77777777" w:rsidTr="006236C0">
        <w:tblPrEx>
          <w:tblLook w:val="01E0" w:firstRow="1" w:lastRow="1" w:firstColumn="1" w:lastColumn="1" w:noHBand="0" w:noVBand="0"/>
        </w:tblPrEx>
        <w:trPr>
          <w:trHeight w:hRule="exact" w:val="423"/>
        </w:trPr>
        <w:tc>
          <w:tcPr>
            <w:tcW w:w="2198" w:type="dxa"/>
            <w:shd w:val="clear" w:color="auto" w:fill="282D46"/>
            <w:vAlign w:val="center"/>
          </w:tcPr>
          <w:p w14:paraId="508C542F" w14:textId="77777777" w:rsidR="008E4BE6" w:rsidRPr="000C2897" w:rsidRDefault="008E4BE6" w:rsidP="006236C0">
            <w:pPr>
              <w:spacing w:after="0" w:line="240" w:lineRule="auto"/>
              <w:ind w:left="407" w:right="-20"/>
              <w:rPr>
                <w:rFonts w:ascii="Roboto Condensed" w:eastAsia="Calibri" w:hAnsi="Roboto Condensed" w:cs="Calibri"/>
                <w:b/>
                <w:color w:val="FFFFFF" w:themeColor="background1"/>
              </w:rPr>
            </w:pPr>
            <w:r w:rsidRPr="000C2897">
              <w:rPr>
                <w:rFonts w:ascii="Roboto Condensed" w:eastAsia="Calibri" w:hAnsi="Roboto Condensed" w:cs="Calibri"/>
                <w:b/>
                <w:bCs/>
                <w:color w:val="FFFFFF" w:themeColor="background1"/>
                <w:spacing w:val="-1"/>
                <w:position w:val="1"/>
              </w:rPr>
              <w:t>S</w:t>
            </w:r>
            <w:r w:rsidRPr="000C2897">
              <w:rPr>
                <w:rFonts w:ascii="Roboto Condensed" w:eastAsia="Calibri" w:hAnsi="Roboto Condensed" w:cs="Calibri"/>
                <w:b/>
                <w:bCs/>
                <w:color w:val="FFFFFF" w:themeColor="background1"/>
                <w:position w:val="1"/>
              </w:rPr>
              <w:t>E</w:t>
            </w:r>
            <w:r w:rsidRPr="000C2897">
              <w:rPr>
                <w:rFonts w:ascii="Roboto Condensed" w:eastAsia="Calibri" w:hAnsi="Roboto Condensed" w:cs="Calibri"/>
                <w:b/>
                <w:bCs/>
                <w:color w:val="FFFFFF" w:themeColor="background1"/>
                <w:spacing w:val="-1"/>
                <w:position w:val="1"/>
              </w:rPr>
              <w:t>M</w:t>
            </w:r>
            <w:r w:rsidRPr="000C2897">
              <w:rPr>
                <w:rFonts w:ascii="Roboto Condensed" w:eastAsia="Calibri" w:hAnsi="Roboto Condensed" w:cs="Calibri"/>
                <w:b/>
                <w:bCs/>
                <w:color w:val="FFFFFF" w:themeColor="background1"/>
                <w:position w:val="1"/>
              </w:rPr>
              <w:t>E</w:t>
            </w:r>
            <w:r w:rsidRPr="000C2897">
              <w:rPr>
                <w:rFonts w:ascii="Roboto Condensed" w:eastAsia="Calibri" w:hAnsi="Roboto Condensed" w:cs="Calibri"/>
                <w:b/>
                <w:bCs/>
                <w:color w:val="FFFFFF" w:themeColor="background1"/>
                <w:spacing w:val="-1"/>
                <w:position w:val="1"/>
              </w:rPr>
              <w:t>S</w:t>
            </w:r>
            <w:r w:rsidRPr="000C2897">
              <w:rPr>
                <w:rFonts w:ascii="Roboto Condensed" w:eastAsia="Calibri" w:hAnsi="Roboto Condensed" w:cs="Calibri"/>
                <w:b/>
                <w:bCs/>
                <w:color w:val="FFFFFF" w:themeColor="background1"/>
                <w:spacing w:val="1"/>
                <w:position w:val="1"/>
              </w:rPr>
              <w:t>T</w:t>
            </w:r>
            <w:r w:rsidRPr="000C2897">
              <w:rPr>
                <w:rFonts w:ascii="Roboto Condensed" w:eastAsia="Calibri" w:hAnsi="Roboto Condensed" w:cs="Calibri"/>
                <w:b/>
                <w:bCs/>
                <w:color w:val="FFFFFF" w:themeColor="background1"/>
                <w:position w:val="1"/>
              </w:rPr>
              <w:t>RE</w:t>
            </w:r>
            <w:r w:rsidRPr="000C2897">
              <w:rPr>
                <w:rFonts w:ascii="Roboto Condensed" w:eastAsia="Calibri" w:hAnsi="Roboto Condensed" w:cs="Calibri"/>
                <w:b/>
                <w:bCs/>
                <w:color w:val="FFFFFF" w:themeColor="background1"/>
                <w:spacing w:val="-1"/>
                <w:position w:val="1"/>
              </w:rPr>
              <w:t xml:space="preserve"> </w:t>
            </w:r>
            <w:r w:rsidRPr="000C2897">
              <w:rPr>
                <w:rFonts w:ascii="Roboto Condensed" w:eastAsia="Calibri" w:hAnsi="Roboto Condensed" w:cs="Calibri"/>
                <w:b/>
                <w:bCs/>
                <w:color w:val="FFFFFF" w:themeColor="background1"/>
                <w:position w:val="1"/>
              </w:rPr>
              <w:t>9</w:t>
            </w:r>
          </w:p>
        </w:tc>
        <w:tc>
          <w:tcPr>
            <w:tcW w:w="4889" w:type="dxa"/>
            <w:gridSpan w:val="3"/>
            <w:shd w:val="clear" w:color="auto" w:fill="F1E5F7"/>
            <w:vAlign w:val="center"/>
          </w:tcPr>
          <w:p w14:paraId="32867953" w14:textId="77777777" w:rsidR="008E4BE6" w:rsidRPr="00B23AE5" w:rsidRDefault="008E4BE6" w:rsidP="006236C0">
            <w:pPr>
              <w:spacing w:after="0" w:line="240" w:lineRule="auto"/>
              <w:ind w:left="97" w:right="-20"/>
              <w:rPr>
                <w:rFonts w:ascii="Roboto Condensed" w:eastAsia="Calibri" w:hAnsi="Roboto Condensed" w:cs="Calibri"/>
              </w:rPr>
            </w:pPr>
            <w:r w:rsidRPr="00B23AE5">
              <w:rPr>
                <w:rFonts w:ascii="Roboto Condensed" w:eastAsia="Calibri" w:hAnsi="Roboto Condensed" w:cs="Calibri"/>
                <w:spacing w:val="1"/>
                <w:position w:val="1"/>
              </w:rPr>
              <w:t>Pô</w:t>
            </w:r>
            <w:r w:rsidRPr="00B23AE5">
              <w:rPr>
                <w:rFonts w:ascii="Roboto Condensed" w:eastAsia="Calibri" w:hAnsi="Roboto Condensed" w:cs="Calibri"/>
                <w:spacing w:val="-3"/>
                <w:position w:val="1"/>
              </w:rPr>
              <w:t>l</w:t>
            </w:r>
            <w:r w:rsidRPr="00B23AE5">
              <w:rPr>
                <w:rFonts w:ascii="Roboto Condensed" w:eastAsia="Calibri" w:hAnsi="Roboto Condensed" w:cs="Calibri"/>
                <w:position w:val="1"/>
              </w:rPr>
              <w:t>e</w:t>
            </w:r>
            <w:r w:rsidRPr="00B23AE5">
              <w:rPr>
                <w:rFonts w:ascii="Roboto Condensed" w:eastAsia="Calibri" w:hAnsi="Roboto Condensed" w:cs="Calibri"/>
                <w:spacing w:val="2"/>
                <w:position w:val="1"/>
              </w:rPr>
              <w:t xml:space="preserve"> </w:t>
            </w:r>
            <w:r w:rsidRPr="00B23AE5">
              <w:rPr>
                <w:rFonts w:ascii="Roboto Condensed" w:eastAsia="Calibri" w:hAnsi="Roboto Condensed" w:cs="Calibri"/>
                <w:position w:val="1"/>
              </w:rPr>
              <w:t>:</w:t>
            </w:r>
            <w:r w:rsidRPr="00B23AE5">
              <w:rPr>
                <w:rFonts w:ascii="Roboto Condensed" w:eastAsia="Calibri" w:hAnsi="Roboto Condensed" w:cs="Calibri"/>
                <w:spacing w:val="-1"/>
                <w:position w:val="1"/>
              </w:rPr>
              <w:t xml:space="preserve"> D</w:t>
            </w:r>
            <w:r w:rsidRPr="00B23AE5">
              <w:rPr>
                <w:rFonts w:ascii="Roboto Condensed" w:eastAsia="Calibri" w:hAnsi="Roboto Condensed" w:cs="Calibri"/>
                <w:position w:val="1"/>
              </w:rPr>
              <w:t>é</w:t>
            </w:r>
            <w:r w:rsidRPr="00B23AE5">
              <w:rPr>
                <w:rFonts w:ascii="Roboto Condensed" w:eastAsia="Calibri" w:hAnsi="Roboto Condensed" w:cs="Calibri"/>
                <w:spacing w:val="-1"/>
                <w:position w:val="1"/>
              </w:rPr>
              <w:t>v</w:t>
            </w:r>
            <w:r w:rsidRPr="00B23AE5">
              <w:rPr>
                <w:rFonts w:ascii="Roboto Condensed" w:eastAsia="Calibri" w:hAnsi="Roboto Condensed" w:cs="Calibri"/>
                <w:position w:val="1"/>
              </w:rPr>
              <w:t>el</w:t>
            </w:r>
            <w:r w:rsidRPr="00B23AE5">
              <w:rPr>
                <w:rFonts w:ascii="Roboto Condensed" w:eastAsia="Calibri" w:hAnsi="Roboto Condensed" w:cs="Calibri"/>
                <w:spacing w:val="1"/>
                <w:position w:val="1"/>
              </w:rPr>
              <w:t>o</w:t>
            </w:r>
            <w:r w:rsidRPr="00B23AE5">
              <w:rPr>
                <w:rFonts w:ascii="Roboto Condensed" w:eastAsia="Calibri" w:hAnsi="Roboto Condensed" w:cs="Calibri"/>
                <w:spacing w:val="-1"/>
                <w:position w:val="1"/>
              </w:rPr>
              <w:t>pp</w:t>
            </w:r>
            <w:r w:rsidRPr="00B23AE5">
              <w:rPr>
                <w:rFonts w:ascii="Roboto Condensed" w:eastAsia="Calibri" w:hAnsi="Roboto Condensed" w:cs="Calibri"/>
                <w:spacing w:val="-2"/>
                <w:position w:val="1"/>
              </w:rPr>
              <w:t>e</w:t>
            </w:r>
            <w:r w:rsidRPr="00B23AE5">
              <w:rPr>
                <w:rFonts w:ascii="Roboto Condensed" w:eastAsia="Calibri" w:hAnsi="Roboto Condensed" w:cs="Calibri"/>
                <w:spacing w:val="1"/>
                <w:position w:val="1"/>
              </w:rPr>
              <w:t>m</w:t>
            </w:r>
            <w:r w:rsidRPr="00B23AE5">
              <w:rPr>
                <w:rFonts w:ascii="Roboto Condensed" w:eastAsia="Calibri" w:hAnsi="Roboto Condensed" w:cs="Calibri"/>
                <w:position w:val="1"/>
              </w:rPr>
              <w:t>e</w:t>
            </w:r>
            <w:r w:rsidRPr="00B23AE5">
              <w:rPr>
                <w:rFonts w:ascii="Roboto Condensed" w:eastAsia="Calibri" w:hAnsi="Roboto Condensed" w:cs="Calibri"/>
                <w:spacing w:val="-3"/>
                <w:position w:val="1"/>
              </w:rPr>
              <w:t>n</w:t>
            </w:r>
            <w:r w:rsidRPr="00B23AE5">
              <w:rPr>
                <w:rFonts w:ascii="Roboto Condensed" w:eastAsia="Calibri" w:hAnsi="Roboto Condensed" w:cs="Calibri"/>
                <w:position w:val="1"/>
              </w:rPr>
              <w:t>t</w:t>
            </w:r>
            <w:r w:rsidRPr="00B23AE5">
              <w:rPr>
                <w:rFonts w:ascii="Roboto Condensed" w:eastAsia="Calibri" w:hAnsi="Roboto Condensed" w:cs="Calibri"/>
                <w:spacing w:val="1"/>
                <w:position w:val="1"/>
              </w:rPr>
              <w:t xml:space="preserve"> D</w:t>
            </w:r>
            <w:r w:rsidRPr="00B23AE5">
              <w:rPr>
                <w:rFonts w:ascii="Roboto Condensed" w:eastAsia="Calibri" w:hAnsi="Roboto Condensed" w:cs="Calibri"/>
                <w:spacing w:val="-1"/>
                <w:position w:val="1"/>
              </w:rPr>
              <w:t>u</w:t>
            </w:r>
            <w:r w:rsidRPr="00B23AE5">
              <w:rPr>
                <w:rFonts w:ascii="Roboto Condensed" w:eastAsia="Calibri" w:hAnsi="Roboto Condensed" w:cs="Calibri"/>
                <w:spacing w:val="-3"/>
                <w:position w:val="1"/>
              </w:rPr>
              <w:t>r</w:t>
            </w:r>
            <w:r w:rsidRPr="00B23AE5">
              <w:rPr>
                <w:rFonts w:ascii="Roboto Condensed" w:eastAsia="Calibri" w:hAnsi="Roboto Condensed" w:cs="Calibri"/>
                <w:position w:val="1"/>
              </w:rPr>
              <w:t>a</w:t>
            </w:r>
            <w:r w:rsidRPr="00B23AE5">
              <w:rPr>
                <w:rFonts w:ascii="Roboto Condensed" w:eastAsia="Calibri" w:hAnsi="Roboto Condensed" w:cs="Calibri"/>
                <w:spacing w:val="-1"/>
                <w:position w:val="1"/>
              </w:rPr>
              <w:t>b</w:t>
            </w:r>
            <w:r w:rsidRPr="00B23AE5">
              <w:rPr>
                <w:rFonts w:ascii="Roboto Condensed" w:eastAsia="Calibri" w:hAnsi="Roboto Condensed" w:cs="Calibri"/>
                <w:position w:val="1"/>
              </w:rPr>
              <w:t xml:space="preserve">le </w:t>
            </w:r>
            <w:r w:rsidRPr="00B23AE5">
              <w:rPr>
                <w:rFonts w:ascii="Roboto Condensed" w:eastAsia="Calibri" w:hAnsi="Roboto Condensed" w:cs="Calibri"/>
                <w:spacing w:val="1"/>
                <w:position w:val="1"/>
              </w:rPr>
              <w:t>e</w:t>
            </w:r>
            <w:r w:rsidRPr="00B23AE5">
              <w:rPr>
                <w:rFonts w:ascii="Roboto Condensed" w:eastAsia="Calibri" w:hAnsi="Roboto Condensed" w:cs="Calibri"/>
                <w:position w:val="1"/>
              </w:rPr>
              <w:t>t</w:t>
            </w:r>
            <w:r w:rsidRPr="00B23AE5">
              <w:rPr>
                <w:rFonts w:ascii="Roboto Condensed" w:eastAsia="Calibri" w:hAnsi="Roboto Condensed" w:cs="Calibri"/>
                <w:spacing w:val="-2"/>
                <w:position w:val="1"/>
              </w:rPr>
              <w:t xml:space="preserve"> </w:t>
            </w:r>
            <w:r w:rsidRPr="00B23AE5">
              <w:rPr>
                <w:rFonts w:ascii="Roboto Condensed" w:eastAsia="Calibri" w:hAnsi="Roboto Condensed" w:cs="Calibri"/>
                <w:position w:val="1"/>
              </w:rPr>
              <w:t>Q</w:t>
            </w:r>
            <w:r w:rsidRPr="00B23AE5">
              <w:rPr>
                <w:rFonts w:ascii="Roboto Condensed" w:eastAsia="Calibri" w:hAnsi="Roboto Condensed" w:cs="Calibri"/>
                <w:spacing w:val="-1"/>
                <w:position w:val="1"/>
              </w:rPr>
              <w:t>u</w:t>
            </w:r>
            <w:r w:rsidRPr="00B23AE5">
              <w:rPr>
                <w:rFonts w:ascii="Roboto Condensed" w:eastAsia="Calibri" w:hAnsi="Roboto Condensed" w:cs="Calibri"/>
                <w:position w:val="1"/>
              </w:rPr>
              <w:t>al</w:t>
            </w:r>
            <w:r w:rsidRPr="00B23AE5">
              <w:rPr>
                <w:rFonts w:ascii="Roboto Condensed" w:eastAsia="Calibri" w:hAnsi="Roboto Condensed" w:cs="Calibri"/>
                <w:spacing w:val="-1"/>
                <w:position w:val="1"/>
              </w:rPr>
              <w:t>i</w:t>
            </w:r>
            <w:r w:rsidRPr="00B23AE5">
              <w:rPr>
                <w:rFonts w:ascii="Roboto Condensed" w:eastAsia="Calibri" w:hAnsi="Roboto Condensed" w:cs="Calibri"/>
                <w:position w:val="1"/>
              </w:rPr>
              <w:t>té</w:t>
            </w:r>
          </w:p>
        </w:tc>
        <w:tc>
          <w:tcPr>
            <w:tcW w:w="2952" w:type="dxa"/>
            <w:shd w:val="clear" w:color="auto" w:fill="F1E5F7"/>
            <w:vAlign w:val="center"/>
          </w:tcPr>
          <w:p w14:paraId="6BE92E5B" w14:textId="4E8062FC" w:rsidR="008E4BE6" w:rsidRPr="00B23AE5" w:rsidRDefault="008E4BE6" w:rsidP="006236C0">
            <w:pPr>
              <w:spacing w:after="0" w:line="240" w:lineRule="auto"/>
              <w:ind w:left="47" w:right="-20"/>
              <w:rPr>
                <w:rFonts w:ascii="Roboto Condensed" w:eastAsia="Calibri" w:hAnsi="Roboto Condensed" w:cs="Calibri"/>
                <w:sz w:val="20"/>
                <w:szCs w:val="20"/>
              </w:rPr>
            </w:pPr>
            <w:r w:rsidRPr="00B23AE5">
              <w:rPr>
                <w:rFonts w:ascii="Roboto Condensed" w:eastAsia="Calibri" w:hAnsi="Roboto Condensed" w:cs="Calibri"/>
                <w:i/>
                <w:color w:val="A6A6A6"/>
                <w:spacing w:val="1"/>
                <w:sz w:val="20"/>
                <w:szCs w:val="20"/>
              </w:rPr>
              <w:t>M</w:t>
            </w:r>
            <w:r w:rsidRPr="00B23AE5">
              <w:rPr>
                <w:rFonts w:ascii="Roboto Condensed" w:eastAsia="Calibri" w:hAnsi="Roboto Condensed" w:cs="Calibri"/>
                <w:i/>
                <w:color w:val="A6A6A6"/>
                <w:sz w:val="20"/>
                <w:szCs w:val="20"/>
              </w:rPr>
              <w:t>AJ</w:t>
            </w:r>
            <w:r w:rsidRPr="00B23AE5">
              <w:rPr>
                <w:rFonts w:ascii="Roboto Condensed" w:eastAsia="Calibri" w:hAnsi="Roboto Condensed" w:cs="Calibri"/>
                <w:i/>
                <w:color w:val="A6A6A6"/>
                <w:spacing w:val="-1"/>
                <w:sz w:val="20"/>
                <w:szCs w:val="20"/>
              </w:rPr>
              <w:t xml:space="preserve"> </w:t>
            </w:r>
            <w:r w:rsidRPr="00B23AE5">
              <w:rPr>
                <w:rFonts w:ascii="Roboto Condensed" w:eastAsia="Calibri" w:hAnsi="Roboto Condensed" w:cs="Calibri"/>
                <w:i/>
                <w:color w:val="A6A6A6"/>
                <w:sz w:val="20"/>
                <w:szCs w:val="20"/>
              </w:rPr>
              <w:t xml:space="preserve">: </w:t>
            </w:r>
            <w:r>
              <w:rPr>
                <w:rFonts w:ascii="Roboto Condensed" w:eastAsia="Calibri" w:hAnsi="Roboto Condensed" w:cs="Calibri"/>
                <w:i/>
                <w:color w:val="A6A6A6"/>
                <w:sz w:val="20"/>
                <w:szCs w:val="20"/>
              </w:rPr>
              <w:t>07/2024</w:t>
            </w:r>
          </w:p>
        </w:tc>
      </w:tr>
      <w:tr w:rsidR="008E4BE6" w14:paraId="02CA32D1" w14:textId="77777777" w:rsidTr="006236C0">
        <w:tblPrEx>
          <w:tblLook w:val="01E0" w:firstRow="1" w:lastRow="1" w:firstColumn="1" w:lastColumn="1" w:noHBand="0" w:noVBand="0"/>
        </w:tblPrEx>
        <w:trPr>
          <w:trHeight w:hRule="exact" w:val="430"/>
        </w:trPr>
        <w:tc>
          <w:tcPr>
            <w:tcW w:w="3543" w:type="dxa"/>
            <w:gridSpan w:val="3"/>
            <w:shd w:val="clear" w:color="auto" w:fill="F1E5F7"/>
            <w:vAlign w:val="center"/>
          </w:tcPr>
          <w:p w14:paraId="17EAB494" w14:textId="77777777" w:rsidR="008E4BE6" w:rsidRPr="00973EEA" w:rsidRDefault="008E4BE6" w:rsidP="006236C0">
            <w:pPr>
              <w:spacing w:after="0" w:line="240" w:lineRule="auto"/>
              <w:rPr>
                <w:rFonts w:ascii="Roboto Condensed" w:hAnsi="Roboto Condensed"/>
                <w:b/>
              </w:rPr>
            </w:pPr>
            <w:r w:rsidRPr="00973EEA">
              <w:rPr>
                <w:rFonts w:ascii="Roboto Condensed" w:eastAsia="Calibri" w:hAnsi="Roboto Condensed" w:cs="Calibri"/>
                <w:b/>
                <w:spacing w:val="-1"/>
                <w:position w:val="1"/>
              </w:rPr>
              <w:t>H</w:t>
            </w:r>
            <w:r w:rsidRPr="00973EEA">
              <w:rPr>
                <w:rFonts w:ascii="Roboto Condensed" w:eastAsia="Calibri" w:hAnsi="Roboto Condensed" w:cs="Calibri"/>
                <w:b/>
                <w:spacing w:val="1"/>
                <w:position w:val="1"/>
              </w:rPr>
              <w:t>o</w:t>
            </w:r>
            <w:r w:rsidRPr="00973EEA">
              <w:rPr>
                <w:rFonts w:ascii="Roboto Condensed" w:eastAsia="Calibri" w:hAnsi="Roboto Condensed" w:cs="Calibri"/>
                <w:b/>
                <w:position w:val="1"/>
              </w:rPr>
              <w:t>ra</w:t>
            </w:r>
            <w:r w:rsidRPr="00973EEA">
              <w:rPr>
                <w:rFonts w:ascii="Roboto Condensed" w:eastAsia="Calibri" w:hAnsi="Roboto Condensed" w:cs="Calibri"/>
                <w:b/>
                <w:spacing w:val="-1"/>
                <w:position w:val="1"/>
              </w:rPr>
              <w:t>i</w:t>
            </w:r>
            <w:r w:rsidRPr="00973EEA">
              <w:rPr>
                <w:rFonts w:ascii="Roboto Condensed" w:eastAsia="Calibri" w:hAnsi="Roboto Condensed" w:cs="Calibri"/>
                <w:b/>
                <w:position w:val="1"/>
              </w:rPr>
              <w:t>re</w:t>
            </w:r>
            <w:r w:rsidRPr="00973EEA">
              <w:rPr>
                <w:rFonts w:ascii="Roboto Condensed" w:eastAsia="Calibri" w:hAnsi="Roboto Condensed" w:cs="Calibri"/>
                <w:b/>
                <w:spacing w:val="1"/>
                <w:position w:val="1"/>
              </w:rPr>
              <w:t xml:space="preserve"> </w:t>
            </w:r>
            <w:r w:rsidRPr="00973EEA">
              <w:rPr>
                <w:rFonts w:ascii="Roboto Condensed" w:eastAsia="Calibri" w:hAnsi="Roboto Condensed" w:cs="Calibri"/>
                <w:b/>
                <w:spacing w:val="-1"/>
                <w:position w:val="1"/>
              </w:rPr>
              <w:t>p</w:t>
            </w:r>
            <w:r w:rsidRPr="00973EEA">
              <w:rPr>
                <w:rFonts w:ascii="Roboto Condensed" w:eastAsia="Calibri" w:hAnsi="Roboto Condensed" w:cs="Calibri"/>
                <w:b/>
                <w:spacing w:val="-3"/>
                <w:position w:val="1"/>
              </w:rPr>
              <w:t>r</w:t>
            </w:r>
            <w:r w:rsidRPr="00973EEA">
              <w:rPr>
                <w:rFonts w:ascii="Roboto Condensed" w:eastAsia="Calibri" w:hAnsi="Roboto Condensed" w:cs="Calibri"/>
                <w:b/>
                <w:position w:val="1"/>
              </w:rPr>
              <w:t>és</w:t>
            </w:r>
            <w:r w:rsidRPr="00973EEA">
              <w:rPr>
                <w:rFonts w:ascii="Roboto Condensed" w:eastAsia="Calibri" w:hAnsi="Roboto Condensed" w:cs="Calibri"/>
                <w:b/>
                <w:spacing w:val="1"/>
                <w:position w:val="1"/>
              </w:rPr>
              <w:t>e</w:t>
            </w:r>
            <w:r w:rsidRPr="00973EEA">
              <w:rPr>
                <w:rFonts w:ascii="Roboto Condensed" w:eastAsia="Calibri" w:hAnsi="Roboto Condensed" w:cs="Calibri"/>
                <w:b/>
                <w:spacing w:val="-1"/>
                <w:position w:val="1"/>
              </w:rPr>
              <w:t>n</w:t>
            </w:r>
            <w:r w:rsidRPr="00973EEA">
              <w:rPr>
                <w:rFonts w:ascii="Roboto Condensed" w:eastAsia="Calibri" w:hAnsi="Roboto Condensed" w:cs="Calibri"/>
                <w:b/>
                <w:position w:val="1"/>
              </w:rPr>
              <w:t>t</w:t>
            </w:r>
            <w:r w:rsidRPr="00973EEA">
              <w:rPr>
                <w:rFonts w:ascii="Roboto Condensed" w:eastAsia="Calibri" w:hAnsi="Roboto Condensed" w:cs="Calibri"/>
                <w:b/>
                <w:spacing w:val="-2"/>
                <w:position w:val="1"/>
              </w:rPr>
              <w:t>i</w:t>
            </w:r>
            <w:r w:rsidRPr="00973EEA">
              <w:rPr>
                <w:rFonts w:ascii="Roboto Condensed" w:eastAsia="Calibri" w:hAnsi="Roboto Condensed" w:cs="Calibri"/>
                <w:b/>
                <w:position w:val="1"/>
              </w:rPr>
              <w:t>el</w:t>
            </w:r>
            <w:r w:rsidRPr="00973EEA">
              <w:rPr>
                <w:rFonts w:ascii="Roboto Condensed" w:eastAsia="Calibri" w:hAnsi="Roboto Condensed" w:cs="Calibri"/>
                <w:b/>
                <w:spacing w:val="1"/>
                <w:position w:val="1"/>
              </w:rPr>
              <w:t xml:space="preserve"> </w:t>
            </w:r>
            <w:r w:rsidRPr="00973EEA">
              <w:rPr>
                <w:rFonts w:ascii="Roboto Condensed" w:eastAsia="Calibri" w:hAnsi="Roboto Condensed" w:cs="Calibri"/>
                <w:b/>
                <w:position w:val="1"/>
              </w:rPr>
              <w:t>:</w:t>
            </w:r>
            <w:r w:rsidRPr="00973EEA">
              <w:rPr>
                <w:rFonts w:ascii="Roboto Condensed" w:eastAsia="Calibri" w:hAnsi="Roboto Condensed" w:cs="Calibri"/>
                <w:b/>
                <w:spacing w:val="-1"/>
                <w:position w:val="1"/>
              </w:rPr>
              <w:t xml:space="preserve"> </w:t>
            </w:r>
            <w:r w:rsidRPr="00973EEA">
              <w:rPr>
                <w:rFonts w:ascii="Roboto Condensed" w:eastAsia="Calibri" w:hAnsi="Roboto Condensed" w:cs="Calibri"/>
                <w:b/>
                <w:position w:val="1"/>
              </w:rPr>
              <w:t>3h</w:t>
            </w:r>
            <w:r w:rsidRPr="00973EEA">
              <w:rPr>
                <w:rFonts w:ascii="Roboto Condensed" w:eastAsia="Calibri" w:hAnsi="Roboto Condensed" w:cs="Calibri"/>
                <w:b/>
                <w:spacing w:val="-3"/>
                <w:position w:val="1"/>
              </w:rPr>
              <w:t xml:space="preserve"> </w:t>
            </w:r>
            <w:r w:rsidRPr="00973EEA">
              <w:rPr>
                <w:rFonts w:ascii="Roboto Condensed" w:eastAsia="Calibri" w:hAnsi="Roboto Condensed" w:cs="Calibri"/>
                <w:b/>
                <w:position w:val="1"/>
              </w:rPr>
              <w:t>CM/15,5h TD</w:t>
            </w:r>
          </w:p>
        </w:tc>
        <w:tc>
          <w:tcPr>
            <w:tcW w:w="3544" w:type="dxa"/>
            <w:shd w:val="clear" w:color="auto" w:fill="F1E5F7"/>
            <w:vAlign w:val="center"/>
          </w:tcPr>
          <w:p w14:paraId="221E59A0" w14:textId="77777777" w:rsidR="008E4BE6" w:rsidRPr="00B23AE5" w:rsidRDefault="008E4BE6" w:rsidP="006236C0">
            <w:pPr>
              <w:spacing w:after="0" w:line="240" w:lineRule="auto"/>
              <w:ind w:left="102" w:right="-23"/>
              <w:rPr>
                <w:rFonts w:ascii="Roboto Condensed" w:eastAsia="Calibri" w:hAnsi="Roboto Condensed" w:cs="Calibri"/>
              </w:rPr>
            </w:pPr>
            <w:r w:rsidRPr="00B23AE5">
              <w:rPr>
                <w:rFonts w:ascii="Roboto Condensed" w:eastAsia="Calibri" w:hAnsi="Roboto Condensed" w:cs="Calibri"/>
                <w:position w:val="1"/>
              </w:rPr>
              <w:t>Tra</w:t>
            </w:r>
            <w:r w:rsidRPr="00B23AE5">
              <w:rPr>
                <w:rFonts w:ascii="Roboto Condensed" w:eastAsia="Calibri" w:hAnsi="Roboto Condensed" w:cs="Calibri"/>
                <w:spacing w:val="1"/>
                <w:position w:val="1"/>
              </w:rPr>
              <w:t>v</w:t>
            </w:r>
            <w:r w:rsidRPr="00B23AE5">
              <w:rPr>
                <w:rFonts w:ascii="Roboto Condensed" w:eastAsia="Calibri" w:hAnsi="Roboto Condensed" w:cs="Calibri"/>
                <w:position w:val="1"/>
              </w:rPr>
              <w:t xml:space="preserve">ail </w:t>
            </w:r>
            <w:r w:rsidRPr="00B23AE5">
              <w:rPr>
                <w:rFonts w:ascii="Roboto Condensed" w:eastAsia="Calibri" w:hAnsi="Roboto Condensed" w:cs="Calibri"/>
                <w:spacing w:val="-3"/>
                <w:position w:val="1"/>
              </w:rPr>
              <w:t>p</w:t>
            </w:r>
            <w:r w:rsidRPr="00B23AE5">
              <w:rPr>
                <w:rFonts w:ascii="Roboto Condensed" w:eastAsia="Calibri" w:hAnsi="Roboto Condensed" w:cs="Calibri"/>
                <w:position w:val="1"/>
              </w:rPr>
              <w:t>ers</w:t>
            </w:r>
            <w:r w:rsidRPr="00B23AE5">
              <w:rPr>
                <w:rFonts w:ascii="Roboto Condensed" w:eastAsia="Calibri" w:hAnsi="Roboto Condensed" w:cs="Calibri"/>
                <w:spacing w:val="1"/>
                <w:position w:val="1"/>
              </w:rPr>
              <w:t>o</w:t>
            </w:r>
            <w:r w:rsidRPr="00B23AE5">
              <w:rPr>
                <w:rFonts w:ascii="Roboto Condensed" w:eastAsia="Calibri" w:hAnsi="Roboto Condensed" w:cs="Calibri"/>
                <w:spacing w:val="-1"/>
                <w:position w:val="1"/>
              </w:rPr>
              <w:t>nn</w:t>
            </w:r>
            <w:r w:rsidRPr="00B23AE5">
              <w:rPr>
                <w:rFonts w:ascii="Roboto Condensed" w:eastAsia="Calibri" w:hAnsi="Roboto Condensed" w:cs="Calibri"/>
                <w:position w:val="1"/>
              </w:rPr>
              <w:t>el</w:t>
            </w:r>
            <w:r w:rsidRPr="00B23AE5">
              <w:rPr>
                <w:rFonts w:ascii="Roboto Condensed" w:eastAsia="Calibri" w:hAnsi="Roboto Condensed" w:cs="Calibri"/>
                <w:spacing w:val="-1"/>
                <w:position w:val="1"/>
              </w:rPr>
              <w:t xml:space="preserve"> </w:t>
            </w:r>
            <w:r w:rsidRPr="00B23AE5">
              <w:rPr>
                <w:rFonts w:ascii="Roboto Condensed" w:eastAsia="Calibri" w:hAnsi="Roboto Condensed" w:cs="Calibri"/>
                <w:position w:val="1"/>
              </w:rPr>
              <w:t>:</w:t>
            </w:r>
            <w:r w:rsidRPr="00B23AE5">
              <w:rPr>
                <w:rFonts w:ascii="Roboto Condensed" w:eastAsia="Calibri" w:hAnsi="Roboto Condensed" w:cs="Calibri"/>
                <w:spacing w:val="2"/>
                <w:position w:val="1"/>
              </w:rPr>
              <w:t xml:space="preserve"> </w:t>
            </w:r>
            <w:r w:rsidRPr="00B23AE5">
              <w:rPr>
                <w:rFonts w:ascii="Roboto Condensed" w:eastAsia="Calibri" w:hAnsi="Roboto Condensed" w:cs="Calibri"/>
                <w:position w:val="1"/>
              </w:rPr>
              <w:t>-</w:t>
            </w:r>
          </w:p>
        </w:tc>
        <w:tc>
          <w:tcPr>
            <w:tcW w:w="2952" w:type="dxa"/>
            <w:shd w:val="clear" w:color="auto" w:fill="F1E5F7"/>
            <w:vAlign w:val="center"/>
          </w:tcPr>
          <w:p w14:paraId="01610A06" w14:textId="77777777" w:rsidR="008E4BE6" w:rsidRPr="00B23AE5" w:rsidRDefault="008E4BE6" w:rsidP="006236C0">
            <w:pPr>
              <w:spacing w:after="0" w:line="240" w:lineRule="auto"/>
              <w:rPr>
                <w:rFonts w:ascii="Roboto Condensed" w:hAnsi="Roboto Condensed"/>
                <w:sz w:val="20"/>
                <w:szCs w:val="20"/>
              </w:rPr>
            </w:pPr>
            <w:r w:rsidRPr="00B23AE5">
              <w:rPr>
                <w:rFonts w:ascii="Roboto Condensed" w:eastAsia="Calibri" w:hAnsi="Roboto Condensed" w:cs="Calibri"/>
                <w:position w:val="1"/>
                <w:sz w:val="20"/>
                <w:szCs w:val="20"/>
              </w:rPr>
              <w:t>ECTS</w:t>
            </w:r>
            <w:r w:rsidRPr="00B23AE5">
              <w:rPr>
                <w:rFonts w:ascii="Roboto Condensed" w:eastAsia="Calibri" w:hAnsi="Roboto Condensed" w:cs="Calibri"/>
                <w:spacing w:val="1"/>
                <w:position w:val="1"/>
                <w:sz w:val="20"/>
                <w:szCs w:val="20"/>
              </w:rPr>
              <w:t xml:space="preserve"> </w:t>
            </w:r>
            <w:r w:rsidRPr="00B23AE5">
              <w:rPr>
                <w:rFonts w:ascii="Roboto Condensed" w:eastAsia="Calibri" w:hAnsi="Roboto Condensed" w:cs="Calibri"/>
                <w:position w:val="1"/>
                <w:sz w:val="20"/>
                <w:szCs w:val="20"/>
              </w:rPr>
              <w:t>:</w:t>
            </w:r>
            <w:r w:rsidRPr="00B23AE5">
              <w:rPr>
                <w:rFonts w:ascii="Roboto Condensed" w:eastAsia="Calibri" w:hAnsi="Roboto Condensed" w:cs="Calibri"/>
                <w:spacing w:val="-1"/>
                <w:position w:val="1"/>
                <w:sz w:val="20"/>
                <w:szCs w:val="20"/>
              </w:rPr>
              <w:t xml:space="preserve"> </w:t>
            </w:r>
            <w:r w:rsidRPr="00B23AE5">
              <w:rPr>
                <w:rFonts w:ascii="Roboto Condensed" w:eastAsia="Calibri" w:hAnsi="Roboto Condensed" w:cs="Calibri"/>
                <w:position w:val="1"/>
                <w:sz w:val="20"/>
                <w:szCs w:val="20"/>
              </w:rPr>
              <w:t>1</w:t>
            </w:r>
          </w:p>
        </w:tc>
      </w:tr>
      <w:tr w:rsidR="008E4BE6" w14:paraId="6ABFD319" w14:textId="77777777" w:rsidTr="006236C0">
        <w:tblPrEx>
          <w:tblLook w:val="01E0" w:firstRow="1" w:lastRow="1" w:firstColumn="1" w:lastColumn="1" w:noHBand="0" w:noVBand="0"/>
        </w:tblPrEx>
        <w:trPr>
          <w:trHeight w:hRule="exact" w:val="421"/>
        </w:trPr>
        <w:tc>
          <w:tcPr>
            <w:tcW w:w="3543" w:type="dxa"/>
            <w:gridSpan w:val="3"/>
            <w:shd w:val="clear" w:color="auto" w:fill="282D46"/>
            <w:vAlign w:val="center"/>
          </w:tcPr>
          <w:p w14:paraId="220C3CF8" w14:textId="77777777" w:rsidR="008E4BE6" w:rsidRPr="001B302A" w:rsidRDefault="008E4BE6" w:rsidP="006236C0">
            <w:pPr>
              <w:spacing w:after="0" w:line="240" w:lineRule="auto"/>
              <w:ind w:left="97" w:right="-64"/>
              <w:rPr>
                <w:rFonts w:ascii="Roboto Condensed" w:eastAsia="Calibri" w:hAnsi="Roboto Condensed" w:cs="Calibri"/>
                <w:b/>
                <w:color w:val="FFFFFF" w:themeColor="background1"/>
                <w:szCs w:val="28"/>
              </w:rPr>
            </w:pPr>
            <w:r w:rsidRPr="001B302A">
              <w:rPr>
                <w:rFonts w:ascii="Roboto Condensed" w:eastAsia="Calibri" w:hAnsi="Roboto Condensed" w:cs="Calibri"/>
                <w:b/>
                <w:bCs/>
                <w:color w:val="FFFFFF" w:themeColor="background1"/>
                <w:szCs w:val="28"/>
              </w:rPr>
              <w:t>Resp</w:t>
            </w:r>
            <w:r w:rsidRPr="001B302A">
              <w:rPr>
                <w:rFonts w:ascii="Roboto Condensed" w:eastAsia="Calibri" w:hAnsi="Roboto Condensed" w:cs="Calibri"/>
                <w:b/>
                <w:bCs/>
                <w:color w:val="FFFFFF" w:themeColor="background1"/>
                <w:spacing w:val="-1"/>
                <w:szCs w:val="28"/>
              </w:rPr>
              <w:t>on</w:t>
            </w:r>
            <w:r w:rsidRPr="001B302A">
              <w:rPr>
                <w:rFonts w:ascii="Roboto Condensed" w:eastAsia="Calibri" w:hAnsi="Roboto Condensed" w:cs="Calibri"/>
                <w:b/>
                <w:bCs/>
                <w:color w:val="FFFFFF" w:themeColor="background1"/>
                <w:szCs w:val="28"/>
              </w:rPr>
              <w:t>s</w:t>
            </w:r>
            <w:r w:rsidRPr="001B302A">
              <w:rPr>
                <w:rFonts w:ascii="Roboto Condensed" w:eastAsia="Calibri" w:hAnsi="Roboto Condensed" w:cs="Calibri"/>
                <w:b/>
                <w:bCs/>
                <w:color w:val="FFFFFF" w:themeColor="background1"/>
                <w:spacing w:val="-1"/>
                <w:szCs w:val="28"/>
              </w:rPr>
              <w:t>ab</w:t>
            </w:r>
            <w:r w:rsidRPr="001B302A">
              <w:rPr>
                <w:rFonts w:ascii="Roboto Condensed" w:eastAsia="Calibri" w:hAnsi="Roboto Condensed" w:cs="Calibri"/>
                <w:b/>
                <w:bCs/>
                <w:color w:val="FFFFFF" w:themeColor="background1"/>
                <w:spacing w:val="1"/>
                <w:szCs w:val="28"/>
              </w:rPr>
              <w:t>l</w:t>
            </w:r>
            <w:r w:rsidRPr="001B302A">
              <w:rPr>
                <w:rFonts w:ascii="Roboto Condensed" w:eastAsia="Calibri" w:hAnsi="Roboto Condensed" w:cs="Calibri"/>
                <w:b/>
                <w:bCs/>
                <w:color w:val="FFFFFF" w:themeColor="background1"/>
                <w:szCs w:val="28"/>
              </w:rPr>
              <w:t xml:space="preserve">e : </w:t>
            </w:r>
            <w:r w:rsidRPr="001B302A">
              <w:rPr>
                <w:rFonts w:ascii="Roboto Condensed" w:eastAsia="Calibri" w:hAnsi="Roboto Condensed" w:cs="Calibri"/>
                <w:b/>
                <w:color w:val="FFFFFF" w:themeColor="background1"/>
                <w:szCs w:val="28"/>
              </w:rPr>
              <w:t>Oliv</w:t>
            </w:r>
            <w:r w:rsidRPr="001B302A">
              <w:rPr>
                <w:rFonts w:ascii="Roboto Condensed" w:eastAsia="Calibri" w:hAnsi="Roboto Condensed" w:cs="Calibri"/>
                <w:b/>
                <w:color w:val="FFFFFF" w:themeColor="background1"/>
                <w:spacing w:val="-2"/>
                <w:szCs w:val="28"/>
              </w:rPr>
              <w:t>i</w:t>
            </w:r>
            <w:r w:rsidRPr="001B302A">
              <w:rPr>
                <w:rFonts w:ascii="Roboto Condensed" w:eastAsia="Calibri" w:hAnsi="Roboto Condensed" w:cs="Calibri"/>
                <w:b/>
                <w:color w:val="FFFFFF" w:themeColor="background1"/>
                <w:szCs w:val="28"/>
              </w:rPr>
              <w:t>er</w:t>
            </w:r>
            <w:r w:rsidRPr="001B302A">
              <w:rPr>
                <w:rFonts w:ascii="Roboto Condensed" w:eastAsia="Calibri" w:hAnsi="Roboto Condensed" w:cs="Calibri"/>
                <w:b/>
                <w:color w:val="FFFFFF" w:themeColor="background1"/>
                <w:spacing w:val="1"/>
                <w:szCs w:val="28"/>
              </w:rPr>
              <w:t xml:space="preserve"> </w:t>
            </w:r>
            <w:r w:rsidRPr="001B302A">
              <w:rPr>
                <w:rFonts w:ascii="Roboto Condensed" w:eastAsia="Calibri" w:hAnsi="Roboto Condensed" w:cs="Calibri"/>
                <w:b/>
                <w:color w:val="FFFFFF" w:themeColor="background1"/>
                <w:szCs w:val="28"/>
              </w:rPr>
              <w:t>C</w:t>
            </w:r>
            <w:r w:rsidRPr="001B302A">
              <w:rPr>
                <w:rFonts w:ascii="Roboto Condensed" w:eastAsia="Calibri" w:hAnsi="Roboto Condensed" w:cs="Calibri"/>
                <w:b/>
                <w:color w:val="FFFFFF" w:themeColor="background1"/>
                <w:spacing w:val="-1"/>
                <w:szCs w:val="28"/>
              </w:rPr>
              <w:t>H</w:t>
            </w:r>
            <w:r w:rsidRPr="001B302A">
              <w:rPr>
                <w:rFonts w:ascii="Roboto Condensed" w:eastAsia="Calibri" w:hAnsi="Roboto Condensed" w:cs="Calibri"/>
                <w:b/>
                <w:color w:val="FFFFFF" w:themeColor="background1"/>
                <w:spacing w:val="-2"/>
                <w:szCs w:val="28"/>
              </w:rPr>
              <w:t>ER</w:t>
            </w:r>
            <w:r w:rsidRPr="001B302A">
              <w:rPr>
                <w:rFonts w:ascii="Roboto Condensed" w:eastAsia="Calibri" w:hAnsi="Roboto Condensed" w:cs="Calibri"/>
                <w:b/>
                <w:color w:val="FFFFFF" w:themeColor="background1"/>
                <w:szCs w:val="28"/>
              </w:rPr>
              <w:t>Y</w:t>
            </w:r>
          </w:p>
        </w:tc>
        <w:tc>
          <w:tcPr>
            <w:tcW w:w="6496" w:type="dxa"/>
            <w:gridSpan w:val="2"/>
            <w:shd w:val="clear" w:color="auto" w:fill="F1E5F7"/>
            <w:vAlign w:val="center"/>
          </w:tcPr>
          <w:p w14:paraId="4A8BA82E" w14:textId="77777777" w:rsidR="008E4BE6" w:rsidRPr="00B23AE5" w:rsidRDefault="008E4BE6" w:rsidP="006236C0">
            <w:pPr>
              <w:spacing w:after="0" w:line="240" w:lineRule="auto"/>
              <w:ind w:left="102"/>
              <w:rPr>
                <w:rFonts w:ascii="Roboto Condensed" w:hAnsi="Roboto Condensed"/>
              </w:rPr>
            </w:pPr>
            <w:r w:rsidRPr="00B23AE5">
              <w:rPr>
                <w:rFonts w:ascii="Roboto Condensed" w:eastAsia="Calibri" w:hAnsi="Roboto Condensed" w:cs="Calibri"/>
                <w:position w:val="1"/>
              </w:rPr>
              <w:t>I</w:t>
            </w:r>
            <w:r w:rsidRPr="00B23AE5">
              <w:rPr>
                <w:rFonts w:ascii="Roboto Condensed" w:eastAsia="Calibri" w:hAnsi="Roboto Condensed" w:cs="Calibri"/>
                <w:spacing w:val="-1"/>
                <w:position w:val="1"/>
              </w:rPr>
              <w:t>n</w:t>
            </w:r>
            <w:r w:rsidRPr="00B23AE5">
              <w:rPr>
                <w:rFonts w:ascii="Roboto Condensed" w:eastAsia="Calibri" w:hAnsi="Roboto Condensed" w:cs="Calibri"/>
                <w:position w:val="1"/>
              </w:rPr>
              <w:t>t</w:t>
            </w:r>
            <w:r w:rsidRPr="00B23AE5">
              <w:rPr>
                <w:rFonts w:ascii="Roboto Condensed" w:eastAsia="Calibri" w:hAnsi="Roboto Condensed" w:cs="Calibri"/>
                <w:spacing w:val="1"/>
                <w:position w:val="1"/>
              </w:rPr>
              <w:t>e</w:t>
            </w:r>
            <w:r w:rsidRPr="00B23AE5">
              <w:rPr>
                <w:rFonts w:ascii="Roboto Condensed" w:eastAsia="Calibri" w:hAnsi="Roboto Condensed" w:cs="Calibri"/>
                <w:position w:val="1"/>
              </w:rPr>
              <w:t>r</w:t>
            </w:r>
            <w:r w:rsidRPr="00B23AE5">
              <w:rPr>
                <w:rFonts w:ascii="Roboto Condensed" w:eastAsia="Calibri" w:hAnsi="Roboto Condensed" w:cs="Calibri"/>
                <w:spacing w:val="1"/>
                <w:position w:val="1"/>
              </w:rPr>
              <w:t>v</w:t>
            </w:r>
            <w:r w:rsidRPr="00B23AE5">
              <w:rPr>
                <w:rFonts w:ascii="Roboto Condensed" w:eastAsia="Calibri" w:hAnsi="Roboto Condensed" w:cs="Calibri"/>
                <w:position w:val="1"/>
              </w:rPr>
              <w:t>ena</w:t>
            </w:r>
            <w:r w:rsidRPr="00B23AE5">
              <w:rPr>
                <w:rFonts w:ascii="Roboto Condensed" w:eastAsia="Calibri" w:hAnsi="Roboto Condensed" w:cs="Calibri"/>
                <w:spacing w:val="-1"/>
                <w:position w:val="1"/>
              </w:rPr>
              <w:t>n</w:t>
            </w:r>
            <w:r w:rsidRPr="00B23AE5">
              <w:rPr>
                <w:rFonts w:ascii="Roboto Condensed" w:eastAsia="Calibri" w:hAnsi="Roboto Condensed" w:cs="Calibri"/>
                <w:position w:val="1"/>
              </w:rPr>
              <w:t>t :</w:t>
            </w:r>
            <w:r w:rsidRPr="00B23AE5">
              <w:rPr>
                <w:rFonts w:ascii="Roboto Condensed" w:eastAsia="Calibri" w:hAnsi="Roboto Condensed" w:cs="Calibri"/>
                <w:spacing w:val="-1"/>
                <w:position w:val="1"/>
              </w:rPr>
              <w:t xml:space="preserve"> Olivier CHERY et </w:t>
            </w:r>
            <w:r>
              <w:rPr>
                <w:rFonts w:ascii="Roboto Condensed" w:eastAsia="Calibri" w:hAnsi="Roboto Condensed" w:cs="Calibri"/>
                <w:spacing w:val="1"/>
                <w:position w:val="1"/>
              </w:rPr>
              <w:t>Brunelle MARCHE</w:t>
            </w:r>
          </w:p>
        </w:tc>
      </w:tr>
      <w:tr w:rsidR="008E4BE6" w14:paraId="5582346F" w14:textId="77777777" w:rsidTr="006236C0">
        <w:tblPrEx>
          <w:tblLook w:val="01E0" w:firstRow="1" w:lastRow="1" w:firstColumn="1" w:lastColumn="1" w:noHBand="0" w:noVBand="0"/>
        </w:tblPrEx>
        <w:trPr>
          <w:trHeight w:hRule="exact" w:val="2695"/>
        </w:trPr>
        <w:tc>
          <w:tcPr>
            <w:tcW w:w="2577" w:type="dxa"/>
            <w:gridSpan w:val="2"/>
            <w:shd w:val="clear" w:color="auto" w:fill="282D46"/>
            <w:vAlign w:val="center"/>
          </w:tcPr>
          <w:p w14:paraId="5C125B45" w14:textId="77777777" w:rsidR="008E4BE6" w:rsidRPr="001B302A" w:rsidRDefault="008E4BE6" w:rsidP="006236C0">
            <w:pPr>
              <w:spacing w:after="0" w:line="240" w:lineRule="auto"/>
              <w:ind w:left="96" w:right="-23"/>
              <w:rPr>
                <w:rFonts w:ascii="Roboto Condensed" w:eastAsia="Calibri" w:hAnsi="Roboto Condensed" w:cs="Calibri"/>
                <w:b/>
                <w:color w:val="FFFFFF" w:themeColor="background1"/>
                <w:szCs w:val="28"/>
              </w:rPr>
            </w:pPr>
            <w:r w:rsidRPr="001B302A">
              <w:rPr>
                <w:rFonts w:ascii="Roboto Condensed" w:eastAsia="Calibri" w:hAnsi="Roboto Condensed" w:cs="Calibri"/>
                <w:b/>
                <w:bCs/>
                <w:color w:val="FFFFFF" w:themeColor="background1"/>
                <w:position w:val="1"/>
                <w:szCs w:val="28"/>
              </w:rPr>
              <w:t>A</w:t>
            </w:r>
            <w:r w:rsidRPr="001B302A">
              <w:rPr>
                <w:rFonts w:ascii="Roboto Condensed" w:eastAsia="Calibri" w:hAnsi="Roboto Condensed" w:cs="Calibri"/>
                <w:b/>
                <w:bCs/>
                <w:color w:val="FFFFFF" w:themeColor="background1"/>
                <w:spacing w:val="2"/>
                <w:position w:val="1"/>
                <w:szCs w:val="28"/>
              </w:rPr>
              <w:t>c</w:t>
            </w:r>
            <w:r w:rsidRPr="001B302A">
              <w:rPr>
                <w:rFonts w:ascii="Roboto Condensed" w:eastAsia="Calibri" w:hAnsi="Roboto Condensed" w:cs="Calibri"/>
                <w:b/>
                <w:bCs/>
                <w:color w:val="FFFFFF" w:themeColor="background1"/>
                <w:spacing w:val="-1"/>
                <w:position w:val="1"/>
                <w:szCs w:val="28"/>
              </w:rPr>
              <w:t>qu</w:t>
            </w:r>
            <w:r w:rsidRPr="001B302A">
              <w:rPr>
                <w:rFonts w:ascii="Roboto Condensed" w:eastAsia="Calibri" w:hAnsi="Roboto Condensed" w:cs="Calibri"/>
                <w:b/>
                <w:bCs/>
                <w:color w:val="FFFFFF" w:themeColor="background1"/>
                <w:spacing w:val="-2"/>
                <w:position w:val="1"/>
                <w:szCs w:val="28"/>
              </w:rPr>
              <w:t>i</w:t>
            </w:r>
            <w:r w:rsidRPr="001B302A">
              <w:rPr>
                <w:rFonts w:ascii="Roboto Condensed" w:eastAsia="Calibri" w:hAnsi="Roboto Condensed" w:cs="Calibri"/>
                <w:b/>
                <w:bCs/>
                <w:color w:val="FFFFFF" w:themeColor="background1"/>
                <w:position w:val="1"/>
                <w:szCs w:val="28"/>
              </w:rPr>
              <w:t>s</w:t>
            </w:r>
            <w:r w:rsidRPr="001B302A">
              <w:rPr>
                <w:rFonts w:ascii="Roboto Condensed" w:eastAsia="Calibri" w:hAnsi="Roboto Condensed" w:cs="Calibri"/>
                <w:b/>
                <w:bCs/>
                <w:color w:val="FFFFFF" w:themeColor="background1"/>
                <w:spacing w:val="1"/>
                <w:position w:val="1"/>
                <w:szCs w:val="28"/>
              </w:rPr>
              <w:t xml:space="preserve"> </w:t>
            </w:r>
            <w:r w:rsidRPr="001B302A">
              <w:rPr>
                <w:rFonts w:ascii="Roboto Condensed" w:eastAsia="Calibri" w:hAnsi="Roboto Condensed" w:cs="Calibri"/>
                <w:b/>
                <w:bCs/>
                <w:color w:val="FFFFFF" w:themeColor="background1"/>
                <w:position w:val="1"/>
                <w:szCs w:val="28"/>
              </w:rPr>
              <w:t>d’</w:t>
            </w:r>
            <w:r w:rsidRPr="001B302A">
              <w:rPr>
                <w:rFonts w:ascii="Roboto Condensed" w:eastAsia="Calibri" w:hAnsi="Roboto Condensed" w:cs="Calibri"/>
                <w:b/>
                <w:bCs/>
                <w:color w:val="FFFFFF" w:themeColor="background1"/>
                <w:spacing w:val="-1"/>
                <w:position w:val="1"/>
                <w:szCs w:val="28"/>
              </w:rPr>
              <w:t>app</w:t>
            </w:r>
            <w:r w:rsidRPr="001B302A">
              <w:rPr>
                <w:rFonts w:ascii="Roboto Condensed" w:eastAsia="Calibri" w:hAnsi="Roboto Condensed" w:cs="Calibri"/>
                <w:b/>
                <w:bCs/>
                <w:color w:val="FFFFFF" w:themeColor="background1"/>
                <w:spacing w:val="1"/>
                <w:position w:val="1"/>
                <w:szCs w:val="28"/>
              </w:rPr>
              <w:t>r</w:t>
            </w:r>
            <w:r w:rsidRPr="001B302A">
              <w:rPr>
                <w:rFonts w:ascii="Roboto Condensed" w:eastAsia="Calibri" w:hAnsi="Roboto Condensed" w:cs="Calibri"/>
                <w:b/>
                <w:bCs/>
                <w:color w:val="FFFFFF" w:themeColor="background1"/>
                <w:spacing w:val="-1"/>
                <w:position w:val="1"/>
                <w:szCs w:val="28"/>
              </w:rPr>
              <w:t>en</w:t>
            </w:r>
            <w:r w:rsidRPr="001B302A">
              <w:rPr>
                <w:rFonts w:ascii="Roboto Condensed" w:eastAsia="Calibri" w:hAnsi="Roboto Condensed" w:cs="Calibri"/>
                <w:b/>
                <w:bCs/>
                <w:color w:val="FFFFFF" w:themeColor="background1"/>
                <w:position w:val="1"/>
                <w:szCs w:val="28"/>
              </w:rPr>
              <w:t>t</w:t>
            </w:r>
            <w:r w:rsidRPr="001B302A">
              <w:rPr>
                <w:rFonts w:ascii="Roboto Condensed" w:eastAsia="Calibri" w:hAnsi="Roboto Condensed" w:cs="Calibri"/>
                <w:b/>
                <w:bCs/>
                <w:color w:val="FFFFFF" w:themeColor="background1"/>
                <w:spacing w:val="-1"/>
                <w:position w:val="1"/>
                <w:szCs w:val="28"/>
              </w:rPr>
              <w:t>i</w:t>
            </w:r>
            <w:r w:rsidRPr="001B302A">
              <w:rPr>
                <w:rFonts w:ascii="Roboto Condensed" w:eastAsia="Calibri" w:hAnsi="Roboto Condensed" w:cs="Calibri"/>
                <w:b/>
                <w:bCs/>
                <w:color w:val="FFFFFF" w:themeColor="background1"/>
                <w:position w:val="1"/>
                <w:szCs w:val="28"/>
              </w:rPr>
              <w:t>ss</w:t>
            </w:r>
            <w:r w:rsidRPr="001B302A">
              <w:rPr>
                <w:rFonts w:ascii="Roboto Condensed" w:eastAsia="Calibri" w:hAnsi="Roboto Condensed" w:cs="Calibri"/>
                <w:b/>
                <w:bCs/>
                <w:color w:val="FFFFFF" w:themeColor="background1"/>
                <w:spacing w:val="-1"/>
                <w:position w:val="1"/>
                <w:szCs w:val="28"/>
              </w:rPr>
              <w:t>a</w:t>
            </w:r>
            <w:r w:rsidRPr="001B302A">
              <w:rPr>
                <w:rFonts w:ascii="Roboto Condensed" w:eastAsia="Calibri" w:hAnsi="Roboto Condensed" w:cs="Calibri"/>
                <w:b/>
                <w:bCs/>
                <w:color w:val="FFFFFF" w:themeColor="background1"/>
                <w:spacing w:val="1"/>
                <w:position w:val="1"/>
                <w:szCs w:val="28"/>
              </w:rPr>
              <w:t>g</w:t>
            </w:r>
            <w:r w:rsidRPr="001B302A">
              <w:rPr>
                <w:rFonts w:ascii="Roboto Condensed" w:eastAsia="Calibri" w:hAnsi="Roboto Condensed" w:cs="Calibri"/>
                <w:b/>
                <w:bCs/>
                <w:color w:val="FFFFFF" w:themeColor="background1"/>
                <w:position w:val="1"/>
                <w:szCs w:val="28"/>
              </w:rPr>
              <w:t xml:space="preserve">e </w:t>
            </w:r>
            <w:r w:rsidRPr="001B302A">
              <w:rPr>
                <w:rFonts w:ascii="Roboto Condensed" w:eastAsia="Calibri" w:hAnsi="Roboto Condensed" w:cs="Calibri"/>
                <w:b/>
                <w:bCs/>
                <w:color w:val="FFFFFF" w:themeColor="background1"/>
                <w:spacing w:val="1"/>
                <w:szCs w:val="28"/>
              </w:rPr>
              <w:t>v</w:t>
            </w:r>
            <w:r w:rsidRPr="001B302A">
              <w:rPr>
                <w:rFonts w:ascii="Roboto Condensed" w:eastAsia="Calibri" w:hAnsi="Roboto Condensed" w:cs="Calibri"/>
                <w:b/>
                <w:bCs/>
                <w:color w:val="FFFFFF" w:themeColor="background1"/>
                <w:spacing w:val="-1"/>
                <w:szCs w:val="28"/>
              </w:rPr>
              <w:t>i</w:t>
            </w:r>
            <w:r w:rsidRPr="001B302A">
              <w:rPr>
                <w:rFonts w:ascii="Roboto Condensed" w:eastAsia="Calibri" w:hAnsi="Roboto Condensed" w:cs="Calibri"/>
                <w:b/>
                <w:bCs/>
                <w:color w:val="FFFFFF" w:themeColor="background1"/>
                <w:szCs w:val="28"/>
              </w:rPr>
              <w:t>s</w:t>
            </w:r>
            <w:r w:rsidRPr="001B302A">
              <w:rPr>
                <w:rFonts w:ascii="Roboto Condensed" w:eastAsia="Calibri" w:hAnsi="Roboto Condensed" w:cs="Calibri"/>
                <w:b/>
                <w:bCs/>
                <w:color w:val="FFFFFF" w:themeColor="background1"/>
                <w:spacing w:val="-1"/>
                <w:szCs w:val="28"/>
              </w:rPr>
              <w:t>é</w:t>
            </w:r>
            <w:r w:rsidRPr="001B302A">
              <w:rPr>
                <w:rFonts w:ascii="Roboto Condensed" w:eastAsia="Calibri" w:hAnsi="Roboto Condensed" w:cs="Calibri"/>
                <w:b/>
                <w:bCs/>
                <w:color w:val="FFFFFF" w:themeColor="background1"/>
                <w:szCs w:val="28"/>
              </w:rPr>
              <w:t>s</w:t>
            </w:r>
          </w:p>
        </w:tc>
        <w:tc>
          <w:tcPr>
            <w:tcW w:w="7462" w:type="dxa"/>
            <w:gridSpan w:val="3"/>
            <w:shd w:val="clear" w:color="auto" w:fill="F1E5F7"/>
            <w:vAlign w:val="center"/>
          </w:tcPr>
          <w:p w14:paraId="47444334" w14:textId="77777777" w:rsidR="008E4BE6" w:rsidRDefault="008E4BE6" w:rsidP="006236C0">
            <w:pPr>
              <w:spacing w:after="0" w:line="240" w:lineRule="auto"/>
              <w:ind w:right="-20"/>
              <w:rPr>
                <w:rFonts w:ascii="Roboto Condensed" w:eastAsia="Calibri" w:hAnsi="Roboto Condensed" w:cs="Calibri"/>
                <w:b/>
                <w:sz w:val="20"/>
                <w:szCs w:val="20"/>
              </w:rPr>
            </w:pPr>
            <w:r>
              <w:rPr>
                <w:rFonts w:ascii="Roboto Condensed" w:eastAsia="Calibri" w:hAnsi="Roboto Condensed" w:cs="Calibri"/>
                <w:b/>
                <w:sz w:val="20"/>
                <w:szCs w:val="20"/>
              </w:rPr>
              <w:t>L</w:t>
            </w:r>
            <w:r w:rsidRPr="0075124B">
              <w:rPr>
                <w:rFonts w:ascii="Roboto Condensed" w:eastAsia="Calibri" w:hAnsi="Roboto Condensed" w:cs="Calibri"/>
                <w:b/>
                <w:sz w:val="20"/>
                <w:szCs w:val="20"/>
              </w:rPr>
              <w:t>a prévention des risques professionnels et l'ACV se complètent mutuellement pour offrir une vue d'ensemble des impacts d'un produit ou d'une activité, et permettent de développer des stratégies intégrées pour améliorer à la fois les conditions de travail et les performances environnementales.</w:t>
            </w:r>
          </w:p>
          <w:p w14:paraId="20D2F344" w14:textId="77777777" w:rsidR="008E4BE6" w:rsidRDefault="008E4BE6" w:rsidP="006236C0">
            <w:pPr>
              <w:spacing w:after="0" w:line="240" w:lineRule="auto"/>
              <w:ind w:right="-20"/>
              <w:rPr>
                <w:rFonts w:ascii="Roboto Condensed" w:eastAsia="Calibri" w:hAnsi="Roboto Condensed" w:cs="Calibri"/>
                <w:b/>
                <w:sz w:val="20"/>
                <w:szCs w:val="20"/>
              </w:rPr>
            </w:pPr>
            <w:r>
              <w:rPr>
                <w:rFonts w:ascii="Roboto Condensed" w:eastAsia="Calibri" w:hAnsi="Roboto Condensed" w:cs="Calibri"/>
                <w:b/>
                <w:sz w:val="20"/>
                <w:szCs w:val="20"/>
              </w:rPr>
              <w:t>A la fin du module, les étudiants doivent être capables de :</w:t>
            </w:r>
          </w:p>
          <w:p w14:paraId="57CB3538" w14:textId="77777777" w:rsidR="008E4BE6" w:rsidRPr="0075124B" w:rsidRDefault="008E4BE6" w:rsidP="006236C0">
            <w:pPr>
              <w:pStyle w:val="Paragraphedeliste"/>
              <w:spacing w:after="0" w:line="240" w:lineRule="auto"/>
              <w:ind w:left="100" w:right="38"/>
              <w:rPr>
                <w:rFonts w:ascii="Roboto Condensed" w:hAnsi="Roboto Condensed" w:cs="Calibri"/>
                <w:color w:val="000000" w:themeColor="text1"/>
                <w:sz w:val="20"/>
                <w:szCs w:val="20"/>
              </w:rPr>
            </w:pPr>
            <w:r w:rsidRPr="0075124B">
              <w:rPr>
                <w:rFonts w:ascii="Roboto Condensed" w:hAnsi="Roboto Condensed" w:cs="Calibri"/>
                <w:color w:val="000000" w:themeColor="text1"/>
                <w:spacing w:val="-1"/>
                <w:position w:val="1"/>
                <w:sz w:val="20"/>
                <w:szCs w:val="20"/>
              </w:rPr>
              <w:t>Montrer les liens entre prévention des risques professionnels et performance en entreprise</w:t>
            </w:r>
          </w:p>
          <w:p w14:paraId="29C5840E" w14:textId="77777777" w:rsidR="008E4BE6" w:rsidRPr="0075124B" w:rsidRDefault="008E4BE6" w:rsidP="006236C0">
            <w:pPr>
              <w:pStyle w:val="Paragraphedeliste"/>
              <w:spacing w:after="0" w:line="240" w:lineRule="auto"/>
              <w:ind w:left="100" w:right="38"/>
              <w:rPr>
                <w:rFonts w:ascii="Roboto Condensed" w:hAnsi="Roboto Condensed" w:cs="Calibri"/>
                <w:color w:val="000000" w:themeColor="text1"/>
                <w:sz w:val="20"/>
                <w:szCs w:val="20"/>
              </w:rPr>
            </w:pPr>
            <w:r w:rsidRPr="0075124B">
              <w:rPr>
                <w:rFonts w:ascii="Roboto Condensed" w:hAnsi="Roboto Condensed" w:cs="Calibri"/>
                <w:color w:val="000000" w:themeColor="text1"/>
                <w:sz w:val="20"/>
                <w:szCs w:val="20"/>
              </w:rPr>
              <w:t>Comprendre que « l’humain » est au cœur de la performance</w:t>
            </w:r>
          </w:p>
          <w:p w14:paraId="1967D758" w14:textId="77777777" w:rsidR="008E4BE6" w:rsidRPr="0075124B" w:rsidRDefault="008E4BE6" w:rsidP="006236C0">
            <w:pPr>
              <w:spacing w:after="0" w:line="240" w:lineRule="auto"/>
              <w:ind w:left="100" w:right="-20"/>
              <w:rPr>
                <w:rFonts w:ascii="Roboto Condensed" w:eastAsia="Calibri" w:hAnsi="Roboto Condensed" w:cs="Calibri"/>
                <w:color w:val="000000" w:themeColor="text1"/>
                <w:sz w:val="20"/>
                <w:szCs w:val="20"/>
              </w:rPr>
            </w:pPr>
            <w:r w:rsidRPr="0075124B">
              <w:rPr>
                <w:rFonts w:ascii="Roboto Condensed" w:eastAsia="Calibri" w:hAnsi="Roboto Condensed" w:cs="Calibri"/>
                <w:color w:val="000000" w:themeColor="text1"/>
                <w:sz w:val="20"/>
                <w:szCs w:val="20"/>
              </w:rPr>
              <w:t xml:space="preserve">Savoir analyser le travail pour agir sur l’organisation </w:t>
            </w:r>
          </w:p>
          <w:p w14:paraId="3FBCFEAB" w14:textId="77777777" w:rsidR="008E4BE6" w:rsidRPr="00A90E8C" w:rsidRDefault="008E4BE6" w:rsidP="006236C0">
            <w:pPr>
              <w:spacing w:after="0" w:line="240" w:lineRule="auto"/>
              <w:ind w:left="100" w:right="-20"/>
              <w:rPr>
                <w:rFonts w:ascii="Roboto Condensed" w:eastAsia="Calibri" w:hAnsi="Roboto Condensed" w:cs="Calibri"/>
                <w:color w:val="000000" w:themeColor="text1"/>
                <w:sz w:val="20"/>
                <w:szCs w:val="20"/>
              </w:rPr>
            </w:pPr>
            <w:r w:rsidRPr="0075124B">
              <w:rPr>
                <w:rFonts w:ascii="Roboto Condensed" w:eastAsia="Calibri" w:hAnsi="Roboto Condensed" w:cs="Calibri"/>
                <w:color w:val="000000" w:themeColor="text1"/>
                <w:sz w:val="20"/>
                <w:szCs w:val="20"/>
              </w:rPr>
              <w:t>Connaître l’importance du management pour améliorer la performance globale de l’entreprise</w:t>
            </w:r>
          </w:p>
          <w:p w14:paraId="5082CCB2" w14:textId="77777777" w:rsidR="008E4BE6" w:rsidRDefault="008E4BE6" w:rsidP="006236C0">
            <w:pPr>
              <w:spacing w:after="0" w:line="240" w:lineRule="auto"/>
              <w:ind w:left="100" w:right="-20"/>
              <w:rPr>
                <w:rFonts w:ascii="Roboto Condensed" w:eastAsia="Calibri" w:hAnsi="Roboto Condensed" w:cs="Calibri"/>
                <w:sz w:val="20"/>
                <w:szCs w:val="20"/>
              </w:rPr>
            </w:pPr>
            <w:r>
              <w:rPr>
                <w:rFonts w:ascii="Roboto Condensed" w:eastAsia="Calibri" w:hAnsi="Roboto Condensed" w:cs="Calibri"/>
                <w:sz w:val="20"/>
                <w:szCs w:val="20"/>
              </w:rPr>
              <w:t>Identifier les impacts globaux (risque pro et envt) en lien avec la performance de l’entreprise</w:t>
            </w:r>
          </w:p>
          <w:p w14:paraId="44F3BC0E" w14:textId="77777777" w:rsidR="008E4BE6" w:rsidRPr="00DB419A" w:rsidRDefault="008E4BE6" w:rsidP="006236C0">
            <w:pPr>
              <w:spacing w:after="0" w:line="240" w:lineRule="auto"/>
              <w:ind w:left="100" w:right="-20"/>
              <w:rPr>
                <w:rFonts w:ascii="Roboto Condensed" w:eastAsia="Calibri" w:hAnsi="Roboto Condensed" w:cs="Calibri"/>
                <w:sz w:val="20"/>
                <w:szCs w:val="20"/>
              </w:rPr>
            </w:pPr>
            <w:r>
              <w:rPr>
                <w:rFonts w:ascii="Roboto Condensed" w:eastAsia="Calibri" w:hAnsi="Roboto Condensed" w:cs="Calibri"/>
                <w:sz w:val="20"/>
                <w:szCs w:val="20"/>
              </w:rPr>
              <w:t>Appliquer l’approche ACV à un produit</w:t>
            </w:r>
          </w:p>
        </w:tc>
      </w:tr>
      <w:tr w:rsidR="008E4BE6" w14:paraId="3C2D9E29" w14:textId="77777777" w:rsidTr="006236C0">
        <w:tblPrEx>
          <w:tblLook w:val="01E0" w:firstRow="1" w:lastRow="1" w:firstColumn="1" w:lastColumn="1" w:noHBand="0" w:noVBand="0"/>
        </w:tblPrEx>
        <w:trPr>
          <w:trHeight w:hRule="exact" w:val="8793"/>
        </w:trPr>
        <w:tc>
          <w:tcPr>
            <w:tcW w:w="2577" w:type="dxa"/>
            <w:gridSpan w:val="2"/>
            <w:shd w:val="clear" w:color="auto" w:fill="282D46"/>
            <w:vAlign w:val="center"/>
          </w:tcPr>
          <w:p w14:paraId="7F226DDF" w14:textId="77777777" w:rsidR="008E4BE6" w:rsidRPr="001B302A" w:rsidRDefault="008E4BE6" w:rsidP="006236C0">
            <w:pPr>
              <w:spacing w:after="0" w:line="240" w:lineRule="auto"/>
              <w:ind w:left="96" w:right="-23"/>
              <w:rPr>
                <w:rFonts w:ascii="Roboto Condensed" w:hAnsi="Roboto Condensed"/>
                <w:b/>
                <w:color w:val="FFFFFF" w:themeColor="background1"/>
                <w:szCs w:val="28"/>
              </w:rPr>
            </w:pPr>
            <w:r w:rsidRPr="001B302A">
              <w:rPr>
                <w:rFonts w:ascii="Roboto Condensed" w:eastAsia="Calibri" w:hAnsi="Roboto Condensed" w:cs="Calibri"/>
                <w:b/>
                <w:bCs/>
                <w:color w:val="FFFFFF" w:themeColor="background1"/>
                <w:spacing w:val="1"/>
                <w:position w:val="1"/>
                <w:szCs w:val="28"/>
              </w:rPr>
              <w:t>C</w:t>
            </w:r>
            <w:r w:rsidRPr="001B302A">
              <w:rPr>
                <w:rFonts w:ascii="Roboto Condensed" w:eastAsia="Calibri" w:hAnsi="Roboto Condensed" w:cs="Calibri"/>
                <w:b/>
                <w:bCs/>
                <w:color w:val="FFFFFF" w:themeColor="background1"/>
                <w:spacing w:val="-1"/>
                <w:position w:val="1"/>
                <w:szCs w:val="28"/>
              </w:rPr>
              <w:t>on</w:t>
            </w:r>
            <w:r w:rsidRPr="001B302A">
              <w:rPr>
                <w:rFonts w:ascii="Roboto Condensed" w:eastAsia="Calibri" w:hAnsi="Roboto Condensed" w:cs="Calibri"/>
                <w:b/>
                <w:bCs/>
                <w:color w:val="FFFFFF" w:themeColor="background1"/>
                <w:position w:val="1"/>
                <w:szCs w:val="28"/>
              </w:rPr>
              <w:t>t</w:t>
            </w:r>
            <w:r w:rsidRPr="001B302A">
              <w:rPr>
                <w:rFonts w:ascii="Roboto Condensed" w:eastAsia="Calibri" w:hAnsi="Roboto Condensed" w:cs="Calibri"/>
                <w:b/>
                <w:bCs/>
                <w:color w:val="FFFFFF" w:themeColor="background1"/>
                <w:spacing w:val="1"/>
                <w:position w:val="1"/>
                <w:szCs w:val="28"/>
              </w:rPr>
              <w:t>ri</w:t>
            </w:r>
            <w:r w:rsidRPr="001B302A">
              <w:rPr>
                <w:rFonts w:ascii="Roboto Condensed" w:eastAsia="Calibri" w:hAnsi="Roboto Condensed" w:cs="Calibri"/>
                <w:b/>
                <w:bCs/>
                <w:color w:val="FFFFFF" w:themeColor="background1"/>
                <w:spacing w:val="-1"/>
                <w:position w:val="1"/>
                <w:szCs w:val="28"/>
              </w:rPr>
              <w:t>bu</w:t>
            </w:r>
            <w:r w:rsidRPr="001B302A">
              <w:rPr>
                <w:rFonts w:ascii="Roboto Condensed" w:eastAsia="Calibri" w:hAnsi="Roboto Condensed" w:cs="Calibri"/>
                <w:b/>
                <w:bCs/>
                <w:color w:val="FFFFFF" w:themeColor="background1"/>
                <w:position w:val="1"/>
                <w:szCs w:val="28"/>
              </w:rPr>
              <w:t>t</w:t>
            </w:r>
            <w:r w:rsidRPr="001B302A">
              <w:rPr>
                <w:rFonts w:ascii="Roboto Condensed" w:eastAsia="Calibri" w:hAnsi="Roboto Condensed" w:cs="Calibri"/>
                <w:b/>
                <w:bCs/>
                <w:color w:val="FFFFFF" w:themeColor="background1"/>
                <w:spacing w:val="1"/>
                <w:position w:val="1"/>
                <w:szCs w:val="28"/>
              </w:rPr>
              <w:t>i</w:t>
            </w:r>
            <w:r w:rsidRPr="001B302A">
              <w:rPr>
                <w:rFonts w:ascii="Roboto Condensed" w:eastAsia="Calibri" w:hAnsi="Roboto Condensed" w:cs="Calibri"/>
                <w:b/>
                <w:bCs/>
                <w:color w:val="FFFFFF" w:themeColor="background1"/>
                <w:spacing w:val="-1"/>
                <w:position w:val="1"/>
                <w:szCs w:val="28"/>
              </w:rPr>
              <w:t>o</w:t>
            </w:r>
            <w:r w:rsidRPr="001B302A">
              <w:rPr>
                <w:rFonts w:ascii="Roboto Condensed" w:eastAsia="Calibri" w:hAnsi="Roboto Condensed" w:cs="Calibri"/>
                <w:b/>
                <w:bCs/>
                <w:color w:val="FFFFFF" w:themeColor="background1"/>
                <w:position w:val="1"/>
                <w:szCs w:val="28"/>
              </w:rPr>
              <w:t>n</w:t>
            </w:r>
            <w:r w:rsidRPr="001B302A">
              <w:rPr>
                <w:rFonts w:ascii="Roboto Condensed" w:eastAsia="Calibri" w:hAnsi="Roboto Condensed" w:cs="Calibri"/>
                <w:b/>
                <w:bCs/>
                <w:color w:val="FFFFFF" w:themeColor="background1"/>
                <w:spacing w:val="-1"/>
                <w:position w:val="1"/>
                <w:szCs w:val="28"/>
              </w:rPr>
              <w:t xml:space="preserve"> </w:t>
            </w:r>
            <w:r w:rsidRPr="001B302A">
              <w:rPr>
                <w:rFonts w:ascii="Roboto Condensed" w:eastAsia="Calibri" w:hAnsi="Roboto Condensed" w:cs="Calibri"/>
                <w:b/>
                <w:bCs/>
                <w:color w:val="FFFFFF" w:themeColor="background1"/>
                <w:position w:val="1"/>
                <w:szCs w:val="28"/>
              </w:rPr>
              <w:t xml:space="preserve">au </w:t>
            </w:r>
            <w:r w:rsidRPr="001B302A">
              <w:rPr>
                <w:rFonts w:ascii="Roboto Condensed" w:eastAsia="Calibri" w:hAnsi="Roboto Condensed" w:cs="Calibri"/>
                <w:b/>
                <w:bCs/>
                <w:color w:val="FFFFFF" w:themeColor="background1"/>
                <w:spacing w:val="1"/>
                <w:szCs w:val="28"/>
              </w:rPr>
              <w:t>r</w:t>
            </w:r>
            <w:r w:rsidRPr="001B302A">
              <w:rPr>
                <w:rFonts w:ascii="Roboto Condensed" w:eastAsia="Calibri" w:hAnsi="Roboto Condensed" w:cs="Calibri"/>
                <w:b/>
                <w:bCs/>
                <w:color w:val="FFFFFF" w:themeColor="background1"/>
                <w:spacing w:val="-1"/>
                <w:szCs w:val="28"/>
              </w:rPr>
              <w:t>é</w:t>
            </w:r>
            <w:r w:rsidRPr="001B302A">
              <w:rPr>
                <w:rFonts w:ascii="Roboto Condensed" w:eastAsia="Calibri" w:hAnsi="Roboto Condensed" w:cs="Calibri"/>
                <w:b/>
                <w:bCs/>
                <w:color w:val="FFFFFF" w:themeColor="background1"/>
                <w:szCs w:val="28"/>
              </w:rPr>
              <w:t>f</w:t>
            </w:r>
            <w:r w:rsidRPr="001B302A">
              <w:rPr>
                <w:rFonts w:ascii="Roboto Condensed" w:eastAsia="Calibri" w:hAnsi="Roboto Condensed" w:cs="Calibri"/>
                <w:b/>
                <w:bCs/>
                <w:color w:val="FFFFFF" w:themeColor="background1"/>
                <w:spacing w:val="-1"/>
                <w:szCs w:val="28"/>
              </w:rPr>
              <w:t>é</w:t>
            </w:r>
            <w:r w:rsidRPr="001B302A">
              <w:rPr>
                <w:rFonts w:ascii="Roboto Condensed" w:eastAsia="Calibri" w:hAnsi="Roboto Condensed" w:cs="Calibri"/>
                <w:b/>
                <w:bCs/>
                <w:color w:val="FFFFFF" w:themeColor="background1"/>
                <w:spacing w:val="1"/>
                <w:szCs w:val="28"/>
              </w:rPr>
              <w:t>r</w:t>
            </w:r>
            <w:r w:rsidRPr="001B302A">
              <w:rPr>
                <w:rFonts w:ascii="Roboto Condensed" w:eastAsia="Calibri" w:hAnsi="Roboto Condensed" w:cs="Calibri"/>
                <w:b/>
                <w:bCs/>
                <w:color w:val="FFFFFF" w:themeColor="background1"/>
                <w:spacing w:val="-1"/>
                <w:szCs w:val="28"/>
              </w:rPr>
              <w:t>en</w:t>
            </w:r>
            <w:r w:rsidRPr="001B302A">
              <w:rPr>
                <w:rFonts w:ascii="Roboto Condensed" w:eastAsia="Calibri" w:hAnsi="Roboto Condensed" w:cs="Calibri"/>
                <w:b/>
                <w:bCs/>
                <w:color w:val="FFFFFF" w:themeColor="background1"/>
                <w:szCs w:val="28"/>
              </w:rPr>
              <w:t>t</w:t>
            </w:r>
            <w:r w:rsidRPr="001B302A">
              <w:rPr>
                <w:rFonts w:ascii="Roboto Condensed" w:eastAsia="Calibri" w:hAnsi="Roboto Condensed" w:cs="Calibri"/>
                <w:b/>
                <w:bCs/>
                <w:color w:val="FFFFFF" w:themeColor="background1"/>
                <w:spacing w:val="1"/>
                <w:szCs w:val="28"/>
              </w:rPr>
              <w:t>i</w:t>
            </w:r>
            <w:r w:rsidRPr="001B302A">
              <w:rPr>
                <w:rFonts w:ascii="Roboto Condensed" w:eastAsia="Calibri" w:hAnsi="Roboto Condensed" w:cs="Calibri"/>
                <w:b/>
                <w:bCs/>
                <w:color w:val="FFFFFF" w:themeColor="background1"/>
                <w:spacing w:val="-1"/>
                <w:szCs w:val="28"/>
              </w:rPr>
              <w:t>e</w:t>
            </w:r>
            <w:r w:rsidRPr="001B302A">
              <w:rPr>
                <w:rFonts w:ascii="Roboto Condensed" w:eastAsia="Calibri" w:hAnsi="Roboto Condensed" w:cs="Calibri"/>
                <w:b/>
                <w:bCs/>
                <w:color w:val="FFFFFF" w:themeColor="background1"/>
                <w:szCs w:val="28"/>
              </w:rPr>
              <w:t>l</w:t>
            </w:r>
            <w:r w:rsidRPr="001B302A">
              <w:rPr>
                <w:rFonts w:ascii="Roboto Condensed" w:eastAsia="Calibri" w:hAnsi="Roboto Condensed" w:cs="Calibri"/>
                <w:b/>
                <w:bCs/>
                <w:color w:val="FFFFFF" w:themeColor="background1"/>
                <w:spacing w:val="-1"/>
                <w:szCs w:val="28"/>
              </w:rPr>
              <w:t xml:space="preserve"> </w:t>
            </w:r>
            <w:r w:rsidRPr="001B302A">
              <w:rPr>
                <w:rFonts w:ascii="Roboto Condensed" w:eastAsia="Calibri" w:hAnsi="Roboto Condensed" w:cs="Calibri"/>
                <w:b/>
                <w:bCs/>
                <w:color w:val="FFFFFF" w:themeColor="background1"/>
                <w:szCs w:val="28"/>
              </w:rPr>
              <w:t>Em</w:t>
            </w:r>
            <w:r w:rsidRPr="001B302A">
              <w:rPr>
                <w:rFonts w:ascii="Roboto Condensed" w:eastAsia="Calibri" w:hAnsi="Roboto Condensed" w:cs="Calibri"/>
                <w:b/>
                <w:bCs/>
                <w:color w:val="FFFFFF" w:themeColor="background1"/>
                <w:spacing w:val="-1"/>
                <w:szCs w:val="28"/>
              </w:rPr>
              <w:t>p</w:t>
            </w:r>
            <w:r w:rsidRPr="001B302A">
              <w:rPr>
                <w:rFonts w:ascii="Roboto Condensed" w:eastAsia="Calibri" w:hAnsi="Roboto Condensed" w:cs="Calibri"/>
                <w:b/>
                <w:bCs/>
                <w:color w:val="FFFFFF" w:themeColor="background1"/>
                <w:spacing w:val="1"/>
                <w:szCs w:val="28"/>
              </w:rPr>
              <w:t>l</w:t>
            </w:r>
            <w:r w:rsidRPr="001B302A">
              <w:rPr>
                <w:rFonts w:ascii="Roboto Condensed" w:eastAsia="Calibri" w:hAnsi="Roboto Condensed" w:cs="Calibri"/>
                <w:b/>
                <w:bCs/>
                <w:color w:val="FFFFFF" w:themeColor="background1"/>
                <w:spacing w:val="-3"/>
                <w:szCs w:val="28"/>
              </w:rPr>
              <w:t>o</w:t>
            </w:r>
            <w:r w:rsidRPr="001B302A">
              <w:rPr>
                <w:rFonts w:ascii="Roboto Condensed" w:eastAsia="Calibri" w:hAnsi="Roboto Condensed" w:cs="Calibri"/>
                <w:b/>
                <w:bCs/>
                <w:color w:val="FFFFFF" w:themeColor="background1"/>
                <w:spacing w:val="2"/>
                <w:szCs w:val="28"/>
              </w:rPr>
              <w:t>i</w:t>
            </w:r>
            <w:r w:rsidRPr="001B302A">
              <w:rPr>
                <w:rFonts w:ascii="Roboto Condensed" w:eastAsia="Calibri" w:hAnsi="Roboto Condensed" w:cs="Calibri"/>
                <w:b/>
                <w:bCs/>
                <w:color w:val="FFFFFF" w:themeColor="background1"/>
                <w:szCs w:val="28"/>
              </w:rPr>
              <w:t xml:space="preserve">- </w:t>
            </w:r>
            <w:r w:rsidRPr="001B302A">
              <w:rPr>
                <w:rFonts w:ascii="Roboto Condensed" w:eastAsia="Calibri" w:hAnsi="Roboto Condensed" w:cs="Calibri"/>
                <w:b/>
                <w:bCs/>
                <w:color w:val="FFFFFF" w:themeColor="background1"/>
                <w:spacing w:val="1"/>
                <w:szCs w:val="28"/>
              </w:rPr>
              <w:t>C</w:t>
            </w:r>
            <w:r w:rsidRPr="001B302A">
              <w:rPr>
                <w:rFonts w:ascii="Roboto Condensed" w:eastAsia="Calibri" w:hAnsi="Roboto Condensed" w:cs="Calibri"/>
                <w:b/>
                <w:bCs/>
                <w:color w:val="FFFFFF" w:themeColor="background1"/>
                <w:spacing w:val="-1"/>
                <w:szCs w:val="28"/>
              </w:rPr>
              <w:t>o</w:t>
            </w:r>
            <w:r w:rsidRPr="001B302A">
              <w:rPr>
                <w:rFonts w:ascii="Roboto Condensed" w:eastAsia="Calibri" w:hAnsi="Roboto Condensed" w:cs="Calibri"/>
                <w:b/>
                <w:bCs/>
                <w:color w:val="FFFFFF" w:themeColor="background1"/>
                <w:szCs w:val="28"/>
              </w:rPr>
              <w:t>mp</w:t>
            </w:r>
            <w:r w:rsidRPr="001B302A">
              <w:rPr>
                <w:rFonts w:ascii="Roboto Condensed" w:eastAsia="Calibri" w:hAnsi="Roboto Condensed" w:cs="Calibri"/>
                <w:b/>
                <w:bCs/>
                <w:color w:val="FFFFFF" w:themeColor="background1"/>
                <w:spacing w:val="-1"/>
                <w:szCs w:val="28"/>
              </w:rPr>
              <w:t>é</w:t>
            </w:r>
            <w:r w:rsidRPr="001B302A">
              <w:rPr>
                <w:rFonts w:ascii="Roboto Condensed" w:eastAsia="Calibri" w:hAnsi="Roboto Condensed" w:cs="Calibri"/>
                <w:b/>
                <w:bCs/>
                <w:color w:val="FFFFFF" w:themeColor="background1"/>
                <w:szCs w:val="28"/>
              </w:rPr>
              <w:t>te</w:t>
            </w:r>
            <w:r w:rsidRPr="001B302A">
              <w:rPr>
                <w:rFonts w:ascii="Roboto Condensed" w:eastAsia="Calibri" w:hAnsi="Roboto Condensed" w:cs="Calibri"/>
                <w:b/>
                <w:bCs/>
                <w:color w:val="FFFFFF" w:themeColor="background1"/>
                <w:spacing w:val="-1"/>
                <w:szCs w:val="28"/>
              </w:rPr>
              <w:t>n</w:t>
            </w:r>
            <w:r w:rsidRPr="001B302A">
              <w:rPr>
                <w:rFonts w:ascii="Roboto Condensed" w:eastAsia="Calibri" w:hAnsi="Roboto Condensed" w:cs="Calibri"/>
                <w:b/>
                <w:bCs/>
                <w:color w:val="FFFFFF" w:themeColor="background1"/>
                <w:spacing w:val="1"/>
                <w:szCs w:val="28"/>
              </w:rPr>
              <w:t>c</w:t>
            </w:r>
            <w:r w:rsidRPr="001B302A">
              <w:rPr>
                <w:rFonts w:ascii="Roboto Condensed" w:eastAsia="Calibri" w:hAnsi="Roboto Condensed" w:cs="Calibri"/>
                <w:b/>
                <w:bCs/>
                <w:color w:val="FFFFFF" w:themeColor="background1"/>
                <w:spacing w:val="-1"/>
                <w:szCs w:val="28"/>
              </w:rPr>
              <w:t>e</w:t>
            </w:r>
            <w:r w:rsidRPr="001B302A">
              <w:rPr>
                <w:rFonts w:ascii="Roboto Condensed" w:eastAsia="Calibri" w:hAnsi="Roboto Condensed" w:cs="Calibri"/>
                <w:b/>
                <w:bCs/>
                <w:color w:val="FFFFFF" w:themeColor="background1"/>
                <w:szCs w:val="28"/>
              </w:rPr>
              <w:t>s</w:t>
            </w:r>
          </w:p>
        </w:tc>
        <w:tc>
          <w:tcPr>
            <w:tcW w:w="7462" w:type="dxa"/>
            <w:gridSpan w:val="3"/>
            <w:shd w:val="clear" w:color="auto" w:fill="F1E5F7"/>
            <w:vAlign w:val="center"/>
          </w:tcPr>
          <w:p w14:paraId="66DE0543" w14:textId="77777777" w:rsidR="008E4BE6" w:rsidRPr="00194541" w:rsidRDefault="008E4BE6" w:rsidP="006236C0">
            <w:pPr>
              <w:rPr>
                <w:rFonts w:ascii="Roboto Condensed" w:hAnsi="Roboto Condensed"/>
                <w:b/>
                <w:sz w:val="20"/>
                <w:szCs w:val="20"/>
              </w:rPr>
            </w:pPr>
            <w:r w:rsidRPr="00194541">
              <w:rPr>
                <w:rFonts w:ascii="Roboto Condensed" w:hAnsi="Roboto Condensed"/>
                <w:b/>
                <w:sz w:val="20"/>
                <w:szCs w:val="20"/>
              </w:rPr>
              <w:t>C1. COLLECTER, TRAITER ET DIFFUSER DES DONNEES ET DE L’INFORMATION</w:t>
            </w:r>
          </w:p>
          <w:p w14:paraId="6E7CC1EA" w14:textId="77777777" w:rsidR="008E4BE6" w:rsidRDefault="008E4BE6" w:rsidP="006236C0">
            <w:pPr>
              <w:spacing w:after="0" w:line="240" w:lineRule="auto"/>
              <w:rPr>
                <w:rFonts w:ascii="Roboto Condensed" w:hAnsi="Roboto Condensed"/>
                <w:sz w:val="20"/>
                <w:szCs w:val="20"/>
              </w:rPr>
            </w:pPr>
            <w:r w:rsidRPr="00194541">
              <w:rPr>
                <w:rFonts w:ascii="Roboto Condensed" w:hAnsi="Roboto Condensed"/>
                <w:sz w:val="20"/>
                <w:szCs w:val="20"/>
              </w:rPr>
              <w:t>C1.1 Collecter, traiter, analyser, interpréter des données ou des informations, quantitatives ou qualitatives, en sachant notamment concevoir les bases de données constitutives d’un système d’information</w:t>
            </w:r>
          </w:p>
          <w:p w14:paraId="43282166" w14:textId="77777777" w:rsidR="008E4BE6" w:rsidRDefault="008E4BE6" w:rsidP="006236C0">
            <w:pPr>
              <w:spacing w:after="0" w:line="240" w:lineRule="auto"/>
              <w:rPr>
                <w:rFonts w:ascii="Roboto Condensed" w:hAnsi="Roboto Condensed"/>
                <w:sz w:val="20"/>
                <w:szCs w:val="20"/>
              </w:rPr>
            </w:pPr>
          </w:p>
          <w:p w14:paraId="75961567" w14:textId="77777777" w:rsidR="008E4BE6" w:rsidRPr="00DB419A" w:rsidRDefault="008E4BE6" w:rsidP="006236C0">
            <w:pPr>
              <w:spacing w:after="0" w:line="240" w:lineRule="auto"/>
              <w:rPr>
                <w:rFonts w:ascii="Roboto Condensed" w:hAnsi="Roboto Condensed"/>
                <w:b/>
                <w:sz w:val="20"/>
                <w:szCs w:val="20"/>
              </w:rPr>
            </w:pPr>
            <w:r w:rsidRPr="00DB419A">
              <w:rPr>
                <w:rFonts w:ascii="Roboto Condensed" w:hAnsi="Roboto Condensed"/>
                <w:b/>
                <w:sz w:val="20"/>
                <w:szCs w:val="20"/>
              </w:rPr>
              <w:t>C3. ELABORER ET IMPLEMENTER DES PROCESSUS D’INNOVATION</w:t>
            </w:r>
          </w:p>
          <w:p w14:paraId="19BFF7F9" w14:textId="77777777" w:rsidR="008E4BE6" w:rsidRDefault="008E4BE6" w:rsidP="006236C0">
            <w:pPr>
              <w:spacing w:after="0" w:line="240" w:lineRule="auto"/>
              <w:rPr>
                <w:rFonts w:ascii="Roboto Condensed" w:hAnsi="Roboto Condensed"/>
                <w:sz w:val="20"/>
                <w:szCs w:val="20"/>
              </w:rPr>
            </w:pPr>
            <w:r w:rsidRPr="00DB419A">
              <w:rPr>
                <w:rFonts w:ascii="Roboto Condensed" w:hAnsi="Roboto Condensed"/>
                <w:sz w:val="20"/>
                <w:szCs w:val="20"/>
              </w:rPr>
              <w:t>C3.3</w:t>
            </w:r>
            <w:r>
              <w:rPr>
                <w:rFonts w:ascii="Roboto Condensed" w:hAnsi="Roboto Condensed"/>
                <w:sz w:val="20"/>
                <w:szCs w:val="20"/>
              </w:rPr>
              <w:t xml:space="preserve"> </w:t>
            </w:r>
            <w:r w:rsidRPr="00DB419A">
              <w:rPr>
                <w:rFonts w:ascii="Roboto Condensed" w:hAnsi="Roboto Condensed"/>
                <w:sz w:val="20"/>
                <w:szCs w:val="20"/>
              </w:rPr>
              <w:t>Réaliser</w:t>
            </w:r>
            <w:r>
              <w:rPr>
                <w:rFonts w:ascii="Roboto Condensed" w:hAnsi="Roboto Condensed"/>
                <w:sz w:val="20"/>
                <w:szCs w:val="20"/>
              </w:rPr>
              <w:t xml:space="preserve"> </w:t>
            </w:r>
            <w:r w:rsidRPr="00DB419A">
              <w:rPr>
                <w:rFonts w:ascii="Roboto Condensed" w:hAnsi="Roboto Condensed"/>
                <w:sz w:val="20"/>
                <w:szCs w:val="20"/>
              </w:rPr>
              <w:t>l’éco-conception</w:t>
            </w:r>
            <w:r>
              <w:rPr>
                <w:rFonts w:ascii="Roboto Condensed" w:hAnsi="Roboto Condensed"/>
                <w:sz w:val="20"/>
                <w:szCs w:val="20"/>
              </w:rPr>
              <w:t xml:space="preserve"> </w:t>
            </w:r>
            <w:r w:rsidRPr="00DB419A">
              <w:rPr>
                <w:rFonts w:ascii="Roboto Condensed" w:hAnsi="Roboto Condensed"/>
                <w:sz w:val="20"/>
                <w:szCs w:val="20"/>
              </w:rPr>
              <w:t>de</w:t>
            </w:r>
            <w:r>
              <w:rPr>
                <w:rFonts w:ascii="Roboto Condensed" w:hAnsi="Roboto Condensed"/>
                <w:sz w:val="20"/>
                <w:szCs w:val="20"/>
              </w:rPr>
              <w:t xml:space="preserve"> </w:t>
            </w:r>
            <w:r w:rsidRPr="00DB419A">
              <w:rPr>
                <w:rFonts w:ascii="Roboto Condensed" w:hAnsi="Roboto Condensed"/>
                <w:sz w:val="20"/>
                <w:szCs w:val="20"/>
              </w:rPr>
              <w:t>nouveaux</w:t>
            </w:r>
            <w:r>
              <w:rPr>
                <w:rFonts w:ascii="Roboto Condensed" w:hAnsi="Roboto Condensed"/>
                <w:sz w:val="20"/>
                <w:szCs w:val="20"/>
              </w:rPr>
              <w:t xml:space="preserve"> </w:t>
            </w:r>
            <w:r w:rsidRPr="00DB419A">
              <w:rPr>
                <w:rFonts w:ascii="Roboto Condensed" w:hAnsi="Roboto Condensed"/>
                <w:sz w:val="20"/>
                <w:szCs w:val="20"/>
              </w:rPr>
              <w:t>produits</w:t>
            </w:r>
            <w:r>
              <w:rPr>
                <w:rFonts w:ascii="Roboto Condensed" w:hAnsi="Roboto Condensed"/>
                <w:sz w:val="20"/>
                <w:szCs w:val="20"/>
              </w:rPr>
              <w:t xml:space="preserve"> </w:t>
            </w:r>
            <w:r w:rsidRPr="00DB419A">
              <w:rPr>
                <w:rFonts w:ascii="Roboto Condensed" w:hAnsi="Roboto Condensed"/>
                <w:sz w:val="20"/>
                <w:szCs w:val="20"/>
              </w:rPr>
              <w:t>à</w:t>
            </w:r>
            <w:r>
              <w:rPr>
                <w:rFonts w:ascii="Roboto Condensed" w:hAnsi="Roboto Condensed"/>
                <w:sz w:val="20"/>
                <w:szCs w:val="20"/>
              </w:rPr>
              <w:t xml:space="preserve"> </w:t>
            </w:r>
            <w:r w:rsidRPr="00DB419A">
              <w:rPr>
                <w:rFonts w:ascii="Roboto Condensed" w:hAnsi="Roboto Condensed"/>
                <w:sz w:val="20"/>
                <w:szCs w:val="20"/>
              </w:rPr>
              <w:t>partir</w:t>
            </w:r>
            <w:r>
              <w:rPr>
                <w:rFonts w:ascii="Roboto Condensed" w:hAnsi="Roboto Condensed"/>
                <w:sz w:val="20"/>
                <w:szCs w:val="20"/>
              </w:rPr>
              <w:t xml:space="preserve"> </w:t>
            </w:r>
            <w:r w:rsidRPr="00DB419A">
              <w:rPr>
                <w:rFonts w:ascii="Roboto Condensed" w:hAnsi="Roboto Condensed"/>
                <w:sz w:val="20"/>
                <w:szCs w:val="20"/>
              </w:rPr>
              <w:t>de</w:t>
            </w:r>
            <w:r>
              <w:rPr>
                <w:rFonts w:ascii="Roboto Condensed" w:hAnsi="Roboto Condensed"/>
                <w:sz w:val="20"/>
                <w:szCs w:val="20"/>
              </w:rPr>
              <w:t xml:space="preserve"> </w:t>
            </w:r>
            <w:r w:rsidRPr="00DB419A">
              <w:rPr>
                <w:rFonts w:ascii="Roboto Condensed" w:hAnsi="Roboto Condensed"/>
                <w:sz w:val="20"/>
                <w:szCs w:val="20"/>
              </w:rPr>
              <w:t>l’ACV</w:t>
            </w:r>
            <w:r>
              <w:rPr>
                <w:rFonts w:ascii="Roboto Condensed" w:hAnsi="Roboto Condensed"/>
                <w:sz w:val="20"/>
                <w:szCs w:val="20"/>
              </w:rPr>
              <w:t xml:space="preserve"> </w:t>
            </w:r>
            <w:r w:rsidRPr="00DB419A">
              <w:rPr>
                <w:rFonts w:ascii="Roboto Condensed" w:hAnsi="Roboto Condensed"/>
                <w:sz w:val="20"/>
                <w:szCs w:val="20"/>
              </w:rPr>
              <w:t>en</w:t>
            </w:r>
            <w:r>
              <w:rPr>
                <w:rFonts w:ascii="Roboto Condensed" w:hAnsi="Roboto Condensed"/>
                <w:sz w:val="20"/>
                <w:szCs w:val="20"/>
              </w:rPr>
              <w:t xml:space="preserve"> </w:t>
            </w:r>
            <w:r w:rsidRPr="00DB419A">
              <w:rPr>
                <w:rFonts w:ascii="Roboto Condensed" w:hAnsi="Roboto Condensed"/>
                <w:sz w:val="20"/>
                <w:szCs w:val="20"/>
              </w:rPr>
              <w:t>suivant</w:t>
            </w:r>
            <w:r>
              <w:rPr>
                <w:rFonts w:ascii="Roboto Condensed" w:hAnsi="Roboto Condensed"/>
                <w:sz w:val="20"/>
                <w:szCs w:val="20"/>
              </w:rPr>
              <w:t xml:space="preserve"> </w:t>
            </w:r>
            <w:r w:rsidRPr="00DB419A">
              <w:rPr>
                <w:rFonts w:ascii="Roboto Condensed" w:hAnsi="Roboto Condensed"/>
                <w:sz w:val="20"/>
                <w:szCs w:val="20"/>
              </w:rPr>
              <w:t>les</w:t>
            </w:r>
            <w:r>
              <w:rPr>
                <w:rFonts w:ascii="Roboto Condensed" w:hAnsi="Roboto Condensed"/>
                <w:sz w:val="20"/>
                <w:szCs w:val="20"/>
              </w:rPr>
              <w:t xml:space="preserve"> </w:t>
            </w:r>
            <w:r w:rsidRPr="00DB419A">
              <w:rPr>
                <w:rFonts w:ascii="Roboto Condensed" w:hAnsi="Roboto Condensed"/>
                <w:sz w:val="20"/>
                <w:szCs w:val="20"/>
              </w:rPr>
              <w:t>principes</w:t>
            </w:r>
            <w:r>
              <w:rPr>
                <w:rFonts w:ascii="Roboto Condensed" w:hAnsi="Roboto Condensed"/>
                <w:sz w:val="20"/>
                <w:szCs w:val="20"/>
              </w:rPr>
              <w:t xml:space="preserve"> </w:t>
            </w:r>
            <w:r w:rsidRPr="00DB419A">
              <w:rPr>
                <w:rFonts w:ascii="Roboto Condensed" w:hAnsi="Roboto Condensed"/>
                <w:sz w:val="20"/>
                <w:szCs w:val="20"/>
              </w:rPr>
              <w:t>de</w:t>
            </w:r>
            <w:r>
              <w:rPr>
                <w:rFonts w:ascii="Roboto Condensed" w:hAnsi="Roboto Condensed"/>
                <w:sz w:val="20"/>
                <w:szCs w:val="20"/>
              </w:rPr>
              <w:t xml:space="preserve"> </w:t>
            </w:r>
            <w:r w:rsidRPr="00DB419A">
              <w:rPr>
                <w:rFonts w:ascii="Roboto Condensed" w:hAnsi="Roboto Condensed"/>
                <w:sz w:val="20"/>
                <w:szCs w:val="20"/>
              </w:rPr>
              <w:t>l’économie</w:t>
            </w:r>
            <w:r>
              <w:rPr>
                <w:rFonts w:ascii="Roboto Condensed" w:hAnsi="Roboto Condensed"/>
                <w:sz w:val="20"/>
                <w:szCs w:val="20"/>
              </w:rPr>
              <w:t xml:space="preserve"> </w:t>
            </w:r>
            <w:r w:rsidRPr="00DB419A">
              <w:rPr>
                <w:rFonts w:ascii="Roboto Condensed" w:hAnsi="Roboto Condensed"/>
                <w:sz w:val="20"/>
                <w:szCs w:val="20"/>
              </w:rPr>
              <w:t>circulaire</w:t>
            </w:r>
          </w:p>
          <w:p w14:paraId="7498C021" w14:textId="77777777" w:rsidR="008E4BE6" w:rsidRDefault="008E4BE6" w:rsidP="006236C0">
            <w:pPr>
              <w:spacing w:after="0" w:line="240" w:lineRule="auto"/>
              <w:rPr>
                <w:rFonts w:ascii="Roboto Condensed" w:eastAsia="Calibri" w:hAnsi="Roboto Condensed" w:cs="Calibri"/>
                <w:b/>
                <w:sz w:val="20"/>
                <w:szCs w:val="20"/>
              </w:rPr>
            </w:pPr>
          </w:p>
          <w:p w14:paraId="230FA66E" w14:textId="77777777" w:rsidR="008E4BE6" w:rsidRPr="00194541" w:rsidRDefault="008E4BE6" w:rsidP="006236C0">
            <w:pPr>
              <w:rPr>
                <w:rFonts w:ascii="Roboto Condensed" w:hAnsi="Roboto Condensed"/>
                <w:b/>
                <w:sz w:val="20"/>
                <w:szCs w:val="20"/>
              </w:rPr>
            </w:pPr>
            <w:r w:rsidRPr="00194541">
              <w:rPr>
                <w:rFonts w:ascii="Roboto Condensed" w:hAnsi="Roboto Condensed"/>
                <w:b/>
                <w:sz w:val="20"/>
                <w:szCs w:val="20"/>
              </w:rPr>
              <w:t>C4 : STRUCTURER ET PILOTER UN PROJET</w:t>
            </w:r>
          </w:p>
          <w:p w14:paraId="2A7087EE" w14:textId="77777777" w:rsidR="008E4BE6" w:rsidRPr="00194541" w:rsidRDefault="008E4BE6" w:rsidP="006236C0">
            <w:pPr>
              <w:rPr>
                <w:rFonts w:ascii="Roboto Condensed" w:hAnsi="Roboto Condensed"/>
                <w:sz w:val="20"/>
                <w:szCs w:val="20"/>
              </w:rPr>
            </w:pPr>
            <w:r w:rsidRPr="00194541">
              <w:rPr>
                <w:rFonts w:ascii="Roboto Condensed" w:hAnsi="Roboto Condensed"/>
                <w:sz w:val="20"/>
                <w:szCs w:val="20"/>
              </w:rPr>
              <w:t>C4.1 Analyser la demande initiale, l’environnement du projet et les attentes des parties prenantes pour définir et documenter un cahier des charges du projet (enjeux, objectifs, livrables, périmètre, etc.) en adéquation avec les souhaits du commanditaire.</w:t>
            </w:r>
          </w:p>
          <w:p w14:paraId="3A1B7141" w14:textId="77777777" w:rsidR="008E4BE6" w:rsidRPr="00194541" w:rsidRDefault="008E4BE6" w:rsidP="006236C0">
            <w:pPr>
              <w:rPr>
                <w:rFonts w:ascii="Roboto Condensed" w:hAnsi="Roboto Condensed"/>
                <w:b/>
                <w:sz w:val="20"/>
                <w:szCs w:val="20"/>
              </w:rPr>
            </w:pPr>
            <w:r w:rsidRPr="00194541">
              <w:rPr>
                <w:rFonts w:ascii="Roboto Condensed" w:hAnsi="Roboto Condensed"/>
                <w:b/>
                <w:sz w:val="20"/>
                <w:szCs w:val="20"/>
              </w:rPr>
              <w:t>C7 : PROMOUVOIR ET METTRE EN OEUVRE LES PRINCIPES DU DEVELOPPEMENT DURABLE ET DE LA RESPONSABILITE SOCIETALE</w:t>
            </w:r>
          </w:p>
          <w:p w14:paraId="49D4A281" w14:textId="77777777" w:rsidR="008E4BE6" w:rsidRPr="00194541" w:rsidRDefault="008E4BE6" w:rsidP="006236C0">
            <w:pPr>
              <w:rPr>
                <w:rFonts w:ascii="Roboto Condensed" w:hAnsi="Roboto Condensed"/>
                <w:sz w:val="20"/>
                <w:szCs w:val="20"/>
              </w:rPr>
            </w:pPr>
            <w:r w:rsidRPr="00194541">
              <w:rPr>
                <w:rFonts w:ascii="Roboto Condensed" w:hAnsi="Roboto Condensed"/>
                <w:sz w:val="20"/>
                <w:szCs w:val="20"/>
              </w:rPr>
              <w:t>C7.2 Caractériser l’engagement de l’entreprise en matière environnementale, sociale et sociétale en fonction de ses orientations stratégiques (RSE)</w:t>
            </w:r>
          </w:p>
          <w:p w14:paraId="7D6B0B2C" w14:textId="77777777" w:rsidR="008E4BE6" w:rsidRPr="00194541" w:rsidRDefault="008E4BE6" w:rsidP="006236C0">
            <w:pPr>
              <w:rPr>
                <w:rFonts w:ascii="Roboto Condensed" w:hAnsi="Roboto Condensed"/>
                <w:sz w:val="20"/>
                <w:szCs w:val="20"/>
              </w:rPr>
            </w:pPr>
            <w:r w:rsidRPr="00194541">
              <w:rPr>
                <w:rFonts w:ascii="Roboto Condensed" w:hAnsi="Roboto Condensed"/>
                <w:sz w:val="20"/>
                <w:szCs w:val="20"/>
              </w:rPr>
              <w:t>C7.3 Concevoir et mettre en œuvre des projets transversaux dans les domaines QHSE et DD&amp;RS, intégrant, bien entendu le bien-être au travail.</w:t>
            </w:r>
          </w:p>
          <w:p w14:paraId="0E988ECC" w14:textId="77777777" w:rsidR="008E4BE6" w:rsidRPr="00194541" w:rsidRDefault="008E4BE6" w:rsidP="006236C0">
            <w:pPr>
              <w:rPr>
                <w:rFonts w:ascii="Roboto Condensed" w:hAnsi="Roboto Condensed"/>
                <w:sz w:val="20"/>
                <w:szCs w:val="20"/>
              </w:rPr>
            </w:pPr>
            <w:r w:rsidRPr="00194541">
              <w:rPr>
                <w:rFonts w:ascii="Roboto Condensed" w:hAnsi="Roboto Condensed"/>
                <w:sz w:val="20"/>
                <w:szCs w:val="20"/>
              </w:rPr>
              <w:t>C7.4 Piloter une réflexion concertée sur les enjeux et la philosophie du développement durable pour l'entreprise (RSE)</w:t>
            </w:r>
          </w:p>
          <w:p w14:paraId="0DAAECAC" w14:textId="77777777" w:rsidR="008E4BE6" w:rsidRPr="00194541" w:rsidRDefault="008E4BE6" w:rsidP="006236C0">
            <w:pPr>
              <w:rPr>
                <w:rFonts w:ascii="Roboto Condensed" w:hAnsi="Roboto Condensed"/>
                <w:sz w:val="20"/>
                <w:szCs w:val="20"/>
              </w:rPr>
            </w:pPr>
            <w:r w:rsidRPr="00194541">
              <w:rPr>
                <w:rFonts w:ascii="Roboto Condensed" w:hAnsi="Roboto Condensed"/>
                <w:sz w:val="20"/>
                <w:szCs w:val="20"/>
              </w:rPr>
              <w:t>C7.5 Rechercher, en intégrant des nouvelles technologies disponibles, les moyens d’améliorer les performances QHSE, DD&amp;RS de l’organisation/produits/procédés</w:t>
            </w:r>
          </w:p>
          <w:p w14:paraId="71463DAD" w14:textId="77777777" w:rsidR="008E4BE6" w:rsidRPr="00194541" w:rsidRDefault="008E4BE6" w:rsidP="006236C0">
            <w:pPr>
              <w:rPr>
                <w:rFonts w:ascii="Roboto Condensed" w:hAnsi="Roboto Condensed"/>
                <w:sz w:val="20"/>
                <w:szCs w:val="20"/>
              </w:rPr>
            </w:pPr>
            <w:r w:rsidRPr="00194541">
              <w:rPr>
                <w:rFonts w:ascii="Roboto Condensed" w:hAnsi="Roboto Condensed"/>
                <w:sz w:val="20"/>
                <w:szCs w:val="20"/>
              </w:rPr>
              <w:t>C7.6 Déployer ou orienter de nouvelles activités en s’appuyant sur les principes de l’Economie Sociale et Solidaire, de l’Inclusivité et de l’éco conception</w:t>
            </w:r>
          </w:p>
          <w:p w14:paraId="2EB902B8" w14:textId="77777777" w:rsidR="008E4BE6" w:rsidRPr="00194541" w:rsidRDefault="008E4BE6" w:rsidP="006236C0">
            <w:pPr>
              <w:rPr>
                <w:rFonts w:ascii="Roboto Condensed" w:hAnsi="Roboto Condensed"/>
                <w:sz w:val="20"/>
                <w:szCs w:val="20"/>
              </w:rPr>
            </w:pPr>
            <w:r w:rsidRPr="00194541">
              <w:rPr>
                <w:rFonts w:ascii="Roboto Condensed" w:hAnsi="Roboto Condensed"/>
                <w:sz w:val="20"/>
                <w:szCs w:val="20"/>
              </w:rPr>
              <w:t>C7.7 Se construire une représentation globale de sa responsabilité d’ingénieur dans ses dimensions sociales, environnementales et éthiques</w:t>
            </w:r>
          </w:p>
          <w:p w14:paraId="0AAA23D7" w14:textId="77777777" w:rsidR="008E4BE6" w:rsidRPr="00B23AE5" w:rsidRDefault="008E4BE6" w:rsidP="006236C0">
            <w:pPr>
              <w:tabs>
                <w:tab w:val="left" w:pos="800"/>
              </w:tabs>
              <w:spacing w:after="0" w:line="240" w:lineRule="auto"/>
              <w:ind w:right="157"/>
              <w:rPr>
                <w:rFonts w:ascii="Roboto Condensed" w:hAnsi="Roboto Condensed"/>
                <w:sz w:val="20"/>
                <w:szCs w:val="20"/>
              </w:rPr>
            </w:pPr>
          </w:p>
        </w:tc>
      </w:tr>
      <w:tr w:rsidR="008E4BE6" w14:paraId="644E548C" w14:textId="77777777" w:rsidTr="006236C0">
        <w:tblPrEx>
          <w:tblLook w:val="01E0" w:firstRow="1" w:lastRow="1" w:firstColumn="1" w:lastColumn="1" w:noHBand="0" w:noVBand="0"/>
        </w:tblPrEx>
        <w:trPr>
          <w:trHeight w:hRule="exact" w:val="288"/>
        </w:trPr>
        <w:tc>
          <w:tcPr>
            <w:tcW w:w="2577" w:type="dxa"/>
            <w:gridSpan w:val="2"/>
            <w:shd w:val="clear" w:color="auto" w:fill="282D46"/>
            <w:vAlign w:val="center"/>
          </w:tcPr>
          <w:p w14:paraId="3D19676E" w14:textId="77777777" w:rsidR="008E4BE6" w:rsidRPr="001B302A" w:rsidRDefault="008E4BE6" w:rsidP="006236C0">
            <w:pPr>
              <w:spacing w:after="0" w:line="240" w:lineRule="auto"/>
              <w:ind w:left="96" w:right="-23"/>
              <w:rPr>
                <w:rFonts w:ascii="Roboto Condensed" w:hAnsi="Roboto Condensed"/>
                <w:b/>
                <w:color w:val="FFFFFF" w:themeColor="background1"/>
                <w:szCs w:val="28"/>
              </w:rPr>
            </w:pPr>
            <w:r w:rsidRPr="001B302A">
              <w:rPr>
                <w:rFonts w:ascii="Roboto Condensed" w:eastAsia="Calibri" w:hAnsi="Roboto Condensed" w:cs="Calibri"/>
                <w:b/>
                <w:bCs/>
                <w:color w:val="FFFFFF" w:themeColor="background1"/>
                <w:position w:val="1"/>
                <w:szCs w:val="28"/>
              </w:rPr>
              <w:t>P</w:t>
            </w:r>
            <w:r w:rsidRPr="001B302A">
              <w:rPr>
                <w:rFonts w:ascii="Roboto Condensed" w:eastAsia="Calibri" w:hAnsi="Roboto Condensed" w:cs="Calibri"/>
                <w:b/>
                <w:bCs/>
                <w:color w:val="FFFFFF" w:themeColor="background1"/>
                <w:spacing w:val="1"/>
                <w:position w:val="1"/>
                <w:szCs w:val="28"/>
              </w:rPr>
              <w:t>r</w:t>
            </w:r>
            <w:r w:rsidRPr="001B302A">
              <w:rPr>
                <w:rFonts w:ascii="Roboto Condensed" w:eastAsia="Calibri" w:hAnsi="Roboto Condensed" w:cs="Calibri"/>
                <w:b/>
                <w:bCs/>
                <w:color w:val="FFFFFF" w:themeColor="background1"/>
                <w:position w:val="1"/>
                <w:szCs w:val="28"/>
              </w:rPr>
              <w:t>é</w:t>
            </w:r>
            <w:r w:rsidRPr="001B302A">
              <w:rPr>
                <w:rFonts w:ascii="Roboto Condensed" w:eastAsia="Calibri" w:hAnsi="Roboto Condensed" w:cs="Calibri"/>
                <w:b/>
                <w:bCs/>
                <w:color w:val="FFFFFF" w:themeColor="background1"/>
                <w:spacing w:val="1"/>
                <w:position w:val="1"/>
                <w:szCs w:val="28"/>
              </w:rPr>
              <w:t>r</w:t>
            </w:r>
            <w:r w:rsidRPr="001B302A">
              <w:rPr>
                <w:rFonts w:ascii="Roboto Condensed" w:eastAsia="Calibri" w:hAnsi="Roboto Condensed" w:cs="Calibri"/>
                <w:b/>
                <w:bCs/>
                <w:color w:val="FFFFFF" w:themeColor="background1"/>
                <w:spacing w:val="-1"/>
                <w:position w:val="1"/>
                <w:szCs w:val="28"/>
              </w:rPr>
              <w:t>equ</w:t>
            </w:r>
            <w:r w:rsidRPr="001B302A">
              <w:rPr>
                <w:rFonts w:ascii="Roboto Condensed" w:eastAsia="Calibri" w:hAnsi="Roboto Condensed" w:cs="Calibri"/>
                <w:b/>
                <w:bCs/>
                <w:color w:val="FFFFFF" w:themeColor="background1"/>
                <w:spacing w:val="1"/>
                <w:position w:val="1"/>
                <w:szCs w:val="28"/>
              </w:rPr>
              <w:t>i</w:t>
            </w:r>
            <w:r w:rsidRPr="001B302A">
              <w:rPr>
                <w:rFonts w:ascii="Roboto Condensed" w:eastAsia="Calibri" w:hAnsi="Roboto Condensed" w:cs="Calibri"/>
                <w:b/>
                <w:bCs/>
                <w:color w:val="FFFFFF" w:themeColor="background1"/>
                <w:position w:val="1"/>
                <w:szCs w:val="28"/>
              </w:rPr>
              <w:t>s</w:t>
            </w:r>
          </w:p>
        </w:tc>
        <w:tc>
          <w:tcPr>
            <w:tcW w:w="7462" w:type="dxa"/>
            <w:gridSpan w:val="3"/>
            <w:shd w:val="clear" w:color="auto" w:fill="F1E5F7"/>
            <w:vAlign w:val="center"/>
          </w:tcPr>
          <w:p w14:paraId="12A1CD51" w14:textId="77777777" w:rsidR="008E4BE6" w:rsidRPr="00B23AE5" w:rsidRDefault="008E4BE6" w:rsidP="006236C0">
            <w:pPr>
              <w:spacing w:after="0" w:line="240" w:lineRule="auto"/>
              <w:ind w:left="102" w:right="40"/>
              <w:rPr>
                <w:rFonts w:ascii="Roboto Condensed" w:hAnsi="Roboto Condensed"/>
                <w:sz w:val="20"/>
                <w:szCs w:val="20"/>
              </w:rPr>
            </w:pPr>
            <w:r>
              <w:rPr>
                <w:rFonts w:ascii="Roboto Condensed" w:eastAsia="Calibri" w:hAnsi="Roboto Condensed" w:cs="Calibri"/>
                <w:position w:val="1"/>
                <w:sz w:val="20"/>
                <w:szCs w:val="20"/>
              </w:rPr>
              <w:t>DDQ4, DDQ7, tous les modules GI</w:t>
            </w:r>
          </w:p>
        </w:tc>
      </w:tr>
      <w:tr w:rsidR="008E4BE6" w14:paraId="7601AFAE" w14:textId="77777777" w:rsidTr="006236C0">
        <w:tblPrEx>
          <w:tblLook w:val="01E0" w:firstRow="1" w:lastRow="1" w:firstColumn="1" w:lastColumn="1" w:noHBand="0" w:noVBand="0"/>
        </w:tblPrEx>
        <w:trPr>
          <w:trHeight w:hRule="exact" w:val="288"/>
        </w:trPr>
        <w:tc>
          <w:tcPr>
            <w:tcW w:w="2577" w:type="dxa"/>
            <w:gridSpan w:val="2"/>
            <w:shd w:val="clear" w:color="auto" w:fill="282D46"/>
            <w:vAlign w:val="center"/>
          </w:tcPr>
          <w:p w14:paraId="2C0E5A93" w14:textId="77777777" w:rsidR="008E4BE6" w:rsidRPr="001B302A" w:rsidRDefault="008E4BE6" w:rsidP="006236C0">
            <w:pPr>
              <w:spacing w:after="0" w:line="240" w:lineRule="auto"/>
              <w:ind w:left="96" w:right="-23"/>
              <w:rPr>
                <w:rFonts w:ascii="Roboto Condensed" w:hAnsi="Roboto Condensed"/>
                <w:b/>
                <w:color w:val="FFFFFF" w:themeColor="background1"/>
                <w:szCs w:val="28"/>
              </w:rPr>
            </w:pPr>
            <w:r w:rsidRPr="001B302A">
              <w:rPr>
                <w:rFonts w:ascii="Roboto Condensed" w:eastAsia="Calibri" w:hAnsi="Roboto Condensed" w:cs="Calibri"/>
                <w:b/>
                <w:bCs/>
                <w:color w:val="FFFFFF" w:themeColor="background1"/>
                <w:position w:val="1"/>
                <w:szCs w:val="28"/>
              </w:rPr>
              <w:t>L</w:t>
            </w:r>
            <w:r w:rsidRPr="001B302A">
              <w:rPr>
                <w:rFonts w:ascii="Roboto Condensed" w:eastAsia="Calibri" w:hAnsi="Roboto Condensed" w:cs="Calibri"/>
                <w:b/>
                <w:bCs/>
                <w:color w:val="FFFFFF" w:themeColor="background1"/>
                <w:spacing w:val="1"/>
                <w:position w:val="1"/>
                <w:szCs w:val="28"/>
              </w:rPr>
              <w:t>i</w:t>
            </w:r>
            <w:r w:rsidRPr="001B302A">
              <w:rPr>
                <w:rFonts w:ascii="Roboto Condensed" w:eastAsia="Calibri" w:hAnsi="Roboto Condensed" w:cs="Calibri"/>
                <w:b/>
                <w:bCs/>
                <w:color w:val="FFFFFF" w:themeColor="background1"/>
                <w:spacing w:val="-1"/>
                <w:position w:val="1"/>
                <w:szCs w:val="28"/>
              </w:rPr>
              <w:t>en</w:t>
            </w:r>
            <w:r w:rsidRPr="001B302A">
              <w:rPr>
                <w:rFonts w:ascii="Roboto Condensed" w:eastAsia="Calibri" w:hAnsi="Roboto Condensed" w:cs="Calibri"/>
                <w:b/>
                <w:bCs/>
                <w:color w:val="FFFFFF" w:themeColor="background1"/>
                <w:position w:val="1"/>
                <w:szCs w:val="28"/>
              </w:rPr>
              <w:t>s</w:t>
            </w:r>
            <w:r w:rsidRPr="001B302A">
              <w:rPr>
                <w:rFonts w:ascii="Roboto Condensed" w:eastAsia="Calibri" w:hAnsi="Roboto Condensed" w:cs="Calibri"/>
                <w:b/>
                <w:bCs/>
                <w:color w:val="FFFFFF" w:themeColor="background1"/>
                <w:spacing w:val="2"/>
                <w:position w:val="1"/>
                <w:szCs w:val="28"/>
              </w:rPr>
              <w:t xml:space="preserve"> </w:t>
            </w:r>
            <w:r w:rsidRPr="001B302A">
              <w:rPr>
                <w:rFonts w:ascii="Roboto Condensed" w:eastAsia="Calibri" w:hAnsi="Roboto Condensed" w:cs="Calibri"/>
                <w:b/>
                <w:bCs/>
                <w:color w:val="FFFFFF" w:themeColor="background1"/>
                <w:spacing w:val="-1"/>
                <w:position w:val="1"/>
                <w:szCs w:val="28"/>
              </w:rPr>
              <w:t>péda</w:t>
            </w:r>
            <w:r w:rsidRPr="001B302A">
              <w:rPr>
                <w:rFonts w:ascii="Roboto Condensed" w:eastAsia="Calibri" w:hAnsi="Roboto Condensed" w:cs="Calibri"/>
                <w:b/>
                <w:bCs/>
                <w:color w:val="FFFFFF" w:themeColor="background1"/>
                <w:spacing w:val="1"/>
                <w:position w:val="1"/>
                <w:szCs w:val="28"/>
              </w:rPr>
              <w:t>g</w:t>
            </w:r>
            <w:r w:rsidRPr="001B302A">
              <w:rPr>
                <w:rFonts w:ascii="Roboto Condensed" w:eastAsia="Calibri" w:hAnsi="Roboto Condensed" w:cs="Calibri"/>
                <w:b/>
                <w:bCs/>
                <w:color w:val="FFFFFF" w:themeColor="background1"/>
                <w:spacing w:val="-1"/>
                <w:position w:val="1"/>
                <w:szCs w:val="28"/>
              </w:rPr>
              <w:t>o</w:t>
            </w:r>
            <w:r w:rsidRPr="001B302A">
              <w:rPr>
                <w:rFonts w:ascii="Roboto Condensed" w:eastAsia="Calibri" w:hAnsi="Roboto Condensed" w:cs="Calibri"/>
                <w:b/>
                <w:bCs/>
                <w:color w:val="FFFFFF" w:themeColor="background1"/>
                <w:spacing w:val="-2"/>
                <w:position w:val="1"/>
                <w:szCs w:val="28"/>
              </w:rPr>
              <w:t>g</w:t>
            </w:r>
            <w:r w:rsidRPr="001B302A">
              <w:rPr>
                <w:rFonts w:ascii="Roboto Condensed" w:eastAsia="Calibri" w:hAnsi="Roboto Condensed" w:cs="Calibri"/>
                <w:b/>
                <w:bCs/>
                <w:color w:val="FFFFFF" w:themeColor="background1"/>
                <w:spacing w:val="1"/>
                <w:position w:val="1"/>
                <w:szCs w:val="28"/>
              </w:rPr>
              <w:t>i</w:t>
            </w:r>
            <w:r w:rsidRPr="001B302A">
              <w:rPr>
                <w:rFonts w:ascii="Roboto Condensed" w:eastAsia="Calibri" w:hAnsi="Roboto Condensed" w:cs="Calibri"/>
                <w:b/>
                <w:bCs/>
                <w:color w:val="FFFFFF" w:themeColor="background1"/>
                <w:spacing w:val="-1"/>
                <w:position w:val="1"/>
                <w:szCs w:val="28"/>
              </w:rPr>
              <w:t>que</w:t>
            </w:r>
            <w:r w:rsidRPr="001B302A">
              <w:rPr>
                <w:rFonts w:ascii="Roboto Condensed" w:eastAsia="Calibri" w:hAnsi="Roboto Condensed" w:cs="Calibri"/>
                <w:b/>
                <w:bCs/>
                <w:color w:val="FFFFFF" w:themeColor="background1"/>
                <w:position w:val="1"/>
                <w:szCs w:val="28"/>
              </w:rPr>
              <w:t>s</w:t>
            </w:r>
          </w:p>
        </w:tc>
        <w:tc>
          <w:tcPr>
            <w:tcW w:w="7462" w:type="dxa"/>
            <w:gridSpan w:val="3"/>
            <w:shd w:val="clear" w:color="auto" w:fill="F1E5F7"/>
            <w:vAlign w:val="center"/>
          </w:tcPr>
          <w:p w14:paraId="3DB57977" w14:textId="77777777" w:rsidR="008E4BE6" w:rsidRPr="00B23AE5" w:rsidRDefault="008E4BE6" w:rsidP="006236C0">
            <w:pPr>
              <w:spacing w:after="0" w:line="240" w:lineRule="auto"/>
              <w:ind w:left="102" w:right="40"/>
              <w:rPr>
                <w:rFonts w:ascii="Roboto Condensed" w:hAnsi="Roboto Condensed"/>
                <w:sz w:val="20"/>
                <w:szCs w:val="20"/>
              </w:rPr>
            </w:pPr>
            <w:r w:rsidRPr="00B23AE5">
              <w:rPr>
                <w:rFonts w:ascii="Roboto Condensed" w:eastAsia="Calibri" w:hAnsi="Roboto Condensed" w:cs="Calibri"/>
                <w:spacing w:val="1"/>
                <w:position w:val="1"/>
                <w:sz w:val="20"/>
                <w:szCs w:val="20"/>
              </w:rPr>
              <w:t>L</w:t>
            </w:r>
            <w:r w:rsidRPr="00B23AE5">
              <w:rPr>
                <w:rFonts w:ascii="Roboto Condensed" w:eastAsia="Calibri" w:hAnsi="Roboto Condensed" w:cs="Calibri"/>
                <w:position w:val="1"/>
                <w:sz w:val="20"/>
                <w:szCs w:val="20"/>
              </w:rPr>
              <w:t>ie</w:t>
            </w:r>
            <w:r w:rsidRPr="00B23AE5">
              <w:rPr>
                <w:rFonts w:ascii="Roboto Condensed" w:eastAsia="Calibri" w:hAnsi="Roboto Condensed" w:cs="Calibri"/>
                <w:spacing w:val="-1"/>
                <w:position w:val="1"/>
                <w:sz w:val="20"/>
                <w:szCs w:val="20"/>
              </w:rPr>
              <w:t>n</w:t>
            </w:r>
            <w:r w:rsidRPr="00B23AE5">
              <w:rPr>
                <w:rFonts w:ascii="Roboto Condensed" w:eastAsia="Calibri" w:hAnsi="Roboto Condensed" w:cs="Calibri"/>
                <w:position w:val="1"/>
                <w:sz w:val="20"/>
                <w:szCs w:val="20"/>
              </w:rPr>
              <w:t xml:space="preserve">s </w:t>
            </w:r>
            <w:r w:rsidRPr="00B23AE5">
              <w:rPr>
                <w:rFonts w:ascii="Roboto Condensed" w:eastAsia="Calibri" w:hAnsi="Roboto Condensed" w:cs="Calibri"/>
                <w:spacing w:val="-2"/>
                <w:position w:val="1"/>
                <w:sz w:val="20"/>
                <w:szCs w:val="20"/>
              </w:rPr>
              <w:t>a</w:t>
            </w:r>
            <w:r w:rsidRPr="00B23AE5">
              <w:rPr>
                <w:rFonts w:ascii="Roboto Condensed" w:eastAsia="Calibri" w:hAnsi="Roboto Condensed" w:cs="Calibri"/>
                <w:spacing w:val="1"/>
                <w:position w:val="1"/>
                <w:sz w:val="20"/>
                <w:szCs w:val="20"/>
              </w:rPr>
              <w:t>v</w:t>
            </w:r>
            <w:r w:rsidRPr="00B23AE5">
              <w:rPr>
                <w:rFonts w:ascii="Roboto Condensed" w:eastAsia="Calibri" w:hAnsi="Roboto Condensed" w:cs="Calibri"/>
                <w:position w:val="1"/>
                <w:sz w:val="20"/>
                <w:szCs w:val="20"/>
              </w:rPr>
              <w:t>ec</w:t>
            </w:r>
            <w:r w:rsidRPr="00B23AE5">
              <w:rPr>
                <w:rFonts w:ascii="Roboto Condensed" w:eastAsia="Calibri" w:hAnsi="Roboto Condensed" w:cs="Calibri"/>
                <w:spacing w:val="-1"/>
                <w:position w:val="1"/>
                <w:sz w:val="20"/>
                <w:szCs w:val="20"/>
              </w:rPr>
              <w:t xml:space="preserve"> </w:t>
            </w:r>
            <w:r w:rsidRPr="00B23AE5">
              <w:rPr>
                <w:rFonts w:ascii="Roboto Condensed" w:eastAsia="Calibri" w:hAnsi="Roboto Condensed" w:cs="Calibri"/>
                <w:position w:val="1"/>
                <w:sz w:val="20"/>
                <w:szCs w:val="20"/>
              </w:rPr>
              <w:t>les</w:t>
            </w:r>
            <w:r w:rsidRPr="00B23AE5">
              <w:rPr>
                <w:rFonts w:ascii="Roboto Condensed" w:eastAsia="Calibri" w:hAnsi="Roboto Condensed" w:cs="Calibri"/>
                <w:spacing w:val="-1"/>
                <w:position w:val="1"/>
                <w:sz w:val="20"/>
                <w:szCs w:val="20"/>
              </w:rPr>
              <w:t xml:space="preserve"> m</w:t>
            </w:r>
            <w:r w:rsidRPr="00B23AE5">
              <w:rPr>
                <w:rFonts w:ascii="Roboto Condensed" w:eastAsia="Calibri" w:hAnsi="Roboto Condensed" w:cs="Calibri"/>
                <w:spacing w:val="1"/>
                <w:position w:val="1"/>
                <w:sz w:val="20"/>
                <w:szCs w:val="20"/>
              </w:rPr>
              <w:t>o</w:t>
            </w:r>
            <w:r w:rsidRPr="00B23AE5">
              <w:rPr>
                <w:rFonts w:ascii="Roboto Condensed" w:eastAsia="Calibri" w:hAnsi="Roboto Condensed" w:cs="Calibri"/>
                <w:spacing w:val="-1"/>
                <w:position w:val="1"/>
                <w:sz w:val="20"/>
                <w:szCs w:val="20"/>
              </w:rPr>
              <w:t>du</w:t>
            </w:r>
            <w:r w:rsidRPr="00B23AE5">
              <w:rPr>
                <w:rFonts w:ascii="Roboto Condensed" w:eastAsia="Calibri" w:hAnsi="Roboto Condensed" w:cs="Calibri"/>
                <w:position w:val="1"/>
                <w:sz w:val="20"/>
                <w:szCs w:val="20"/>
              </w:rPr>
              <w:t>les</w:t>
            </w:r>
            <w:r w:rsidRPr="00B23AE5">
              <w:rPr>
                <w:rFonts w:ascii="Roboto Condensed" w:eastAsia="Calibri" w:hAnsi="Roboto Condensed" w:cs="Calibri"/>
                <w:spacing w:val="-1"/>
                <w:position w:val="1"/>
                <w:sz w:val="20"/>
                <w:szCs w:val="20"/>
              </w:rPr>
              <w:t xml:space="preserve"> </w:t>
            </w:r>
            <w:r w:rsidRPr="00B23AE5">
              <w:rPr>
                <w:rFonts w:ascii="Roboto Condensed" w:eastAsia="Calibri" w:hAnsi="Roboto Condensed" w:cs="Calibri"/>
                <w:spacing w:val="1"/>
                <w:position w:val="1"/>
                <w:sz w:val="20"/>
                <w:szCs w:val="20"/>
              </w:rPr>
              <w:t>D</w:t>
            </w:r>
            <w:r w:rsidRPr="00B23AE5">
              <w:rPr>
                <w:rFonts w:ascii="Roboto Condensed" w:eastAsia="Calibri" w:hAnsi="Roboto Condensed" w:cs="Calibri"/>
                <w:spacing w:val="-1"/>
                <w:position w:val="1"/>
                <w:sz w:val="20"/>
                <w:szCs w:val="20"/>
              </w:rPr>
              <w:t>D</w:t>
            </w:r>
            <w:r w:rsidRPr="00B23AE5">
              <w:rPr>
                <w:rFonts w:ascii="Roboto Condensed" w:eastAsia="Calibri" w:hAnsi="Roboto Condensed" w:cs="Calibri"/>
                <w:position w:val="1"/>
                <w:sz w:val="20"/>
                <w:szCs w:val="20"/>
              </w:rPr>
              <w:t>Q5</w:t>
            </w:r>
            <w:r w:rsidRPr="00B23AE5">
              <w:rPr>
                <w:rFonts w:ascii="Roboto Condensed" w:eastAsia="Calibri" w:hAnsi="Roboto Condensed" w:cs="Calibri"/>
                <w:spacing w:val="-1"/>
                <w:position w:val="1"/>
                <w:sz w:val="20"/>
                <w:szCs w:val="20"/>
              </w:rPr>
              <w:t xml:space="preserve"> </w:t>
            </w:r>
            <w:r w:rsidRPr="00B23AE5">
              <w:rPr>
                <w:rFonts w:ascii="Roboto Condensed" w:eastAsia="Calibri" w:hAnsi="Roboto Condensed" w:cs="Calibri"/>
                <w:position w:val="1"/>
                <w:sz w:val="20"/>
                <w:szCs w:val="20"/>
              </w:rPr>
              <w:t>et</w:t>
            </w:r>
            <w:r w:rsidRPr="00B23AE5">
              <w:rPr>
                <w:rFonts w:ascii="Roboto Condensed" w:eastAsia="Calibri" w:hAnsi="Roboto Condensed" w:cs="Calibri"/>
                <w:spacing w:val="-1"/>
                <w:position w:val="1"/>
                <w:sz w:val="20"/>
                <w:szCs w:val="20"/>
              </w:rPr>
              <w:t xml:space="preserve"> </w:t>
            </w:r>
            <w:r w:rsidRPr="00B23AE5">
              <w:rPr>
                <w:rFonts w:ascii="Roboto Condensed" w:eastAsia="Calibri" w:hAnsi="Roboto Condensed" w:cs="Calibri"/>
                <w:spacing w:val="1"/>
                <w:position w:val="1"/>
                <w:sz w:val="20"/>
                <w:szCs w:val="20"/>
              </w:rPr>
              <w:t>D</w:t>
            </w:r>
            <w:r w:rsidRPr="00B23AE5">
              <w:rPr>
                <w:rFonts w:ascii="Roboto Condensed" w:eastAsia="Calibri" w:hAnsi="Roboto Condensed" w:cs="Calibri"/>
                <w:spacing w:val="-1"/>
                <w:position w:val="1"/>
                <w:sz w:val="20"/>
                <w:szCs w:val="20"/>
              </w:rPr>
              <w:t>D</w:t>
            </w:r>
            <w:r w:rsidRPr="00B23AE5">
              <w:rPr>
                <w:rFonts w:ascii="Roboto Condensed" w:eastAsia="Calibri" w:hAnsi="Roboto Condensed" w:cs="Calibri"/>
                <w:position w:val="1"/>
                <w:sz w:val="20"/>
                <w:szCs w:val="20"/>
              </w:rPr>
              <w:t>Q7</w:t>
            </w:r>
          </w:p>
        </w:tc>
      </w:tr>
      <w:tr w:rsidR="008E4BE6" w14:paraId="40D0E472" w14:textId="77777777" w:rsidTr="008E4BE6">
        <w:tblPrEx>
          <w:tblLook w:val="01E0" w:firstRow="1" w:lastRow="1" w:firstColumn="1" w:lastColumn="1" w:noHBand="0" w:noVBand="0"/>
        </w:tblPrEx>
        <w:trPr>
          <w:trHeight w:hRule="exact" w:val="1166"/>
        </w:trPr>
        <w:tc>
          <w:tcPr>
            <w:tcW w:w="2577" w:type="dxa"/>
            <w:gridSpan w:val="2"/>
            <w:shd w:val="clear" w:color="auto" w:fill="282D46"/>
            <w:vAlign w:val="center"/>
          </w:tcPr>
          <w:p w14:paraId="39BDA42B" w14:textId="77777777" w:rsidR="008E4BE6" w:rsidRPr="001B302A" w:rsidRDefault="008E4BE6" w:rsidP="006236C0">
            <w:pPr>
              <w:spacing w:after="0" w:line="240" w:lineRule="auto"/>
              <w:ind w:left="96" w:right="-23"/>
              <w:rPr>
                <w:rFonts w:ascii="Roboto Condensed" w:hAnsi="Roboto Condensed"/>
                <w:b/>
                <w:color w:val="FFFFFF" w:themeColor="background1"/>
                <w:szCs w:val="28"/>
              </w:rPr>
            </w:pPr>
            <w:r w:rsidRPr="001B302A">
              <w:rPr>
                <w:rFonts w:ascii="Roboto Condensed" w:eastAsia="Calibri" w:hAnsi="Roboto Condensed" w:cs="Calibri"/>
                <w:b/>
                <w:bCs/>
                <w:color w:val="FFFFFF" w:themeColor="background1"/>
                <w:spacing w:val="1"/>
                <w:position w:val="1"/>
                <w:szCs w:val="28"/>
              </w:rPr>
              <w:lastRenderedPageBreak/>
              <w:t>C</w:t>
            </w:r>
            <w:r w:rsidRPr="001B302A">
              <w:rPr>
                <w:rFonts w:ascii="Roboto Condensed" w:eastAsia="Calibri" w:hAnsi="Roboto Condensed" w:cs="Calibri"/>
                <w:b/>
                <w:bCs/>
                <w:color w:val="FFFFFF" w:themeColor="background1"/>
                <w:spacing w:val="-1"/>
                <w:position w:val="1"/>
                <w:szCs w:val="28"/>
              </w:rPr>
              <w:t>on</w:t>
            </w:r>
            <w:r w:rsidRPr="001B302A">
              <w:rPr>
                <w:rFonts w:ascii="Roboto Condensed" w:eastAsia="Calibri" w:hAnsi="Roboto Condensed" w:cs="Calibri"/>
                <w:b/>
                <w:bCs/>
                <w:color w:val="FFFFFF" w:themeColor="background1"/>
                <w:position w:val="1"/>
                <w:szCs w:val="28"/>
              </w:rPr>
              <w:t>te</w:t>
            </w:r>
            <w:r w:rsidRPr="001B302A">
              <w:rPr>
                <w:rFonts w:ascii="Roboto Condensed" w:eastAsia="Calibri" w:hAnsi="Roboto Condensed" w:cs="Calibri"/>
                <w:b/>
                <w:bCs/>
                <w:color w:val="FFFFFF" w:themeColor="background1"/>
                <w:spacing w:val="-1"/>
                <w:position w:val="1"/>
                <w:szCs w:val="28"/>
              </w:rPr>
              <w:t>n</w:t>
            </w:r>
            <w:r w:rsidRPr="001B302A">
              <w:rPr>
                <w:rFonts w:ascii="Roboto Condensed" w:eastAsia="Calibri" w:hAnsi="Roboto Condensed" w:cs="Calibri"/>
                <w:b/>
                <w:bCs/>
                <w:color w:val="FFFFFF" w:themeColor="background1"/>
                <w:position w:val="1"/>
                <w:szCs w:val="28"/>
              </w:rPr>
              <w:t>u</w:t>
            </w:r>
          </w:p>
        </w:tc>
        <w:tc>
          <w:tcPr>
            <w:tcW w:w="7462" w:type="dxa"/>
            <w:gridSpan w:val="3"/>
            <w:shd w:val="clear" w:color="auto" w:fill="F1E5F7"/>
            <w:vAlign w:val="center"/>
          </w:tcPr>
          <w:p w14:paraId="3B4FC623" w14:textId="77777777" w:rsidR="008E4BE6" w:rsidRPr="00B23AE5" w:rsidRDefault="008E4BE6" w:rsidP="006236C0">
            <w:pPr>
              <w:spacing w:after="0" w:line="240" w:lineRule="auto"/>
              <w:ind w:left="102" w:right="40"/>
              <w:rPr>
                <w:rFonts w:ascii="Roboto Condensed" w:eastAsia="Calibri" w:hAnsi="Roboto Condensed" w:cs="Calibri"/>
                <w:sz w:val="20"/>
                <w:szCs w:val="20"/>
              </w:rPr>
            </w:pPr>
            <w:r w:rsidRPr="00B23AE5">
              <w:rPr>
                <w:rFonts w:ascii="Roboto Condensed" w:eastAsia="Calibri" w:hAnsi="Roboto Condensed" w:cs="Calibri"/>
                <w:spacing w:val="1"/>
                <w:position w:val="1"/>
                <w:sz w:val="20"/>
                <w:szCs w:val="20"/>
              </w:rPr>
              <w:t>1</w:t>
            </w:r>
            <w:r w:rsidRPr="00B23AE5">
              <w:rPr>
                <w:rFonts w:ascii="Roboto Condensed" w:eastAsia="Calibri" w:hAnsi="Roboto Condensed" w:cs="Calibri"/>
                <w:position w:val="1"/>
                <w:sz w:val="20"/>
                <w:szCs w:val="20"/>
              </w:rPr>
              <w:t xml:space="preserve">. </w:t>
            </w:r>
            <w:r w:rsidRPr="00B23AE5">
              <w:rPr>
                <w:rFonts w:ascii="Roboto Condensed" w:eastAsia="Calibri" w:hAnsi="Roboto Condensed" w:cs="Calibri"/>
                <w:spacing w:val="15"/>
                <w:position w:val="1"/>
                <w:sz w:val="20"/>
                <w:szCs w:val="20"/>
              </w:rPr>
              <w:t xml:space="preserve"> </w:t>
            </w:r>
            <w:r w:rsidRPr="00B23AE5">
              <w:rPr>
                <w:rFonts w:ascii="Roboto Condensed" w:eastAsia="Calibri" w:hAnsi="Roboto Condensed" w:cs="Calibri"/>
                <w:position w:val="1"/>
                <w:sz w:val="20"/>
                <w:szCs w:val="20"/>
              </w:rPr>
              <w:t xml:space="preserve">Les effets positifs de la prévention </w:t>
            </w:r>
            <w:r>
              <w:rPr>
                <w:rFonts w:ascii="Roboto Condensed" w:eastAsia="Calibri" w:hAnsi="Roboto Condensed" w:cs="Calibri"/>
                <w:position w:val="1"/>
                <w:sz w:val="20"/>
                <w:szCs w:val="20"/>
              </w:rPr>
              <w:t xml:space="preserve">des risques professionnels </w:t>
            </w:r>
            <w:r w:rsidRPr="00B23AE5">
              <w:rPr>
                <w:rFonts w:ascii="Roboto Condensed" w:eastAsia="Calibri" w:hAnsi="Roboto Condensed" w:cs="Calibri"/>
                <w:position w:val="1"/>
                <w:sz w:val="20"/>
                <w:szCs w:val="20"/>
              </w:rPr>
              <w:t>sur la performance</w:t>
            </w:r>
          </w:p>
          <w:p w14:paraId="7E70EF3F" w14:textId="77777777" w:rsidR="008E4BE6" w:rsidRDefault="008E4BE6" w:rsidP="006236C0">
            <w:pPr>
              <w:spacing w:after="0" w:line="240" w:lineRule="auto"/>
              <w:ind w:left="102" w:right="40"/>
              <w:rPr>
                <w:rFonts w:ascii="Roboto Condensed" w:eastAsia="Calibri" w:hAnsi="Roboto Condensed" w:cs="Calibri"/>
                <w:spacing w:val="-1"/>
                <w:sz w:val="20"/>
                <w:szCs w:val="20"/>
              </w:rPr>
            </w:pPr>
            <w:r w:rsidRPr="00B23AE5">
              <w:rPr>
                <w:rFonts w:ascii="Roboto Condensed" w:eastAsia="Calibri" w:hAnsi="Roboto Condensed" w:cs="Calibri"/>
                <w:spacing w:val="1"/>
                <w:sz w:val="20"/>
                <w:szCs w:val="20"/>
              </w:rPr>
              <w:t>2</w:t>
            </w:r>
            <w:r w:rsidRPr="00B23AE5">
              <w:rPr>
                <w:rFonts w:ascii="Roboto Condensed" w:eastAsia="Calibri" w:hAnsi="Roboto Condensed" w:cs="Calibri"/>
                <w:sz w:val="20"/>
                <w:szCs w:val="20"/>
              </w:rPr>
              <w:t xml:space="preserve">. </w:t>
            </w:r>
            <w:r w:rsidRPr="00B23AE5">
              <w:rPr>
                <w:rFonts w:ascii="Roboto Condensed" w:eastAsia="Calibri" w:hAnsi="Roboto Condensed" w:cs="Calibri"/>
                <w:spacing w:val="15"/>
                <w:sz w:val="20"/>
                <w:szCs w:val="20"/>
              </w:rPr>
              <w:t xml:space="preserve"> </w:t>
            </w:r>
            <w:r w:rsidRPr="00B23AE5">
              <w:rPr>
                <w:rFonts w:ascii="Roboto Condensed" w:eastAsia="Calibri" w:hAnsi="Roboto Condensed" w:cs="Calibri"/>
                <w:spacing w:val="-1"/>
                <w:sz w:val="20"/>
                <w:szCs w:val="20"/>
              </w:rPr>
              <w:t>L’humain au cœur de la performance</w:t>
            </w:r>
          </w:p>
          <w:p w14:paraId="4D974F7A" w14:textId="77777777" w:rsidR="008E4BE6" w:rsidRPr="00B23AE5" w:rsidRDefault="008E4BE6" w:rsidP="006236C0">
            <w:pPr>
              <w:spacing w:after="0" w:line="240" w:lineRule="auto"/>
              <w:ind w:left="102" w:right="40"/>
              <w:rPr>
                <w:rFonts w:ascii="Roboto Condensed" w:eastAsia="Calibri" w:hAnsi="Roboto Condensed" w:cs="Calibri"/>
                <w:sz w:val="20"/>
                <w:szCs w:val="20"/>
              </w:rPr>
            </w:pPr>
            <w:r>
              <w:rPr>
                <w:rFonts w:ascii="Roboto Condensed" w:eastAsia="Calibri" w:hAnsi="Roboto Condensed" w:cs="Calibri"/>
                <w:sz w:val="20"/>
                <w:szCs w:val="20"/>
              </w:rPr>
              <w:t>3. L’analyse du cycle de vie</w:t>
            </w:r>
          </w:p>
        </w:tc>
      </w:tr>
      <w:tr w:rsidR="008E4BE6" w14:paraId="3796B8F4" w14:textId="77777777" w:rsidTr="006236C0">
        <w:tblPrEx>
          <w:tblLook w:val="01E0" w:firstRow="1" w:lastRow="1" w:firstColumn="1" w:lastColumn="1" w:noHBand="0" w:noVBand="0"/>
        </w:tblPrEx>
        <w:trPr>
          <w:trHeight w:hRule="exact" w:val="1000"/>
        </w:trPr>
        <w:tc>
          <w:tcPr>
            <w:tcW w:w="2577" w:type="dxa"/>
            <w:gridSpan w:val="2"/>
            <w:shd w:val="clear" w:color="auto" w:fill="282D46"/>
            <w:vAlign w:val="center"/>
          </w:tcPr>
          <w:p w14:paraId="28D8BD30" w14:textId="77777777" w:rsidR="008E4BE6" w:rsidRPr="001B302A" w:rsidRDefault="008E4BE6" w:rsidP="006236C0">
            <w:pPr>
              <w:spacing w:after="0" w:line="240" w:lineRule="auto"/>
              <w:ind w:left="96" w:right="-23"/>
              <w:rPr>
                <w:rFonts w:ascii="Roboto Condensed" w:hAnsi="Roboto Condensed"/>
                <w:b/>
                <w:color w:val="FFFFFF" w:themeColor="background1"/>
                <w:szCs w:val="28"/>
              </w:rPr>
            </w:pPr>
            <w:r w:rsidRPr="001B302A">
              <w:rPr>
                <w:rFonts w:ascii="Roboto Condensed" w:eastAsia="Calibri" w:hAnsi="Roboto Condensed" w:cs="Calibri"/>
                <w:b/>
                <w:bCs/>
                <w:color w:val="FFFFFF" w:themeColor="background1"/>
                <w:spacing w:val="-1"/>
                <w:position w:val="1"/>
                <w:szCs w:val="28"/>
              </w:rPr>
              <w:t>Moda</w:t>
            </w:r>
            <w:r w:rsidRPr="001B302A">
              <w:rPr>
                <w:rFonts w:ascii="Roboto Condensed" w:eastAsia="Calibri" w:hAnsi="Roboto Condensed" w:cs="Calibri"/>
                <w:b/>
                <w:bCs/>
                <w:color w:val="FFFFFF" w:themeColor="background1"/>
                <w:spacing w:val="1"/>
                <w:position w:val="1"/>
                <w:szCs w:val="28"/>
              </w:rPr>
              <w:t>li</w:t>
            </w:r>
            <w:r w:rsidRPr="001B302A">
              <w:rPr>
                <w:rFonts w:ascii="Roboto Condensed" w:eastAsia="Calibri" w:hAnsi="Roboto Condensed" w:cs="Calibri"/>
                <w:b/>
                <w:bCs/>
                <w:color w:val="FFFFFF" w:themeColor="background1"/>
                <w:position w:val="1"/>
                <w:szCs w:val="28"/>
              </w:rPr>
              <w:t xml:space="preserve">tés </w:t>
            </w:r>
            <w:r w:rsidRPr="001B302A">
              <w:rPr>
                <w:rFonts w:ascii="Roboto Condensed" w:eastAsia="Calibri" w:hAnsi="Roboto Condensed" w:cs="Calibri"/>
                <w:b/>
                <w:bCs/>
                <w:color w:val="FFFFFF" w:themeColor="background1"/>
                <w:spacing w:val="-1"/>
                <w:szCs w:val="28"/>
              </w:rPr>
              <w:t>d</w:t>
            </w:r>
            <w:r w:rsidRPr="001B302A">
              <w:rPr>
                <w:rFonts w:ascii="Roboto Condensed" w:eastAsia="Calibri" w:hAnsi="Roboto Condensed" w:cs="Calibri"/>
                <w:b/>
                <w:bCs/>
                <w:color w:val="FFFFFF" w:themeColor="background1"/>
                <w:szCs w:val="28"/>
              </w:rPr>
              <w:t>’e</w:t>
            </w:r>
            <w:r w:rsidRPr="001B302A">
              <w:rPr>
                <w:rFonts w:ascii="Roboto Condensed" w:eastAsia="Calibri" w:hAnsi="Roboto Condensed" w:cs="Calibri"/>
                <w:b/>
                <w:bCs/>
                <w:color w:val="FFFFFF" w:themeColor="background1"/>
                <w:spacing w:val="-1"/>
                <w:szCs w:val="28"/>
              </w:rPr>
              <w:t>n</w:t>
            </w:r>
            <w:r w:rsidRPr="001B302A">
              <w:rPr>
                <w:rFonts w:ascii="Roboto Condensed" w:eastAsia="Calibri" w:hAnsi="Roboto Condensed" w:cs="Calibri"/>
                <w:b/>
                <w:bCs/>
                <w:color w:val="FFFFFF" w:themeColor="background1"/>
                <w:szCs w:val="28"/>
              </w:rPr>
              <w:t>s</w:t>
            </w:r>
            <w:r w:rsidRPr="001B302A">
              <w:rPr>
                <w:rFonts w:ascii="Roboto Condensed" w:eastAsia="Calibri" w:hAnsi="Roboto Condensed" w:cs="Calibri"/>
                <w:b/>
                <w:bCs/>
                <w:color w:val="FFFFFF" w:themeColor="background1"/>
                <w:spacing w:val="-1"/>
                <w:szCs w:val="28"/>
              </w:rPr>
              <w:t>e</w:t>
            </w:r>
            <w:r w:rsidRPr="001B302A">
              <w:rPr>
                <w:rFonts w:ascii="Roboto Condensed" w:eastAsia="Calibri" w:hAnsi="Roboto Condensed" w:cs="Calibri"/>
                <w:b/>
                <w:bCs/>
                <w:color w:val="FFFFFF" w:themeColor="background1"/>
                <w:spacing w:val="1"/>
                <w:szCs w:val="28"/>
              </w:rPr>
              <w:t>ig</w:t>
            </w:r>
            <w:r w:rsidRPr="001B302A">
              <w:rPr>
                <w:rFonts w:ascii="Roboto Condensed" w:eastAsia="Calibri" w:hAnsi="Roboto Condensed" w:cs="Calibri"/>
                <w:b/>
                <w:bCs/>
                <w:color w:val="FFFFFF" w:themeColor="background1"/>
                <w:spacing w:val="-1"/>
                <w:szCs w:val="28"/>
              </w:rPr>
              <w:t>ne</w:t>
            </w:r>
            <w:r w:rsidRPr="001B302A">
              <w:rPr>
                <w:rFonts w:ascii="Roboto Condensed" w:eastAsia="Calibri" w:hAnsi="Roboto Condensed" w:cs="Calibri"/>
                <w:b/>
                <w:bCs/>
                <w:color w:val="FFFFFF" w:themeColor="background1"/>
                <w:szCs w:val="28"/>
              </w:rPr>
              <w:t>me</w:t>
            </w:r>
            <w:r w:rsidRPr="001B302A">
              <w:rPr>
                <w:rFonts w:ascii="Roboto Condensed" w:eastAsia="Calibri" w:hAnsi="Roboto Condensed" w:cs="Calibri"/>
                <w:b/>
                <w:bCs/>
                <w:color w:val="FFFFFF" w:themeColor="background1"/>
                <w:spacing w:val="-1"/>
                <w:szCs w:val="28"/>
              </w:rPr>
              <w:t>n</w:t>
            </w:r>
            <w:r w:rsidRPr="001B302A">
              <w:rPr>
                <w:rFonts w:ascii="Roboto Condensed" w:eastAsia="Calibri" w:hAnsi="Roboto Condensed" w:cs="Calibri"/>
                <w:b/>
                <w:bCs/>
                <w:color w:val="FFFFFF" w:themeColor="background1"/>
                <w:szCs w:val="28"/>
              </w:rPr>
              <w:t>t</w:t>
            </w:r>
          </w:p>
        </w:tc>
        <w:tc>
          <w:tcPr>
            <w:tcW w:w="7462" w:type="dxa"/>
            <w:gridSpan w:val="3"/>
            <w:shd w:val="clear" w:color="auto" w:fill="F1E5F7"/>
            <w:vAlign w:val="center"/>
          </w:tcPr>
          <w:p w14:paraId="1DDE90C3" w14:textId="77777777" w:rsidR="008E4BE6" w:rsidRDefault="008E4BE6" w:rsidP="006236C0">
            <w:pPr>
              <w:spacing w:after="0" w:line="240" w:lineRule="auto"/>
              <w:ind w:left="102" w:right="40"/>
              <w:rPr>
                <w:rFonts w:ascii="Roboto Condensed" w:eastAsia="Calibri" w:hAnsi="Roboto Condensed" w:cs="Calibri"/>
                <w:sz w:val="20"/>
                <w:szCs w:val="20"/>
              </w:rPr>
            </w:pPr>
            <w:r>
              <w:rPr>
                <w:rFonts w:ascii="Roboto Condensed" w:eastAsia="Calibri" w:hAnsi="Roboto Condensed" w:cs="Calibri"/>
                <w:sz w:val="20"/>
                <w:szCs w:val="20"/>
              </w:rPr>
              <w:t>3h,5 TD dédié à la prévention et performance</w:t>
            </w:r>
          </w:p>
          <w:p w14:paraId="7E6456C3" w14:textId="77777777" w:rsidR="008E4BE6" w:rsidRDefault="008E4BE6" w:rsidP="006236C0">
            <w:pPr>
              <w:spacing w:after="0" w:line="240" w:lineRule="auto"/>
              <w:ind w:left="102" w:right="40"/>
              <w:rPr>
                <w:rFonts w:ascii="Roboto Condensed" w:hAnsi="Roboto Condensed"/>
                <w:sz w:val="20"/>
                <w:szCs w:val="20"/>
              </w:rPr>
            </w:pPr>
            <w:r>
              <w:rPr>
                <w:rFonts w:ascii="Roboto Condensed" w:hAnsi="Roboto Condensed"/>
                <w:sz w:val="20"/>
                <w:szCs w:val="20"/>
              </w:rPr>
              <w:t>3h CM : introduction à l’ACV</w:t>
            </w:r>
          </w:p>
          <w:p w14:paraId="6A617371" w14:textId="77777777" w:rsidR="008E4BE6" w:rsidRPr="00B23AE5" w:rsidRDefault="008E4BE6" w:rsidP="006236C0">
            <w:pPr>
              <w:spacing w:after="0" w:line="240" w:lineRule="auto"/>
              <w:ind w:left="102" w:right="40"/>
              <w:rPr>
                <w:rFonts w:ascii="Roboto Condensed" w:hAnsi="Roboto Condensed"/>
                <w:sz w:val="20"/>
                <w:szCs w:val="20"/>
              </w:rPr>
            </w:pPr>
            <w:r>
              <w:rPr>
                <w:rFonts w:ascii="Roboto Condensed" w:hAnsi="Roboto Condensed"/>
                <w:sz w:val="20"/>
                <w:szCs w:val="20"/>
              </w:rPr>
              <w:t>12h TD sur l’ACV d’un produit</w:t>
            </w:r>
          </w:p>
        </w:tc>
      </w:tr>
      <w:tr w:rsidR="008E4BE6" w14:paraId="14F18A0D" w14:textId="77777777" w:rsidTr="006236C0">
        <w:tblPrEx>
          <w:tblLook w:val="01E0" w:firstRow="1" w:lastRow="1" w:firstColumn="1" w:lastColumn="1" w:noHBand="0" w:noVBand="0"/>
        </w:tblPrEx>
        <w:trPr>
          <w:trHeight w:hRule="exact" w:val="1428"/>
        </w:trPr>
        <w:tc>
          <w:tcPr>
            <w:tcW w:w="2577" w:type="dxa"/>
            <w:gridSpan w:val="2"/>
            <w:shd w:val="clear" w:color="auto" w:fill="282D46"/>
            <w:vAlign w:val="center"/>
          </w:tcPr>
          <w:p w14:paraId="2C4228A2" w14:textId="77777777" w:rsidR="008E4BE6" w:rsidRPr="001B302A" w:rsidRDefault="008E4BE6" w:rsidP="006236C0">
            <w:pPr>
              <w:spacing w:after="0" w:line="240" w:lineRule="auto"/>
              <w:ind w:left="96" w:right="-23"/>
              <w:rPr>
                <w:rFonts w:ascii="Roboto Condensed" w:eastAsia="Calibri" w:hAnsi="Roboto Condensed" w:cs="Calibri"/>
                <w:b/>
                <w:color w:val="FFFFFF" w:themeColor="background1"/>
                <w:szCs w:val="28"/>
              </w:rPr>
            </w:pPr>
            <w:r w:rsidRPr="001B302A">
              <w:rPr>
                <w:rFonts w:ascii="Roboto Condensed" w:eastAsia="Calibri" w:hAnsi="Roboto Condensed" w:cs="Calibri"/>
                <w:b/>
                <w:bCs/>
                <w:color w:val="FFFFFF" w:themeColor="background1"/>
                <w:spacing w:val="-1"/>
                <w:position w:val="1"/>
                <w:szCs w:val="28"/>
              </w:rPr>
              <w:t>Moda</w:t>
            </w:r>
            <w:r w:rsidRPr="001B302A">
              <w:rPr>
                <w:rFonts w:ascii="Roboto Condensed" w:eastAsia="Calibri" w:hAnsi="Roboto Condensed" w:cs="Calibri"/>
                <w:b/>
                <w:bCs/>
                <w:color w:val="FFFFFF" w:themeColor="background1"/>
                <w:spacing w:val="1"/>
                <w:position w:val="1"/>
                <w:szCs w:val="28"/>
              </w:rPr>
              <w:t>li</w:t>
            </w:r>
            <w:r w:rsidRPr="001B302A">
              <w:rPr>
                <w:rFonts w:ascii="Roboto Condensed" w:eastAsia="Calibri" w:hAnsi="Roboto Condensed" w:cs="Calibri"/>
                <w:b/>
                <w:bCs/>
                <w:color w:val="FFFFFF" w:themeColor="background1"/>
                <w:position w:val="1"/>
                <w:szCs w:val="28"/>
              </w:rPr>
              <w:t>tés</w:t>
            </w:r>
            <w:r w:rsidRPr="001B302A">
              <w:rPr>
                <w:rFonts w:ascii="Roboto Condensed" w:eastAsia="Calibri" w:hAnsi="Roboto Condensed" w:cs="Calibri"/>
                <w:b/>
                <w:bCs/>
                <w:color w:val="FFFFFF" w:themeColor="background1"/>
                <w:spacing w:val="1"/>
                <w:position w:val="1"/>
                <w:szCs w:val="28"/>
              </w:rPr>
              <w:t xml:space="preserve"> </w:t>
            </w:r>
            <w:r w:rsidRPr="001B302A">
              <w:rPr>
                <w:rFonts w:ascii="Roboto Condensed" w:eastAsia="Calibri" w:hAnsi="Roboto Condensed" w:cs="Calibri"/>
                <w:b/>
                <w:bCs/>
                <w:color w:val="FFFFFF" w:themeColor="background1"/>
                <w:spacing w:val="-1"/>
                <w:position w:val="1"/>
                <w:szCs w:val="28"/>
              </w:rPr>
              <w:t>d</w:t>
            </w:r>
            <w:r w:rsidRPr="001B302A">
              <w:rPr>
                <w:rFonts w:ascii="Roboto Condensed" w:eastAsia="Calibri" w:hAnsi="Roboto Condensed" w:cs="Calibri"/>
                <w:b/>
                <w:bCs/>
                <w:color w:val="FFFFFF" w:themeColor="background1"/>
                <w:position w:val="1"/>
                <w:szCs w:val="28"/>
              </w:rPr>
              <w:t>’</w:t>
            </w:r>
            <w:r w:rsidRPr="001B302A">
              <w:rPr>
                <w:rFonts w:ascii="Roboto Condensed" w:eastAsia="Calibri" w:hAnsi="Roboto Condensed" w:cs="Calibri"/>
                <w:b/>
                <w:bCs/>
                <w:color w:val="FFFFFF" w:themeColor="background1"/>
                <w:spacing w:val="-2"/>
                <w:position w:val="1"/>
                <w:szCs w:val="28"/>
              </w:rPr>
              <w:t>é</w:t>
            </w:r>
            <w:r w:rsidRPr="001B302A">
              <w:rPr>
                <w:rFonts w:ascii="Roboto Condensed" w:eastAsia="Calibri" w:hAnsi="Roboto Condensed" w:cs="Calibri"/>
                <w:b/>
                <w:bCs/>
                <w:color w:val="FFFFFF" w:themeColor="background1"/>
                <w:spacing w:val="1"/>
                <w:position w:val="1"/>
                <w:szCs w:val="28"/>
              </w:rPr>
              <w:t>v</w:t>
            </w:r>
            <w:r w:rsidRPr="001B302A">
              <w:rPr>
                <w:rFonts w:ascii="Roboto Condensed" w:eastAsia="Calibri" w:hAnsi="Roboto Condensed" w:cs="Calibri"/>
                <w:b/>
                <w:bCs/>
                <w:color w:val="FFFFFF" w:themeColor="background1"/>
                <w:spacing w:val="-1"/>
                <w:position w:val="1"/>
                <w:szCs w:val="28"/>
              </w:rPr>
              <w:t>a</w:t>
            </w:r>
            <w:r w:rsidRPr="001B302A">
              <w:rPr>
                <w:rFonts w:ascii="Roboto Condensed" w:eastAsia="Calibri" w:hAnsi="Roboto Condensed" w:cs="Calibri"/>
                <w:b/>
                <w:bCs/>
                <w:color w:val="FFFFFF" w:themeColor="background1"/>
                <w:spacing w:val="1"/>
                <w:position w:val="1"/>
                <w:szCs w:val="28"/>
              </w:rPr>
              <w:t>l</w:t>
            </w:r>
            <w:r w:rsidRPr="001B302A">
              <w:rPr>
                <w:rFonts w:ascii="Roboto Condensed" w:eastAsia="Calibri" w:hAnsi="Roboto Condensed" w:cs="Calibri"/>
                <w:b/>
                <w:bCs/>
                <w:color w:val="FFFFFF" w:themeColor="background1"/>
                <w:spacing w:val="-1"/>
                <w:position w:val="1"/>
                <w:szCs w:val="28"/>
              </w:rPr>
              <w:t>ua</w:t>
            </w:r>
            <w:r w:rsidRPr="001B302A">
              <w:rPr>
                <w:rFonts w:ascii="Roboto Condensed" w:eastAsia="Calibri" w:hAnsi="Roboto Condensed" w:cs="Calibri"/>
                <w:b/>
                <w:bCs/>
                <w:color w:val="FFFFFF" w:themeColor="background1"/>
                <w:position w:val="1"/>
                <w:szCs w:val="28"/>
              </w:rPr>
              <w:t>t</w:t>
            </w:r>
            <w:r w:rsidRPr="001B302A">
              <w:rPr>
                <w:rFonts w:ascii="Roboto Condensed" w:eastAsia="Calibri" w:hAnsi="Roboto Condensed" w:cs="Calibri"/>
                <w:b/>
                <w:bCs/>
                <w:color w:val="FFFFFF" w:themeColor="background1"/>
                <w:spacing w:val="1"/>
                <w:position w:val="1"/>
                <w:szCs w:val="28"/>
              </w:rPr>
              <w:t>i</w:t>
            </w:r>
            <w:r w:rsidRPr="001B302A">
              <w:rPr>
                <w:rFonts w:ascii="Roboto Condensed" w:eastAsia="Calibri" w:hAnsi="Roboto Condensed" w:cs="Calibri"/>
                <w:b/>
                <w:bCs/>
                <w:color w:val="FFFFFF" w:themeColor="background1"/>
                <w:spacing w:val="-1"/>
                <w:position w:val="1"/>
                <w:szCs w:val="28"/>
              </w:rPr>
              <w:t>o</w:t>
            </w:r>
            <w:r w:rsidRPr="001B302A">
              <w:rPr>
                <w:rFonts w:ascii="Roboto Condensed" w:eastAsia="Calibri" w:hAnsi="Roboto Condensed" w:cs="Calibri"/>
                <w:b/>
                <w:bCs/>
                <w:color w:val="FFFFFF" w:themeColor="background1"/>
                <w:position w:val="1"/>
                <w:szCs w:val="28"/>
              </w:rPr>
              <w:t xml:space="preserve">n </w:t>
            </w:r>
            <w:r w:rsidRPr="001B302A">
              <w:rPr>
                <w:rFonts w:ascii="Roboto Condensed" w:eastAsia="Calibri" w:hAnsi="Roboto Condensed" w:cs="Calibri"/>
                <w:b/>
                <w:bCs/>
                <w:color w:val="FFFFFF" w:themeColor="background1"/>
                <w:spacing w:val="-1"/>
                <w:szCs w:val="28"/>
              </w:rPr>
              <w:t>de</w:t>
            </w:r>
            <w:r w:rsidRPr="001B302A">
              <w:rPr>
                <w:rFonts w:ascii="Roboto Condensed" w:eastAsia="Calibri" w:hAnsi="Roboto Condensed" w:cs="Calibri"/>
                <w:b/>
                <w:bCs/>
                <w:color w:val="FFFFFF" w:themeColor="background1"/>
                <w:szCs w:val="28"/>
              </w:rPr>
              <w:t>s</w:t>
            </w:r>
            <w:r w:rsidRPr="001B302A">
              <w:rPr>
                <w:rFonts w:ascii="Roboto Condensed" w:eastAsia="Calibri" w:hAnsi="Roboto Condensed" w:cs="Calibri"/>
                <w:b/>
                <w:bCs/>
                <w:color w:val="FFFFFF" w:themeColor="background1"/>
                <w:spacing w:val="1"/>
                <w:szCs w:val="28"/>
              </w:rPr>
              <w:t xml:space="preserve"> </w:t>
            </w:r>
            <w:r w:rsidRPr="001B302A">
              <w:rPr>
                <w:rFonts w:ascii="Roboto Condensed" w:eastAsia="Calibri" w:hAnsi="Roboto Condensed" w:cs="Calibri"/>
                <w:b/>
                <w:bCs/>
                <w:color w:val="FFFFFF" w:themeColor="background1"/>
                <w:szCs w:val="28"/>
              </w:rPr>
              <w:t>ac</w:t>
            </w:r>
            <w:r w:rsidRPr="001B302A">
              <w:rPr>
                <w:rFonts w:ascii="Roboto Condensed" w:eastAsia="Calibri" w:hAnsi="Roboto Condensed" w:cs="Calibri"/>
                <w:b/>
                <w:bCs/>
                <w:color w:val="FFFFFF" w:themeColor="background1"/>
                <w:spacing w:val="-1"/>
                <w:szCs w:val="28"/>
              </w:rPr>
              <w:t>qu</w:t>
            </w:r>
            <w:r w:rsidRPr="001B302A">
              <w:rPr>
                <w:rFonts w:ascii="Roboto Condensed" w:eastAsia="Calibri" w:hAnsi="Roboto Condensed" w:cs="Calibri"/>
                <w:b/>
                <w:bCs/>
                <w:color w:val="FFFFFF" w:themeColor="background1"/>
                <w:spacing w:val="1"/>
                <w:szCs w:val="28"/>
              </w:rPr>
              <w:t>i</w:t>
            </w:r>
            <w:r w:rsidRPr="001B302A">
              <w:rPr>
                <w:rFonts w:ascii="Roboto Condensed" w:eastAsia="Calibri" w:hAnsi="Roboto Condensed" w:cs="Calibri"/>
                <w:b/>
                <w:bCs/>
                <w:color w:val="FFFFFF" w:themeColor="background1"/>
                <w:szCs w:val="28"/>
              </w:rPr>
              <w:t>s </w:t>
            </w:r>
            <w:r w:rsidRPr="001B302A">
              <w:rPr>
                <w:rFonts w:ascii="Roboto Condensed" w:eastAsia="Calibri" w:hAnsi="Roboto Condensed" w:cs="Calibri"/>
                <w:b/>
                <w:bCs/>
                <w:color w:val="FFFFFF" w:themeColor="background1"/>
                <w:spacing w:val="-1"/>
                <w:szCs w:val="28"/>
              </w:rPr>
              <w:t>d</w:t>
            </w:r>
            <w:r w:rsidRPr="001B302A">
              <w:rPr>
                <w:rFonts w:ascii="Roboto Condensed" w:eastAsia="Calibri" w:hAnsi="Roboto Condensed" w:cs="Calibri"/>
                <w:b/>
                <w:bCs/>
                <w:color w:val="FFFFFF" w:themeColor="background1"/>
                <w:szCs w:val="28"/>
              </w:rPr>
              <w:t>’a</w:t>
            </w:r>
            <w:r w:rsidRPr="001B302A">
              <w:rPr>
                <w:rFonts w:ascii="Roboto Condensed" w:eastAsia="Calibri" w:hAnsi="Roboto Condensed" w:cs="Calibri"/>
                <w:b/>
                <w:bCs/>
                <w:color w:val="FFFFFF" w:themeColor="background1"/>
                <w:spacing w:val="-1"/>
                <w:szCs w:val="28"/>
              </w:rPr>
              <w:t>pp</w:t>
            </w:r>
            <w:r w:rsidRPr="001B302A">
              <w:rPr>
                <w:rFonts w:ascii="Roboto Condensed" w:eastAsia="Calibri" w:hAnsi="Roboto Condensed" w:cs="Calibri"/>
                <w:b/>
                <w:bCs/>
                <w:color w:val="FFFFFF" w:themeColor="background1"/>
                <w:spacing w:val="1"/>
                <w:szCs w:val="28"/>
              </w:rPr>
              <w:t>r</w:t>
            </w:r>
            <w:r w:rsidRPr="001B302A">
              <w:rPr>
                <w:rFonts w:ascii="Roboto Condensed" w:eastAsia="Calibri" w:hAnsi="Roboto Condensed" w:cs="Calibri"/>
                <w:b/>
                <w:bCs/>
                <w:color w:val="FFFFFF" w:themeColor="background1"/>
                <w:spacing w:val="-1"/>
                <w:szCs w:val="28"/>
              </w:rPr>
              <w:t>en</w:t>
            </w:r>
            <w:r w:rsidRPr="001B302A">
              <w:rPr>
                <w:rFonts w:ascii="Roboto Condensed" w:eastAsia="Calibri" w:hAnsi="Roboto Condensed" w:cs="Calibri"/>
                <w:b/>
                <w:bCs/>
                <w:color w:val="FFFFFF" w:themeColor="background1"/>
                <w:szCs w:val="28"/>
              </w:rPr>
              <w:t>t</w:t>
            </w:r>
            <w:r w:rsidRPr="001B302A">
              <w:rPr>
                <w:rFonts w:ascii="Roboto Condensed" w:eastAsia="Calibri" w:hAnsi="Roboto Condensed" w:cs="Calibri"/>
                <w:b/>
                <w:bCs/>
                <w:color w:val="FFFFFF" w:themeColor="background1"/>
                <w:spacing w:val="1"/>
                <w:szCs w:val="28"/>
              </w:rPr>
              <w:t>i</w:t>
            </w:r>
            <w:r w:rsidRPr="001B302A">
              <w:rPr>
                <w:rFonts w:ascii="Roboto Condensed" w:eastAsia="Calibri" w:hAnsi="Roboto Condensed" w:cs="Calibri"/>
                <w:b/>
                <w:bCs/>
                <w:color w:val="FFFFFF" w:themeColor="background1"/>
                <w:szCs w:val="28"/>
              </w:rPr>
              <w:t>ss</w:t>
            </w:r>
            <w:r w:rsidRPr="001B302A">
              <w:rPr>
                <w:rFonts w:ascii="Roboto Condensed" w:eastAsia="Calibri" w:hAnsi="Roboto Condensed" w:cs="Calibri"/>
                <w:b/>
                <w:bCs/>
                <w:color w:val="FFFFFF" w:themeColor="background1"/>
                <w:spacing w:val="-1"/>
                <w:szCs w:val="28"/>
              </w:rPr>
              <w:t>a</w:t>
            </w:r>
            <w:r w:rsidRPr="001B302A">
              <w:rPr>
                <w:rFonts w:ascii="Roboto Condensed" w:eastAsia="Calibri" w:hAnsi="Roboto Condensed" w:cs="Calibri"/>
                <w:b/>
                <w:bCs/>
                <w:color w:val="FFFFFF" w:themeColor="background1"/>
                <w:spacing w:val="1"/>
                <w:szCs w:val="28"/>
              </w:rPr>
              <w:t>g</w:t>
            </w:r>
            <w:r w:rsidRPr="001B302A">
              <w:rPr>
                <w:rFonts w:ascii="Roboto Condensed" w:eastAsia="Calibri" w:hAnsi="Roboto Condensed" w:cs="Calibri"/>
                <w:b/>
                <w:bCs/>
                <w:color w:val="FFFFFF" w:themeColor="background1"/>
                <w:szCs w:val="28"/>
              </w:rPr>
              <w:t>e</w:t>
            </w:r>
          </w:p>
        </w:tc>
        <w:tc>
          <w:tcPr>
            <w:tcW w:w="7462" w:type="dxa"/>
            <w:gridSpan w:val="3"/>
            <w:shd w:val="clear" w:color="auto" w:fill="F1E5F7"/>
            <w:vAlign w:val="center"/>
          </w:tcPr>
          <w:p w14:paraId="011D86FA" w14:textId="77777777" w:rsidR="008E4BE6" w:rsidRDefault="008E4BE6" w:rsidP="006236C0">
            <w:pPr>
              <w:spacing w:after="0" w:line="240" w:lineRule="auto"/>
              <w:ind w:left="102" w:right="40"/>
              <w:rPr>
                <w:rFonts w:ascii="Roboto Condensed" w:eastAsia="Calibri" w:hAnsi="Roboto Condensed" w:cs="Calibri"/>
                <w:position w:val="1"/>
                <w:sz w:val="20"/>
                <w:szCs w:val="20"/>
              </w:rPr>
            </w:pPr>
            <w:r>
              <w:rPr>
                <w:rFonts w:ascii="Roboto Condensed" w:eastAsia="Calibri" w:hAnsi="Roboto Condensed" w:cs="Calibri"/>
                <w:position w:val="1"/>
                <w:sz w:val="20"/>
                <w:szCs w:val="20"/>
              </w:rPr>
              <w:t>Examen individuel de 2h sur table</w:t>
            </w:r>
          </w:p>
          <w:p w14:paraId="64CFDA2B" w14:textId="77777777" w:rsidR="008E4BE6" w:rsidRPr="00B23AE5" w:rsidRDefault="008E4BE6" w:rsidP="006236C0">
            <w:pPr>
              <w:spacing w:after="0" w:line="240" w:lineRule="auto"/>
              <w:ind w:left="102" w:right="40"/>
              <w:rPr>
                <w:rFonts w:ascii="Roboto Condensed" w:hAnsi="Roboto Condensed"/>
                <w:sz w:val="20"/>
                <w:szCs w:val="20"/>
              </w:rPr>
            </w:pPr>
            <w:r>
              <w:rPr>
                <w:rFonts w:ascii="Roboto Condensed" w:eastAsia="Calibri" w:hAnsi="Roboto Condensed" w:cs="Calibri"/>
                <w:position w:val="1"/>
                <w:sz w:val="20"/>
                <w:szCs w:val="20"/>
              </w:rPr>
              <w:t>Validation sur la présence pour PRP et performance</w:t>
            </w:r>
          </w:p>
        </w:tc>
      </w:tr>
      <w:tr w:rsidR="008E4BE6" w14:paraId="6B54CA3D" w14:textId="77777777" w:rsidTr="006236C0">
        <w:tblPrEx>
          <w:tblLook w:val="01E0" w:firstRow="1" w:lastRow="1" w:firstColumn="1" w:lastColumn="1" w:noHBand="0" w:noVBand="0"/>
        </w:tblPrEx>
        <w:trPr>
          <w:trHeight w:hRule="exact" w:val="1296"/>
        </w:trPr>
        <w:tc>
          <w:tcPr>
            <w:tcW w:w="2577" w:type="dxa"/>
            <w:gridSpan w:val="2"/>
            <w:shd w:val="clear" w:color="auto" w:fill="282D46"/>
            <w:vAlign w:val="center"/>
          </w:tcPr>
          <w:p w14:paraId="1149DF48" w14:textId="77777777" w:rsidR="008E4BE6" w:rsidRPr="001B302A" w:rsidRDefault="008E4BE6" w:rsidP="006236C0">
            <w:pPr>
              <w:spacing w:after="0" w:line="240" w:lineRule="auto"/>
              <w:ind w:left="96" w:right="-23"/>
              <w:rPr>
                <w:rFonts w:ascii="Roboto Condensed" w:eastAsia="Calibri" w:hAnsi="Roboto Condensed" w:cs="Calibri"/>
                <w:b/>
                <w:color w:val="FFFFFF" w:themeColor="background1"/>
                <w:szCs w:val="28"/>
              </w:rPr>
            </w:pPr>
            <w:r w:rsidRPr="001B302A">
              <w:rPr>
                <w:rFonts w:ascii="Roboto Condensed" w:eastAsia="Calibri" w:hAnsi="Roboto Condensed" w:cs="Calibri"/>
                <w:b/>
                <w:bCs/>
                <w:color w:val="FFFFFF" w:themeColor="background1"/>
                <w:position w:val="1"/>
                <w:szCs w:val="28"/>
              </w:rPr>
              <w:t>Res</w:t>
            </w:r>
            <w:r w:rsidRPr="001B302A">
              <w:rPr>
                <w:rFonts w:ascii="Roboto Condensed" w:eastAsia="Calibri" w:hAnsi="Roboto Condensed" w:cs="Calibri"/>
                <w:b/>
                <w:bCs/>
                <w:color w:val="FFFFFF" w:themeColor="background1"/>
                <w:spacing w:val="1"/>
                <w:position w:val="1"/>
                <w:szCs w:val="28"/>
              </w:rPr>
              <w:t>s</w:t>
            </w:r>
            <w:r w:rsidRPr="001B302A">
              <w:rPr>
                <w:rFonts w:ascii="Roboto Condensed" w:eastAsia="Calibri" w:hAnsi="Roboto Condensed" w:cs="Calibri"/>
                <w:b/>
                <w:bCs/>
                <w:color w:val="FFFFFF" w:themeColor="background1"/>
                <w:spacing w:val="-1"/>
                <w:position w:val="1"/>
                <w:szCs w:val="28"/>
              </w:rPr>
              <w:t>ou</w:t>
            </w:r>
            <w:r w:rsidRPr="001B302A">
              <w:rPr>
                <w:rFonts w:ascii="Roboto Condensed" w:eastAsia="Calibri" w:hAnsi="Roboto Condensed" w:cs="Calibri"/>
                <w:b/>
                <w:bCs/>
                <w:color w:val="FFFFFF" w:themeColor="background1"/>
                <w:spacing w:val="-2"/>
                <w:position w:val="1"/>
                <w:szCs w:val="28"/>
              </w:rPr>
              <w:t>r</w:t>
            </w:r>
            <w:r w:rsidRPr="001B302A">
              <w:rPr>
                <w:rFonts w:ascii="Roboto Condensed" w:eastAsia="Calibri" w:hAnsi="Roboto Condensed" w:cs="Calibri"/>
                <w:b/>
                <w:bCs/>
                <w:color w:val="FFFFFF" w:themeColor="background1"/>
                <w:spacing w:val="1"/>
                <w:position w:val="1"/>
                <w:szCs w:val="28"/>
              </w:rPr>
              <w:t>c</w:t>
            </w:r>
            <w:r w:rsidRPr="001B302A">
              <w:rPr>
                <w:rFonts w:ascii="Roboto Condensed" w:eastAsia="Calibri" w:hAnsi="Roboto Condensed" w:cs="Calibri"/>
                <w:b/>
                <w:bCs/>
                <w:color w:val="FFFFFF" w:themeColor="background1"/>
                <w:spacing w:val="-1"/>
                <w:position w:val="1"/>
                <w:szCs w:val="28"/>
              </w:rPr>
              <w:t>e</w:t>
            </w:r>
            <w:r w:rsidRPr="001B302A">
              <w:rPr>
                <w:rFonts w:ascii="Roboto Condensed" w:eastAsia="Calibri" w:hAnsi="Roboto Condensed" w:cs="Calibri"/>
                <w:b/>
                <w:bCs/>
                <w:color w:val="FFFFFF" w:themeColor="background1"/>
                <w:position w:val="1"/>
                <w:szCs w:val="28"/>
              </w:rPr>
              <w:t>s</w:t>
            </w:r>
            <w:r w:rsidRPr="001B302A">
              <w:rPr>
                <w:rFonts w:ascii="Roboto Condensed" w:eastAsia="Calibri" w:hAnsi="Roboto Condensed" w:cs="Calibri"/>
                <w:b/>
                <w:bCs/>
                <w:color w:val="FFFFFF" w:themeColor="background1"/>
                <w:spacing w:val="1"/>
                <w:position w:val="1"/>
                <w:szCs w:val="28"/>
              </w:rPr>
              <w:t xml:space="preserve"> </w:t>
            </w:r>
            <w:r w:rsidRPr="001B302A">
              <w:rPr>
                <w:rFonts w:ascii="Roboto Condensed" w:eastAsia="Calibri" w:hAnsi="Roboto Condensed" w:cs="Calibri"/>
                <w:b/>
                <w:bCs/>
                <w:color w:val="FFFFFF" w:themeColor="background1"/>
                <w:position w:val="1"/>
                <w:szCs w:val="28"/>
              </w:rPr>
              <w:t>-</w:t>
            </w:r>
            <w:r w:rsidRPr="001B302A">
              <w:rPr>
                <w:rFonts w:ascii="Roboto Condensed" w:eastAsia="Calibri" w:hAnsi="Roboto Condensed" w:cs="Calibri"/>
                <w:b/>
                <w:bCs/>
                <w:color w:val="FFFFFF" w:themeColor="background1"/>
                <w:spacing w:val="-2"/>
                <w:position w:val="1"/>
                <w:szCs w:val="28"/>
              </w:rPr>
              <w:t xml:space="preserve"> </w:t>
            </w:r>
            <w:r w:rsidRPr="001B302A">
              <w:rPr>
                <w:rFonts w:ascii="Roboto Condensed" w:eastAsia="Calibri" w:hAnsi="Roboto Condensed" w:cs="Calibri"/>
                <w:b/>
                <w:bCs/>
                <w:color w:val="FFFFFF" w:themeColor="background1"/>
                <w:spacing w:val="1"/>
                <w:position w:val="1"/>
                <w:szCs w:val="28"/>
              </w:rPr>
              <w:t>r</w:t>
            </w:r>
            <w:r w:rsidRPr="001B302A">
              <w:rPr>
                <w:rFonts w:ascii="Roboto Condensed" w:eastAsia="Calibri" w:hAnsi="Roboto Condensed" w:cs="Calibri"/>
                <w:b/>
                <w:bCs/>
                <w:color w:val="FFFFFF" w:themeColor="background1"/>
                <w:spacing w:val="-1"/>
                <w:position w:val="1"/>
                <w:szCs w:val="28"/>
              </w:rPr>
              <w:t>é</w:t>
            </w:r>
            <w:r w:rsidRPr="001B302A">
              <w:rPr>
                <w:rFonts w:ascii="Roboto Condensed" w:eastAsia="Calibri" w:hAnsi="Roboto Condensed" w:cs="Calibri"/>
                <w:b/>
                <w:bCs/>
                <w:color w:val="FFFFFF" w:themeColor="background1"/>
                <w:position w:val="1"/>
                <w:szCs w:val="28"/>
              </w:rPr>
              <w:t>f</w:t>
            </w:r>
            <w:r w:rsidRPr="001B302A">
              <w:rPr>
                <w:rFonts w:ascii="Roboto Condensed" w:eastAsia="Calibri" w:hAnsi="Roboto Condensed" w:cs="Calibri"/>
                <w:b/>
                <w:bCs/>
                <w:color w:val="FFFFFF" w:themeColor="background1"/>
                <w:spacing w:val="-1"/>
                <w:position w:val="1"/>
                <w:szCs w:val="28"/>
              </w:rPr>
              <w:t>é</w:t>
            </w:r>
            <w:r w:rsidRPr="001B302A">
              <w:rPr>
                <w:rFonts w:ascii="Roboto Condensed" w:eastAsia="Calibri" w:hAnsi="Roboto Condensed" w:cs="Calibri"/>
                <w:b/>
                <w:bCs/>
                <w:color w:val="FFFFFF" w:themeColor="background1"/>
                <w:spacing w:val="1"/>
                <w:position w:val="1"/>
                <w:szCs w:val="28"/>
              </w:rPr>
              <w:t>r</w:t>
            </w:r>
            <w:r w:rsidRPr="001B302A">
              <w:rPr>
                <w:rFonts w:ascii="Roboto Condensed" w:eastAsia="Calibri" w:hAnsi="Roboto Condensed" w:cs="Calibri"/>
                <w:b/>
                <w:bCs/>
                <w:color w:val="FFFFFF" w:themeColor="background1"/>
                <w:spacing w:val="-1"/>
                <w:position w:val="1"/>
                <w:szCs w:val="28"/>
              </w:rPr>
              <w:t>en</w:t>
            </w:r>
            <w:r w:rsidRPr="001B302A">
              <w:rPr>
                <w:rFonts w:ascii="Roboto Condensed" w:eastAsia="Calibri" w:hAnsi="Roboto Condensed" w:cs="Calibri"/>
                <w:b/>
                <w:bCs/>
                <w:color w:val="FFFFFF" w:themeColor="background1"/>
                <w:spacing w:val="1"/>
                <w:position w:val="1"/>
                <w:szCs w:val="28"/>
              </w:rPr>
              <w:t>c</w:t>
            </w:r>
            <w:r w:rsidRPr="001B302A">
              <w:rPr>
                <w:rFonts w:ascii="Roboto Condensed" w:eastAsia="Calibri" w:hAnsi="Roboto Condensed" w:cs="Calibri"/>
                <w:b/>
                <w:bCs/>
                <w:color w:val="FFFFFF" w:themeColor="background1"/>
                <w:spacing w:val="-3"/>
                <w:position w:val="1"/>
                <w:szCs w:val="28"/>
              </w:rPr>
              <w:t>e</w:t>
            </w:r>
            <w:r w:rsidRPr="001B302A">
              <w:rPr>
                <w:rFonts w:ascii="Roboto Condensed" w:eastAsia="Calibri" w:hAnsi="Roboto Condensed" w:cs="Calibri"/>
                <w:b/>
                <w:bCs/>
                <w:color w:val="FFFFFF" w:themeColor="background1"/>
                <w:position w:val="1"/>
                <w:szCs w:val="28"/>
              </w:rPr>
              <w:t>s</w:t>
            </w:r>
          </w:p>
        </w:tc>
        <w:tc>
          <w:tcPr>
            <w:tcW w:w="7462" w:type="dxa"/>
            <w:gridSpan w:val="3"/>
            <w:shd w:val="clear" w:color="auto" w:fill="F1E5F7"/>
            <w:vAlign w:val="center"/>
          </w:tcPr>
          <w:p w14:paraId="5A07765E" w14:textId="77777777" w:rsidR="008E4BE6" w:rsidRPr="00B23AE5" w:rsidRDefault="008E4BE6" w:rsidP="006236C0">
            <w:pPr>
              <w:spacing w:after="0" w:line="240" w:lineRule="auto"/>
              <w:ind w:left="102" w:right="40"/>
              <w:rPr>
                <w:rFonts w:ascii="Roboto Condensed" w:hAnsi="Roboto Condensed"/>
                <w:sz w:val="20"/>
                <w:szCs w:val="20"/>
              </w:rPr>
            </w:pPr>
            <w:r w:rsidRPr="00B23AE5">
              <w:rPr>
                <w:rFonts w:ascii="Roboto Condensed" w:eastAsia="Calibri" w:hAnsi="Roboto Condensed" w:cs="Calibri"/>
                <w:position w:val="1"/>
                <w:sz w:val="20"/>
                <w:szCs w:val="20"/>
              </w:rPr>
              <w:t>S</w:t>
            </w:r>
            <w:r w:rsidRPr="00B23AE5">
              <w:rPr>
                <w:rFonts w:ascii="Roboto Condensed" w:eastAsia="Calibri" w:hAnsi="Roboto Condensed" w:cs="Calibri"/>
                <w:spacing w:val="-1"/>
                <w:position w:val="1"/>
                <w:sz w:val="20"/>
                <w:szCs w:val="20"/>
              </w:rPr>
              <w:t>i</w:t>
            </w:r>
            <w:r w:rsidRPr="00B23AE5">
              <w:rPr>
                <w:rFonts w:ascii="Roboto Condensed" w:eastAsia="Calibri" w:hAnsi="Roboto Condensed" w:cs="Calibri"/>
                <w:position w:val="1"/>
                <w:sz w:val="20"/>
                <w:szCs w:val="20"/>
              </w:rPr>
              <w:t>te</w:t>
            </w:r>
            <w:r w:rsidRPr="00B23AE5">
              <w:rPr>
                <w:rFonts w:ascii="Roboto Condensed" w:eastAsia="Calibri" w:hAnsi="Roboto Condensed" w:cs="Calibri"/>
                <w:spacing w:val="1"/>
                <w:position w:val="1"/>
                <w:sz w:val="20"/>
                <w:szCs w:val="20"/>
              </w:rPr>
              <w:t xml:space="preserve"> </w:t>
            </w:r>
            <w:r w:rsidRPr="00B23AE5">
              <w:rPr>
                <w:rFonts w:ascii="Roboto Condensed" w:eastAsia="Calibri" w:hAnsi="Roboto Condensed" w:cs="Calibri"/>
                <w:position w:val="1"/>
                <w:sz w:val="20"/>
                <w:szCs w:val="20"/>
              </w:rPr>
              <w:t>inter</w:t>
            </w:r>
            <w:r w:rsidRPr="00B23AE5">
              <w:rPr>
                <w:rFonts w:ascii="Roboto Condensed" w:eastAsia="Calibri" w:hAnsi="Roboto Condensed" w:cs="Calibri"/>
                <w:spacing w:val="-3"/>
                <w:position w:val="1"/>
                <w:sz w:val="20"/>
                <w:szCs w:val="20"/>
              </w:rPr>
              <w:t>n</w:t>
            </w:r>
            <w:r w:rsidRPr="00B23AE5">
              <w:rPr>
                <w:rFonts w:ascii="Roboto Condensed" w:eastAsia="Calibri" w:hAnsi="Roboto Condensed" w:cs="Calibri"/>
                <w:position w:val="1"/>
                <w:sz w:val="20"/>
                <w:szCs w:val="20"/>
              </w:rPr>
              <w:t>et</w:t>
            </w:r>
            <w:r w:rsidRPr="00B23AE5">
              <w:rPr>
                <w:rFonts w:ascii="Roboto Condensed" w:eastAsia="Calibri" w:hAnsi="Roboto Condensed" w:cs="Calibri"/>
                <w:spacing w:val="1"/>
                <w:position w:val="1"/>
                <w:sz w:val="20"/>
                <w:szCs w:val="20"/>
              </w:rPr>
              <w:t xml:space="preserve"> </w:t>
            </w:r>
            <w:r w:rsidRPr="00B23AE5">
              <w:rPr>
                <w:rFonts w:ascii="Roboto Condensed" w:eastAsia="Calibri" w:hAnsi="Roboto Condensed" w:cs="Calibri"/>
                <w:position w:val="1"/>
                <w:sz w:val="20"/>
                <w:szCs w:val="20"/>
              </w:rPr>
              <w:t>de</w:t>
            </w:r>
            <w:r w:rsidRPr="00B23AE5">
              <w:rPr>
                <w:rFonts w:ascii="Roboto Condensed" w:eastAsia="Calibri" w:hAnsi="Roboto Condensed" w:cs="Calibri"/>
                <w:spacing w:val="-2"/>
                <w:position w:val="1"/>
                <w:sz w:val="20"/>
                <w:szCs w:val="20"/>
              </w:rPr>
              <w:t xml:space="preserve"> </w:t>
            </w:r>
            <w:r w:rsidRPr="00B23AE5">
              <w:rPr>
                <w:rFonts w:ascii="Roboto Condensed" w:eastAsia="Calibri" w:hAnsi="Roboto Condensed" w:cs="Calibri"/>
                <w:position w:val="1"/>
                <w:sz w:val="20"/>
                <w:szCs w:val="20"/>
              </w:rPr>
              <w:t>l’I</w:t>
            </w:r>
            <w:r w:rsidRPr="00B23AE5">
              <w:rPr>
                <w:rFonts w:ascii="Roboto Condensed" w:eastAsia="Calibri" w:hAnsi="Roboto Condensed" w:cs="Calibri"/>
                <w:spacing w:val="-1"/>
                <w:position w:val="1"/>
                <w:sz w:val="20"/>
                <w:szCs w:val="20"/>
              </w:rPr>
              <w:t>N</w:t>
            </w:r>
            <w:r w:rsidRPr="00B23AE5">
              <w:rPr>
                <w:rFonts w:ascii="Roboto Condensed" w:eastAsia="Calibri" w:hAnsi="Roboto Condensed" w:cs="Calibri"/>
                <w:position w:val="1"/>
                <w:sz w:val="20"/>
                <w:szCs w:val="20"/>
              </w:rPr>
              <w:t>RS et</w:t>
            </w:r>
            <w:r w:rsidRPr="00B23AE5">
              <w:rPr>
                <w:rFonts w:ascii="Roboto Condensed" w:eastAsia="Calibri" w:hAnsi="Roboto Condensed" w:cs="Calibri"/>
                <w:spacing w:val="-1"/>
                <w:position w:val="1"/>
                <w:sz w:val="20"/>
                <w:szCs w:val="20"/>
              </w:rPr>
              <w:t xml:space="preserve"> </w:t>
            </w:r>
            <w:r w:rsidRPr="00B23AE5">
              <w:rPr>
                <w:rFonts w:ascii="Roboto Condensed" w:eastAsia="Calibri" w:hAnsi="Roboto Condensed" w:cs="Calibri"/>
                <w:spacing w:val="-2"/>
                <w:position w:val="1"/>
                <w:sz w:val="20"/>
                <w:szCs w:val="20"/>
              </w:rPr>
              <w:t>C</w:t>
            </w:r>
            <w:r w:rsidRPr="00B23AE5">
              <w:rPr>
                <w:rFonts w:ascii="Roboto Condensed" w:eastAsia="Calibri" w:hAnsi="Roboto Condensed" w:cs="Calibri"/>
                <w:spacing w:val="1"/>
                <w:position w:val="1"/>
                <w:sz w:val="20"/>
                <w:szCs w:val="20"/>
              </w:rPr>
              <w:t>o</w:t>
            </w:r>
            <w:r w:rsidRPr="00B23AE5">
              <w:rPr>
                <w:rFonts w:ascii="Roboto Condensed" w:eastAsia="Calibri" w:hAnsi="Roboto Condensed" w:cs="Calibri"/>
                <w:spacing w:val="-1"/>
                <w:position w:val="1"/>
                <w:sz w:val="20"/>
                <w:szCs w:val="20"/>
              </w:rPr>
              <w:t>d</w:t>
            </w:r>
            <w:r w:rsidRPr="00B23AE5">
              <w:rPr>
                <w:rFonts w:ascii="Roboto Condensed" w:eastAsia="Calibri" w:hAnsi="Roboto Condensed" w:cs="Calibri"/>
                <w:position w:val="1"/>
                <w:sz w:val="20"/>
                <w:szCs w:val="20"/>
              </w:rPr>
              <w:t>e</w:t>
            </w:r>
            <w:r w:rsidRPr="00B23AE5">
              <w:rPr>
                <w:rFonts w:ascii="Roboto Condensed" w:eastAsia="Calibri" w:hAnsi="Roboto Condensed" w:cs="Calibri"/>
                <w:spacing w:val="1"/>
                <w:position w:val="1"/>
                <w:sz w:val="20"/>
                <w:szCs w:val="20"/>
              </w:rPr>
              <w:t xml:space="preserve"> </w:t>
            </w:r>
            <w:r w:rsidRPr="00B23AE5">
              <w:rPr>
                <w:rFonts w:ascii="Roboto Condensed" w:eastAsia="Calibri" w:hAnsi="Roboto Condensed" w:cs="Calibri"/>
                <w:spacing w:val="-1"/>
                <w:position w:val="1"/>
                <w:sz w:val="20"/>
                <w:szCs w:val="20"/>
              </w:rPr>
              <w:t>d</w:t>
            </w:r>
            <w:r w:rsidRPr="00B23AE5">
              <w:rPr>
                <w:rFonts w:ascii="Roboto Condensed" w:eastAsia="Calibri" w:hAnsi="Roboto Condensed" w:cs="Calibri"/>
                <w:position w:val="1"/>
                <w:sz w:val="20"/>
                <w:szCs w:val="20"/>
              </w:rPr>
              <w:t xml:space="preserve">u </w:t>
            </w:r>
            <w:r w:rsidRPr="00B23AE5">
              <w:rPr>
                <w:rFonts w:ascii="Roboto Condensed" w:eastAsia="Calibri" w:hAnsi="Roboto Condensed" w:cs="Calibri"/>
                <w:spacing w:val="1"/>
                <w:position w:val="1"/>
                <w:sz w:val="20"/>
                <w:szCs w:val="20"/>
              </w:rPr>
              <w:t>T</w:t>
            </w:r>
            <w:r w:rsidRPr="00B23AE5">
              <w:rPr>
                <w:rFonts w:ascii="Roboto Condensed" w:eastAsia="Calibri" w:hAnsi="Roboto Condensed" w:cs="Calibri"/>
                <w:spacing w:val="-3"/>
                <w:position w:val="1"/>
                <w:sz w:val="20"/>
                <w:szCs w:val="20"/>
              </w:rPr>
              <w:t>r</w:t>
            </w:r>
            <w:r w:rsidRPr="00B23AE5">
              <w:rPr>
                <w:rFonts w:ascii="Roboto Condensed" w:eastAsia="Calibri" w:hAnsi="Roboto Condensed" w:cs="Calibri"/>
                <w:position w:val="1"/>
                <w:sz w:val="20"/>
                <w:szCs w:val="20"/>
              </w:rPr>
              <w:t>a</w:t>
            </w:r>
            <w:r w:rsidRPr="00B23AE5">
              <w:rPr>
                <w:rFonts w:ascii="Roboto Condensed" w:eastAsia="Calibri" w:hAnsi="Roboto Condensed" w:cs="Calibri"/>
                <w:spacing w:val="1"/>
                <w:position w:val="1"/>
                <w:sz w:val="20"/>
                <w:szCs w:val="20"/>
              </w:rPr>
              <w:t>v</w:t>
            </w:r>
            <w:r w:rsidRPr="00B23AE5">
              <w:rPr>
                <w:rFonts w:ascii="Roboto Condensed" w:eastAsia="Calibri" w:hAnsi="Roboto Condensed" w:cs="Calibri"/>
                <w:position w:val="1"/>
                <w:sz w:val="20"/>
                <w:szCs w:val="20"/>
              </w:rPr>
              <w:t>ail</w:t>
            </w:r>
          </w:p>
        </w:tc>
      </w:tr>
    </w:tbl>
    <w:p w14:paraId="4D2E16AB" w14:textId="3750CCEE" w:rsidR="008E4BE6" w:rsidRDefault="008E4BE6"/>
    <w:p w14:paraId="31D29A3B" w14:textId="77777777" w:rsidR="008E4BE6" w:rsidRDefault="008E4BE6">
      <w:r>
        <w:br w:type="page"/>
      </w:r>
    </w:p>
    <w:tbl>
      <w:tblPr>
        <w:tblW w:w="9640" w:type="dxa"/>
        <w:tblInd w:w="-294" w:type="dxa"/>
        <w:tblBorders>
          <w:top w:val="single" w:sz="12" w:space="0" w:color="FFFFFF" w:themeColor="background1"/>
          <w:left w:val="single" w:sz="12" w:space="0" w:color="FFFFFF" w:themeColor="background1"/>
          <w:bottom w:val="single" w:sz="12" w:space="0" w:color="FFFFFF" w:themeColor="background1"/>
          <w:right w:val="single" w:sz="12" w:space="0" w:color="FFFFFF" w:themeColor="background1"/>
          <w:insideH w:val="single" w:sz="12" w:space="0" w:color="FFFFFF" w:themeColor="background1"/>
          <w:insideV w:val="single" w:sz="12" w:space="0" w:color="FFFFFF" w:themeColor="background1"/>
        </w:tblBorders>
        <w:tblLayout w:type="fixed"/>
        <w:tblCellMar>
          <w:left w:w="0" w:type="dxa"/>
          <w:right w:w="0" w:type="dxa"/>
        </w:tblCellMar>
        <w:tblLook w:val="01E0" w:firstRow="1" w:lastRow="1" w:firstColumn="1" w:lastColumn="1" w:noHBand="0" w:noVBand="0"/>
      </w:tblPr>
      <w:tblGrid>
        <w:gridCol w:w="1951"/>
        <w:gridCol w:w="616"/>
        <w:gridCol w:w="1653"/>
        <w:gridCol w:w="3120"/>
        <w:gridCol w:w="2300"/>
      </w:tblGrid>
      <w:tr w:rsidR="008E4BE6" w14:paraId="621340CE" w14:textId="77777777" w:rsidTr="006236C0">
        <w:trPr>
          <w:trHeight w:hRule="exact" w:val="511"/>
        </w:trPr>
        <w:tc>
          <w:tcPr>
            <w:tcW w:w="9640" w:type="dxa"/>
            <w:gridSpan w:val="5"/>
            <w:shd w:val="clear" w:color="auto" w:fill="62257F"/>
            <w:vAlign w:val="center"/>
          </w:tcPr>
          <w:p w14:paraId="4DAF8878" w14:textId="77777777" w:rsidR="008E4BE6" w:rsidRPr="00365096" w:rsidRDefault="008E4BE6" w:rsidP="006236C0">
            <w:pPr>
              <w:spacing w:after="0" w:line="240" w:lineRule="auto"/>
              <w:ind w:left="299" w:right="-20"/>
              <w:jc w:val="center"/>
              <w:rPr>
                <w:rFonts w:ascii="Ando Bold" w:eastAsia="Calibri" w:hAnsi="Ando Bold" w:cs="Calibri"/>
                <w:color w:val="FFFFFF" w:themeColor="background1"/>
                <w:sz w:val="32"/>
                <w:szCs w:val="24"/>
              </w:rPr>
            </w:pPr>
            <w:r w:rsidRPr="00365096">
              <w:rPr>
                <w:rFonts w:ascii="Ando Bold" w:eastAsia="Calibri" w:hAnsi="Ando Bold" w:cs="Calibri"/>
                <w:bCs/>
                <w:color w:val="FFFFFF" w:themeColor="background1"/>
                <w:spacing w:val="-1"/>
                <w:position w:val="1"/>
                <w:sz w:val="40"/>
                <w:szCs w:val="24"/>
              </w:rPr>
              <w:lastRenderedPageBreak/>
              <w:t>[</w:t>
            </w:r>
            <w:r w:rsidRPr="00365096">
              <w:rPr>
                <w:rFonts w:ascii="Ando Bold" w:eastAsia="Calibri" w:hAnsi="Ando Bold" w:cs="Calibri"/>
                <w:bCs/>
                <w:color w:val="FFFFFF" w:themeColor="background1"/>
                <w:position w:val="1"/>
                <w:sz w:val="40"/>
                <w:szCs w:val="24"/>
              </w:rPr>
              <w:t>DD</w:t>
            </w:r>
            <w:r w:rsidRPr="00365096">
              <w:rPr>
                <w:rFonts w:ascii="Ando Bold" w:eastAsia="Calibri" w:hAnsi="Ando Bold" w:cs="Calibri"/>
                <w:bCs/>
                <w:color w:val="FFFFFF" w:themeColor="background1"/>
                <w:spacing w:val="1"/>
                <w:position w:val="1"/>
                <w:sz w:val="40"/>
                <w:szCs w:val="24"/>
              </w:rPr>
              <w:t>Q</w:t>
            </w:r>
            <w:r w:rsidRPr="00365096">
              <w:rPr>
                <w:rFonts w:ascii="Ando Bold" w:eastAsia="Calibri" w:hAnsi="Ando Bold" w:cs="Calibri"/>
                <w:bCs/>
                <w:color w:val="FFFFFF" w:themeColor="background1"/>
                <w:position w:val="1"/>
                <w:sz w:val="40"/>
                <w:szCs w:val="24"/>
              </w:rPr>
              <w:t>7]</w:t>
            </w:r>
            <w:r w:rsidRPr="00365096">
              <w:rPr>
                <w:rFonts w:ascii="Ando Bold" w:eastAsia="Calibri" w:hAnsi="Ando Bold" w:cs="Calibri"/>
                <w:bCs/>
                <w:color w:val="FFFFFF" w:themeColor="background1"/>
                <w:spacing w:val="-2"/>
                <w:position w:val="1"/>
                <w:sz w:val="40"/>
                <w:szCs w:val="24"/>
              </w:rPr>
              <w:t xml:space="preserve"> </w:t>
            </w:r>
            <w:r w:rsidRPr="00365096">
              <w:rPr>
                <w:rFonts w:ascii="Ando Bold" w:eastAsia="Calibri" w:hAnsi="Ando Bold" w:cs="Calibri"/>
                <w:bCs/>
                <w:color w:val="FFFFFF" w:themeColor="background1"/>
                <w:position w:val="1"/>
                <w:sz w:val="40"/>
                <w:szCs w:val="24"/>
              </w:rPr>
              <w:t>ÉCONOMIE SOCIALE ET SOLIDAIRE ET RSE</w:t>
            </w:r>
          </w:p>
        </w:tc>
      </w:tr>
      <w:tr w:rsidR="008E4BE6" w14:paraId="6766FAFF" w14:textId="77777777" w:rsidTr="006236C0">
        <w:trPr>
          <w:trHeight w:hRule="exact" w:val="418"/>
        </w:trPr>
        <w:tc>
          <w:tcPr>
            <w:tcW w:w="1951" w:type="dxa"/>
            <w:shd w:val="clear" w:color="auto" w:fill="282D46"/>
            <w:vAlign w:val="center"/>
          </w:tcPr>
          <w:p w14:paraId="17A9F72E" w14:textId="77777777" w:rsidR="008E4BE6" w:rsidRPr="00365096" w:rsidRDefault="008E4BE6" w:rsidP="006236C0">
            <w:pPr>
              <w:spacing w:after="0" w:line="240" w:lineRule="auto"/>
              <w:ind w:left="146" w:right="-20"/>
              <w:rPr>
                <w:rFonts w:ascii="Roboto Condensed" w:eastAsia="Calibri" w:hAnsi="Roboto Condensed" w:cs="Calibri"/>
                <w:b/>
                <w:color w:val="FFFFFF" w:themeColor="background1"/>
              </w:rPr>
            </w:pPr>
            <w:r w:rsidRPr="00365096">
              <w:rPr>
                <w:rFonts w:ascii="Roboto Condensed" w:eastAsia="Calibri" w:hAnsi="Roboto Condensed" w:cs="Calibri"/>
                <w:b/>
                <w:bCs/>
                <w:color w:val="FFFFFF" w:themeColor="background1"/>
                <w:spacing w:val="-1"/>
              </w:rPr>
              <w:t>S</w:t>
            </w:r>
            <w:r w:rsidRPr="00365096">
              <w:rPr>
                <w:rFonts w:ascii="Roboto Condensed" w:eastAsia="Calibri" w:hAnsi="Roboto Condensed" w:cs="Calibri"/>
                <w:b/>
                <w:bCs/>
                <w:color w:val="FFFFFF" w:themeColor="background1"/>
              </w:rPr>
              <w:t>E</w:t>
            </w:r>
            <w:r w:rsidRPr="00365096">
              <w:rPr>
                <w:rFonts w:ascii="Roboto Condensed" w:eastAsia="Calibri" w:hAnsi="Roboto Condensed" w:cs="Calibri"/>
                <w:b/>
                <w:bCs/>
                <w:color w:val="FFFFFF" w:themeColor="background1"/>
                <w:spacing w:val="-1"/>
              </w:rPr>
              <w:t>M</w:t>
            </w:r>
            <w:r w:rsidRPr="00365096">
              <w:rPr>
                <w:rFonts w:ascii="Roboto Condensed" w:eastAsia="Calibri" w:hAnsi="Roboto Condensed" w:cs="Calibri"/>
                <w:b/>
                <w:bCs/>
                <w:color w:val="FFFFFF" w:themeColor="background1"/>
              </w:rPr>
              <w:t>E</w:t>
            </w:r>
            <w:r w:rsidRPr="00365096">
              <w:rPr>
                <w:rFonts w:ascii="Roboto Condensed" w:eastAsia="Calibri" w:hAnsi="Roboto Condensed" w:cs="Calibri"/>
                <w:b/>
                <w:bCs/>
                <w:color w:val="FFFFFF" w:themeColor="background1"/>
                <w:spacing w:val="-1"/>
              </w:rPr>
              <w:t>S</w:t>
            </w:r>
            <w:r w:rsidRPr="00365096">
              <w:rPr>
                <w:rFonts w:ascii="Roboto Condensed" w:eastAsia="Calibri" w:hAnsi="Roboto Condensed" w:cs="Calibri"/>
                <w:b/>
                <w:bCs/>
                <w:color w:val="FFFFFF" w:themeColor="background1"/>
                <w:spacing w:val="1"/>
              </w:rPr>
              <w:t>T</w:t>
            </w:r>
            <w:r w:rsidRPr="00365096">
              <w:rPr>
                <w:rFonts w:ascii="Roboto Condensed" w:eastAsia="Calibri" w:hAnsi="Roboto Condensed" w:cs="Calibri"/>
                <w:b/>
                <w:bCs/>
                <w:color w:val="FFFFFF" w:themeColor="background1"/>
              </w:rPr>
              <w:t>RE</w:t>
            </w:r>
            <w:r w:rsidRPr="00365096">
              <w:rPr>
                <w:rFonts w:ascii="Roboto Condensed" w:eastAsia="Calibri" w:hAnsi="Roboto Condensed" w:cs="Calibri"/>
                <w:b/>
                <w:bCs/>
                <w:color w:val="FFFFFF" w:themeColor="background1"/>
                <w:spacing w:val="-1"/>
              </w:rPr>
              <w:t xml:space="preserve"> </w:t>
            </w:r>
            <w:r w:rsidRPr="00365096">
              <w:rPr>
                <w:rFonts w:ascii="Roboto Condensed" w:eastAsia="Calibri" w:hAnsi="Roboto Condensed" w:cs="Calibri"/>
                <w:b/>
                <w:bCs/>
                <w:color w:val="FFFFFF" w:themeColor="background1"/>
              </w:rPr>
              <w:t>9</w:t>
            </w:r>
          </w:p>
        </w:tc>
        <w:tc>
          <w:tcPr>
            <w:tcW w:w="5389" w:type="dxa"/>
            <w:gridSpan w:val="3"/>
            <w:shd w:val="clear" w:color="auto" w:fill="F1E5F7"/>
            <w:vAlign w:val="center"/>
          </w:tcPr>
          <w:p w14:paraId="6E7C591A" w14:textId="77777777" w:rsidR="008E4BE6" w:rsidRPr="00EC5B43" w:rsidRDefault="008E4BE6" w:rsidP="006236C0">
            <w:pPr>
              <w:spacing w:after="0" w:line="240" w:lineRule="auto"/>
              <w:ind w:left="97" w:right="-20"/>
              <w:rPr>
                <w:rFonts w:ascii="Roboto Condensed" w:eastAsia="Calibri" w:hAnsi="Roboto Condensed" w:cs="Calibri"/>
              </w:rPr>
            </w:pPr>
            <w:r w:rsidRPr="00EC5B43">
              <w:rPr>
                <w:rFonts w:ascii="Roboto Condensed" w:eastAsia="Calibri" w:hAnsi="Roboto Condensed" w:cs="Calibri"/>
                <w:spacing w:val="1"/>
                <w:position w:val="1"/>
              </w:rPr>
              <w:t>Pô</w:t>
            </w:r>
            <w:r w:rsidRPr="00EC5B43">
              <w:rPr>
                <w:rFonts w:ascii="Roboto Condensed" w:eastAsia="Calibri" w:hAnsi="Roboto Condensed" w:cs="Calibri"/>
                <w:spacing w:val="-3"/>
                <w:position w:val="1"/>
              </w:rPr>
              <w:t>l</w:t>
            </w:r>
            <w:r w:rsidRPr="00EC5B43">
              <w:rPr>
                <w:rFonts w:ascii="Roboto Condensed" w:eastAsia="Calibri" w:hAnsi="Roboto Condensed" w:cs="Calibri"/>
                <w:position w:val="1"/>
              </w:rPr>
              <w:t>e</w:t>
            </w:r>
            <w:r w:rsidRPr="00EC5B43">
              <w:rPr>
                <w:rFonts w:ascii="Roboto Condensed" w:eastAsia="Calibri" w:hAnsi="Roboto Condensed" w:cs="Calibri"/>
                <w:spacing w:val="2"/>
                <w:position w:val="1"/>
              </w:rPr>
              <w:t xml:space="preserve"> </w:t>
            </w:r>
            <w:r w:rsidRPr="00EC5B43">
              <w:rPr>
                <w:rFonts w:ascii="Roboto Condensed" w:eastAsia="Calibri" w:hAnsi="Roboto Condensed" w:cs="Calibri"/>
                <w:position w:val="1"/>
              </w:rPr>
              <w:t>:</w:t>
            </w:r>
            <w:r w:rsidRPr="00EC5B43">
              <w:rPr>
                <w:rFonts w:ascii="Roboto Condensed" w:eastAsia="Calibri" w:hAnsi="Roboto Condensed" w:cs="Calibri"/>
                <w:spacing w:val="-1"/>
                <w:position w:val="1"/>
              </w:rPr>
              <w:t xml:space="preserve"> D</w:t>
            </w:r>
            <w:r w:rsidRPr="00EC5B43">
              <w:rPr>
                <w:rFonts w:ascii="Roboto Condensed" w:eastAsia="Calibri" w:hAnsi="Roboto Condensed" w:cs="Calibri"/>
                <w:position w:val="1"/>
              </w:rPr>
              <w:t>é</w:t>
            </w:r>
            <w:r w:rsidRPr="00EC5B43">
              <w:rPr>
                <w:rFonts w:ascii="Roboto Condensed" w:eastAsia="Calibri" w:hAnsi="Roboto Condensed" w:cs="Calibri"/>
                <w:spacing w:val="-1"/>
                <w:position w:val="1"/>
              </w:rPr>
              <w:t>v</w:t>
            </w:r>
            <w:r w:rsidRPr="00EC5B43">
              <w:rPr>
                <w:rFonts w:ascii="Roboto Condensed" w:eastAsia="Calibri" w:hAnsi="Roboto Condensed" w:cs="Calibri"/>
                <w:position w:val="1"/>
              </w:rPr>
              <w:t>el</w:t>
            </w:r>
            <w:r w:rsidRPr="00EC5B43">
              <w:rPr>
                <w:rFonts w:ascii="Roboto Condensed" w:eastAsia="Calibri" w:hAnsi="Roboto Condensed" w:cs="Calibri"/>
                <w:spacing w:val="1"/>
                <w:position w:val="1"/>
              </w:rPr>
              <w:t>o</w:t>
            </w:r>
            <w:r w:rsidRPr="00EC5B43">
              <w:rPr>
                <w:rFonts w:ascii="Roboto Condensed" w:eastAsia="Calibri" w:hAnsi="Roboto Condensed" w:cs="Calibri"/>
                <w:spacing w:val="-1"/>
                <w:position w:val="1"/>
              </w:rPr>
              <w:t>pp</w:t>
            </w:r>
            <w:r w:rsidRPr="00EC5B43">
              <w:rPr>
                <w:rFonts w:ascii="Roboto Condensed" w:eastAsia="Calibri" w:hAnsi="Roboto Condensed" w:cs="Calibri"/>
                <w:spacing w:val="-2"/>
                <w:position w:val="1"/>
              </w:rPr>
              <w:t>e</w:t>
            </w:r>
            <w:r w:rsidRPr="00EC5B43">
              <w:rPr>
                <w:rFonts w:ascii="Roboto Condensed" w:eastAsia="Calibri" w:hAnsi="Roboto Condensed" w:cs="Calibri"/>
                <w:spacing w:val="1"/>
                <w:position w:val="1"/>
              </w:rPr>
              <w:t>m</w:t>
            </w:r>
            <w:r w:rsidRPr="00EC5B43">
              <w:rPr>
                <w:rFonts w:ascii="Roboto Condensed" w:eastAsia="Calibri" w:hAnsi="Roboto Condensed" w:cs="Calibri"/>
                <w:position w:val="1"/>
              </w:rPr>
              <w:t>e</w:t>
            </w:r>
            <w:r w:rsidRPr="00EC5B43">
              <w:rPr>
                <w:rFonts w:ascii="Roboto Condensed" w:eastAsia="Calibri" w:hAnsi="Roboto Condensed" w:cs="Calibri"/>
                <w:spacing w:val="-3"/>
                <w:position w:val="1"/>
              </w:rPr>
              <w:t>n</w:t>
            </w:r>
            <w:r w:rsidRPr="00EC5B43">
              <w:rPr>
                <w:rFonts w:ascii="Roboto Condensed" w:eastAsia="Calibri" w:hAnsi="Roboto Condensed" w:cs="Calibri"/>
                <w:position w:val="1"/>
              </w:rPr>
              <w:t>t</w:t>
            </w:r>
            <w:r w:rsidRPr="00EC5B43">
              <w:rPr>
                <w:rFonts w:ascii="Roboto Condensed" w:eastAsia="Calibri" w:hAnsi="Roboto Condensed" w:cs="Calibri"/>
                <w:spacing w:val="1"/>
                <w:position w:val="1"/>
              </w:rPr>
              <w:t xml:space="preserve"> D</w:t>
            </w:r>
            <w:r w:rsidRPr="00EC5B43">
              <w:rPr>
                <w:rFonts w:ascii="Roboto Condensed" w:eastAsia="Calibri" w:hAnsi="Roboto Condensed" w:cs="Calibri"/>
                <w:spacing w:val="-1"/>
                <w:position w:val="1"/>
              </w:rPr>
              <w:t>u</w:t>
            </w:r>
            <w:r w:rsidRPr="00EC5B43">
              <w:rPr>
                <w:rFonts w:ascii="Roboto Condensed" w:eastAsia="Calibri" w:hAnsi="Roboto Condensed" w:cs="Calibri"/>
                <w:spacing w:val="-3"/>
                <w:position w:val="1"/>
              </w:rPr>
              <w:t>r</w:t>
            </w:r>
            <w:r w:rsidRPr="00EC5B43">
              <w:rPr>
                <w:rFonts w:ascii="Roboto Condensed" w:eastAsia="Calibri" w:hAnsi="Roboto Condensed" w:cs="Calibri"/>
                <w:position w:val="1"/>
              </w:rPr>
              <w:t>a</w:t>
            </w:r>
            <w:r w:rsidRPr="00EC5B43">
              <w:rPr>
                <w:rFonts w:ascii="Roboto Condensed" w:eastAsia="Calibri" w:hAnsi="Roboto Condensed" w:cs="Calibri"/>
                <w:spacing w:val="-1"/>
                <w:position w:val="1"/>
              </w:rPr>
              <w:t>b</w:t>
            </w:r>
            <w:r w:rsidRPr="00EC5B43">
              <w:rPr>
                <w:rFonts w:ascii="Roboto Condensed" w:eastAsia="Calibri" w:hAnsi="Roboto Condensed" w:cs="Calibri"/>
                <w:position w:val="1"/>
              </w:rPr>
              <w:t xml:space="preserve">le </w:t>
            </w:r>
            <w:r w:rsidRPr="00EC5B43">
              <w:rPr>
                <w:rFonts w:ascii="Roboto Condensed" w:eastAsia="Calibri" w:hAnsi="Roboto Condensed" w:cs="Calibri"/>
                <w:spacing w:val="1"/>
                <w:position w:val="1"/>
              </w:rPr>
              <w:t>e</w:t>
            </w:r>
            <w:r w:rsidRPr="00EC5B43">
              <w:rPr>
                <w:rFonts w:ascii="Roboto Condensed" w:eastAsia="Calibri" w:hAnsi="Roboto Condensed" w:cs="Calibri"/>
                <w:position w:val="1"/>
              </w:rPr>
              <w:t>t</w:t>
            </w:r>
            <w:r w:rsidRPr="00EC5B43">
              <w:rPr>
                <w:rFonts w:ascii="Roboto Condensed" w:eastAsia="Calibri" w:hAnsi="Roboto Condensed" w:cs="Calibri"/>
                <w:spacing w:val="-2"/>
                <w:position w:val="1"/>
              </w:rPr>
              <w:t xml:space="preserve"> </w:t>
            </w:r>
            <w:r w:rsidRPr="00EC5B43">
              <w:rPr>
                <w:rFonts w:ascii="Roboto Condensed" w:eastAsia="Calibri" w:hAnsi="Roboto Condensed" w:cs="Calibri"/>
                <w:position w:val="1"/>
              </w:rPr>
              <w:t>Q</w:t>
            </w:r>
            <w:r w:rsidRPr="00EC5B43">
              <w:rPr>
                <w:rFonts w:ascii="Roboto Condensed" w:eastAsia="Calibri" w:hAnsi="Roboto Condensed" w:cs="Calibri"/>
                <w:spacing w:val="-1"/>
                <w:position w:val="1"/>
              </w:rPr>
              <w:t>u</w:t>
            </w:r>
            <w:r w:rsidRPr="00EC5B43">
              <w:rPr>
                <w:rFonts w:ascii="Roboto Condensed" w:eastAsia="Calibri" w:hAnsi="Roboto Condensed" w:cs="Calibri"/>
                <w:position w:val="1"/>
              </w:rPr>
              <w:t>al</w:t>
            </w:r>
            <w:r w:rsidRPr="00EC5B43">
              <w:rPr>
                <w:rFonts w:ascii="Roboto Condensed" w:eastAsia="Calibri" w:hAnsi="Roboto Condensed" w:cs="Calibri"/>
                <w:spacing w:val="-1"/>
                <w:position w:val="1"/>
              </w:rPr>
              <w:t>i</w:t>
            </w:r>
            <w:r w:rsidRPr="00EC5B43">
              <w:rPr>
                <w:rFonts w:ascii="Roboto Condensed" w:eastAsia="Calibri" w:hAnsi="Roboto Condensed" w:cs="Calibri"/>
                <w:position w:val="1"/>
              </w:rPr>
              <w:t>té</w:t>
            </w:r>
          </w:p>
        </w:tc>
        <w:tc>
          <w:tcPr>
            <w:tcW w:w="2300" w:type="dxa"/>
            <w:shd w:val="clear" w:color="auto" w:fill="F1E5F7"/>
            <w:vAlign w:val="center"/>
          </w:tcPr>
          <w:p w14:paraId="33733FE5" w14:textId="3FB95BFD" w:rsidR="008E4BE6" w:rsidRPr="00EC5B43" w:rsidRDefault="008E4BE6" w:rsidP="006236C0">
            <w:pPr>
              <w:spacing w:after="0" w:line="240" w:lineRule="auto"/>
              <w:ind w:left="95" w:right="-20"/>
              <w:rPr>
                <w:rFonts w:ascii="Roboto Condensed" w:eastAsia="Calibri" w:hAnsi="Roboto Condensed" w:cs="Calibri"/>
              </w:rPr>
            </w:pPr>
            <w:r w:rsidRPr="00EC5B43">
              <w:rPr>
                <w:rFonts w:ascii="Roboto Condensed" w:eastAsia="Calibri" w:hAnsi="Roboto Condensed" w:cs="Calibri"/>
                <w:i/>
                <w:color w:val="A6A6A6"/>
                <w:spacing w:val="1"/>
              </w:rPr>
              <w:t>M</w:t>
            </w:r>
            <w:r w:rsidRPr="00EC5B43">
              <w:rPr>
                <w:rFonts w:ascii="Roboto Condensed" w:eastAsia="Calibri" w:hAnsi="Roboto Condensed" w:cs="Calibri"/>
                <w:i/>
                <w:color w:val="A6A6A6"/>
              </w:rPr>
              <w:t>AJ</w:t>
            </w:r>
            <w:r w:rsidRPr="00EC5B43">
              <w:rPr>
                <w:rFonts w:ascii="Roboto Condensed" w:eastAsia="Calibri" w:hAnsi="Roboto Condensed" w:cs="Calibri"/>
                <w:i/>
                <w:color w:val="A6A6A6"/>
                <w:spacing w:val="-1"/>
              </w:rPr>
              <w:t xml:space="preserve"> </w:t>
            </w:r>
            <w:r w:rsidRPr="00EC5B43">
              <w:rPr>
                <w:rFonts w:ascii="Roboto Condensed" w:eastAsia="Calibri" w:hAnsi="Roboto Condensed" w:cs="Calibri"/>
                <w:i/>
                <w:color w:val="A6A6A6"/>
              </w:rPr>
              <w:t>:</w:t>
            </w:r>
            <w:r w:rsidRPr="00EC5B43">
              <w:rPr>
                <w:rFonts w:ascii="Roboto Condensed" w:eastAsia="Calibri" w:hAnsi="Roboto Condensed" w:cs="Calibri"/>
                <w:i/>
                <w:color w:val="A6A6A6"/>
                <w:spacing w:val="-1"/>
              </w:rPr>
              <w:t xml:space="preserve"> </w:t>
            </w:r>
            <w:r>
              <w:rPr>
                <w:rFonts w:ascii="Roboto Condensed" w:eastAsia="Calibri" w:hAnsi="Roboto Condensed" w:cs="Calibri"/>
                <w:i/>
                <w:color w:val="A6A6A6"/>
                <w:spacing w:val="1"/>
              </w:rPr>
              <w:t>07/2024</w:t>
            </w:r>
          </w:p>
        </w:tc>
      </w:tr>
      <w:tr w:rsidR="008E4BE6" w14:paraId="73892B5F" w14:textId="77777777" w:rsidTr="006236C0">
        <w:trPr>
          <w:trHeight w:hRule="exact" w:val="360"/>
        </w:trPr>
        <w:tc>
          <w:tcPr>
            <w:tcW w:w="4220" w:type="dxa"/>
            <w:gridSpan w:val="3"/>
            <w:shd w:val="clear" w:color="auto" w:fill="F1E5F7"/>
          </w:tcPr>
          <w:p w14:paraId="74B7FB6D" w14:textId="77777777" w:rsidR="008E4BE6" w:rsidRPr="00973EEA" w:rsidRDefault="008E4BE6" w:rsidP="006236C0">
            <w:pPr>
              <w:spacing w:after="0" w:line="240" w:lineRule="auto"/>
              <w:ind w:left="97" w:right="-20"/>
              <w:rPr>
                <w:rFonts w:ascii="Roboto Condensed" w:eastAsia="Calibri" w:hAnsi="Roboto Condensed" w:cs="Calibri"/>
                <w:b/>
              </w:rPr>
            </w:pPr>
            <w:r w:rsidRPr="00973EEA">
              <w:rPr>
                <w:rFonts w:ascii="Roboto Condensed" w:eastAsia="Calibri" w:hAnsi="Roboto Condensed" w:cs="Calibri"/>
                <w:b/>
                <w:spacing w:val="-1"/>
                <w:position w:val="1"/>
              </w:rPr>
              <w:t>H</w:t>
            </w:r>
            <w:r w:rsidRPr="00973EEA">
              <w:rPr>
                <w:rFonts w:ascii="Roboto Condensed" w:eastAsia="Calibri" w:hAnsi="Roboto Condensed" w:cs="Calibri"/>
                <w:b/>
                <w:spacing w:val="1"/>
                <w:position w:val="1"/>
              </w:rPr>
              <w:t>o</w:t>
            </w:r>
            <w:r w:rsidRPr="00973EEA">
              <w:rPr>
                <w:rFonts w:ascii="Roboto Condensed" w:eastAsia="Calibri" w:hAnsi="Roboto Condensed" w:cs="Calibri"/>
                <w:b/>
                <w:position w:val="1"/>
              </w:rPr>
              <w:t>ra</w:t>
            </w:r>
            <w:r w:rsidRPr="00973EEA">
              <w:rPr>
                <w:rFonts w:ascii="Roboto Condensed" w:eastAsia="Calibri" w:hAnsi="Roboto Condensed" w:cs="Calibri"/>
                <w:b/>
                <w:spacing w:val="-1"/>
                <w:position w:val="1"/>
              </w:rPr>
              <w:t>i</w:t>
            </w:r>
            <w:r w:rsidRPr="00973EEA">
              <w:rPr>
                <w:rFonts w:ascii="Roboto Condensed" w:eastAsia="Calibri" w:hAnsi="Roboto Condensed" w:cs="Calibri"/>
                <w:b/>
                <w:position w:val="1"/>
              </w:rPr>
              <w:t>re</w:t>
            </w:r>
            <w:r w:rsidRPr="00973EEA">
              <w:rPr>
                <w:rFonts w:ascii="Roboto Condensed" w:eastAsia="Calibri" w:hAnsi="Roboto Condensed" w:cs="Calibri"/>
                <w:b/>
                <w:spacing w:val="1"/>
                <w:position w:val="1"/>
              </w:rPr>
              <w:t xml:space="preserve"> </w:t>
            </w:r>
            <w:r w:rsidRPr="00973EEA">
              <w:rPr>
                <w:rFonts w:ascii="Roboto Condensed" w:eastAsia="Calibri" w:hAnsi="Roboto Condensed" w:cs="Calibri"/>
                <w:b/>
                <w:spacing w:val="-1"/>
                <w:position w:val="1"/>
              </w:rPr>
              <w:t>p</w:t>
            </w:r>
            <w:r w:rsidRPr="00973EEA">
              <w:rPr>
                <w:rFonts w:ascii="Roboto Condensed" w:eastAsia="Calibri" w:hAnsi="Roboto Condensed" w:cs="Calibri"/>
                <w:b/>
                <w:spacing w:val="-3"/>
                <w:position w:val="1"/>
              </w:rPr>
              <w:t>r</w:t>
            </w:r>
            <w:r w:rsidRPr="00973EEA">
              <w:rPr>
                <w:rFonts w:ascii="Roboto Condensed" w:eastAsia="Calibri" w:hAnsi="Roboto Condensed" w:cs="Calibri"/>
                <w:b/>
                <w:position w:val="1"/>
              </w:rPr>
              <w:t>és</w:t>
            </w:r>
            <w:r w:rsidRPr="00973EEA">
              <w:rPr>
                <w:rFonts w:ascii="Roboto Condensed" w:eastAsia="Calibri" w:hAnsi="Roboto Condensed" w:cs="Calibri"/>
                <w:b/>
                <w:spacing w:val="1"/>
                <w:position w:val="1"/>
              </w:rPr>
              <w:t>e</w:t>
            </w:r>
            <w:r w:rsidRPr="00973EEA">
              <w:rPr>
                <w:rFonts w:ascii="Roboto Condensed" w:eastAsia="Calibri" w:hAnsi="Roboto Condensed" w:cs="Calibri"/>
                <w:b/>
                <w:spacing w:val="-1"/>
                <w:position w:val="1"/>
              </w:rPr>
              <w:t>n</w:t>
            </w:r>
            <w:r w:rsidRPr="00973EEA">
              <w:rPr>
                <w:rFonts w:ascii="Roboto Condensed" w:eastAsia="Calibri" w:hAnsi="Roboto Condensed" w:cs="Calibri"/>
                <w:b/>
                <w:position w:val="1"/>
              </w:rPr>
              <w:t>t</w:t>
            </w:r>
            <w:r w:rsidRPr="00973EEA">
              <w:rPr>
                <w:rFonts w:ascii="Roboto Condensed" w:eastAsia="Calibri" w:hAnsi="Roboto Condensed" w:cs="Calibri"/>
                <w:b/>
                <w:spacing w:val="-2"/>
                <w:position w:val="1"/>
              </w:rPr>
              <w:t>i</w:t>
            </w:r>
            <w:r w:rsidRPr="00973EEA">
              <w:rPr>
                <w:rFonts w:ascii="Roboto Condensed" w:eastAsia="Calibri" w:hAnsi="Roboto Condensed" w:cs="Calibri"/>
                <w:b/>
                <w:position w:val="1"/>
              </w:rPr>
              <w:t>el</w:t>
            </w:r>
            <w:r w:rsidRPr="00973EEA">
              <w:rPr>
                <w:rFonts w:ascii="Roboto Condensed" w:eastAsia="Calibri" w:hAnsi="Roboto Condensed" w:cs="Calibri"/>
                <w:b/>
                <w:spacing w:val="1"/>
                <w:position w:val="1"/>
              </w:rPr>
              <w:t xml:space="preserve"> </w:t>
            </w:r>
            <w:r w:rsidRPr="00973EEA">
              <w:rPr>
                <w:rFonts w:ascii="Roboto Condensed" w:eastAsia="Calibri" w:hAnsi="Roboto Condensed" w:cs="Calibri"/>
                <w:b/>
                <w:position w:val="1"/>
              </w:rPr>
              <w:t>:</w:t>
            </w:r>
            <w:r w:rsidRPr="00973EEA">
              <w:rPr>
                <w:rFonts w:ascii="Roboto Condensed" w:eastAsia="Calibri" w:hAnsi="Roboto Condensed" w:cs="Calibri"/>
                <w:b/>
                <w:spacing w:val="-1"/>
                <w:position w:val="1"/>
              </w:rPr>
              <w:t xml:space="preserve"> 9</w:t>
            </w:r>
            <w:r w:rsidRPr="00973EEA">
              <w:rPr>
                <w:rFonts w:ascii="Roboto Condensed" w:eastAsia="Calibri" w:hAnsi="Roboto Condensed" w:cs="Calibri"/>
                <w:b/>
                <w:position w:val="1"/>
              </w:rPr>
              <w:t>,75</w:t>
            </w:r>
            <w:r w:rsidRPr="00973EEA">
              <w:rPr>
                <w:rFonts w:ascii="Roboto Condensed" w:eastAsia="Calibri" w:hAnsi="Roboto Condensed" w:cs="Calibri"/>
                <w:b/>
                <w:spacing w:val="1"/>
                <w:position w:val="1"/>
              </w:rPr>
              <w:t xml:space="preserve"> </w:t>
            </w:r>
            <w:r w:rsidRPr="00973EEA">
              <w:rPr>
                <w:rFonts w:ascii="Roboto Condensed" w:eastAsia="Calibri" w:hAnsi="Roboto Condensed" w:cs="Calibri"/>
                <w:b/>
                <w:position w:val="1"/>
              </w:rPr>
              <w:t xml:space="preserve">h </w:t>
            </w:r>
            <w:r w:rsidRPr="00973EEA">
              <w:rPr>
                <w:rFonts w:ascii="Roboto Condensed" w:eastAsia="Calibri" w:hAnsi="Roboto Condensed" w:cs="Calibri"/>
                <w:b/>
                <w:spacing w:val="-2"/>
                <w:position w:val="1"/>
              </w:rPr>
              <w:t>C</w:t>
            </w:r>
            <w:r w:rsidRPr="00973EEA">
              <w:rPr>
                <w:rFonts w:ascii="Roboto Condensed" w:eastAsia="Calibri" w:hAnsi="Roboto Condensed" w:cs="Calibri"/>
                <w:b/>
                <w:position w:val="1"/>
              </w:rPr>
              <w:t>M</w:t>
            </w:r>
            <w:r w:rsidRPr="00973EEA">
              <w:rPr>
                <w:rFonts w:ascii="Roboto Condensed" w:eastAsia="Calibri" w:hAnsi="Roboto Condensed" w:cs="Calibri"/>
                <w:b/>
                <w:spacing w:val="1"/>
                <w:position w:val="1"/>
              </w:rPr>
              <w:t xml:space="preserve"> </w:t>
            </w:r>
            <w:r w:rsidRPr="00973EEA">
              <w:rPr>
                <w:rFonts w:ascii="Roboto Condensed" w:eastAsia="Calibri" w:hAnsi="Roboto Condensed" w:cs="Calibri"/>
                <w:b/>
                <w:position w:val="1"/>
              </w:rPr>
              <w:t>/</w:t>
            </w:r>
            <w:r w:rsidRPr="00973EEA">
              <w:rPr>
                <w:rFonts w:ascii="Roboto Condensed" w:eastAsia="Calibri" w:hAnsi="Roboto Condensed" w:cs="Calibri"/>
                <w:b/>
                <w:spacing w:val="-1"/>
                <w:position w:val="1"/>
              </w:rPr>
              <w:t xml:space="preserve"> 11,25</w:t>
            </w:r>
            <w:r w:rsidRPr="00973EEA">
              <w:rPr>
                <w:rFonts w:ascii="Roboto Condensed" w:eastAsia="Calibri" w:hAnsi="Roboto Condensed" w:cs="Calibri"/>
                <w:b/>
                <w:spacing w:val="3"/>
                <w:position w:val="1"/>
              </w:rPr>
              <w:t xml:space="preserve"> </w:t>
            </w:r>
            <w:r w:rsidRPr="00973EEA">
              <w:rPr>
                <w:rFonts w:ascii="Roboto Condensed" w:eastAsia="Calibri" w:hAnsi="Roboto Condensed" w:cs="Calibri"/>
                <w:b/>
                <w:position w:val="1"/>
              </w:rPr>
              <w:t>h</w:t>
            </w:r>
            <w:r w:rsidRPr="00973EEA">
              <w:rPr>
                <w:rFonts w:ascii="Roboto Condensed" w:eastAsia="Calibri" w:hAnsi="Roboto Condensed" w:cs="Calibri"/>
                <w:b/>
                <w:spacing w:val="-3"/>
                <w:position w:val="1"/>
              </w:rPr>
              <w:t xml:space="preserve"> </w:t>
            </w:r>
            <w:r w:rsidRPr="00973EEA">
              <w:rPr>
                <w:rFonts w:ascii="Roboto Condensed" w:eastAsia="Calibri" w:hAnsi="Roboto Condensed" w:cs="Calibri"/>
                <w:b/>
                <w:position w:val="1"/>
              </w:rPr>
              <w:t>TD</w:t>
            </w:r>
          </w:p>
        </w:tc>
        <w:tc>
          <w:tcPr>
            <w:tcW w:w="3120" w:type="dxa"/>
            <w:shd w:val="clear" w:color="auto" w:fill="F1E5F7"/>
            <w:vAlign w:val="center"/>
          </w:tcPr>
          <w:p w14:paraId="513568ED" w14:textId="77777777" w:rsidR="008E4BE6" w:rsidRPr="00EC5B43" w:rsidRDefault="008E4BE6" w:rsidP="006236C0">
            <w:pPr>
              <w:spacing w:after="0" w:line="240" w:lineRule="auto"/>
              <w:ind w:left="97" w:right="-20"/>
              <w:rPr>
                <w:rFonts w:ascii="Roboto Condensed" w:eastAsia="Calibri" w:hAnsi="Roboto Condensed" w:cs="Calibri"/>
              </w:rPr>
            </w:pPr>
            <w:r w:rsidRPr="00EC5B43">
              <w:rPr>
                <w:rFonts w:ascii="Roboto Condensed" w:eastAsia="Calibri" w:hAnsi="Roboto Condensed" w:cs="Calibri"/>
                <w:position w:val="1"/>
              </w:rPr>
              <w:t>Tra</w:t>
            </w:r>
            <w:r w:rsidRPr="00EC5B43">
              <w:rPr>
                <w:rFonts w:ascii="Roboto Condensed" w:eastAsia="Calibri" w:hAnsi="Roboto Condensed" w:cs="Calibri"/>
                <w:spacing w:val="1"/>
                <w:position w:val="1"/>
              </w:rPr>
              <w:t>v</w:t>
            </w:r>
            <w:r w:rsidRPr="00EC5B43">
              <w:rPr>
                <w:rFonts w:ascii="Roboto Condensed" w:eastAsia="Calibri" w:hAnsi="Roboto Condensed" w:cs="Calibri"/>
                <w:position w:val="1"/>
              </w:rPr>
              <w:t xml:space="preserve">ail </w:t>
            </w:r>
            <w:r w:rsidRPr="00EC5B43">
              <w:rPr>
                <w:rFonts w:ascii="Roboto Condensed" w:eastAsia="Calibri" w:hAnsi="Roboto Condensed" w:cs="Calibri"/>
                <w:spacing w:val="-3"/>
                <w:position w:val="1"/>
              </w:rPr>
              <w:t>p</w:t>
            </w:r>
            <w:r w:rsidRPr="00EC5B43">
              <w:rPr>
                <w:rFonts w:ascii="Roboto Condensed" w:eastAsia="Calibri" w:hAnsi="Roboto Condensed" w:cs="Calibri"/>
                <w:position w:val="1"/>
              </w:rPr>
              <w:t>ers</w:t>
            </w:r>
            <w:r w:rsidRPr="00EC5B43">
              <w:rPr>
                <w:rFonts w:ascii="Roboto Condensed" w:eastAsia="Calibri" w:hAnsi="Roboto Condensed" w:cs="Calibri"/>
                <w:spacing w:val="1"/>
                <w:position w:val="1"/>
              </w:rPr>
              <w:t>o</w:t>
            </w:r>
            <w:r w:rsidRPr="00EC5B43">
              <w:rPr>
                <w:rFonts w:ascii="Roboto Condensed" w:eastAsia="Calibri" w:hAnsi="Roboto Condensed" w:cs="Calibri"/>
                <w:spacing w:val="-1"/>
                <w:position w:val="1"/>
              </w:rPr>
              <w:t>nn</w:t>
            </w:r>
            <w:r w:rsidRPr="00EC5B43">
              <w:rPr>
                <w:rFonts w:ascii="Roboto Condensed" w:eastAsia="Calibri" w:hAnsi="Roboto Condensed" w:cs="Calibri"/>
                <w:position w:val="1"/>
              </w:rPr>
              <w:t>el</w:t>
            </w:r>
            <w:r w:rsidRPr="00EC5B43">
              <w:rPr>
                <w:rFonts w:ascii="Roboto Condensed" w:eastAsia="Calibri" w:hAnsi="Roboto Condensed" w:cs="Calibri"/>
                <w:spacing w:val="-1"/>
                <w:position w:val="1"/>
              </w:rPr>
              <w:t xml:space="preserve"> </w:t>
            </w:r>
            <w:r w:rsidRPr="00EC5B43">
              <w:rPr>
                <w:rFonts w:ascii="Roboto Condensed" w:eastAsia="Calibri" w:hAnsi="Roboto Condensed" w:cs="Calibri"/>
                <w:position w:val="1"/>
              </w:rPr>
              <w:t>: 6h</w:t>
            </w:r>
          </w:p>
        </w:tc>
        <w:tc>
          <w:tcPr>
            <w:tcW w:w="2300" w:type="dxa"/>
            <w:shd w:val="clear" w:color="auto" w:fill="F1E5F7"/>
            <w:vAlign w:val="center"/>
          </w:tcPr>
          <w:p w14:paraId="09072E55" w14:textId="77777777" w:rsidR="008E4BE6" w:rsidRPr="00EC5B43" w:rsidRDefault="008E4BE6" w:rsidP="006236C0">
            <w:pPr>
              <w:spacing w:after="0" w:line="240" w:lineRule="auto"/>
              <w:ind w:left="174"/>
              <w:rPr>
                <w:rFonts w:ascii="Roboto Condensed" w:hAnsi="Roboto Condensed"/>
              </w:rPr>
            </w:pPr>
            <w:r w:rsidRPr="00EC5B43">
              <w:rPr>
                <w:rFonts w:ascii="Roboto Condensed" w:eastAsia="Calibri" w:hAnsi="Roboto Condensed" w:cs="Calibri"/>
                <w:position w:val="1"/>
              </w:rPr>
              <w:t>ECTS</w:t>
            </w:r>
            <w:r w:rsidRPr="00EC5B43">
              <w:rPr>
                <w:rFonts w:ascii="Roboto Condensed" w:eastAsia="Calibri" w:hAnsi="Roboto Condensed" w:cs="Calibri"/>
                <w:spacing w:val="1"/>
                <w:position w:val="1"/>
              </w:rPr>
              <w:t xml:space="preserve"> </w:t>
            </w:r>
            <w:r w:rsidRPr="00EC5B43">
              <w:rPr>
                <w:rFonts w:ascii="Roboto Condensed" w:eastAsia="Calibri" w:hAnsi="Roboto Condensed" w:cs="Calibri"/>
                <w:position w:val="1"/>
              </w:rPr>
              <w:t>:</w:t>
            </w:r>
            <w:r w:rsidRPr="00EC5B43">
              <w:rPr>
                <w:rFonts w:ascii="Roboto Condensed" w:eastAsia="Calibri" w:hAnsi="Roboto Condensed" w:cs="Calibri"/>
                <w:spacing w:val="-1"/>
                <w:position w:val="1"/>
              </w:rPr>
              <w:t xml:space="preserve"> </w:t>
            </w:r>
            <w:r w:rsidRPr="00EC5B43">
              <w:rPr>
                <w:rFonts w:ascii="Roboto Condensed" w:eastAsia="Calibri" w:hAnsi="Roboto Condensed" w:cs="Calibri"/>
                <w:position w:val="1"/>
              </w:rPr>
              <w:t>2</w:t>
            </w:r>
          </w:p>
        </w:tc>
      </w:tr>
      <w:tr w:rsidR="008E4BE6" w14:paraId="7BCEF0E8" w14:textId="77777777" w:rsidTr="006236C0">
        <w:trPr>
          <w:trHeight w:hRule="exact" w:val="752"/>
        </w:trPr>
        <w:tc>
          <w:tcPr>
            <w:tcW w:w="4220" w:type="dxa"/>
            <w:gridSpan w:val="3"/>
            <w:shd w:val="clear" w:color="auto" w:fill="282D46"/>
            <w:vAlign w:val="center"/>
          </w:tcPr>
          <w:p w14:paraId="7051DA10" w14:textId="77777777" w:rsidR="008E4BE6" w:rsidRPr="00365096" w:rsidRDefault="008E4BE6" w:rsidP="006236C0">
            <w:pPr>
              <w:spacing w:after="0" w:line="240" w:lineRule="auto"/>
              <w:ind w:left="97" w:right="-20"/>
              <w:rPr>
                <w:rFonts w:ascii="Roboto Condensed" w:eastAsia="Calibri" w:hAnsi="Roboto Condensed" w:cs="Calibri"/>
                <w:b/>
                <w:color w:val="FFFFFF" w:themeColor="background1"/>
              </w:rPr>
            </w:pPr>
            <w:r w:rsidRPr="00365096">
              <w:rPr>
                <w:rFonts w:ascii="Roboto Condensed" w:eastAsia="Calibri" w:hAnsi="Roboto Condensed" w:cs="Calibri"/>
                <w:b/>
                <w:bCs/>
                <w:color w:val="FFFFFF" w:themeColor="background1"/>
              </w:rPr>
              <w:t>Resp</w:t>
            </w:r>
            <w:r w:rsidRPr="00365096">
              <w:rPr>
                <w:rFonts w:ascii="Roboto Condensed" w:eastAsia="Calibri" w:hAnsi="Roboto Condensed" w:cs="Calibri"/>
                <w:b/>
                <w:bCs/>
                <w:color w:val="FFFFFF" w:themeColor="background1"/>
                <w:spacing w:val="-1"/>
              </w:rPr>
              <w:t>on</w:t>
            </w:r>
            <w:r w:rsidRPr="00365096">
              <w:rPr>
                <w:rFonts w:ascii="Roboto Condensed" w:eastAsia="Calibri" w:hAnsi="Roboto Condensed" w:cs="Calibri"/>
                <w:b/>
                <w:bCs/>
                <w:color w:val="FFFFFF" w:themeColor="background1"/>
              </w:rPr>
              <w:t>s</w:t>
            </w:r>
            <w:r w:rsidRPr="00365096">
              <w:rPr>
                <w:rFonts w:ascii="Roboto Condensed" w:eastAsia="Calibri" w:hAnsi="Roboto Condensed" w:cs="Calibri"/>
                <w:b/>
                <w:bCs/>
                <w:color w:val="FFFFFF" w:themeColor="background1"/>
                <w:spacing w:val="-1"/>
              </w:rPr>
              <w:t>ab</w:t>
            </w:r>
            <w:r w:rsidRPr="00365096">
              <w:rPr>
                <w:rFonts w:ascii="Roboto Condensed" w:eastAsia="Calibri" w:hAnsi="Roboto Condensed" w:cs="Calibri"/>
                <w:b/>
                <w:bCs/>
                <w:color w:val="FFFFFF" w:themeColor="background1"/>
                <w:spacing w:val="1"/>
              </w:rPr>
              <w:t>l</w:t>
            </w:r>
            <w:r w:rsidRPr="00365096">
              <w:rPr>
                <w:rFonts w:ascii="Roboto Condensed" w:eastAsia="Calibri" w:hAnsi="Roboto Condensed" w:cs="Calibri"/>
                <w:b/>
                <w:bCs/>
                <w:color w:val="FFFFFF" w:themeColor="background1"/>
              </w:rPr>
              <w:t>e : O.</w:t>
            </w:r>
            <w:r w:rsidRPr="00365096">
              <w:rPr>
                <w:rFonts w:ascii="Roboto Condensed" w:eastAsia="Calibri" w:hAnsi="Roboto Condensed" w:cs="Calibri"/>
                <w:b/>
                <w:bCs/>
                <w:color w:val="FFFFFF" w:themeColor="background1"/>
                <w:spacing w:val="-1"/>
              </w:rPr>
              <w:t xml:space="preserve"> </w:t>
            </w:r>
            <w:proofErr w:type="spellStart"/>
            <w:r w:rsidRPr="00365096">
              <w:rPr>
                <w:rFonts w:ascii="Roboto Condensed" w:eastAsia="Calibri" w:hAnsi="Roboto Condensed" w:cs="Calibri"/>
                <w:b/>
                <w:bCs/>
                <w:color w:val="FFFFFF" w:themeColor="background1"/>
                <w:spacing w:val="1"/>
              </w:rPr>
              <w:t>C</w:t>
            </w:r>
            <w:r w:rsidRPr="00365096">
              <w:rPr>
                <w:rFonts w:ascii="Roboto Condensed" w:eastAsia="Calibri" w:hAnsi="Roboto Condensed" w:cs="Calibri"/>
                <w:b/>
                <w:bCs/>
                <w:color w:val="FFFFFF" w:themeColor="background1"/>
              </w:rPr>
              <w:t>hery</w:t>
            </w:r>
            <w:proofErr w:type="spellEnd"/>
          </w:p>
        </w:tc>
        <w:tc>
          <w:tcPr>
            <w:tcW w:w="5420" w:type="dxa"/>
            <w:gridSpan w:val="2"/>
            <w:shd w:val="clear" w:color="auto" w:fill="F1E5F7"/>
            <w:vAlign w:val="center"/>
          </w:tcPr>
          <w:p w14:paraId="0F279013" w14:textId="77777777" w:rsidR="008E4BE6" w:rsidRPr="00EC5B43" w:rsidRDefault="008E4BE6" w:rsidP="006236C0">
            <w:pPr>
              <w:spacing w:after="0" w:line="240" w:lineRule="auto"/>
              <w:ind w:left="97" w:right="-20"/>
              <w:rPr>
                <w:rFonts w:ascii="Roboto Condensed" w:hAnsi="Roboto Condensed"/>
              </w:rPr>
            </w:pPr>
            <w:r w:rsidRPr="00EC5B43">
              <w:rPr>
                <w:rFonts w:ascii="Roboto Condensed" w:eastAsia="Calibri" w:hAnsi="Roboto Condensed" w:cs="Calibri"/>
              </w:rPr>
              <w:t>I</w:t>
            </w:r>
            <w:r w:rsidRPr="00EC5B43">
              <w:rPr>
                <w:rFonts w:ascii="Roboto Condensed" w:eastAsia="Calibri" w:hAnsi="Roboto Condensed" w:cs="Calibri"/>
                <w:spacing w:val="-1"/>
              </w:rPr>
              <w:t>n</w:t>
            </w:r>
            <w:r w:rsidRPr="00EC5B43">
              <w:rPr>
                <w:rFonts w:ascii="Roboto Condensed" w:eastAsia="Calibri" w:hAnsi="Roboto Condensed" w:cs="Calibri"/>
              </w:rPr>
              <w:t>t</w:t>
            </w:r>
            <w:r w:rsidRPr="00EC5B43">
              <w:rPr>
                <w:rFonts w:ascii="Roboto Condensed" w:eastAsia="Calibri" w:hAnsi="Roboto Condensed" w:cs="Calibri"/>
                <w:spacing w:val="1"/>
              </w:rPr>
              <w:t>e</w:t>
            </w:r>
            <w:r w:rsidRPr="00EC5B43">
              <w:rPr>
                <w:rFonts w:ascii="Roboto Condensed" w:eastAsia="Calibri" w:hAnsi="Roboto Condensed" w:cs="Calibri"/>
              </w:rPr>
              <w:t>r</w:t>
            </w:r>
            <w:r w:rsidRPr="00EC5B43">
              <w:rPr>
                <w:rFonts w:ascii="Roboto Condensed" w:eastAsia="Calibri" w:hAnsi="Roboto Condensed" w:cs="Calibri"/>
                <w:spacing w:val="1"/>
              </w:rPr>
              <w:t>v</w:t>
            </w:r>
            <w:r w:rsidRPr="00EC5B43">
              <w:rPr>
                <w:rFonts w:ascii="Roboto Condensed" w:eastAsia="Calibri" w:hAnsi="Roboto Condensed" w:cs="Calibri"/>
              </w:rPr>
              <w:t>ena</w:t>
            </w:r>
            <w:r w:rsidRPr="00EC5B43">
              <w:rPr>
                <w:rFonts w:ascii="Roboto Condensed" w:eastAsia="Calibri" w:hAnsi="Roboto Condensed" w:cs="Calibri"/>
                <w:spacing w:val="-1"/>
              </w:rPr>
              <w:t>n</w:t>
            </w:r>
            <w:r w:rsidRPr="00EC5B43">
              <w:rPr>
                <w:rFonts w:ascii="Roboto Condensed" w:eastAsia="Calibri" w:hAnsi="Roboto Condensed" w:cs="Calibri"/>
              </w:rPr>
              <w:t>t :</w:t>
            </w:r>
            <w:r w:rsidRPr="00EC5B43">
              <w:rPr>
                <w:rFonts w:ascii="Roboto Condensed" w:eastAsia="Calibri" w:hAnsi="Roboto Condensed" w:cs="Calibri"/>
                <w:spacing w:val="-1"/>
              </w:rPr>
              <w:t xml:space="preserve"> </w:t>
            </w:r>
            <w:r w:rsidRPr="00EC5B43">
              <w:rPr>
                <w:rFonts w:ascii="Roboto Condensed" w:eastAsia="Calibri" w:hAnsi="Roboto Condensed" w:cs="Calibri"/>
              </w:rPr>
              <w:t xml:space="preserve">O. </w:t>
            </w:r>
            <w:proofErr w:type="spellStart"/>
            <w:r w:rsidRPr="00EC5B43">
              <w:rPr>
                <w:rFonts w:ascii="Roboto Condensed" w:eastAsia="Calibri" w:hAnsi="Roboto Condensed" w:cs="Calibri"/>
              </w:rPr>
              <w:t>C</w:t>
            </w:r>
            <w:r>
              <w:rPr>
                <w:rFonts w:ascii="Roboto Condensed" w:eastAsia="Calibri" w:hAnsi="Roboto Condensed" w:cs="Calibri"/>
                <w:spacing w:val="-1"/>
              </w:rPr>
              <w:t>hery</w:t>
            </w:r>
            <w:proofErr w:type="spellEnd"/>
            <w:r w:rsidRPr="00EC5B43">
              <w:rPr>
                <w:rFonts w:ascii="Roboto Condensed" w:eastAsia="Calibri" w:hAnsi="Roboto Condensed" w:cs="Calibri"/>
              </w:rPr>
              <w:t>,</w:t>
            </w:r>
            <w:r w:rsidRPr="00EC5B43">
              <w:rPr>
                <w:rFonts w:ascii="Roboto Condensed" w:eastAsia="Calibri" w:hAnsi="Roboto Condensed" w:cs="Calibri"/>
                <w:spacing w:val="-1"/>
              </w:rPr>
              <w:t xml:space="preserve"> </w:t>
            </w:r>
            <w:r>
              <w:rPr>
                <w:rFonts w:ascii="Roboto Condensed" w:eastAsia="Calibri" w:hAnsi="Roboto Condensed" w:cs="Calibri"/>
                <w:spacing w:val="1"/>
              </w:rPr>
              <w:t>L.</w:t>
            </w:r>
            <w:r w:rsidRPr="00EC5B43">
              <w:rPr>
                <w:rFonts w:ascii="Roboto Condensed" w:eastAsia="Calibri" w:hAnsi="Roboto Condensed" w:cs="Calibri"/>
              </w:rPr>
              <w:t xml:space="preserve"> </w:t>
            </w:r>
            <w:r>
              <w:rPr>
                <w:rFonts w:ascii="Roboto Condensed" w:eastAsia="Calibri" w:hAnsi="Roboto Condensed" w:cs="Calibri"/>
              </w:rPr>
              <w:t>Rollet</w:t>
            </w:r>
            <w:r w:rsidRPr="00EC5B43">
              <w:rPr>
                <w:rFonts w:ascii="Roboto Condensed" w:eastAsia="Calibri" w:hAnsi="Roboto Condensed" w:cs="Calibri"/>
              </w:rPr>
              <w:t>,</w:t>
            </w:r>
            <w:r>
              <w:rPr>
                <w:rFonts w:ascii="Roboto Condensed" w:eastAsia="Calibri" w:hAnsi="Roboto Condensed" w:cs="Calibri"/>
              </w:rPr>
              <w:t xml:space="preserve"> V.</w:t>
            </w:r>
            <w:r w:rsidRPr="00EC5B43">
              <w:rPr>
                <w:rFonts w:ascii="Roboto Condensed" w:eastAsia="Calibri" w:hAnsi="Roboto Condensed" w:cs="Calibri"/>
                <w:spacing w:val="1"/>
              </w:rPr>
              <w:t xml:space="preserve"> L</w:t>
            </w:r>
            <w:r w:rsidRPr="00EC5B43">
              <w:rPr>
                <w:rFonts w:ascii="Roboto Condensed" w:eastAsia="Calibri" w:hAnsi="Roboto Condensed" w:cs="Calibri"/>
              </w:rPr>
              <w:t>’</w:t>
            </w:r>
            <w:proofErr w:type="spellStart"/>
            <w:r>
              <w:rPr>
                <w:rFonts w:ascii="Roboto Condensed" w:eastAsia="Calibri" w:hAnsi="Roboto Condensed" w:cs="Calibri"/>
              </w:rPr>
              <w:t>huillier</w:t>
            </w:r>
            <w:proofErr w:type="spellEnd"/>
            <w:r w:rsidRPr="00EC5B43">
              <w:rPr>
                <w:rFonts w:ascii="Roboto Condensed" w:eastAsia="Calibri" w:hAnsi="Roboto Condensed" w:cs="Calibri"/>
              </w:rPr>
              <w:t xml:space="preserve"> </w:t>
            </w:r>
            <w:r w:rsidRPr="00EC5B43">
              <w:rPr>
                <w:rFonts w:ascii="Roboto Condensed" w:eastAsia="Calibri" w:hAnsi="Roboto Condensed" w:cs="Calibri"/>
                <w:spacing w:val="1"/>
              </w:rPr>
              <w:t>(</w:t>
            </w:r>
            <w:r w:rsidRPr="00EC5B43">
              <w:rPr>
                <w:rFonts w:ascii="Roboto Condensed" w:eastAsia="Calibri" w:hAnsi="Roboto Condensed" w:cs="Calibri"/>
                <w:spacing w:val="-2"/>
              </w:rPr>
              <w:t>c</w:t>
            </w:r>
            <w:r w:rsidRPr="00EC5B43">
              <w:rPr>
                <w:rFonts w:ascii="Roboto Condensed" w:eastAsia="Calibri" w:hAnsi="Roboto Condensed" w:cs="Calibri"/>
                <w:spacing w:val="1"/>
              </w:rPr>
              <w:t>o</w:t>
            </w:r>
            <w:r w:rsidRPr="00EC5B43">
              <w:rPr>
                <w:rFonts w:ascii="Roboto Condensed" w:eastAsia="Calibri" w:hAnsi="Roboto Condensed" w:cs="Calibri"/>
              </w:rPr>
              <w:t>l</w:t>
            </w:r>
            <w:r w:rsidRPr="00EC5B43">
              <w:rPr>
                <w:rFonts w:ascii="Roboto Condensed" w:eastAsia="Calibri" w:hAnsi="Roboto Condensed" w:cs="Calibri"/>
                <w:spacing w:val="-1"/>
              </w:rPr>
              <w:t>l</w:t>
            </w:r>
            <w:r w:rsidRPr="00EC5B43">
              <w:rPr>
                <w:rFonts w:ascii="Roboto Condensed" w:eastAsia="Calibri" w:hAnsi="Roboto Condensed" w:cs="Calibri"/>
              </w:rPr>
              <w:t>ég</w:t>
            </w:r>
            <w:r w:rsidRPr="00EC5B43">
              <w:rPr>
                <w:rFonts w:ascii="Roboto Condensed" w:eastAsia="Calibri" w:hAnsi="Roboto Condensed" w:cs="Calibri"/>
                <w:spacing w:val="-3"/>
              </w:rPr>
              <w:t>i</w:t>
            </w:r>
            <w:r w:rsidRPr="00EC5B43">
              <w:rPr>
                <w:rFonts w:ascii="Roboto Condensed" w:eastAsia="Calibri" w:hAnsi="Roboto Condensed" w:cs="Calibri"/>
                <w:spacing w:val="-1"/>
              </w:rPr>
              <w:t>u</w:t>
            </w:r>
            <w:r w:rsidRPr="00EC5B43">
              <w:rPr>
                <w:rFonts w:ascii="Roboto Condensed" w:eastAsia="Calibri" w:hAnsi="Roboto Condensed" w:cs="Calibri"/>
              </w:rPr>
              <w:t>m</w:t>
            </w:r>
            <w:r w:rsidRPr="00EC5B43">
              <w:rPr>
                <w:rFonts w:ascii="Roboto Condensed" w:eastAsia="Calibri" w:hAnsi="Roboto Condensed" w:cs="Calibri"/>
                <w:spacing w:val="1"/>
              </w:rPr>
              <w:t xml:space="preserve"> </w:t>
            </w:r>
            <w:r w:rsidRPr="00EC5B43">
              <w:rPr>
                <w:rFonts w:ascii="Roboto Condensed" w:eastAsia="Calibri" w:hAnsi="Roboto Condensed" w:cs="Calibri"/>
              </w:rPr>
              <w:t>Sa</w:t>
            </w:r>
            <w:r w:rsidRPr="00EC5B43">
              <w:rPr>
                <w:rFonts w:ascii="Roboto Condensed" w:eastAsia="Calibri" w:hAnsi="Roboto Condensed" w:cs="Calibri"/>
                <w:spacing w:val="-1"/>
              </w:rPr>
              <w:t>n</w:t>
            </w:r>
            <w:r w:rsidRPr="00EC5B43">
              <w:rPr>
                <w:rFonts w:ascii="Roboto Condensed" w:eastAsia="Calibri" w:hAnsi="Roboto Condensed" w:cs="Calibri"/>
              </w:rPr>
              <w:t>t</w:t>
            </w:r>
            <w:r w:rsidRPr="00EC5B43">
              <w:rPr>
                <w:rFonts w:ascii="Roboto Condensed" w:eastAsia="Calibri" w:hAnsi="Roboto Condensed" w:cs="Calibri"/>
                <w:spacing w:val="-2"/>
              </w:rPr>
              <w:t>é</w:t>
            </w:r>
            <w:r w:rsidRPr="00EC5B43">
              <w:rPr>
                <w:rFonts w:ascii="Roboto Condensed" w:eastAsia="Calibri" w:hAnsi="Roboto Condensed" w:cs="Calibri"/>
              </w:rPr>
              <w:t>)</w:t>
            </w:r>
          </w:p>
        </w:tc>
      </w:tr>
      <w:tr w:rsidR="008E4BE6" w14:paraId="1504290E" w14:textId="77777777" w:rsidTr="006236C0">
        <w:trPr>
          <w:trHeight w:hRule="exact" w:val="917"/>
        </w:trPr>
        <w:tc>
          <w:tcPr>
            <w:tcW w:w="2567" w:type="dxa"/>
            <w:gridSpan w:val="2"/>
            <w:shd w:val="clear" w:color="auto" w:fill="282D46"/>
            <w:vAlign w:val="center"/>
          </w:tcPr>
          <w:p w14:paraId="4CFCE379" w14:textId="77777777" w:rsidR="008E4BE6" w:rsidRPr="00365096" w:rsidRDefault="008E4BE6" w:rsidP="006236C0">
            <w:pPr>
              <w:spacing w:after="0" w:line="240" w:lineRule="auto"/>
              <w:ind w:left="97" w:right="-20"/>
              <w:rPr>
                <w:rFonts w:ascii="Roboto Condensed" w:eastAsia="Calibri" w:hAnsi="Roboto Condensed" w:cs="Calibri"/>
                <w:b/>
                <w:color w:val="FFFFFF" w:themeColor="background1"/>
              </w:rPr>
            </w:pPr>
            <w:r w:rsidRPr="00365096">
              <w:rPr>
                <w:rFonts w:ascii="Roboto Condensed" w:eastAsia="Calibri" w:hAnsi="Roboto Condensed" w:cs="Calibri"/>
                <w:b/>
                <w:bCs/>
                <w:color w:val="FFFFFF" w:themeColor="background1"/>
                <w:position w:val="1"/>
              </w:rPr>
              <w:t>A</w:t>
            </w:r>
            <w:r w:rsidRPr="00365096">
              <w:rPr>
                <w:rFonts w:ascii="Roboto Condensed" w:eastAsia="Calibri" w:hAnsi="Roboto Condensed" w:cs="Calibri"/>
                <w:b/>
                <w:bCs/>
                <w:color w:val="FFFFFF" w:themeColor="background1"/>
                <w:spacing w:val="2"/>
                <w:position w:val="1"/>
              </w:rPr>
              <w:t>c</w:t>
            </w:r>
            <w:r w:rsidRPr="00365096">
              <w:rPr>
                <w:rFonts w:ascii="Roboto Condensed" w:eastAsia="Calibri" w:hAnsi="Roboto Condensed" w:cs="Calibri"/>
                <w:b/>
                <w:bCs/>
                <w:color w:val="FFFFFF" w:themeColor="background1"/>
                <w:spacing w:val="-1"/>
                <w:position w:val="1"/>
              </w:rPr>
              <w:t>qu</w:t>
            </w:r>
            <w:r w:rsidRPr="00365096">
              <w:rPr>
                <w:rFonts w:ascii="Roboto Condensed" w:eastAsia="Calibri" w:hAnsi="Roboto Condensed" w:cs="Calibri"/>
                <w:b/>
                <w:bCs/>
                <w:color w:val="FFFFFF" w:themeColor="background1"/>
                <w:spacing w:val="-2"/>
                <w:position w:val="1"/>
              </w:rPr>
              <w:t>i</w:t>
            </w:r>
            <w:r w:rsidRPr="00365096">
              <w:rPr>
                <w:rFonts w:ascii="Roboto Condensed" w:eastAsia="Calibri" w:hAnsi="Roboto Condensed" w:cs="Calibri"/>
                <w:b/>
                <w:bCs/>
                <w:color w:val="FFFFFF" w:themeColor="background1"/>
                <w:position w:val="1"/>
              </w:rPr>
              <w:t>s</w:t>
            </w:r>
            <w:r w:rsidRPr="00365096">
              <w:rPr>
                <w:rFonts w:ascii="Roboto Condensed" w:eastAsia="Calibri" w:hAnsi="Roboto Condensed" w:cs="Calibri"/>
                <w:b/>
                <w:bCs/>
                <w:color w:val="FFFFFF" w:themeColor="background1"/>
                <w:spacing w:val="1"/>
                <w:position w:val="1"/>
              </w:rPr>
              <w:t xml:space="preserve"> </w:t>
            </w:r>
            <w:r w:rsidRPr="00365096">
              <w:rPr>
                <w:rFonts w:ascii="Roboto Condensed" w:eastAsia="Calibri" w:hAnsi="Roboto Condensed" w:cs="Calibri"/>
                <w:b/>
                <w:bCs/>
                <w:color w:val="FFFFFF" w:themeColor="background1"/>
                <w:position w:val="1"/>
              </w:rPr>
              <w:t>d’</w:t>
            </w:r>
            <w:r w:rsidRPr="00365096">
              <w:rPr>
                <w:rFonts w:ascii="Roboto Condensed" w:eastAsia="Calibri" w:hAnsi="Roboto Condensed" w:cs="Calibri"/>
                <w:b/>
                <w:bCs/>
                <w:color w:val="FFFFFF" w:themeColor="background1"/>
                <w:spacing w:val="-1"/>
                <w:position w:val="1"/>
              </w:rPr>
              <w:t>app</w:t>
            </w:r>
            <w:r w:rsidRPr="00365096">
              <w:rPr>
                <w:rFonts w:ascii="Roboto Condensed" w:eastAsia="Calibri" w:hAnsi="Roboto Condensed" w:cs="Calibri"/>
                <w:b/>
                <w:bCs/>
                <w:color w:val="FFFFFF" w:themeColor="background1"/>
                <w:spacing w:val="1"/>
                <w:position w:val="1"/>
              </w:rPr>
              <w:t>r</w:t>
            </w:r>
            <w:r w:rsidRPr="00365096">
              <w:rPr>
                <w:rFonts w:ascii="Roboto Condensed" w:eastAsia="Calibri" w:hAnsi="Roboto Condensed" w:cs="Calibri"/>
                <w:b/>
                <w:bCs/>
                <w:color w:val="FFFFFF" w:themeColor="background1"/>
                <w:spacing w:val="-1"/>
                <w:position w:val="1"/>
              </w:rPr>
              <w:t>en</w:t>
            </w:r>
            <w:r w:rsidRPr="00365096">
              <w:rPr>
                <w:rFonts w:ascii="Roboto Condensed" w:eastAsia="Calibri" w:hAnsi="Roboto Condensed" w:cs="Calibri"/>
                <w:b/>
                <w:bCs/>
                <w:color w:val="FFFFFF" w:themeColor="background1"/>
                <w:position w:val="1"/>
              </w:rPr>
              <w:t>t</w:t>
            </w:r>
            <w:r w:rsidRPr="00365096">
              <w:rPr>
                <w:rFonts w:ascii="Roboto Condensed" w:eastAsia="Calibri" w:hAnsi="Roboto Condensed" w:cs="Calibri"/>
                <w:b/>
                <w:bCs/>
                <w:color w:val="FFFFFF" w:themeColor="background1"/>
                <w:spacing w:val="-1"/>
                <w:position w:val="1"/>
              </w:rPr>
              <w:t>i</w:t>
            </w:r>
            <w:r w:rsidRPr="00365096">
              <w:rPr>
                <w:rFonts w:ascii="Roboto Condensed" w:eastAsia="Calibri" w:hAnsi="Roboto Condensed" w:cs="Calibri"/>
                <w:b/>
                <w:bCs/>
                <w:color w:val="FFFFFF" w:themeColor="background1"/>
                <w:position w:val="1"/>
              </w:rPr>
              <w:t>ss</w:t>
            </w:r>
            <w:r w:rsidRPr="00365096">
              <w:rPr>
                <w:rFonts w:ascii="Roboto Condensed" w:eastAsia="Calibri" w:hAnsi="Roboto Condensed" w:cs="Calibri"/>
                <w:b/>
                <w:bCs/>
                <w:color w:val="FFFFFF" w:themeColor="background1"/>
                <w:spacing w:val="-1"/>
                <w:position w:val="1"/>
              </w:rPr>
              <w:t>a</w:t>
            </w:r>
            <w:r w:rsidRPr="00365096">
              <w:rPr>
                <w:rFonts w:ascii="Roboto Condensed" w:eastAsia="Calibri" w:hAnsi="Roboto Condensed" w:cs="Calibri"/>
                <w:b/>
                <w:bCs/>
                <w:color w:val="FFFFFF" w:themeColor="background1"/>
                <w:spacing w:val="1"/>
                <w:position w:val="1"/>
              </w:rPr>
              <w:t>g</w:t>
            </w:r>
            <w:r w:rsidRPr="00365096">
              <w:rPr>
                <w:rFonts w:ascii="Roboto Condensed" w:eastAsia="Calibri" w:hAnsi="Roboto Condensed" w:cs="Calibri"/>
                <w:b/>
                <w:bCs/>
                <w:color w:val="FFFFFF" w:themeColor="background1"/>
                <w:position w:val="1"/>
              </w:rPr>
              <w:t xml:space="preserve">e </w:t>
            </w:r>
            <w:r w:rsidRPr="00365096">
              <w:rPr>
                <w:rFonts w:ascii="Roboto Condensed" w:eastAsia="Calibri" w:hAnsi="Roboto Condensed" w:cs="Calibri"/>
                <w:b/>
                <w:bCs/>
                <w:color w:val="FFFFFF" w:themeColor="background1"/>
                <w:spacing w:val="1"/>
              </w:rPr>
              <w:t>v</w:t>
            </w:r>
            <w:r w:rsidRPr="00365096">
              <w:rPr>
                <w:rFonts w:ascii="Roboto Condensed" w:eastAsia="Calibri" w:hAnsi="Roboto Condensed" w:cs="Calibri"/>
                <w:b/>
                <w:bCs/>
                <w:color w:val="FFFFFF" w:themeColor="background1"/>
                <w:spacing w:val="-1"/>
              </w:rPr>
              <w:t>i</w:t>
            </w:r>
            <w:r w:rsidRPr="00365096">
              <w:rPr>
                <w:rFonts w:ascii="Roboto Condensed" w:eastAsia="Calibri" w:hAnsi="Roboto Condensed" w:cs="Calibri"/>
                <w:b/>
                <w:bCs/>
                <w:color w:val="FFFFFF" w:themeColor="background1"/>
              </w:rPr>
              <w:t>s</w:t>
            </w:r>
            <w:r w:rsidRPr="00365096">
              <w:rPr>
                <w:rFonts w:ascii="Roboto Condensed" w:eastAsia="Calibri" w:hAnsi="Roboto Condensed" w:cs="Calibri"/>
                <w:b/>
                <w:bCs/>
                <w:color w:val="FFFFFF" w:themeColor="background1"/>
                <w:spacing w:val="-1"/>
              </w:rPr>
              <w:t>é</w:t>
            </w:r>
            <w:r w:rsidRPr="00365096">
              <w:rPr>
                <w:rFonts w:ascii="Roboto Condensed" w:eastAsia="Calibri" w:hAnsi="Roboto Condensed" w:cs="Calibri"/>
                <w:b/>
                <w:bCs/>
                <w:color w:val="FFFFFF" w:themeColor="background1"/>
              </w:rPr>
              <w:t>s</w:t>
            </w:r>
          </w:p>
        </w:tc>
        <w:tc>
          <w:tcPr>
            <w:tcW w:w="7073" w:type="dxa"/>
            <w:gridSpan w:val="3"/>
            <w:shd w:val="clear" w:color="auto" w:fill="F1E5F7"/>
            <w:vAlign w:val="center"/>
          </w:tcPr>
          <w:p w14:paraId="1CAF8814" w14:textId="77777777" w:rsidR="008E4BE6" w:rsidRPr="00EC5B43" w:rsidRDefault="008E4BE6" w:rsidP="006236C0">
            <w:pPr>
              <w:spacing w:after="0" w:line="240" w:lineRule="auto"/>
              <w:ind w:left="100" w:right="-20"/>
              <w:rPr>
                <w:rFonts w:ascii="Roboto Condensed" w:eastAsia="Calibri" w:hAnsi="Roboto Condensed" w:cs="Calibri"/>
                <w:sz w:val="20"/>
                <w:szCs w:val="20"/>
              </w:rPr>
            </w:pPr>
            <w:r w:rsidRPr="00EC5B43">
              <w:rPr>
                <w:rFonts w:ascii="Roboto Condensed" w:eastAsia="Calibri" w:hAnsi="Roboto Condensed" w:cs="Calibri"/>
                <w:position w:val="1"/>
                <w:sz w:val="20"/>
                <w:szCs w:val="20"/>
              </w:rPr>
              <w:t>S’</w:t>
            </w:r>
            <w:r w:rsidRPr="00EC5B43">
              <w:rPr>
                <w:rFonts w:ascii="Roboto Condensed" w:eastAsia="Calibri" w:hAnsi="Roboto Condensed" w:cs="Calibri"/>
                <w:spacing w:val="-1"/>
                <w:position w:val="1"/>
                <w:sz w:val="20"/>
                <w:szCs w:val="20"/>
              </w:rPr>
              <w:t>app</w:t>
            </w:r>
            <w:r w:rsidRPr="00EC5B43">
              <w:rPr>
                <w:rFonts w:ascii="Roboto Condensed" w:eastAsia="Calibri" w:hAnsi="Roboto Condensed" w:cs="Calibri"/>
                <w:position w:val="1"/>
                <w:sz w:val="20"/>
                <w:szCs w:val="20"/>
              </w:rPr>
              <w:t>r</w:t>
            </w:r>
            <w:r w:rsidRPr="00EC5B43">
              <w:rPr>
                <w:rFonts w:ascii="Roboto Condensed" w:eastAsia="Calibri" w:hAnsi="Roboto Condensed" w:cs="Calibri"/>
                <w:spacing w:val="1"/>
                <w:position w:val="1"/>
                <w:sz w:val="20"/>
                <w:szCs w:val="20"/>
              </w:rPr>
              <w:t>o</w:t>
            </w:r>
            <w:r w:rsidRPr="00EC5B43">
              <w:rPr>
                <w:rFonts w:ascii="Roboto Condensed" w:eastAsia="Calibri" w:hAnsi="Roboto Condensed" w:cs="Calibri"/>
                <w:spacing w:val="-1"/>
                <w:position w:val="1"/>
                <w:sz w:val="20"/>
                <w:szCs w:val="20"/>
              </w:rPr>
              <w:t>p</w:t>
            </w:r>
            <w:r w:rsidRPr="00EC5B43">
              <w:rPr>
                <w:rFonts w:ascii="Roboto Condensed" w:eastAsia="Calibri" w:hAnsi="Roboto Condensed" w:cs="Calibri"/>
                <w:position w:val="1"/>
                <w:sz w:val="20"/>
                <w:szCs w:val="20"/>
              </w:rPr>
              <w:t>rier</w:t>
            </w:r>
            <w:r w:rsidRPr="00EC5B43">
              <w:rPr>
                <w:rFonts w:ascii="Roboto Condensed" w:eastAsia="Calibri" w:hAnsi="Roboto Condensed" w:cs="Calibri"/>
                <w:spacing w:val="5"/>
                <w:position w:val="1"/>
                <w:sz w:val="20"/>
                <w:szCs w:val="20"/>
              </w:rPr>
              <w:t xml:space="preserve"> </w:t>
            </w:r>
            <w:r w:rsidRPr="00EC5B43">
              <w:rPr>
                <w:rFonts w:ascii="Roboto Condensed" w:eastAsia="Calibri" w:hAnsi="Roboto Condensed" w:cs="Calibri"/>
                <w:position w:val="1"/>
                <w:sz w:val="20"/>
                <w:szCs w:val="20"/>
              </w:rPr>
              <w:t>et</w:t>
            </w:r>
            <w:r w:rsidRPr="00EC5B43">
              <w:rPr>
                <w:rFonts w:ascii="Roboto Condensed" w:eastAsia="Calibri" w:hAnsi="Roboto Condensed" w:cs="Calibri"/>
                <w:spacing w:val="6"/>
                <w:position w:val="1"/>
                <w:sz w:val="20"/>
                <w:szCs w:val="20"/>
              </w:rPr>
              <w:t xml:space="preserve"> </w:t>
            </w:r>
            <w:r w:rsidRPr="00EC5B43">
              <w:rPr>
                <w:rFonts w:ascii="Roboto Condensed" w:eastAsia="Calibri" w:hAnsi="Roboto Condensed" w:cs="Calibri"/>
                <w:position w:val="1"/>
                <w:sz w:val="20"/>
                <w:szCs w:val="20"/>
              </w:rPr>
              <w:t>réfléch</w:t>
            </w:r>
            <w:r w:rsidRPr="00EC5B43">
              <w:rPr>
                <w:rFonts w:ascii="Roboto Condensed" w:eastAsia="Calibri" w:hAnsi="Roboto Condensed" w:cs="Calibri"/>
                <w:spacing w:val="-1"/>
                <w:position w:val="1"/>
                <w:sz w:val="20"/>
                <w:szCs w:val="20"/>
              </w:rPr>
              <w:t>i</w:t>
            </w:r>
            <w:r w:rsidRPr="00EC5B43">
              <w:rPr>
                <w:rFonts w:ascii="Roboto Condensed" w:eastAsia="Calibri" w:hAnsi="Roboto Condensed" w:cs="Calibri"/>
                <w:position w:val="1"/>
                <w:sz w:val="20"/>
                <w:szCs w:val="20"/>
              </w:rPr>
              <w:t>r</w:t>
            </w:r>
            <w:r w:rsidRPr="00EC5B43">
              <w:rPr>
                <w:rFonts w:ascii="Roboto Condensed" w:eastAsia="Calibri" w:hAnsi="Roboto Condensed" w:cs="Calibri"/>
                <w:spacing w:val="5"/>
                <w:position w:val="1"/>
                <w:sz w:val="20"/>
                <w:szCs w:val="20"/>
              </w:rPr>
              <w:t xml:space="preserve"> </w:t>
            </w:r>
            <w:r w:rsidRPr="00EC5B43">
              <w:rPr>
                <w:rFonts w:ascii="Roboto Condensed" w:eastAsia="Calibri" w:hAnsi="Roboto Condensed" w:cs="Calibri"/>
                <w:spacing w:val="-1"/>
                <w:position w:val="1"/>
                <w:sz w:val="20"/>
                <w:szCs w:val="20"/>
              </w:rPr>
              <w:t>p</w:t>
            </w:r>
            <w:r w:rsidRPr="00EC5B43">
              <w:rPr>
                <w:rFonts w:ascii="Roboto Condensed" w:eastAsia="Calibri" w:hAnsi="Roboto Condensed" w:cs="Calibri"/>
                <w:spacing w:val="-2"/>
                <w:position w:val="1"/>
                <w:sz w:val="20"/>
                <w:szCs w:val="20"/>
              </w:rPr>
              <w:t>e</w:t>
            </w:r>
            <w:r w:rsidRPr="00EC5B43">
              <w:rPr>
                <w:rFonts w:ascii="Roboto Condensed" w:eastAsia="Calibri" w:hAnsi="Roboto Condensed" w:cs="Calibri"/>
                <w:position w:val="1"/>
                <w:sz w:val="20"/>
                <w:szCs w:val="20"/>
              </w:rPr>
              <w:t>rs</w:t>
            </w:r>
            <w:r w:rsidRPr="00EC5B43">
              <w:rPr>
                <w:rFonts w:ascii="Roboto Condensed" w:eastAsia="Calibri" w:hAnsi="Roboto Condensed" w:cs="Calibri"/>
                <w:spacing w:val="1"/>
                <w:position w:val="1"/>
                <w:sz w:val="20"/>
                <w:szCs w:val="20"/>
              </w:rPr>
              <w:t>o</w:t>
            </w:r>
            <w:r w:rsidRPr="00EC5B43">
              <w:rPr>
                <w:rFonts w:ascii="Roboto Condensed" w:eastAsia="Calibri" w:hAnsi="Roboto Condensed" w:cs="Calibri"/>
                <w:spacing w:val="-1"/>
                <w:position w:val="1"/>
                <w:sz w:val="20"/>
                <w:szCs w:val="20"/>
              </w:rPr>
              <w:t>nn</w:t>
            </w:r>
            <w:r w:rsidRPr="00EC5B43">
              <w:rPr>
                <w:rFonts w:ascii="Roboto Condensed" w:eastAsia="Calibri" w:hAnsi="Roboto Condensed" w:cs="Calibri"/>
                <w:position w:val="1"/>
                <w:sz w:val="20"/>
                <w:szCs w:val="20"/>
              </w:rPr>
              <w:t>ell</w:t>
            </w:r>
            <w:r w:rsidRPr="00EC5B43">
              <w:rPr>
                <w:rFonts w:ascii="Roboto Condensed" w:eastAsia="Calibri" w:hAnsi="Roboto Condensed" w:cs="Calibri"/>
                <w:spacing w:val="-2"/>
                <w:position w:val="1"/>
                <w:sz w:val="20"/>
                <w:szCs w:val="20"/>
              </w:rPr>
              <w:t>e</w:t>
            </w:r>
            <w:r w:rsidRPr="00EC5B43">
              <w:rPr>
                <w:rFonts w:ascii="Roboto Condensed" w:eastAsia="Calibri" w:hAnsi="Roboto Condensed" w:cs="Calibri"/>
                <w:spacing w:val="1"/>
                <w:position w:val="1"/>
                <w:sz w:val="20"/>
                <w:szCs w:val="20"/>
              </w:rPr>
              <w:t>m</w:t>
            </w:r>
            <w:r w:rsidRPr="00EC5B43">
              <w:rPr>
                <w:rFonts w:ascii="Roboto Condensed" w:eastAsia="Calibri" w:hAnsi="Roboto Condensed" w:cs="Calibri"/>
                <w:position w:val="1"/>
                <w:sz w:val="20"/>
                <w:szCs w:val="20"/>
              </w:rPr>
              <w:t>ent</w:t>
            </w:r>
            <w:r w:rsidRPr="00EC5B43">
              <w:rPr>
                <w:rFonts w:ascii="Roboto Condensed" w:eastAsia="Calibri" w:hAnsi="Roboto Condensed" w:cs="Calibri"/>
                <w:spacing w:val="5"/>
                <w:position w:val="1"/>
                <w:sz w:val="20"/>
                <w:szCs w:val="20"/>
              </w:rPr>
              <w:t xml:space="preserve"> </w:t>
            </w:r>
            <w:r w:rsidRPr="00EC5B43">
              <w:rPr>
                <w:rFonts w:ascii="Roboto Condensed" w:eastAsia="Calibri" w:hAnsi="Roboto Condensed" w:cs="Calibri"/>
                <w:position w:val="1"/>
                <w:sz w:val="20"/>
                <w:szCs w:val="20"/>
              </w:rPr>
              <w:t>sur</w:t>
            </w:r>
            <w:r w:rsidRPr="00EC5B43">
              <w:rPr>
                <w:rFonts w:ascii="Roboto Condensed" w:eastAsia="Calibri" w:hAnsi="Roboto Condensed" w:cs="Calibri"/>
                <w:spacing w:val="4"/>
                <w:position w:val="1"/>
                <w:sz w:val="20"/>
                <w:szCs w:val="20"/>
              </w:rPr>
              <w:t xml:space="preserve"> </w:t>
            </w:r>
            <w:r w:rsidRPr="00EC5B43">
              <w:rPr>
                <w:rFonts w:ascii="Roboto Condensed" w:eastAsia="Calibri" w:hAnsi="Roboto Condensed" w:cs="Calibri"/>
                <w:position w:val="1"/>
                <w:sz w:val="20"/>
                <w:szCs w:val="20"/>
              </w:rPr>
              <w:t>la</w:t>
            </w:r>
            <w:r w:rsidRPr="00EC5B43">
              <w:rPr>
                <w:rFonts w:ascii="Roboto Condensed" w:eastAsia="Calibri" w:hAnsi="Roboto Condensed" w:cs="Calibri"/>
                <w:spacing w:val="5"/>
                <w:position w:val="1"/>
                <w:sz w:val="20"/>
                <w:szCs w:val="20"/>
              </w:rPr>
              <w:t xml:space="preserve"> </w:t>
            </w:r>
            <w:r w:rsidRPr="00EC5B43">
              <w:rPr>
                <w:rFonts w:ascii="Roboto Condensed" w:eastAsia="Calibri" w:hAnsi="Roboto Condensed" w:cs="Calibri"/>
                <w:spacing w:val="-1"/>
                <w:position w:val="1"/>
                <w:sz w:val="20"/>
                <w:szCs w:val="20"/>
              </w:rPr>
              <w:t>n</w:t>
            </w:r>
            <w:r w:rsidRPr="00EC5B43">
              <w:rPr>
                <w:rFonts w:ascii="Roboto Condensed" w:eastAsia="Calibri" w:hAnsi="Roboto Condensed" w:cs="Calibri"/>
                <w:spacing w:val="1"/>
                <w:position w:val="1"/>
                <w:sz w:val="20"/>
                <w:szCs w:val="20"/>
              </w:rPr>
              <w:t>o</w:t>
            </w:r>
            <w:r w:rsidRPr="00EC5B43">
              <w:rPr>
                <w:rFonts w:ascii="Roboto Condensed" w:eastAsia="Calibri" w:hAnsi="Roboto Condensed" w:cs="Calibri"/>
                <w:position w:val="1"/>
                <w:sz w:val="20"/>
                <w:szCs w:val="20"/>
              </w:rPr>
              <w:t>t</w:t>
            </w:r>
            <w:r w:rsidRPr="00EC5B43">
              <w:rPr>
                <w:rFonts w:ascii="Roboto Condensed" w:eastAsia="Calibri" w:hAnsi="Roboto Condensed" w:cs="Calibri"/>
                <w:spacing w:val="-2"/>
                <w:position w:val="1"/>
                <w:sz w:val="20"/>
                <w:szCs w:val="20"/>
              </w:rPr>
              <w:t>i</w:t>
            </w:r>
            <w:r w:rsidRPr="00EC5B43">
              <w:rPr>
                <w:rFonts w:ascii="Roboto Condensed" w:eastAsia="Calibri" w:hAnsi="Roboto Condensed" w:cs="Calibri"/>
                <w:spacing w:val="-1"/>
                <w:position w:val="1"/>
                <w:sz w:val="20"/>
                <w:szCs w:val="20"/>
              </w:rPr>
              <w:t>o</w:t>
            </w:r>
            <w:r w:rsidRPr="00EC5B43">
              <w:rPr>
                <w:rFonts w:ascii="Roboto Condensed" w:eastAsia="Calibri" w:hAnsi="Roboto Condensed" w:cs="Calibri"/>
                <w:position w:val="1"/>
                <w:sz w:val="20"/>
                <w:szCs w:val="20"/>
              </w:rPr>
              <w:t>n</w:t>
            </w:r>
            <w:r w:rsidRPr="00EC5B43">
              <w:rPr>
                <w:rFonts w:ascii="Roboto Condensed" w:eastAsia="Calibri" w:hAnsi="Roboto Condensed" w:cs="Calibri"/>
                <w:spacing w:val="5"/>
                <w:position w:val="1"/>
                <w:sz w:val="20"/>
                <w:szCs w:val="20"/>
              </w:rPr>
              <w:t xml:space="preserve"> </w:t>
            </w:r>
            <w:r w:rsidRPr="00EC5B43">
              <w:rPr>
                <w:rFonts w:ascii="Roboto Condensed" w:eastAsia="Calibri" w:hAnsi="Roboto Condensed" w:cs="Calibri"/>
                <w:spacing w:val="-1"/>
                <w:position w:val="1"/>
                <w:sz w:val="20"/>
                <w:szCs w:val="20"/>
              </w:rPr>
              <w:t>d</w:t>
            </w:r>
            <w:r w:rsidRPr="00EC5B43">
              <w:rPr>
                <w:rFonts w:ascii="Roboto Condensed" w:eastAsia="Calibri" w:hAnsi="Roboto Condensed" w:cs="Calibri"/>
                <w:position w:val="1"/>
                <w:sz w:val="20"/>
                <w:szCs w:val="20"/>
              </w:rPr>
              <w:t>e</w:t>
            </w:r>
            <w:r w:rsidRPr="00EC5B43">
              <w:rPr>
                <w:rFonts w:ascii="Roboto Condensed" w:eastAsia="Calibri" w:hAnsi="Roboto Condensed" w:cs="Calibri"/>
                <w:spacing w:val="6"/>
                <w:position w:val="1"/>
                <w:sz w:val="20"/>
                <w:szCs w:val="20"/>
              </w:rPr>
              <w:t xml:space="preserve"> </w:t>
            </w:r>
            <w:r w:rsidRPr="00EC5B43">
              <w:rPr>
                <w:rFonts w:ascii="Roboto Condensed" w:eastAsia="Calibri" w:hAnsi="Roboto Condensed" w:cs="Calibri"/>
                <w:position w:val="1"/>
                <w:sz w:val="20"/>
                <w:szCs w:val="20"/>
              </w:rPr>
              <w:t>respo</w:t>
            </w:r>
            <w:r w:rsidRPr="00EC5B43">
              <w:rPr>
                <w:rFonts w:ascii="Roboto Condensed" w:eastAsia="Calibri" w:hAnsi="Roboto Condensed" w:cs="Calibri"/>
                <w:spacing w:val="-1"/>
                <w:position w:val="1"/>
                <w:sz w:val="20"/>
                <w:szCs w:val="20"/>
              </w:rPr>
              <w:t>n</w:t>
            </w:r>
            <w:r w:rsidRPr="00EC5B43">
              <w:rPr>
                <w:rFonts w:ascii="Roboto Condensed" w:eastAsia="Calibri" w:hAnsi="Roboto Condensed" w:cs="Calibri"/>
                <w:position w:val="1"/>
                <w:sz w:val="20"/>
                <w:szCs w:val="20"/>
              </w:rPr>
              <w:t>sa</w:t>
            </w:r>
            <w:r w:rsidRPr="00EC5B43">
              <w:rPr>
                <w:rFonts w:ascii="Roboto Condensed" w:eastAsia="Calibri" w:hAnsi="Roboto Condensed" w:cs="Calibri"/>
                <w:spacing w:val="-1"/>
                <w:position w:val="1"/>
                <w:sz w:val="20"/>
                <w:szCs w:val="20"/>
              </w:rPr>
              <w:t>b</w:t>
            </w:r>
            <w:r w:rsidRPr="00EC5B43">
              <w:rPr>
                <w:rFonts w:ascii="Roboto Condensed" w:eastAsia="Calibri" w:hAnsi="Roboto Condensed" w:cs="Calibri"/>
                <w:position w:val="1"/>
                <w:sz w:val="20"/>
                <w:szCs w:val="20"/>
              </w:rPr>
              <w:t>i</w:t>
            </w:r>
            <w:r w:rsidRPr="00EC5B43">
              <w:rPr>
                <w:rFonts w:ascii="Roboto Condensed" w:eastAsia="Calibri" w:hAnsi="Roboto Condensed" w:cs="Calibri"/>
                <w:spacing w:val="-1"/>
                <w:position w:val="1"/>
                <w:sz w:val="20"/>
                <w:szCs w:val="20"/>
              </w:rPr>
              <w:t>l</w:t>
            </w:r>
            <w:r w:rsidRPr="00EC5B43">
              <w:rPr>
                <w:rFonts w:ascii="Roboto Condensed" w:eastAsia="Calibri" w:hAnsi="Roboto Condensed" w:cs="Calibri"/>
                <w:position w:val="1"/>
                <w:sz w:val="20"/>
                <w:szCs w:val="20"/>
              </w:rPr>
              <w:t>ité</w:t>
            </w:r>
            <w:r w:rsidRPr="00EC5B43">
              <w:rPr>
                <w:rFonts w:ascii="Roboto Condensed" w:eastAsia="Calibri" w:hAnsi="Roboto Condensed" w:cs="Calibri"/>
                <w:spacing w:val="6"/>
                <w:position w:val="1"/>
                <w:sz w:val="20"/>
                <w:szCs w:val="20"/>
              </w:rPr>
              <w:t xml:space="preserve"> </w:t>
            </w:r>
            <w:r w:rsidRPr="00EC5B43">
              <w:rPr>
                <w:rFonts w:ascii="Roboto Condensed" w:eastAsia="Calibri" w:hAnsi="Roboto Condensed" w:cs="Calibri"/>
                <w:spacing w:val="-1"/>
                <w:position w:val="1"/>
                <w:sz w:val="20"/>
                <w:szCs w:val="20"/>
              </w:rPr>
              <w:t>d</w:t>
            </w:r>
            <w:r w:rsidRPr="00EC5B43">
              <w:rPr>
                <w:rFonts w:ascii="Roboto Condensed" w:eastAsia="Calibri" w:hAnsi="Roboto Condensed" w:cs="Calibri"/>
                <w:position w:val="1"/>
                <w:sz w:val="20"/>
                <w:szCs w:val="20"/>
              </w:rPr>
              <w:t>a</w:t>
            </w:r>
            <w:r w:rsidRPr="00EC5B43">
              <w:rPr>
                <w:rFonts w:ascii="Roboto Condensed" w:eastAsia="Calibri" w:hAnsi="Roboto Condensed" w:cs="Calibri"/>
                <w:spacing w:val="-1"/>
                <w:position w:val="1"/>
                <w:sz w:val="20"/>
                <w:szCs w:val="20"/>
              </w:rPr>
              <w:t>n</w:t>
            </w:r>
            <w:r w:rsidRPr="00EC5B43">
              <w:rPr>
                <w:rFonts w:ascii="Roboto Condensed" w:eastAsia="Calibri" w:hAnsi="Roboto Condensed" w:cs="Calibri"/>
                <w:position w:val="1"/>
                <w:sz w:val="20"/>
                <w:szCs w:val="20"/>
              </w:rPr>
              <w:t>s</w:t>
            </w:r>
            <w:r>
              <w:rPr>
                <w:rFonts w:ascii="Roboto Condensed" w:eastAsia="Calibri" w:hAnsi="Roboto Condensed" w:cs="Calibri"/>
                <w:position w:val="1"/>
                <w:sz w:val="20"/>
                <w:szCs w:val="20"/>
              </w:rPr>
              <w:t xml:space="preserve"> </w:t>
            </w:r>
            <w:r w:rsidRPr="00EC5B43">
              <w:rPr>
                <w:rFonts w:ascii="Roboto Condensed" w:eastAsia="Calibri" w:hAnsi="Roboto Condensed" w:cs="Calibri"/>
                <w:sz w:val="20"/>
                <w:szCs w:val="20"/>
              </w:rPr>
              <w:t>le c</w:t>
            </w:r>
            <w:r w:rsidRPr="00EC5B43">
              <w:rPr>
                <w:rFonts w:ascii="Roboto Condensed" w:eastAsia="Calibri" w:hAnsi="Roboto Condensed" w:cs="Calibri"/>
                <w:spacing w:val="1"/>
                <w:sz w:val="20"/>
                <w:szCs w:val="20"/>
              </w:rPr>
              <w:t>o</w:t>
            </w:r>
            <w:r w:rsidRPr="00EC5B43">
              <w:rPr>
                <w:rFonts w:ascii="Roboto Condensed" w:eastAsia="Calibri" w:hAnsi="Roboto Condensed" w:cs="Calibri"/>
                <w:spacing w:val="-1"/>
                <w:sz w:val="20"/>
                <w:szCs w:val="20"/>
              </w:rPr>
              <w:t>n</w:t>
            </w:r>
            <w:r w:rsidRPr="00EC5B43">
              <w:rPr>
                <w:rFonts w:ascii="Roboto Condensed" w:eastAsia="Calibri" w:hAnsi="Roboto Condensed" w:cs="Calibri"/>
                <w:sz w:val="20"/>
                <w:szCs w:val="20"/>
              </w:rPr>
              <w:t xml:space="preserve">cept </w:t>
            </w:r>
            <w:r w:rsidRPr="00EC5B43">
              <w:rPr>
                <w:rFonts w:ascii="Roboto Condensed" w:eastAsia="Calibri" w:hAnsi="Roboto Condensed" w:cs="Calibri"/>
                <w:spacing w:val="-1"/>
                <w:sz w:val="20"/>
                <w:szCs w:val="20"/>
              </w:rPr>
              <w:t>d</w:t>
            </w:r>
            <w:r w:rsidRPr="00EC5B43">
              <w:rPr>
                <w:rFonts w:ascii="Roboto Condensed" w:eastAsia="Calibri" w:hAnsi="Roboto Condensed" w:cs="Calibri"/>
                <w:sz w:val="20"/>
                <w:szCs w:val="20"/>
              </w:rPr>
              <w:t xml:space="preserve">e </w:t>
            </w:r>
            <w:r w:rsidRPr="00EC5B43">
              <w:rPr>
                <w:rFonts w:ascii="Roboto Condensed" w:eastAsia="Calibri" w:hAnsi="Roboto Condensed" w:cs="Calibri"/>
                <w:spacing w:val="-1"/>
                <w:sz w:val="20"/>
                <w:szCs w:val="20"/>
              </w:rPr>
              <w:t>d</w:t>
            </w:r>
            <w:r w:rsidRPr="00EC5B43">
              <w:rPr>
                <w:rFonts w:ascii="Roboto Condensed" w:eastAsia="Calibri" w:hAnsi="Roboto Condensed" w:cs="Calibri"/>
                <w:spacing w:val="-2"/>
                <w:sz w:val="20"/>
                <w:szCs w:val="20"/>
              </w:rPr>
              <w:t>é</w:t>
            </w:r>
            <w:r w:rsidRPr="00EC5B43">
              <w:rPr>
                <w:rFonts w:ascii="Roboto Condensed" w:eastAsia="Calibri" w:hAnsi="Roboto Condensed" w:cs="Calibri"/>
                <w:spacing w:val="1"/>
                <w:sz w:val="20"/>
                <w:szCs w:val="20"/>
              </w:rPr>
              <w:t>v</w:t>
            </w:r>
            <w:r w:rsidRPr="00EC5B43">
              <w:rPr>
                <w:rFonts w:ascii="Roboto Condensed" w:eastAsia="Calibri" w:hAnsi="Roboto Condensed" w:cs="Calibri"/>
                <w:sz w:val="20"/>
                <w:szCs w:val="20"/>
              </w:rPr>
              <w:t>e</w:t>
            </w:r>
            <w:r w:rsidRPr="00EC5B43">
              <w:rPr>
                <w:rFonts w:ascii="Roboto Condensed" w:eastAsia="Calibri" w:hAnsi="Roboto Condensed" w:cs="Calibri"/>
                <w:spacing w:val="-2"/>
                <w:sz w:val="20"/>
                <w:szCs w:val="20"/>
              </w:rPr>
              <w:t>l</w:t>
            </w:r>
            <w:r w:rsidRPr="00EC5B43">
              <w:rPr>
                <w:rFonts w:ascii="Roboto Condensed" w:eastAsia="Calibri" w:hAnsi="Roboto Condensed" w:cs="Calibri"/>
                <w:spacing w:val="1"/>
                <w:sz w:val="20"/>
                <w:szCs w:val="20"/>
              </w:rPr>
              <w:t>o</w:t>
            </w:r>
            <w:r w:rsidRPr="00EC5B43">
              <w:rPr>
                <w:rFonts w:ascii="Roboto Condensed" w:eastAsia="Calibri" w:hAnsi="Roboto Condensed" w:cs="Calibri"/>
                <w:spacing w:val="-1"/>
                <w:sz w:val="20"/>
                <w:szCs w:val="20"/>
              </w:rPr>
              <w:t>pp</w:t>
            </w:r>
            <w:r w:rsidRPr="00EC5B43">
              <w:rPr>
                <w:rFonts w:ascii="Roboto Condensed" w:eastAsia="Calibri" w:hAnsi="Roboto Condensed" w:cs="Calibri"/>
                <w:sz w:val="20"/>
                <w:szCs w:val="20"/>
              </w:rPr>
              <w:t>e</w:t>
            </w:r>
            <w:r w:rsidRPr="00EC5B43">
              <w:rPr>
                <w:rFonts w:ascii="Roboto Condensed" w:eastAsia="Calibri" w:hAnsi="Roboto Condensed" w:cs="Calibri"/>
                <w:spacing w:val="-1"/>
                <w:sz w:val="20"/>
                <w:szCs w:val="20"/>
              </w:rPr>
              <w:t>m</w:t>
            </w:r>
            <w:r w:rsidRPr="00EC5B43">
              <w:rPr>
                <w:rFonts w:ascii="Roboto Condensed" w:eastAsia="Calibri" w:hAnsi="Roboto Condensed" w:cs="Calibri"/>
                <w:sz w:val="20"/>
                <w:szCs w:val="20"/>
              </w:rPr>
              <w:t xml:space="preserve">ent </w:t>
            </w:r>
            <w:r w:rsidRPr="00EC5B43">
              <w:rPr>
                <w:rFonts w:ascii="Roboto Condensed" w:eastAsia="Calibri" w:hAnsi="Roboto Condensed" w:cs="Calibri"/>
                <w:spacing w:val="-1"/>
                <w:sz w:val="20"/>
                <w:szCs w:val="20"/>
              </w:rPr>
              <w:t>du</w:t>
            </w:r>
            <w:r w:rsidRPr="00EC5B43">
              <w:rPr>
                <w:rFonts w:ascii="Roboto Condensed" w:eastAsia="Calibri" w:hAnsi="Roboto Condensed" w:cs="Calibri"/>
                <w:sz w:val="20"/>
                <w:szCs w:val="20"/>
              </w:rPr>
              <w:t>ra</w:t>
            </w:r>
            <w:r w:rsidRPr="00EC5B43">
              <w:rPr>
                <w:rFonts w:ascii="Roboto Condensed" w:eastAsia="Calibri" w:hAnsi="Roboto Condensed" w:cs="Calibri"/>
                <w:spacing w:val="-1"/>
                <w:sz w:val="20"/>
                <w:szCs w:val="20"/>
              </w:rPr>
              <w:t>b</w:t>
            </w:r>
            <w:r w:rsidRPr="00EC5B43">
              <w:rPr>
                <w:rFonts w:ascii="Roboto Condensed" w:eastAsia="Calibri" w:hAnsi="Roboto Condensed" w:cs="Calibri"/>
                <w:sz w:val="20"/>
                <w:szCs w:val="20"/>
              </w:rPr>
              <w:t xml:space="preserve">le </w:t>
            </w:r>
            <w:r w:rsidRPr="00EC5B43">
              <w:rPr>
                <w:rFonts w:ascii="Roboto Condensed" w:eastAsia="Calibri" w:hAnsi="Roboto Condensed" w:cs="Calibri"/>
                <w:spacing w:val="-1"/>
                <w:sz w:val="20"/>
                <w:szCs w:val="20"/>
              </w:rPr>
              <w:t>p</w:t>
            </w:r>
            <w:r w:rsidRPr="00EC5B43">
              <w:rPr>
                <w:rFonts w:ascii="Roboto Condensed" w:eastAsia="Calibri" w:hAnsi="Roboto Condensed" w:cs="Calibri"/>
                <w:sz w:val="20"/>
                <w:szCs w:val="20"/>
              </w:rPr>
              <w:t>ar l’</w:t>
            </w:r>
            <w:r w:rsidRPr="00EC5B43">
              <w:rPr>
                <w:rFonts w:ascii="Roboto Condensed" w:eastAsia="Calibri" w:hAnsi="Roboto Condensed" w:cs="Calibri"/>
                <w:spacing w:val="-1"/>
                <w:sz w:val="20"/>
                <w:szCs w:val="20"/>
              </w:rPr>
              <w:t>in</w:t>
            </w:r>
            <w:r w:rsidRPr="00EC5B43">
              <w:rPr>
                <w:rFonts w:ascii="Roboto Condensed" w:eastAsia="Calibri" w:hAnsi="Roboto Condensed" w:cs="Calibri"/>
                <w:sz w:val="20"/>
                <w:szCs w:val="20"/>
              </w:rPr>
              <w:t>t</w:t>
            </w:r>
            <w:r w:rsidRPr="00EC5B43">
              <w:rPr>
                <w:rFonts w:ascii="Roboto Condensed" w:eastAsia="Calibri" w:hAnsi="Roboto Condensed" w:cs="Calibri"/>
                <w:spacing w:val="1"/>
                <w:sz w:val="20"/>
                <w:szCs w:val="20"/>
              </w:rPr>
              <w:t>e</w:t>
            </w:r>
            <w:r w:rsidRPr="00EC5B43">
              <w:rPr>
                <w:rFonts w:ascii="Roboto Condensed" w:eastAsia="Calibri" w:hAnsi="Roboto Condensed" w:cs="Calibri"/>
                <w:sz w:val="20"/>
                <w:szCs w:val="20"/>
              </w:rPr>
              <w:t>r</w:t>
            </w:r>
            <w:r w:rsidRPr="00EC5B43">
              <w:rPr>
                <w:rFonts w:ascii="Roboto Condensed" w:eastAsia="Calibri" w:hAnsi="Roboto Condensed" w:cs="Calibri"/>
                <w:spacing w:val="-2"/>
                <w:sz w:val="20"/>
                <w:szCs w:val="20"/>
              </w:rPr>
              <w:t>m</w:t>
            </w:r>
            <w:r w:rsidRPr="00EC5B43">
              <w:rPr>
                <w:rFonts w:ascii="Roboto Condensed" w:eastAsia="Calibri" w:hAnsi="Roboto Condensed" w:cs="Calibri"/>
                <w:sz w:val="20"/>
                <w:szCs w:val="20"/>
              </w:rPr>
              <w:t>éd</w:t>
            </w:r>
            <w:r w:rsidRPr="00EC5B43">
              <w:rPr>
                <w:rFonts w:ascii="Roboto Condensed" w:eastAsia="Calibri" w:hAnsi="Roboto Condensed" w:cs="Calibri"/>
                <w:spacing w:val="-1"/>
                <w:sz w:val="20"/>
                <w:szCs w:val="20"/>
              </w:rPr>
              <w:t>i</w:t>
            </w:r>
            <w:r w:rsidRPr="00EC5B43">
              <w:rPr>
                <w:rFonts w:ascii="Roboto Condensed" w:eastAsia="Calibri" w:hAnsi="Roboto Condensed" w:cs="Calibri"/>
                <w:sz w:val="20"/>
                <w:szCs w:val="20"/>
              </w:rPr>
              <w:t>ai</w:t>
            </w:r>
            <w:r w:rsidRPr="00EC5B43">
              <w:rPr>
                <w:rFonts w:ascii="Roboto Condensed" w:eastAsia="Calibri" w:hAnsi="Roboto Condensed" w:cs="Calibri"/>
                <w:spacing w:val="-1"/>
                <w:sz w:val="20"/>
                <w:szCs w:val="20"/>
              </w:rPr>
              <w:t>r</w:t>
            </w:r>
            <w:r w:rsidRPr="00EC5B43">
              <w:rPr>
                <w:rFonts w:ascii="Roboto Condensed" w:eastAsia="Calibri" w:hAnsi="Roboto Condensed" w:cs="Calibri"/>
                <w:sz w:val="20"/>
                <w:szCs w:val="20"/>
              </w:rPr>
              <w:t xml:space="preserve">e </w:t>
            </w:r>
            <w:r w:rsidRPr="00EC5B43">
              <w:rPr>
                <w:rFonts w:ascii="Roboto Condensed" w:eastAsia="Calibri" w:hAnsi="Roboto Condensed" w:cs="Calibri"/>
                <w:spacing w:val="-1"/>
                <w:sz w:val="20"/>
                <w:szCs w:val="20"/>
              </w:rPr>
              <w:t>d</w:t>
            </w:r>
            <w:r w:rsidRPr="00EC5B43">
              <w:rPr>
                <w:rFonts w:ascii="Roboto Condensed" w:eastAsia="Calibri" w:hAnsi="Roboto Condensed" w:cs="Calibri"/>
                <w:sz w:val="20"/>
                <w:szCs w:val="20"/>
              </w:rPr>
              <w:t>’</w:t>
            </w:r>
            <w:r w:rsidRPr="00EC5B43">
              <w:rPr>
                <w:rFonts w:ascii="Roboto Condensed" w:eastAsia="Calibri" w:hAnsi="Roboto Condensed" w:cs="Calibri"/>
                <w:spacing w:val="-1"/>
                <w:sz w:val="20"/>
                <w:szCs w:val="20"/>
              </w:rPr>
              <w:t>un</w:t>
            </w:r>
            <w:r w:rsidRPr="00EC5B43">
              <w:rPr>
                <w:rFonts w:ascii="Roboto Condensed" w:eastAsia="Calibri" w:hAnsi="Roboto Condensed" w:cs="Calibri"/>
                <w:sz w:val="20"/>
                <w:szCs w:val="20"/>
              </w:rPr>
              <w:t>e tri</w:t>
            </w:r>
            <w:r w:rsidRPr="00EC5B43">
              <w:rPr>
                <w:rFonts w:ascii="Roboto Condensed" w:eastAsia="Calibri" w:hAnsi="Roboto Condensed" w:cs="Calibri"/>
                <w:spacing w:val="-1"/>
                <w:sz w:val="20"/>
                <w:szCs w:val="20"/>
              </w:rPr>
              <w:t>p</w:t>
            </w:r>
            <w:r w:rsidRPr="00EC5B43">
              <w:rPr>
                <w:rFonts w:ascii="Roboto Condensed" w:eastAsia="Calibri" w:hAnsi="Roboto Condensed" w:cs="Calibri"/>
                <w:sz w:val="20"/>
                <w:szCs w:val="20"/>
              </w:rPr>
              <w:t>le a</w:t>
            </w:r>
            <w:r w:rsidRPr="00EC5B43">
              <w:rPr>
                <w:rFonts w:ascii="Roboto Condensed" w:eastAsia="Calibri" w:hAnsi="Roboto Condensed" w:cs="Calibri"/>
                <w:spacing w:val="-1"/>
                <w:sz w:val="20"/>
                <w:szCs w:val="20"/>
              </w:rPr>
              <w:t>pp</w:t>
            </w:r>
            <w:r w:rsidRPr="00EC5B43">
              <w:rPr>
                <w:rFonts w:ascii="Roboto Condensed" w:eastAsia="Calibri" w:hAnsi="Roboto Condensed" w:cs="Calibri"/>
                <w:sz w:val="20"/>
                <w:szCs w:val="20"/>
              </w:rPr>
              <w:t>r</w:t>
            </w:r>
            <w:r w:rsidRPr="00EC5B43">
              <w:rPr>
                <w:rFonts w:ascii="Roboto Condensed" w:eastAsia="Calibri" w:hAnsi="Roboto Condensed" w:cs="Calibri"/>
                <w:spacing w:val="1"/>
                <w:sz w:val="20"/>
                <w:szCs w:val="20"/>
              </w:rPr>
              <w:t>o</w:t>
            </w:r>
            <w:r w:rsidRPr="00EC5B43">
              <w:rPr>
                <w:rFonts w:ascii="Roboto Condensed" w:eastAsia="Calibri" w:hAnsi="Roboto Condensed" w:cs="Calibri"/>
                <w:sz w:val="20"/>
                <w:szCs w:val="20"/>
              </w:rPr>
              <w:t>che</w:t>
            </w:r>
            <w:r w:rsidRPr="00EC5B43">
              <w:rPr>
                <w:rFonts w:ascii="Roboto Condensed" w:eastAsia="Calibri" w:hAnsi="Roboto Condensed" w:cs="Calibri"/>
                <w:spacing w:val="-2"/>
                <w:sz w:val="20"/>
                <w:szCs w:val="20"/>
              </w:rPr>
              <w:t xml:space="preserve"> </w:t>
            </w:r>
            <w:r w:rsidRPr="00EC5B43">
              <w:rPr>
                <w:rFonts w:ascii="Roboto Condensed" w:eastAsia="Calibri" w:hAnsi="Roboto Condensed" w:cs="Calibri"/>
                <w:sz w:val="20"/>
                <w:szCs w:val="20"/>
              </w:rPr>
              <w:t>:</w:t>
            </w:r>
            <w:r w:rsidRPr="00EC5B43">
              <w:rPr>
                <w:rFonts w:ascii="Roboto Condensed" w:eastAsia="Calibri" w:hAnsi="Roboto Condensed" w:cs="Calibri"/>
                <w:spacing w:val="1"/>
                <w:sz w:val="20"/>
                <w:szCs w:val="20"/>
              </w:rPr>
              <w:t xml:space="preserve"> </w:t>
            </w:r>
            <w:r w:rsidRPr="00EC5B43">
              <w:rPr>
                <w:rFonts w:ascii="Roboto Condensed" w:eastAsia="Calibri" w:hAnsi="Roboto Condensed" w:cs="Calibri"/>
                <w:sz w:val="20"/>
                <w:szCs w:val="20"/>
              </w:rPr>
              <w:t>p</w:t>
            </w:r>
            <w:r w:rsidRPr="00EC5B43">
              <w:rPr>
                <w:rFonts w:ascii="Roboto Condensed" w:eastAsia="Calibri" w:hAnsi="Roboto Condensed" w:cs="Calibri"/>
                <w:spacing w:val="-1"/>
                <w:sz w:val="20"/>
                <w:szCs w:val="20"/>
              </w:rPr>
              <w:t>h</w:t>
            </w:r>
            <w:r w:rsidRPr="00EC5B43">
              <w:rPr>
                <w:rFonts w:ascii="Roboto Condensed" w:eastAsia="Calibri" w:hAnsi="Roboto Condensed" w:cs="Calibri"/>
                <w:sz w:val="20"/>
                <w:szCs w:val="20"/>
              </w:rPr>
              <w:t>il</w:t>
            </w:r>
            <w:r w:rsidRPr="00EC5B43">
              <w:rPr>
                <w:rFonts w:ascii="Roboto Condensed" w:eastAsia="Calibri" w:hAnsi="Roboto Condensed" w:cs="Calibri"/>
                <w:spacing w:val="1"/>
                <w:sz w:val="20"/>
                <w:szCs w:val="20"/>
              </w:rPr>
              <w:t>o</w:t>
            </w:r>
            <w:r w:rsidRPr="00EC5B43">
              <w:rPr>
                <w:rFonts w:ascii="Roboto Condensed" w:eastAsia="Calibri" w:hAnsi="Roboto Condensed" w:cs="Calibri"/>
                <w:spacing w:val="-2"/>
                <w:sz w:val="20"/>
                <w:szCs w:val="20"/>
              </w:rPr>
              <w:t>s</w:t>
            </w:r>
            <w:r w:rsidRPr="00EC5B43">
              <w:rPr>
                <w:rFonts w:ascii="Roboto Condensed" w:eastAsia="Calibri" w:hAnsi="Roboto Condensed" w:cs="Calibri"/>
                <w:spacing w:val="1"/>
                <w:sz w:val="20"/>
                <w:szCs w:val="20"/>
              </w:rPr>
              <w:t>o</w:t>
            </w:r>
            <w:r w:rsidRPr="00EC5B43">
              <w:rPr>
                <w:rFonts w:ascii="Roboto Condensed" w:eastAsia="Calibri" w:hAnsi="Roboto Condensed" w:cs="Calibri"/>
                <w:spacing w:val="-1"/>
                <w:sz w:val="20"/>
                <w:szCs w:val="20"/>
              </w:rPr>
              <w:t>ph</w:t>
            </w:r>
            <w:r w:rsidRPr="00EC5B43">
              <w:rPr>
                <w:rFonts w:ascii="Roboto Condensed" w:eastAsia="Calibri" w:hAnsi="Roboto Condensed" w:cs="Calibri"/>
                <w:sz w:val="20"/>
                <w:szCs w:val="20"/>
              </w:rPr>
              <w:t>i</w:t>
            </w:r>
            <w:r w:rsidRPr="00EC5B43">
              <w:rPr>
                <w:rFonts w:ascii="Roboto Condensed" w:eastAsia="Calibri" w:hAnsi="Roboto Condensed" w:cs="Calibri"/>
                <w:spacing w:val="-1"/>
                <w:sz w:val="20"/>
                <w:szCs w:val="20"/>
              </w:rPr>
              <w:t>qu</w:t>
            </w:r>
            <w:r w:rsidRPr="00EC5B43">
              <w:rPr>
                <w:rFonts w:ascii="Roboto Condensed" w:eastAsia="Calibri" w:hAnsi="Roboto Condensed" w:cs="Calibri"/>
                <w:sz w:val="20"/>
                <w:szCs w:val="20"/>
              </w:rPr>
              <w:t>e,</w:t>
            </w:r>
            <w:r w:rsidRPr="00EC5B43">
              <w:rPr>
                <w:rFonts w:ascii="Roboto Condensed" w:eastAsia="Calibri" w:hAnsi="Roboto Condensed" w:cs="Calibri"/>
                <w:spacing w:val="-1"/>
                <w:sz w:val="20"/>
                <w:szCs w:val="20"/>
              </w:rPr>
              <w:t xml:space="preserve"> </w:t>
            </w:r>
            <w:r w:rsidRPr="00EC5B43">
              <w:rPr>
                <w:rFonts w:ascii="Roboto Condensed" w:eastAsia="Calibri" w:hAnsi="Roboto Condensed" w:cs="Calibri"/>
                <w:sz w:val="20"/>
                <w:szCs w:val="20"/>
              </w:rPr>
              <w:t>s</w:t>
            </w:r>
            <w:r w:rsidRPr="00EC5B43">
              <w:rPr>
                <w:rFonts w:ascii="Roboto Condensed" w:eastAsia="Calibri" w:hAnsi="Roboto Condensed" w:cs="Calibri"/>
                <w:spacing w:val="1"/>
                <w:sz w:val="20"/>
                <w:szCs w:val="20"/>
              </w:rPr>
              <w:t>o</w:t>
            </w:r>
            <w:r w:rsidRPr="00EC5B43">
              <w:rPr>
                <w:rFonts w:ascii="Roboto Condensed" w:eastAsia="Calibri" w:hAnsi="Roboto Condensed" w:cs="Calibri"/>
                <w:sz w:val="20"/>
                <w:szCs w:val="20"/>
              </w:rPr>
              <w:t>c</w:t>
            </w:r>
            <w:r w:rsidRPr="00EC5B43">
              <w:rPr>
                <w:rFonts w:ascii="Roboto Condensed" w:eastAsia="Calibri" w:hAnsi="Roboto Condensed" w:cs="Calibri"/>
                <w:spacing w:val="-3"/>
                <w:sz w:val="20"/>
                <w:szCs w:val="20"/>
              </w:rPr>
              <w:t>i</w:t>
            </w:r>
            <w:r w:rsidRPr="00EC5B43">
              <w:rPr>
                <w:rFonts w:ascii="Roboto Condensed" w:eastAsia="Calibri" w:hAnsi="Roboto Condensed" w:cs="Calibri"/>
                <w:spacing w:val="1"/>
                <w:sz w:val="20"/>
                <w:szCs w:val="20"/>
              </w:rPr>
              <w:t>o</w:t>
            </w:r>
            <w:r w:rsidRPr="00EC5B43">
              <w:rPr>
                <w:rFonts w:ascii="Roboto Condensed" w:eastAsia="Calibri" w:hAnsi="Roboto Condensed" w:cs="Calibri"/>
                <w:sz w:val="20"/>
                <w:szCs w:val="20"/>
              </w:rPr>
              <w:t>l</w:t>
            </w:r>
            <w:r w:rsidRPr="00EC5B43">
              <w:rPr>
                <w:rFonts w:ascii="Roboto Condensed" w:eastAsia="Calibri" w:hAnsi="Roboto Condensed" w:cs="Calibri"/>
                <w:spacing w:val="1"/>
                <w:sz w:val="20"/>
                <w:szCs w:val="20"/>
              </w:rPr>
              <w:t>o</w:t>
            </w:r>
            <w:r w:rsidRPr="00EC5B43">
              <w:rPr>
                <w:rFonts w:ascii="Roboto Condensed" w:eastAsia="Calibri" w:hAnsi="Roboto Condensed" w:cs="Calibri"/>
                <w:spacing w:val="-1"/>
                <w:sz w:val="20"/>
                <w:szCs w:val="20"/>
              </w:rPr>
              <w:t>g</w:t>
            </w:r>
            <w:r w:rsidRPr="00EC5B43">
              <w:rPr>
                <w:rFonts w:ascii="Roboto Condensed" w:eastAsia="Calibri" w:hAnsi="Roboto Condensed" w:cs="Calibri"/>
                <w:sz w:val="20"/>
                <w:szCs w:val="20"/>
              </w:rPr>
              <w:t>i</w:t>
            </w:r>
            <w:r w:rsidRPr="00EC5B43">
              <w:rPr>
                <w:rFonts w:ascii="Roboto Condensed" w:eastAsia="Calibri" w:hAnsi="Roboto Condensed" w:cs="Calibri"/>
                <w:spacing w:val="-1"/>
                <w:sz w:val="20"/>
                <w:szCs w:val="20"/>
              </w:rPr>
              <w:t>qu</w:t>
            </w:r>
            <w:r w:rsidRPr="00EC5B43">
              <w:rPr>
                <w:rFonts w:ascii="Roboto Condensed" w:eastAsia="Calibri" w:hAnsi="Roboto Condensed" w:cs="Calibri"/>
                <w:sz w:val="20"/>
                <w:szCs w:val="20"/>
              </w:rPr>
              <w:t>e</w:t>
            </w:r>
            <w:r w:rsidRPr="00EC5B43">
              <w:rPr>
                <w:rFonts w:ascii="Roboto Condensed" w:eastAsia="Calibri" w:hAnsi="Roboto Condensed" w:cs="Calibri"/>
                <w:spacing w:val="-1"/>
                <w:sz w:val="20"/>
                <w:szCs w:val="20"/>
              </w:rPr>
              <w:t xml:space="preserve"> </w:t>
            </w:r>
            <w:r w:rsidRPr="00EC5B43">
              <w:rPr>
                <w:rFonts w:ascii="Roboto Condensed" w:eastAsia="Calibri" w:hAnsi="Roboto Condensed" w:cs="Calibri"/>
                <w:sz w:val="20"/>
                <w:szCs w:val="20"/>
              </w:rPr>
              <w:t>et</w:t>
            </w:r>
            <w:r w:rsidRPr="00EC5B43">
              <w:rPr>
                <w:rFonts w:ascii="Roboto Condensed" w:eastAsia="Calibri" w:hAnsi="Roboto Condensed" w:cs="Calibri"/>
                <w:spacing w:val="1"/>
                <w:sz w:val="20"/>
                <w:szCs w:val="20"/>
              </w:rPr>
              <w:t xml:space="preserve"> </w:t>
            </w:r>
            <w:r w:rsidRPr="00EC5B43">
              <w:rPr>
                <w:rFonts w:ascii="Roboto Condensed" w:eastAsia="Calibri" w:hAnsi="Roboto Condensed" w:cs="Calibri"/>
                <w:spacing w:val="-3"/>
                <w:sz w:val="20"/>
                <w:szCs w:val="20"/>
              </w:rPr>
              <w:t>n</w:t>
            </w:r>
            <w:r w:rsidRPr="00EC5B43">
              <w:rPr>
                <w:rFonts w:ascii="Roboto Condensed" w:eastAsia="Calibri" w:hAnsi="Roboto Condensed" w:cs="Calibri"/>
                <w:spacing w:val="1"/>
                <w:sz w:val="20"/>
                <w:szCs w:val="20"/>
              </w:rPr>
              <w:t>o</w:t>
            </w:r>
            <w:r w:rsidRPr="00EC5B43">
              <w:rPr>
                <w:rFonts w:ascii="Roboto Condensed" w:eastAsia="Calibri" w:hAnsi="Roboto Condensed" w:cs="Calibri"/>
                <w:spacing w:val="-3"/>
                <w:sz w:val="20"/>
                <w:szCs w:val="20"/>
              </w:rPr>
              <w:t>r</w:t>
            </w:r>
            <w:r w:rsidRPr="00EC5B43">
              <w:rPr>
                <w:rFonts w:ascii="Roboto Condensed" w:eastAsia="Calibri" w:hAnsi="Roboto Condensed" w:cs="Calibri"/>
                <w:spacing w:val="1"/>
                <w:sz w:val="20"/>
                <w:szCs w:val="20"/>
              </w:rPr>
              <w:t>m</w:t>
            </w:r>
            <w:r w:rsidRPr="00EC5B43">
              <w:rPr>
                <w:rFonts w:ascii="Roboto Condensed" w:eastAsia="Calibri" w:hAnsi="Roboto Condensed" w:cs="Calibri"/>
                <w:sz w:val="20"/>
                <w:szCs w:val="20"/>
              </w:rPr>
              <w:t>at</w:t>
            </w:r>
            <w:r w:rsidRPr="00EC5B43">
              <w:rPr>
                <w:rFonts w:ascii="Roboto Condensed" w:eastAsia="Calibri" w:hAnsi="Roboto Condensed" w:cs="Calibri"/>
                <w:spacing w:val="-2"/>
                <w:sz w:val="20"/>
                <w:szCs w:val="20"/>
              </w:rPr>
              <w:t>i</w:t>
            </w:r>
            <w:r w:rsidRPr="00EC5B43">
              <w:rPr>
                <w:rFonts w:ascii="Roboto Condensed" w:eastAsia="Calibri" w:hAnsi="Roboto Condensed" w:cs="Calibri"/>
                <w:spacing w:val="1"/>
                <w:sz w:val="20"/>
                <w:szCs w:val="20"/>
              </w:rPr>
              <w:t>v</w:t>
            </w:r>
            <w:r w:rsidRPr="00EC5B43">
              <w:rPr>
                <w:rFonts w:ascii="Roboto Condensed" w:eastAsia="Calibri" w:hAnsi="Roboto Condensed" w:cs="Calibri"/>
                <w:sz w:val="20"/>
                <w:szCs w:val="20"/>
              </w:rPr>
              <w:t>e.</w:t>
            </w:r>
          </w:p>
        </w:tc>
      </w:tr>
      <w:tr w:rsidR="008E4BE6" w14:paraId="2539054E" w14:textId="77777777" w:rsidTr="006236C0">
        <w:trPr>
          <w:trHeight w:hRule="exact" w:val="2529"/>
        </w:trPr>
        <w:tc>
          <w:tcPr>
            <w:tcW w:w="2567" w:type="dxa"/>
            <w:gridSpan w:val="2"/>
            <w:shd w:val="clear" w:color="auto" w:fill="282D46"/>
            <w:vAlign w:val="center"/>
          </w:tcPr>
          <w:p w14:paraId="5BA7C3FE" w14:textId="77777777" w:rsidR="008E4BE6" w:rsidRPr="00365096" w:rsidRDefault="008E4BE6" w:rsidP="006236C0">
            <w:pPr>
              <w:spacing w:after="0" w:line="240" w:lineRule="auto"/>
              <w:ind w:left="97" w:right="-20"/>
              <w:rPr>
                <w:rFonts w:ascii="Roboto Condensed" w:hAnsi="Roboto Condensed"/>
                <w:b/>
                <w:color w:val="FFFFFF" w:themeColor="background1"/>
              </w:rPr>
            </w:pPr>
            <w:r w:rsidRPr="00365096">
              <w:rPr>
                <w:rFonts w:ascii="Roboto Condensed" w:eastAsia="Calibri" w:hAnsi="Roboto Condensed" w:cs="Calibri"/>
                <w:b/>
                <w:bCs/>
                <w:color w:val="FFFFFF" w:themeColor="background1"/>
                <w:spacing w:val="1"/>
                <w:position w:val="1"/>
              </w:rPr>
              <w:t>C</w:t>
            </w:r>
            <w:r w:rsidRPr="00365096">
              <w:rPr>
                <w:rFonts w:ascii="Roboto Condensed" w:eastAsia="Calibri" w:hAnsi="Roboto Condensed" w:cs="Calibri"/>
                <w:b/>
                <w:bCs/>
                <w:color w:val="FFFFFF" w:themeColor="background1"/>
                <w:spacing w:val="-1"/>
                <w:position w:val="1"/>
              </w:rPr>
              <w:t>on</w:t>
            </w:r>
            <w:r w:rsidRPr="00365096">
              <w:rPr>
                <w:rFonts w:ascii="Roboto Condensed" w:eastAsia="Calibri" w:hAnsi="Roboto Condensed" w:cs="Calibri"/>
                <w:b/>
                <w:bCs/>
                <w:color w:val="FFFFFF" w:themeColor="background1"/>
                <w:position w:val="1"/>
              </w:rPr>
              <w:t>t</w:t>
            </w:r>
            <w:r w:rsidRPr="00365096">
              <w:rPr>
                <w:rFonts w:ascii="Roboto Condensed" w:eastAsia="Calibri" w:hAnsi="Roboto Condensed" w:cs="Calibri"/>
                <w:b/>
                <w:bCs/>
                <w:color w:val="FFFFFF" w:themeColor="background1"/>
                <w:spacing w:val="1"/>
                <w:position w:val="1"/>
              </w:rPr>
              <w:t>ri</w:t>
            </w:r>
            <w:r w:rsidRPr="00365096">
              <w:rPr>
                <w:rFonts w:ascii="Roboto Condensed" w:eastAsia="Calibri" w:hAnsi="Roboto Condensed" w:cs="Calibri"/>
                <w:b/>
                <w:bCs/>
                <w:color w:val="FFFFFF" w:themeColor="background1"/>
                <w:spacing w:val="-1"/>
                <w:position w:val="1"/>
              </w:rPr>
              <w:t>bu</w:t>
            </w:r>
            <w:r w:rsidRPr="00365096">
              <w:rPr>
                <w:rFonts w:ascii="Roboto Condensed" w:eastAsia="Calibri" w:hAnsi="Roboto Condensed" w:cs="Calibri"/>
                <w:b/>
                <w:bCs/>
                <w:color w:val="FFFFFF" w:themeColor="background1"/>
                <w:position w:val="1"/>
              </w:rPr>
              <w:t>t</w:t>
            </w:r>
            <w:r w:rsidRPr="00365096">
              <w:rPr>
                <w:rFonts w:ascii="Roboto Condensed" w:eastAsia="Calibri" w:hAnsi="Roboto Condensed" w:cs="Calibri"/>
                <w:b/>
                <w:bCs/>
                <w:color w:val="FFFFFF" w:themeColor="background1"/>
                <w:spacing w:val="1"/>
                <w:position w:val="1"/>
              </w:rPr>
              <w:t>i</w:t>
            </w:r>
            <w:r w:rsidRPr="00365096">
              <w:rPr>
                <w:rFonts w:ascii="Roboto Condensed" w:eastAsia="Calibri" w:hAnsi="Roboto Condensed" w:cs="Calibri"/>
                <w:b/>
                <w:bCs/>
                <w:color w:val="FFFFFF" w:themeColor="background1"/>
                <w:spacing w:val="-1"/>
                <w:position w:val="1"/>
              </w:rPr>
              <w:t>o</w:t>
            </w:r>
            <w:r w:rsidRPr="00365096">
              <w:rPr>
                <w:rFonts w:ascii="Roboto Condensed" w:eastAsia="Calibri" w:hAnsi="Roboto Condensed" w:cs="Calibri"/>
                <w:b/>
                <w:bCs/>
                <w:color w:val="FFFFFF" w:themeColor="background1"/>
                <w:position w:val="1"/>
              </w:rPr>
              <w:t>n</w:t>
            </w:r>
            <w:r w:rsidRPr="00365096">
              <w:rPr>
                <w:rFonts w:ascii="Roboto Condensed" w:eastAsia="Calibri" w:hAnsi="Roboto Condensed" w:cs="Calibri"/>
                <w:b/>
                <w:bCs/>
                <w:color w:val="FFFFFF" w:themeColor="background1"/>
                <w:spacing w:val="-1"/>
                <w:position w:val="1"/>
              </w:rPr>
              <w:t xml:space="preserve"> </w:t>
            </w:r>
            <w:r w:rsidRPr="00365096">
              <w:rPr>
                <w:rFonts w:ascii="Roboto Condensed" w:eastAsia="Calibri" w:hAnsi="Roboto Condensed" w:cs="Calibri"/>
                <w:b/>
                <w:bCs/>
                <w:color w:val="FFFFFF" w:themeColor="background1"/>
                <w:position w:val="1"/>
              </w:rPr>
              <w:t xml:space="preserve">au </w:t>
            </w:r>
            <w:r w:rsidRPr="00365096">
              <w:rPr>
                <w:rFonts w:ascii="Roboto Condensed" w:eastAsia="Calibri" w:hAnsi="Roboto Condensed" w:cs="Calibri"/>
                <w:b/>
                <w:bCs/>
                <w:color w:val="FFFFFF" w:themeColor="background1"/>
                <w:spacing w:val="1"/>
              </w:rPr>
              <w:t>r</w:t>
            </w:r>
            <w:r w:rsidRPr="00365096">
              <w:rPr>
                <w:rFonts w:ascii="Roboto Condensed" w:eastAsia="Calibri" w:hAnsi="Roboto Condensed" w:cs="Calibri"/>
                <w:b/>
                <w:bCs/>
                <w:color w:val="FFFFFF" w:themeColor="background1"/>
                <w:spacing w:val="-1"/>
              </w:rPr>
              <w:t>é</w:t>
            </w:r>
            <w:r w:rsidRPr="00365096">
              <w:rPr>
                <w:rFonts w:ascii="Roboto Condensed" w:eastAsia="Calibri" w:hAnsi="Roboto Condensed" w:cs="Calibri"/>
                <w:b/>
                <w:bCs/>
                <w:color w:val="FFFFFF" w:themeColor="background1"/>
              </w:rPr>
              <w:t>f</w:t>
            </w:r>
            <w:r w:rsidRPr="00365096">
              <w:rPr>
                <w:rFonts w:ascii="Roboto Condensed" w:eastAsia="Calibri" w:hAnsi="Roboto Condensed" w:cs="Calibri"/>
                <w:b/>
                <w:bCs/>
                <w:color w:val="FFFFFF" w:themeColor="background1"/>
                <w:spacing w:val="-1"/>
              </w:rPr>
              <w:t>é</w:t>
            </w:r>
            <w:r w:rsidRPr="00365096">
              <w:rPr>
                <w:rFonts w:ascii="Roboto Condensed" w:eastAsia="Calibri" w:hAnsi="Roboto Condensed" w:cs="Calibri"/>
                <w:b/>
                <w:bCs/>
                <w:color w:val="FFFFFF" w:themeColor="background1"/>
                <w:spacing w:val="1"/>
              </w:rPr>
              <w:t>r</w:t>
            </w:r>
            <w:r w:rsidRPr="00365096">
              <w:rPr>
                <w:rFonts w:ascii="Roboto Condensed" w:eastAsia="Calibri" w:hAnsi="Roboto Condensed" w:cs="Calibri"/>
                <w:b/>
                <w:bCs/>
                <w:color w:val="FFFFFF" w:themeColor="background1"/>
                <w:spacing w:val="-1"/>
              </w:rPr>
              <w:t>en</w:t>
            </w:r>
            <w:r w:rsidRPr="00365096">
              <w:rPr>
                <w:rFonts w:ascii="Roboto Condensed" w:eastAsia="Calibri" w:hAnsi="Roboto Condensed" w:cs="Calibri"/>
                <w:b/>
                <w:bCs/>
                <w:color w:val="FFFFFF" w:themeColor="background1"/>
              </w:rPr>
              <w:t>t</w:t>
            </w:r>
            <w:r w:rsidRPr="00365096">
              <w:rPr>
                <w:rFonts w:ascii="Roboto Condensed" w:eastAsia="Calibri" w:hAnsi="Roboto Condensed" w:cs="Calibri"/>
                <w:b/>
                <w:bCs/>
                <w:color w:val="FFFFFF" w:themeColor="background1"/>
                <w:spacing w:val="1"/>
              </w:rPr>
              <w:t>i</w:t>
            </w:r>
            <w:r w:rsidRPr="00365096">
              <w:rPr>
                <w:rFonts w:ascii="Roboto Condensed" w:eastAsia="Calibri" w:hAnsi="Roboto Condensed" w:cs="Calibri"/>
                <w:b/>
                <w:bCs/>
                <w:color w:val="FFFFFF" w:themeColor="background1"/>
                <w:spacing w:val="-1"/>
              </w:rPr>
              <w:t>e</w:t>
            </w:r>
            <w:r w:rsidRPr="00365096">
              <w:rPr>
                <w:rFonts w:ascii="Roboto Condensed" w:eastAsia="Calibri" w:hAnsi="Roboto Condensed" w:cs="Calibri"/>
                <w:b/>
                <w:bCs/>
                <w:color w:val="FFFFFF" w:themeColor="background1"/>
              </w:rPr>
              <w:t>l</w:t>
            </w:r>
            <w:r w:rsidRPr="00365096">
              <w:rPr>
                <w:rFonts w:ascii="Roboto Condensed" w:eastAsia="Calibri" w:hAnsi="Roboto Condensed" w:cs="Calibri"/>
                <w:b/>
                <w:bCs/>
                <w:color w:val="FFFFFF" w:themeColor="background1"/>
                <w:spacing w:val="-1"/>
              </w:rPr>
              <w:t xml:space="preserve"> </w:t>
            </w:r>
            <w:r w:rsidRPr="00365096">
              <w:rPr>
                <w:rFonts w:ascii="Roboto Condensed" w:eastAsia="Calibri" w:hAnsi="Roboto Condensed" w:cs="Calibri"/>
                <w:b/>
                <w:bCs/>
                <w:color w:val="FFFFFF" w:themeColor="background1"/>
              </w:rPr>
              <w:t>Em</w:t>
            </w:r>
            <w:r w:rsidRPr="00365096">
              <w:rPr>
                <w:rFonts w:ascii="Roboto Condensed" w:eastAsia="Calibri" w:hAnsi="Roboto Condensed" w:cs="Calibri"/>
                <w:b/>
                <w:bCs/>
                <w:color w:val="FFFFFF" w:themeColor="background1"/>
                <w:spacing w:val="-1"/>
              </w:rPr>
              <w:t>p</w:t>
            </w:r>
            <w:r w:rsidRPr="00365096">
              <w:rPr>
                <w:rFonts w:ascii="Roboto Condensed" w:eastAsia="Calibri" w:hAnsi="Roboto Condensed" w:cs="Calibri"/>
                <w:b/>
                <w:bCs/>
                <w:color w:val="FFFFFF" w:themeColor="background1"/>
                <w:spacing w:val="1"/>
              </w:rPr>
              <w:t>l</w:t>
            </w:r>
            <w:r w:rsidRPr="00365096">
              <w:rPr>
                <w:rFonts w:ascii="Roboto Condensed" w:eastAsia="Calibri" w:hAnsi="Roboto Condensed" w:cs="Calibri"/>
                <w:b/>
                <w:bCs/>
                <w:color w:val="FFFFFF" w:themeColor="background1"/>
                <w:spacing w:val="-3"/>
              </w:rPr>
              <w:t>o</w:t>
            </w:r>
            <w:r w:rsidRPr="00365096">
              <w:rPr>
                <w:rFonts w:ascii="Roboto Condensed" w:eastAsia="Calibri" w:hAnsi="Roboto Condensed" w:cs="Calibri"/>
                <w:b/>
                <w:bCs/>
                <w:color w:val="FFFFFF" w:themeColor="background1"/>
                <w:spacing w:val="2"/>
              </w:rPr>
              <w:t>i</w:t>
            </w:r>
            <w:r w:rsidRPr="00365096">
              <w:rPr>
                <w:rFonts w:ascii="Roboto Condensed" w:eastAsia="Calibri" w:hAnsi="Roboto Condensed" w:cs="Calibri"/>
                <w:b/>
                <w:bCs/>
                <w:color w:val="FFFFFF" w:themeColor="background1"/>
              </w:rPr>
              <w:t xml:space="preserve">- </w:t>
            </w:r>
            <w:r w:rsidRPr="00365096">
              <w:rPr>
                <w:rFonts w:ascii="Roboto Condensed" w:eastAsia="Calibri" w:hAnsi="Roboto Condensed" w:cs="Calibri"/>
                <w:b/>
                <w:bCs/>
                <w:color w:val="FFFFFF" w:themeColor="background1"/>
                <w:spacing w:val="1"/>
              </w:rPr>
              <w:t>C</w:t>
            </w:r>
            <w:r w:rsidRPr="00365096">
              <w:rPr>
                <w:rFonts w:ascii="Roboto Condensed" w:eastAsia="Calibri" w:hAnsi="Roboto Condensed" w:cs="Calibri"/>
                <w:b/>
                <w:bCs/>
                <w:color w:val="FFFFFF" w:themeColor="background1"/>
                <w:spacing w:val="-1"/>
              </w:rPr>
              <w:t>o</w:t>
            </w:r>
            <w:r w:rsidRPr="00365096">
              <w:rPr>
                <w:rFonts w:ascii="Roboto Condensed" w:eastAsia="Calibri" w:hAnsi="Roboto Condensed" w:cs="Calibri"/>
                <w:b/>
                <w:bCs/>
                <w:color w:val="FFFFFF" w:themeColor="background1"/>
              </w:rPr>
              <w:t>mp</w:t>
            </w:r>
            <w:r w:rsidRPr="00365096">
              <w:rPr>
                <w:rFonts w:ascii="Roboto Condensed" w:eastAsia="Calibri" w:hAnsi="Roboto Condensed" w:cs="Calibri"/>
                <w:b/>
                <w:bCs/>
                <w:color w:val="FFFFFF" w:themeColor="background1"/>
                <w:spacing w:val="-1"/>
              </w:rPr>
              <w:t>é</w:t>
            </w:r>
            <w:r w:rsidRPr="00365096">
              <w:rPr>
                <w:rFonts w:ascii="Roboto Condensed" w:eastAsia="Calibri" w:hAnsi="Roboto Condensed" w:cs="Calibri"/>
                <w:b/>
                <w:bCs/>
                <w:color w:val="FFFFFF" w:themeColor="background1"/>
              </w:rPr>
              <w:t>te</w:t>
            </w:r>
            <w:r w:rsidRPr="00365096">
              <w:rPr>
                <w:rFonts w:ascii="Roboto Condensed" w:eastAsia="Calibri" w:hAnsi="Roboto Condensed" w:cs="Calibri"/>
                <w:b/>
                <w:bCs/>
                <w:color w:val="FFFFFF" w:themeColor="background1"/>
                <w:spacing w:val="-1"/>
              </w:rPr>
              <w:t>n</w:t>
            </w:r>
            <w:r w:rsidRPr="00365096">
              <w:rPr>
                <w:rFonts w:ascii="Roboto Condensed" w:eastAsia="Calibri" w:hAnsi="Roboto Condensed" w:cs="Calibri"/>
                <w:b/>
                <w:bCs/>
                <w:color w:val="FFFFFF" w:themeColor="background1"/>
                <w:spacing w:val="1"/>
              </w:rPr>
              <w:t>c</w:t>
            </w:r>
            <w:r w:rsidRPr="00365096">
              <w:rPr>
                <w:rFonts w:ascii="Roboto Condensed" w:eastAsia="Calibri" w:hAnsi="Roboto Condensed" w:cs="Calibri"/>
                <w:b/>
                <w:bCs/>
                <w:color w:val="FFFFFF" w:themeColor="background1"/>
                <w:spacing w:val="-1"/>
              </w:rPr>
              <w:t>e</w:t>
            </w:r>
            <w:r w:rsidRPr="00365096">
              <w:rPr>
                <w:rFonts w:ascii="Roboto Condensed" w:eastAsia="Calibri" w:hAnsi="Roboto Condensed" w:cs="Calibri"/>
                <w:b/>
                <w:bCs/>
                <w:color w:val="FFFFFF" w:themeColor="background1"/>
              </w:rPr>
              <w:t>s</w:t>
            </w:r>
          </w:p>
        </w:tc>
        <w:tc>
          <w:tcPr>
            <w:tcW w:w="7073" w:type="dxa"/>
            <w:gridSpan w:val="3"/>
            <w:shd w:val="clear" w:color="auto" w:fill="F1E5F7"/>
            <w:vAlign w:val="center"/>
          </w:tcPr>
          <w:p w14:paraId="4E16D32B" w14:textId="77777777" w:rsidR="008E4BE6" w:rsidRPr="00365096" w:rsidRDefault="008E4BE6" w:rsidP="006236C0">
            <w:pPr>
              <w:spacing w:after="0" w:line="240" w:lineRule="auto"/>
              <w:ind w:left="143"/>
              <w:rPr>
                <w:rFonts w:ascii="Roboto Condensed" w:eastAsia="Calibri" w:hAnsi="Roboto Condensed" w:cs="Calibri"/>
                <w:b/>
                <w:sz w:val="20"/>
                <w:szCs w:val="20"/>
              </w:rPr>
            </w:pPr>
            <w:r w:rsidRPr="00365096">
              <w:rPr>
                <w:rFonts w:ascii="Roboto Condensed" w:eastAsia="Calibri" w:hAnsi="Roboto Condensed" w:cs="Calibri"/>
                <w:b/>
                <w:sz w:val="20"/>
                <w:szCs w:val="20"/>
              </w:rPr>
              <w:t>C7 :</w:t>
            </w:r>
            <w:r w:rsidRPr="00365096">
              <w:rPr>
                <w:rFonts w:ascii="Roboto Condensed" w:hAnsi="Roboto Condensed"/>
                <w:b/>
                <w:sz w:val="20"/>
                <w:szCs w:val="20"/>
              </w:rPr>
              <w:t xml:space="preserve"> </w:t>
            </w:r>
            <w:r w:rsidRPr="00365096">
              <w:rPr>
                <w:rFonts w:ascii="Roboto Condensed" w:eastAsia="Calibri" w:hAnsi="Roboto Condensed" w:cs="Calibri"/>
                <w:b/>
                <w:sz w:val="20"/>
                <w:szCs w:val="20"/>
              </w:rPr>
              <w:t>Promouvoir et mettre en œuvre les principes du développement durable et de la responsabilité sociétale</w:t>
            </w:r>
          </w:p>
          <w:p w14:paraId="5CB0080A" w14:textId="77777777" w:rsidR="008E4BE6" w:rsidRPr="00365096" w:rsidRDefault="008E4BE6" w:rsidP="006236C0">
            <w:pPr>
              <w:tabs>
                <w:tab w:val="left" w:pos="800"/>
              </w:tabs>
              <w:spacing w:after="0" w:line="240" w:lineRule="auto"/>
              <w:ind w:left="143" w:right="157"/>
              <w:rPr>
                <w:rFonts w:ascii="Roboto Condensed" w:eastAsia="Calibri" w:hAnsi="Roboto Condensed" w:cs="Calibri"/>
                <w:b/>
                <w:sz w:val="20"/>
                <w:szCs w:val="20"/>
              </w:rPr>
            </w:pPr>
          </w:p>
          <w:p w14:paraId="6831454B" w14:textId="77777777" w:rsidR="008E4BE6" w:rsidRPr="00365096" w:rsidRDefault="008E4BE6" w:rsidP="006236C0">
            <w:pPr>
              <w:tabs>
                <w:tab w:val="left" w:pos="800"/>
              </w:tabs>
              <w:spacing w:after="0" w:line="240" w:lineRule="auto"/>
              <w:ind w:left="143" w:right="157"/>
              <w:rPr>
                <w:rFonts w:ascii="Roboto Condensed" w:eastAsia="Calibri" w:hAnsi="Roboto Condensed" w:cs="Calibri"/>
                <w:b/>
                <w:sz w:val="20"/>
                <w:szCs w:val="20"/>
              </w:rPr>
            </w:pPr>
            <w:r w:rsidRPr="00365096">
              <w:rPr>
                <w:rFonts w:ascii="Roboto Condensed" w:eastAsia="Calibri" w:hAnsi="Roboto Condensed" w:cs="Calibri"/>
                <w:b/>
                <w:sz w:val="20"/>
                <w:szCs w:val="20"/>
              </w:rPr>
              <w:t>C9 Exercer un leadership collaboratif</w:t>
            </w:r>
          </w:p>
          <w:p w14:paraId="453C2A09" w14:textId="77777777" w:rsidR="008E4BE6" w:rsidRPr="00EC5B43" w:rsidRDefault="008E4BE6" w:rsidP="006236C0">
            <w:pPr>
              <w:tabs>
                <w:tab w:val="left" w:pos="800"/>
              </w:tabs>
              <w:spacing w:after="0" w:line="240" w:lineRule="auto"/>
              <w:ind w:left="143" w:right="157"/>
              <w:rPr>
                <w:rFonts w:ascii="Roboto Condensed" w:eastAsia="Calibri" w:hAnsi="Roboto Condensed" w:cs="Calibri"/>
                <w:sz w:val="20"/>
                <w:szCs w:val="20"/>
              </w:rPr>
            </w:pPr>
          </w:p>
          <w:p w14:paraId="3025624E" w14:textId="77777777" w:rsidR="008E4BE6" w:rsidRPr="00EC5B43" w:rsidRDefault="008E4BE6" w:rsidP="006236C0">
            <w:pPr>
              <w:tabs>
                <w:tab w:val="left" w:pos="800"/>
              </w:tabs>
              <w:spacing w:after="0" w:line="240" w:lineRule="auto"/>
              <w:ind w:left="143" w:right="157"/>
              <w:rPr>
                <w:rFonts w:ascii="Roboto Condensed" w:eastAsia="Calibri" w:hAnsi="Roboto Condensed" w:cs="Calibri"/>
                <w:sz w:val="20"/>
                <w:szCs w:val="20"/>
              </w:rPr>
            </w:pPr>
            <w:r w:rsidRPr="001B5722">
              <w:rPr>
                <w:rFonts w:ascii="Roboto Condensed" w:hAnsi="Roboto Condensed"/>
                <w:b/>
                <w:sz w:val="20"/>
                <w:szCs w:val="20"/>
              </w:rPr>
              <w:t>C1.1</w:t>
            </w:r>
            <w:r w:rsidRPr="00EC5B43">
              <w:rPr>
                <w:rFonts w:ascii="Roboto Condensed" w:hAnsi="Roboto Condensed"/>
                <w:sz w:val="20"/>
                <w:szCs w:val="20"/>
              </w:rPr>
              <w:tab/>
              <w:t xml:space="preserve"> Collecter, traiter, analyser, interpréter des données ou des informations, quantitatives ou qualitatives, en sachant notamment concevoir les bases de données constitutives d’un système d’information</w:t>
            </w:r>
          </w:p>
        </w:tc>
      </w:tr>
      <w:tr w:rsidR="008E4BE6" w14:paraId="52D404F0" w14:textId="77777777" w:rsidTr="006236C0">
        <w:trPr>
          <w:trHeight w:hRule="exact" w:val="288"/>
        </w:trPr>
        <w:tc>
          <w:tcPr>
            <w:tcW w:w="2567" w:type="dxa"/>
            <w:gridSpan w:val="2"/>
            <w:shd w:val="clear" w:color="auto" w:fill="282D46"/>
            <w:vAlign w:val="center"/>
          </w:tcPr>
          <w:p w14:paraId="178D594E" w14:textId="77777777" w:rsidR="008E4BE6" w:rsidRPr="00365096" w:rsidRDefault="008E4BE6" w:rsidP="006236C0">
            <w:pPr>
              <w:spacing w:after="0" w:line="240" w:lineRule="auto"/>
              <w:ind w:left="157"/>
              <w:rPr>
                <w:rFonts w:ascii="Roboto Condensed" w:hAnsi="Roboto Condensed"/>
                <w:b/>
                <w:color w:val="FFFFFF" w:themeColor="background1"/>
              </w:rPr>
            </w:pPr>
            <w:r w:rsidRPr="00365096">
              <w:rPr>
                <w:rFonts w:ascii="Roboto Condensed" w:eastAsia="Calibri" w:hAnsi="Roboto Condensed" w:cs="Calibri"/>
                <w:b/>
                <w:bCs/>
                <w:color w:val="FFFFFF" w:themeColor="background1"/>
                <w:position w:val="1"/>
              </w:rPr>
              <w:t>P</w:t>
            </w:r>
            <w:r w:rsidRPr="00365096">
              <w:rPr>
                <w:rFonts w:ascii="Roboto Condensed" w:eastAsia="Calibri" w:hAnsi="Roboto Condensed" w:cs="Calibri"/>
                <w:b/>
                <w:bCs/>
                <w:color w:val="FFFFFF" w:themeColor="background1"/>
                <w:spacing w:val="1"/>
                <w:position w:val="1"/>
              </w:rPr>
              <w:t>r</w:t>
            </w:r>
            <w:r w:rsidRPr="00365096">
              <w:rPr>
                <w:rFonts w:ascii="Roboto Condensed" w:eastAsia="Calibri" w:hAnsi="Roboto Condensed" w:cs="Calibri"/>
                <w:b/>
                <w:bCs/>
                <w:color w:val="FFFFFF" w:themeColor="background1"/>
                <w:spacing w:val="-1"/>
                <w:position w:val="1"/>
              </w:rPr>
              <w:t>é</w:t>
            </w:r>
            <w:r w:rsidRPr="00365096">
              <w:rPr>
                <w:rFonts w:ascii="Roboto Condensed" w:eastAsia="Calibri" w:hAnsi="Roboto Condensed" w:cs="Calibri"/>
                <w:b/>
                <w:bCs/>
                <w:color w:val="FFFFFF" w:themeColor="background1"/>
                <w:spacing w:val="1"/>
                <w:position w:val="1"/>
              </w:rPr>
              <w:t>r</w:t>
            </w:r>
            <w:r w:rsidRPr="00365096">
              <w:rPr>
                <w:rFonts w:ascii="Roboto Condensed" w:eastAsia="Calibri" w:hAnsi="Roboto Condensed" w:cs="Calibri"/>
                <w:b/>
                <w:bCs/>
                <w:color w:val="FFFFFF" w:themeColor="background1"/>
                <w:spacing w:val="-1"/>
                <w:position w:val="1"/>
              </w:rPr>
              <w:t>equ</w:t>
            </w:r>
            <w:r w:rsidRPr="00365096">
              <w:rPr>
                <w:rFonts w:ascii="Roboto Condensed" w:eastAsia="Calibri" w:hAnsi="Roboto Condensed" w:cs="Calibri"/>
                <w:b/>
                <w:bCs/>
                <w:color w:val="FFFFFF" w:themeColor="background1"/>
                <w:spacing w:val="1"/>
                <w:position w:val="1"/>
              </w:rPr>
              <w:t>i</w:t>
            </w:r>
            <w:r w:rsidRPr="00365096">
              <w:rPr>
                <w:rFonts w:ascii="Roboto Condensed" w:eastAsia="Calibri" w:hAnsi="Roboto Condensed" w:cs="Calibri"/>
                <w:b/>
                <w:bCs/>
                <w:color w:val="FFFFFF" w:themeColor="background1"/>
                <w:position w:val="1"/>
              </w:rPr>
              <w:t>s</w:t>
            </w:r>
          </w:p>
        </w:tc>
        <w:tc>
          <w:tcPr>
            <w:tcW w:w="7073" w:type="dxa"/>
            <w:gridSpan w:val="3"/>
            <w:shd w:val="clear" w:color="auto" w:fill="F1E5F7"/>
            <w:vAlign w:val="center"/>
          </w:tcPr>
          <w:p w14:paraId="24A7C241" w14:textId="77777777" w:rsidR="008E4BE6" w:rsidRPr="00EC5B43" w:rsidRDefault="008E4BE6" w:rsidP="006236C0">
            <w:pPr>
              <w:spacing w:after="0" w:line="240" w:lineRule="auto"/>
              <w:ind w:left="102" w:right="318"/>
              <w:rPr>
                <w:rFonts w:ascii="Roboto Condensed" w:hAnsi="Roboto Condensed"/>
                <w:sz w:val="20"/>
                <w:szCs w:val="20"/>
              </w:rPr>
            </w:pPr>
            <w:r w:rsidRPr="00EC5B43">
              <w:rPr>
                <w:rFonts w:ascii="Roboto Condensed" w:eastAsia="Calibri" w:hAnsi="Roboto Condensed" w:cs="Calibri"/>
                <w:spacing w:val="1"/>
                <w:position w:val="1"/>
                <w:sz w:val="20"/>
                <w:szCs w:val="20"/>
              </w:rPr>
              <w:t>L</w:t>
            </w:r>
            <w:r w:rsidRPr="00EC5B43">
              <w:rPr>
                <w:rFonts w:ascii="Roboto Condensed" w:eastAsia="Calibri" w:hAnsi="Roboto Condensed" w:cs="Calibri"/>
                <w:position w:val="1"/>
                <w:sz w:val="20"/>
                <w:szCs w:val="20"/>
              </w:rPr>
              <w:t>’ens</w:t>
            </w:r>
            <w:r w:rsidRPr="00EC5B43">
              <w:rPr>
                <w:rFonts w:ascii="Roboto Condensed" w:eastAsia="Calibri" w:hAnsi="Roboto Condensed" w:cs="Calibri"/>
                <w:spacing w:val="-2"/>
                <w:position w:val="1"/>
                <w:sz w:val="20"/>
                <w:szCs w:val="20"/>
              </w:rPr>
              <w:t>e</w:t>
            </w:r>
            <w:r w:rsidRPr="00EC5B43">
              <w:rPr>
                <w:rFonts w:ascii="Roboto Condensed" w:eastAsia="Calibri" w:hAnsi="Roboto Condensed" w:cs="Calibri"/>
                <w:spacing w:val="1"/>
                <w:position w:val="1"/>
                <w:sz w:val="20"/>
                <w:szCs w:val="20"/>
              </w:rPr>
              <w:t>m</w:t>
            </w:r>
            <w:r w:rsidRPr="00EC5B43">
              <w:rPr>
                <w:rFonts w:ascii="Roboto Condensed" w:eastAsia="Calibri" w:hAnsi="Roboto Condensed" w:cs="Calibri"/>
                <w:spacing w:val="-1"/>
                <w:position w:val="1"/>
                <w:sz w:val="20"/>
                <w:szCs w:val="20"/>
              </w:rPr>
              <w:t>b</w:t>
            </w:r>
            <w:r w:rsidRPr="00EC5B43">
              <w:rPr>
                <w:rFonts w:ascii="Roboto Condensed" w:eastAsia="Calibri" w:hAnsi="Roboto Condensed" w:cs="Calibri"/>
                <w:position w:val="1"/>
                <w:sz w:val="20"/>
                <w:szCs w:val="20"/>
              </w:rPr>
              <w:t>le</w:t>
            </w:r>
            <w:r w:rsidRPr="00EC5B43">
              <w:rPr>
                <w:rFonts w:ascii="Roboto Condensed" w:eastAsia="Calibri" w:hAnsi="Roboto Condensed" w:cs="Calibri"/>
                <w:spacing w:val="-2"/>
                <w:position w:val="1"/>
                <w:sz w:val="20"/>
                <w:szCs w:val="20"/>
              </w:rPr>
              <w:t xml:space="preserve"> </w:t>
            </w:r>
            <w:r w:rsidRPr="00EC5B43">
              <w:rPr>
                <w:rFonts w:ascii="Roboto Condensed" w:eastAsia="Calibri" w:hAnsi="Roboto Condensed" w:cs="Calibri"/>
                <w:position w:val="1"/>
                <w:sz w:val="20"/>
                <w:szCs w:val="20"/>
              </w:rPr>
              <w:t>du</w:t>
            </w:r>
            <w:r w:rsidRPr="00EC5B43">
              <w:rPr>
                <w:rFonts w:ascii="Roboto Condensed" w:eastAsia="Calibri" w:hAnsi="Roboto Condensed" w:cs="Calibri"/>
                <w:spacing w:val="-1"/>
                <w:position w:val="1"/>
                <w:sz w:val="20"/>
                <w:szCs w:val="20"/>
              </w:rPr>
              <w:t xml:space="preserve"> P</w:t>
            </w:r>
            <w:r w:rsidRPr="00EC5B43">
              <w:rPr>
                <w:rFonts w:ascii="Roboto Condensed" w:eastAsia="Calibri" w:hAnsi="Roboto Condensed" w:cs="Calibri"/>
                <w:spacing w:val="1"/>
                <w:position w:val="1"/>
                <w:sz w:val="20"/>
                <w:szCs w:val="20"/>
              </w:rPr>
              <w:t>ô</w:t>
            </w:r>
            <w:r w:rsidRPr="00EC5B43">
              <w:rPr>
                <w:rFonts w:ascii="Roboto Condensed" w:eastAsia="Calibri" w:hAnsi="Roboto Condensed" w:cs="Calibri"/>
                <w:position w:val="1"/>
                <w:sz w:val="20"/>
                <w:szCs w:val="20"/>
              </w:rPr>
              <w:t>le</w:t>
            </w:r>
            <w:r w:rsidRPr="00EC5B43">
              <w:rPr>
                <w:rFonts w:ascii="Roboto Condensed" w:eastAsia="Calibri" w:hAnsi="Roboto Condensed" w:cs="Calibri"/>
                <w:spacing w:val="-2"/>
                <w:position w:val="1"/>
                <w:sz w:val="20"/>
                <w:szCs w:val="20"/>
              </w:rPr>
              <w:t xml:space="preserve"> </w:t>
            </w:r>
            <w:r w:rsidRPr="00EC5B43">
              <w:rPr>
                <w:rFonts w:ascii="Roboto Condensed" w:eastAsia="Calibri" w:hAnsi="Roboto Condensed" w:cs="Calibri"/>
                <w:spacing w:val="-1"/>
                <w:position w:val="1"/>
                <w:sz w:val="20"/>
                <w:szCs w:val="20"/>
              </w:rPr>
              <w:t>D</w:t>
            </w:r>
            <w:r w:rsidRPr="00EC5B43">
              <w:rPr>
                <w:rFonts w:ascii="Roboto Condensed" w:eastAsia="Calibri" w:hAnsi="Roboto Condensed" w:cs="Calibri"/>
                <w:spacing w:val="1"/>
                <w:position w:val="1"/>
                <w:sz w:val="20"/>
                <w:szCs w:val="20"/>
              </w:rPr>
              <w:t>D</w:t>
            </w:r>
            <w:r w:rsidRPr="00EC5B43">
              <w:rPr>
                <w:rFonts w:ascii="Roboto Condensed" w:eastAsia="Calibri" w:hAnsi="Roboto Condensed" w:cs="Calibri"/>
                <w:position w:val="1"/>
                <w:sz w:val="20"/>
                <w:szCs w:val="20"/>
              </w:rPr>
              <w:t>Q</w:t>
            </w:r>
            <w:r w:rsidRPr="00EC5B43">
              <w:rPr>
                <w:rFonts w:ascii="Roboto Condensed" w:eastAsia="Calibri" w:hAnsi="Roboto Condensed" w:cs="Calibri"/>
                <w:spacing w:val="1"/>
                <w:position w:val="1"/>
                <w:sz w:val="20"/>
                <w:szCs w:val="20"/>
              </w:rPr>
              <w:t xml:space="preserve"> </w:t>
            </w:r>
            <w:r w:rsidRPr="00EC5B43">
              <w:rPr>
                <w:rFonts w:ascii="Roboto Condensed" w:eastAsia="Calibri" w:hAnsi="Roboto Condensed" w:cs="Calibri"/>
                <w:position w:val="1"/>
                <w:sz w:val="20"/>
                <w:szCs w:val="20"/>
              </w:rPr>
              <w:t>a</w:t>
            </w:r>
            <w:r w:rsidRPr="00EC5B43">
              <w:rPr>
                <w:rFonts w:ascii="Roboto Condensed" w:eastAsia="Calibri" w:hAnsi="Roboto Condensed" w:cs="Calibri"/>
                <w:spacing w:val="-3"/>
                <w:position w:val="1"/>
                <w:sz w:val="20"/>
                <w:szCs w:val="20"/>
              </w:rPr>
              <w:t>i</w:t>
            </w:r>
            <w:r w:rsidRPr="00EC5B43">
              <w:rPr>
                <w:rFonts w:ascii="Roboto Condensed" w:eastAsia="Calibri" w:hAnsi="Roboto Condensed" w:cs="Calibri"/>
                <w:spacing w:val="-1"/>
                <w:position w:val="1"/>
                <w:sz w:val="20"/>
                <w:szCs w:val="20"/>
              </w:rPr>
              <w:t>n</w:t>
            </w:r>
            <w:r w:rsidRPr="00EC5B43">
              <w:rPr>
                <w:rFonts w:ascii="Roboto Condensed" w:eastAsia="Calibri" w:hAnsi="Roboto Condensed" w:cs="Calibri"/>
                <w:position w:val="1"/>
                <w:sz w:val="20"/>
                <w:szCs w:val="20"/>
              </w:rPr>
              <w:t>si q</w:t>
            </w:r>
            <w:r w:rsidRPr="00EC5B43">
              <w:rPr>
                <w:rFonts w:ascii="Roboto Condensed" w:eastAsia="Calibri" w:hAnsi="Roboto Condensed" w:cs="Calibri"/>
                <w:spacing w:val="-1"/>
                <w:position w:val="1"/>
                <w:sz w:val="20"/>
                <w:szCs w:val="20"/>
              </w:rPr>
              <w:t>u</w:t>
            </w:r>
            <w:r w:rsidRPr="00EC5B43">
              <w:rPr>
                <w:rFonts w:ascii="Roboto Condensed" w:eastAsia="Calibri" w:hAnsi="Roboto Condensed" w:cs="Calibri"/>
                <w:position w:val="1"/>
                <w:sz w:val="20"/>
                <w:szCs w:val="20"/>
              </w:rPr>
              <w:t>e</w:t>
            </w:r>
            <w:r w:rsidRPr="00EC5B43">
              <w:rPr>
                <w:rFonts w:ascii="Roboto Condensed" w:eastAsia="Calibri" w:hAnsi="Roboto Condensed" w:cs="Calibri"/>
                <w:spacing w:val="1"/>
                <w:position w:val="1"/>
                <w:sz w:val="20"/>
                <w:szCs w:val="20"/>
              </w:rPr>
              <w:t xml:space="preserve"> </w:t>
            </w:r>
            <w:r w:rsidRPr="00EC5B43">
              <w:rPr>
                <w:rFonts w:ascii="Roboto Condensed" w:eastAsia="Calibri" w:hAnsi="Roboto Condensed" w:cs="Calibri"/>
                <w:spacing w:val="-2"/>
                <w:position w:val="1"/>
                <w:sz w:val="20"/>
                <w:szCs w:val="20"/>
              </w:rPr>
              <w:t>M</w:t>
            </w:r>
            <w:r w:rsidRPr="00EC5B43">
              <w:rPr>
                <w:rFonts w:ascii="Roboto Condensed" w:eastAsia="Calibri" w:hAnsi="Roboto Condensed" w:cs="Calibri"/>
                <w:spacing w:val="1"/>
                <w:position w:val="1"/>
                <w:sz w:val="20"/>
                <w:szCs w:val="20"/>
              </w:rPr>
              <w:t>P</w:t>
            </w:r>
            <w:r w:rsidRPr="00EC5B43">
              <w:rPr>
                <w:rFonts w:ascii="Roboto Condensed" w:eastAsia="Calibri" w:hAnsi="Roboto Condensed" w:cs="Calibri"/>
                <w:position w:val="1"/>
                <w:sz w:val="20"/>
                <w:szCs w:val="20"/>
              </w:rPr>
              <w:t>3</w:t>
            </w:r>
          </w:p>
        </w:tc>
      </w:tr>
      <w:tr w:rsidR="008E4BE6" w14:paraId="4DC7E101" w14:textId="77777777" w:rsidTr="006236C0">
        <w:trPr>
          <w:trHeight w:hRule="exact" w:val="288"/>
        </w:trPr>
        <w:tc>
          <w:tcPr>
            <w:tcW w:w="2567" w:type="dxa"/>
            <w:gridSpan w:val="2"/>
            <w:shd w:val="clear" w:color="auto" w:fill="282D46"/>
            <w:vAlign w:val="center"/>
          </w:tcPr>
          <w:p w14:paraId="2ACE5669" w14:textId="77777777" w:rsidR="008E4BE6" w:rsidRPr="00365096" w:rsidRDefault="008E4BE6" w:rsidP="006236C0">
            <w:pPr>
              <w:spacing w:after="0" w:line="240" w:lineRule="auto"/>
              <w:ind w:left="157"/>
              <w:rPr>
                <w:rFonts w:ascii="Roboto Condensed" w:hAnsi="Roboto Condensed"/>
                <w:b/>
                <w:color w:val="FFFFFF" w:themeColor="background1"/>
              </w:rPr>
            </w:pPr>
            <w:r w:rsidRPr="00365096">
              <w:rPr>
                <w:rFonts w:ascii="Roboto Condensed" w:eastAsia="Calibri" w:hAnsi="Roboto Condensed" w:cs="Calibri"/>
                <w:b/>
                <w:bCs/>
                <w:color w:val="FFFFFF" w:themeColor="background1"/>
                <w:position w:val="1"/>
              </w:rPr>
              <w:t>L</w:t>
            </w:r>
            <w:r w:rsidRPr="00365096">
              <w:rPr>
                <w:rFonts w:ascii="Roboto Condensed" w:eastAsia="Calibri" w:hAnsi="Roboto Condensed" w:cs="Calibri"/>
                <w:b/>
                <w:bCs/>
                <w:color w:val="FFFFFF" w:themeColor="background1"/>
                <w:spacing w:val="1"/>
                <w:position w:val="1"/>
              </w:rPr>
              <w:t>i</w:t>
            </w:r>
            <w:r w:rsidRPr="00365096">
              <w:rPr>
                <w:rFonts w:ascii="Roboto Condensed" w:eastAsia="Calibri" w:hAnsi="Roboto Condensed" w:cs="Calibri"/>
                <w:b/>
                <w:bCs/>
                <w:color w:val="FFFFFF" w:themeColor="background1"/>
                <w:spacing w:val="-1"/>
                <w:position w:val="1"/>
              </w:rPr>
              <w:t>en</w:t>
            </w:r>
            <w:r w:rsidRPr="00365096">
              <w:rPr>
                <w:rFonts w:ascii="Roboto Condensed" w:eastAsia="Calibri" w:hAnsi="Roboto Condensed" w:cs="Calibri"/>
                <w:b/>
                <w:bCs/>
                <w:color w:val="FFFFFF" w:themeColor="background1"/>
                <w:position w:val="1"/>
              </w:rPr>
              <w:t>s</w:t>
            </w:r>
            <w:r w:rsidRPr="00365096">
              <w:rPr>
                <w:rFonts w:ascii="Roboto Condensed" w:eastAsia="Calibri" w:hAnsi="Roboto Condensed" w:cs="Calibri"/>
                <w:b/>
                <w:bCs/>
                <w:color w:val="FFFFFF" w:themeColor="background1"/>
                <w:spacing w:val="1"/>
                <w:position w:val="1"/>
              </w:rPr>
              <w:t xml:space="preserve"> </w:t>
            </w:r>
            <w:r w:rsidRPr="00365096">
              <w:rPr>
                <w:rFonts w:ascii="Roboto Condensed" w:eastAsia="Calibri" w:hAnsi="Roboto Condensed" w:cs="Calibri"/>
                <w:b/>
                <w:bCs/>
                <w:color w:val="FFFFFF" w:themeColor="background1"/>
                <w:position w:val="1"/>
              </w:rPr>
              <w:t>p</w:t>
            </w:r>
            <w:r w:rsidRPr="00365096">
              <w:rPr>
                <w:rFonts w:ascii="Roboto Condensed" w:eastAsia="Calibri" w:hAnsi="Roboto Condensed" w:cs="Calibri"/>
                <w:b/>
                <w:bCs/>
                <w:color w:val="FFFFFF" w:themeColor="background1"/>
                <w:spacing w:val="-1"/>
                <w:position w:val="1"/>
              </w:rPr>
              <w:t>éda</w:t>
            </w:r>
            <w:r w:rsidRPr="00365096">
              <w:rPr>
                <w:rFonts w:ascii="Roboto Condensed" w:eastAsia="Calibri" w:hAnsi="Roboto Condensed" w:cs="Calibri"/>
                <w:b/>
                <w:bCs/>
                <w:color w:val="FFFFFF" w:themeColor="background1"/>
                <w:spacing w:val="1"/>
                <w:position w:val="1"/>
              </w:rPr>
              <w:t>g</w:t>
            </w:r>
            <w:r w:rsidRPr="00365096">
              <w:rPr>
                <w:rFonts w:ascii="Roboto Condensed" w:eastAsia="Calibri" w:hAnsi="Roboto Condensed" w:cs="Calibri"/>
                <w:b/>
                <w:bCs/>
                <w:color w:val="FFFFFF" w:themeColor="background1"/>
                <w:spacing w:val="-1"/>
                <w:position w:val="1"/>
              </w:rPr>
              <w:t>o</w:t>
            </w:r>
            <w:r w:rsidRPr="00365096">
              <w:rPr>
                <w:rFonts w:ascii="Roboto Condensed" w:eastAsia="Calibri" w:hAnsi="Roboto Condensed" w:cs="Calibri"/>
                <w:b/>
                <w:bCs/>
                <w:color w:val="FFFFFF" w:themeColor="background1"/>
                <w:spacing w:val="-2"/>
                <w:position w:val="1"/>
              </w:rPr>
              <w:t>g</w:t>
            </w:r>
            <w:r w:rsidRPr="00365096">
              <w:rPr>
                <w:rFonts w:ascii="Roboto Condensed" w:eastAsia="Calibri" w:hAnsi="Roboto Condensed" w:cs="Calibri"/>
                <w:b/>
                <w:bCs/>
                <w:color w:val="FFFFFF" w:themeColor="background1"/>
                <w:spacing w:val="1"/>
                <w:position w:val="1"/>
              </w:rPr>
              <w:t>i</w:t>
            </w:r>
            <w:r w:rsidRPr="00365096">
              <w:rPr>
                <w:rFonts w:ascii="Roboto Condensed" w:eastAsia="Calibri" w:hAnsi="Roboto Condensed" w:cs="Calibri"/>
                <w:b/>
                <w:bCs/>
                <w:color w:val="FFFFFF" w:themeColor="background1"/>
                <w:spacing w:val="-1"/>
                <w:position w:val="1"/>
              </w:rPr>
              <w:t>que</w:t>
            </w:r>
            <w:r w:rsidRPr="00365096">
              <w:rPr>
                <w:rFonts w:ascii="Roboto Condensed" w:eastAsia="Calibri" w:hAnsi="Roboto Condensed" w:cs="Calibri"/>
                <w:b/>
                <w:bCs/>
                <w:color w:val="FFFFFF" w:themeColor="background1"/>
                <w:position w:val="1"/>
              </w:rPr>
              <w:t>s</w:t>
            </w:r>
          </w:p>
        </w:tc>
        <w:tc>
          <w:tcPr>
            <w:tcW w:w="7073" w:type="dxa"/>
            <w:gridSpan w:val="3"/>
            <w:shd w:val="clear" w:color="auto" w:fill="F1E5F7"/>
            <w:vAlign w:val="center"/>
          </w:tcPr>
          <w:p w14:paraId="48D5D136" w14:textId="77777777" w:rsidR="008E4BE6" w:rsidRPr="00EC5B43" w:rsidRDefault="008E4BE6" w:rsidP="006236C0">
            <w:pPr>
              <w:spacing w:after="0" w:line="240" w:lineRule="auto"/>
              <w:ind w:left="102" w:right="318"/>
              <w:rPr>
                <w:rFonts w:ascii="Roboto Condensed" w:hAnsi="Roboto Condensed"/>
                <w:sz w:val="20"/>
                <w:szCs w:val="20"/>
              </w:rPr>
            </w:pPr>
            <w:r w:rsidRPr="00EC5B43">
              <w:rPr>
                <w:rFonts w:ascii="Roboto Condensed" w:eastAsia="Calibri" w:hAnsi="Roboto Condensed" w:cs="Calibri"/>
                <w:spacing w:val="1"/>
                <w:position w:val="1"/>
                <w:sz w:val="20"/>
                <w:szCs w:val="20"/>
              </w:rPr>
              <w:t>L</w:t>
            </w:r>
            <w:r w:rsidRPr="00EC5B43">
              <w:rPr>
                <w:rFonts w:ascii="Roboto Condensed" w:eastAsia="Calibri" w:hAnsi="Roboto Condensed" w:cs="Calibri"/>
                <w:position w:val="1"/>
                <w:sz w:val="20"/>
                <w:szCs w:val="20"/>
              </w:rPr>
              <w:t>ie</w:t>
            </w:r>
            <w:r w:rsidRPr="00EC5B43">
              <w:rPr>
                <w:rFonts w:ascii="Roboto Condensed" w:eastAsia="Calibri" w:hAnsi="Roboto Condensed" w:cs="Calibri"/>
                <w:spacing w:val="-1"/>
                <w:position w:val="1"/>
                <w:sz w:val="20"/>
                <w:szCs w:val="20"/>
              </w:rPr>
              <w:t>n</w:t>
            </w:r>
            <w:r w:rsidRPr="00EC5B43">
              <w:rPr>
                <w:rFonts w:ascii="Roboto Condensed" w:eastAsia="Calibri" w:hAnsi="Roboto Condensed" w:cs="Calibri"/>
                <w:position w:val="1"/>
                <w:sz w:val="20"/>
                <w:szCs w:val="20"/>
              </w:rPr>
              <w:t xml:space="preserve">s </w:t>
            </w:r>
            <w:r w:rsidRPr="00EC5B43">
              <w:rPr>
                <w:rFonts w:ascii="Roboto Condensed" w:eastAsia="Calibri" w:hAnsi="Roboto Condensed" w:cs="Calibri"/>
                <w:spacing w:val="-2"/>
                <w:position w:val="1"/>
                <w:sz w:val="20"/>
                <w:szCs w:val="20"/>
              </w:rPr>
              <w:t>a</w:t>
            </w:r>
            <w:r w:rsidRPr="00EC5B43">
              <w:rPr>
                <w:rFonts w:ascii="Roboto Condensed" w:eastAsia="Calibri" w:hAnsi="Roboto Condensed" w:cs="Calibri"/>
                <w:spacing w:val="1"/>
                <w:position w:val="1"/>
                <w:sz w:val="20"/>
                <w:szCs w:val="20"/>
              </w:rPr>
              <w:t>v</w:t>
            </w:r>
            <w:r w:rsidRPr="00EC5B43">
              <w:rPr>
                <w:rFonts w:ascii="Roboto Condensed" w:eastAsia="Calibri" w:hAnsi="Roboto Condensed" w:cs="Calibri"/>
                <w:position w:val="1"/>
                <w:sz w:val="20"/>
                <w:szCs w:val="20"/>
              </w:rPr>
              <w:t>ec</w:t>
            </w:r>
            <w:r w:rsidRPr="00EC5B43">
              <w:rPr>
                <w:rFonts w:ascii="Roboto Condensed" w:eastAsia="Calibri" w:hAnsi="Roboto Condensed" w:cs="Calibri"/>
                <w:spacing w:val="-1"/>
                <w:position w:val="1"/>
                <w:sz w:val="20"/>
                <w:szCs w:val="20"/>
              </w:rPr>
              <w:t xml:space="preserve"> </w:t>
            </w:r>
            <w:r w:rsidRPr="00EC5B43">
              <w:rPr>
                <w:rFonts w:ascii="Roboto Condensed" w:eastAsia="Calibri" w:hAnsi="Roboto Condensed" w:cs="Calibri"/>
                <w:position w:val="1"/>
                <w:sz w:val="20"/>
                <w:szCs w:val="20"/>
              </w:rPr>
              <w:t>les</w:t>
            </w:r>
            <w:r w:rsidRPr="00EC5B43">
              <w:rPr>
                <w:rFonts w:ascii="Roboto Condensed" w:eastAsia="Calibri" w:hAnsi="Roboto Condensed" w:cs="Calibri"/>
                <w:spacing w:val="-1"/>
                <w:position w:val="1"/>
                <w:sz w:val="20"/>
                <w:szCs w:val="20"/>
              </w:rPr>
              <w:t xml:space="preserve"> m</w:t>
            </w:r>
            <w:r w:rsidRPr="00EC5B43">
              <w:rPr>
                <w:rFonts w:ascii="Roboto Condensed" w:eastAsia="Calibri" w:hAnsi="Roboto Condensed" w:cs="Calibri"/>
                <w:spacing w:val="1"/>
                <w:position w:val="1"/>
                <w:sz w:val="20"/>
                <w:szCs w:val="20"/>
              </w:rPr>
              <w:t>o</w:t>
            </w:r>
            <w:r w:rsidRPr="00EC5B43">
              <w:rPr>
                <w:rFonts w:ascii="Roboto Condensed" w:eastAsia="Calibri" w:hAnsi="Roboto Condensed" w:cs="Calibri"/>
                <w:spacing w:val="-1"/>
                <w:position w:val="1"/>
                <w:sz w:val="20"/>
                <w:szCs w:val="20"/>
              </w:rPr>
              <w:t>du</w:t>
            </w:r>
            <w:r w:rsidRPr="00EC5B43">
              <w:rPr>
                <w:rFonts w:ascii="Roboto Condensed" w:eastAsia="Calibri" w:hAnsi="Roboto Condensed" w:cs="Calibri"/>
                <w:position w:val="1"/>
                <w:sz w:val="20"/>
                <w:szCs w:val="20"/>
              </w:rPr>
              <w:t>les d</w:t>
            </w:r>
            <w:r w:rsidRPr="00EC5B43">
              <w:rPr>
                <w:rFonts w:ascii="Roboto Condensed" w:eastAsia="Calibri" w:hAnsi="Roboto Condensed" w:cs="Calibri"/>
                <w:spacing w:val="-2"/>
                <w:position w:val="1"/>
                <w:sz w:val="20"/>
                <w:szCs w:val="20"/>
              </w:rPr>
              <w:t>e</w:t>
            </w:r>
            <w:r w:rsidRPr="00EC5B43">
              <w:rPr>
                <w:rFonts w:ascii="Roboto Condensed" w:eastAsia="Calibri" w:hAnsi="Roboto Condensed" w:cs="Calibri"/>
                <w:position w:val="1"/>
                <w:sz w:val="20"/>
                <w:szCs w:val="20"/>
              </w:rPr>
              <w:t>s</w:t>
            </w:r>
            <w:r w:rsidRPr="00EC5B43">
              <w:rPr>
                <w:rFonts w:ascii="Roboto Condensed" w:eastAsia="Calibri" w:hAnsi="Roboto Condensed" w:cs="Calibri"/>
                <w:spacing w:val="-2"/>
                <w:position w:val="1"/>
                <w:sz w:val="20"/>
                <w:szCs w:val="20"/>
              </w:rPr>
              <w:t xml:space="preserve"> </w:t>
            </w:r>
            <w:r w:rsidRPr="00EC5B43">
              <w:rPr>
                <w:rFonts w:ascii="Roboto Condensed" w:eastAsia="Calibri" w:hAnsi="Roboto Condensed" w:cs="Calibri"/>
                <w:spacing w:val="-1"/>
                <w:position w:val="1"/>
                <w:sz w:val="20"/>
                <w:szCs w:val="20"/>
              </w:rPr>
              <w:t>p</w:t>
            </w:r>
            <w:r w:rsidRPr="00EC5B43">
              <w:rPr>
                <w:rFonts w:ascii="Roboto Condensed" w:eastAsia="Calibri" w:hAnsi="Roboto Condensed" w:cs="Calibri"/>
                <w:spacing w:val="1"/>
                <w:position w:val="1"/>
                <w:sz w:val="20"/>
                <w:szCs w:val="20"/>
              </w:rPr>
              <w:t>ô</w:t>
            </w:r>
            <w:r w:rsidRPr="00EC5B43">
              <w:rPr>
                <w:rFonts w:ascii="Roboto Condensed" w:eastAsia="Calibri" w:hAnsi="Roboto Condensed" w:cs="Calibri"/>
                <w:position w:val="1"/>
                <w:sz w:val="20"/>
                <w:szCs w:val="20"/>
              </w:rPr>
              <w:t>les</w:t>
            </w:r>
            <w:r w:rsidRPr="00EC5B43">
              <w:rPr>
                <w:rFonts w:ascii="Roboto Condensed" w:eastAsia="Calibri" w:hAnsi="Roboto Condensed" w:cs="Calibri"/>
                <w:spacing w:val="-1"/>
                <w:position w:val="1"/>
                <w:sz w:val="20"/>
                <w:szCs w:val="20"/>
              </w:rPr>
              <w:t xml:space="preserve"> </w:t>
            </w:r>
            <w:r w:rsidRPr="00EC5B43">
              <w:rPr>
                <w:rFonts w:ascii="Roboto Condensed" w:eastAsia="Calibri" w:hAnsi="Roboto Condensed" w:cs="Calibri"/>
                <w:spacing w:val="1"/>
                <w:position w:val="1"/>
                <w:sz w:val="20"/>
                <w:szCs w:val="20"/>
              </w:rPr>
              <w:t>D</w:t>
            </w:r>
            <w:r w:rsidRPr="00EC5B43">
              <w:rPr>
                <w:rFonts w:ascii="Roboto Condensed" w:eastAsia="Calibri" w:hAnsi="Roboto Condensed" w:cs="Calibri"/>
                <w:spacing w:val="-1"/>
                <w:position w:val="1"/>
                <w:sz w:val="20"/>
                <w:szCs w:val="20"/>
              </w:rPr>
              <w:t>D</w:t>
            </w:r>
            <w:r w:rsidRPr="00EC5B43">
              <w:rPr>
                <w:rFonts w:ascii="Roboto Condensed" w:eastAsia="Calibri" w:hAnsi="Roboto Condensed" w:cs="Calibri"/>
                <w:position w:val="1"/>
                <w:sz w:val="20"/>
                <w:szCs w:val="20"/>
              </w:rPr>
              <w:t>Q</w:t>
            </w:r>
            <w:r w:rsidRPr="00EC5B43">
              <w:rPr>
                <w:rFonts w:ascii="Roboto Condensed" w:eastAsia="Calibri" w:hAnsi="Roboto Condensed" w:cs="Calibri"/>
                <w:spacing w:val="1"/>
                <w:position w:val="1"/>
                <w:sz w:val="20"/>
                <w:szCs w:val="20"/>
              </w:rPr>
              <w:t xml:space="preserve"> </w:t>
            </w:r>
            <w:r w:rsidRPr="00EC5B43">
              <w:rPr>
                <w:rFonts w:ascii="Roboto Condensed" w:eastAsia="Calibri" w:hAnsi="Roboto Condensed" w:cs="Calibri"/>
                <w:spacing w:val="-2"/>
                <w:position w:val="1"/>
                <w:sz w:val="20"/>
                <w:szCs w:val="20"/>
              </w:rPr>
              <w:t>e</w:t>
            </w:r>
            <w:r w:rsidRPr="00EC5B43">
              <w:rPr>
                <w:rFonts w:ascii="Roboto Condensed" w:eastAsia="Calibri" w:hAnsi="Roboto Condensed" w:cs="Calibri"/>
                <w:position w:val="1"/>
                <w:sz w:val="20"/>
                <w:szCs w:val="20"/>
              </w:rPr>
              <w:t>t</w:t>
            </w:r>
            <w:r w:rsidRPr="00EC5B43">
              <w:rPr>
                <w:rFonts w:ascii="Roboto Condensed" w:eastAsia="Calibri" w:hAnsi="Roboto Condensed" w:cs="Calibri"/>
                <w:spacing w:val="-1"/>
                <w:position w:val="1"/>
                <w:sz w:val="20"/>
                <w:szCs w:val="20"/>
              </w:rPr>
              <w:t xml:space="preserve"> </w:t>
            </w:r>
            <w:r w:rsidRPr="00EC5B43">
              <w:rPr>
                <w:rFonts w:ascii="Roboto Condensed" w:eastAsia="Calibri" w:hAnsi="Roboto Condensed" w:cs="Calibri"/>
                <w:spacing w:val="1"/>
                <w:position w:val="1"/>
                <w:sz w:val="20"/>
                <w:szCs w:val="20"/>
              </w:rPr>
              <w:t>M</w:t>
            </w:r>
            <w:r w:rsidRPr="00EC5B43">
              <w:rPr>
                <w:rFonts w:ascii="Roboto Condensed" w:eastAsia="Calibri" w:hAnsi="Roboto Condensed" w:cs="Calibri"/>
                <w:spacing w:val="-1"/>
                <w:position w:val="1"/>
                <w:sz w:val="20"/>
                <w:szCs w:val="20"/>
              </w:rPr>
              <w:t>P</w:t>
            </w:r>
            <w:r w:rsidRPr="00EC5B43">
              <w:rPr>
                <w:rFonts w:ascii="Roboto Condensed" w:eastAsia="Calibri" w:hAnsi="Roboto Condensed" w:cs="Calibri"/>
                <w:position w:val="1"/>
                <w:sz w:val="20"/>
                <w:szCs w:val="20"/>
              </w:rPr>
              <w:t>3</w:t>
            </w:r>
          </w:p>
        </w:tc>
      </w:tr>
      <w:tr w:rsidR="008E4BE6" w14:paraId="2CDDB624" w14:textId="77777777" w:rsidTr="006236C0">
        <w:trPr>
          <w:trHeight w:hRule="exact" w:val="2546"/>
        </w:trPr>
        <w:tc>
          <w:tcPr>
            <w:tcW w:w="2567" w:type="dxa"/>
            <w:gridSpan w:val="2"/>
            <w:shd w:val="clear" w:color="auto" w:fill="282D46"/>
            <w:vAlign w:val="center"/>
          </w:tcPr>
          <w:p w14:paraId="080FBBC8" w14:textId="77777777" w:rsidR="008E4BE6" w:rsidRPr="00365096" w:rsidRDefault="008E4BE6" w:rsidP="006236C0">
            <w:pPr>
              <w:spacing w:after="0" w:line="240" w:lineRule="auto"/>
              <w:ind w:left="157"/>
              <w:rPr>
                <w:rFonts w:ascii="Roboto Condensed" w:hAnsi="Roboto Condensed"/>
                <w:b/>
                <w:color w:val="FFFFFF" w:themeColor="background1"/>
              </w:rPr>
            </w:pPr>
            <w:r w:rsidRPr="00365096">
              <w:rPr>
                <w:rFonts w:ascii="Roboto Condensed" w:eastAsia="Calibri" w:hAnsi="Roboto Condensed" w:cs="Calibri"/>
                <w:b/>
                <w:bCs/>
                <w:color w:val="FFFFFF" w:themeColor="background1"/>
                <w:spacing w:val="1"/>
                <w:position w:val="1"/>
              </w:rPr>
              <w:t>C</w:t>
            </w:r>
            <w:r w:rsidRPr="00365096">
              <w:rPr>
                <w:rFonts w:ascii="Roboto Condensed" w:eastAsia="Calibri" w:hAnsi="Roboto Condensed" w:cs="Calibri"/>
                <w:b/>
                <w:bCs/>
                <w:color w:val="FFFFFF" w:themeColor="background1"/>
                <w:spacing w:val="-1"/>
                <w:position w:val="1"/>
              </w:rPr>
              <w:t>on</w:t>
            </w:r>
            <w:r w:rsidRPr="00365096">
              <w:rPr>
                <w:rFonts w:ascii="Roboto Condensed" w:eastAsia="Calibri" w:hAnsi="Roboto Condensed" w:cs="Calibri"/>
                <w:b/>
                <w:bCs/>
                <w:color w:val="FFFFFF" w:themeColor="background1"/>
                <w:position w:val="1"/>
              </w:rPr>
              <w:t>te</w:t>
            </w:r>
            <w:r w:rsidRPr="00365096">
              <w:rPr>
                <w:rFonts w:ascii="Roboto Condensed" w:eastAsia="Calibri" w:hAnsi="Roboto Condensed" w:cs="Calibri"/>
                <w:b/>
                <w:bCs/>
                <w:color w:val="FFFFFF" w:themeColor="background1"/>
                <w:spacing w:val="-1"/>
                <w:position w:val="1"/>
              </w:rPr>
              <w:t>n</w:t>
            </w:r>
            <w:r w:rsidRPr="00365096">
              <w:rPr>
                <w:rFonts w:ascii="Roboto Condensed" w:eastAsia="Calibri" w:hAnsi="Roboto Condensed" w:cs="Calibri"/>
                <w:b/>
                <w:bCs/>
                <w:color w:val="FFFFFF" w:themeColor="background1"/>
                <w:position w:val="1"/>
              </w:rPr>
              <w:t>u</w:t>
            </w:r>
          </w:p>
        </w:tc>
        <w:tc>
          <w:tcPr>
            <w:tcW w:w="7073" w:type="dxa"/>
            <w:gridSpan w:val="3"/>
            <w:shd w:val="clear" w:color="auto" w:fill="F1E5F7"/>
            <w:vAlign w:val="center"/>
          </w:tcPr>
          <w:p w14:paraId="5EA3A805" w14:textId="77777777" w:rsidR="008E4BE6" w:rsidRPr="00EC5B43" w:rsidRDefault="008E4BE6" w:rsidP="006236C0">
            <w:pPr>
              <w:spacing w:after="0" w:line="240" w:lineRule="auto"/>
              <w:ind w:left="102" w:right="318"/>
              <w:rPr>
                <w:rFonts w:ascii="Roboto Condensed" w:eastAsia="Calibri" w:hAnsi="Roboto Condensed" w:cs="Calibri"/>
                <w:sz w:val="20"/>
                <w:szCs w:val="20"/>
              </w:rPr>
            </w:pPr>
            <w:r w:rsidRPr="00EC5B43">
              <w:rPr>
                <w:rFonts w:ascii="Roboto Condensed" w:eastAsia="Calibri" w:hAnsi="Roboto Condensed" w:cs="Calibri"/>
                <w:position w:val="1"/>
                <w:sz w:val="20"/>
                <w:szCs w:val="20"/>
              </w:rPr>
              <w:t>1</w:t>
            </w:r>
            <w:r w:rsidRPr="00EC5B43">
              <w:rPr>
                <w:rFonts w:ascii="Roboto Condensed" w:eastAsia="Calibri" w:hAnsi="Roboto Condensed" w:cs="Calibri"/>
                <w:spacing w:val="1"/>
                <w:position w:val="1"/>
                <w:sz w:val="20"/>
                <w:szCs w:val="20"/>
              </w:rPr>
              <w:t xml:space="preserve"> </w:t>
            </w:r>
            <w:r w:rsidRPr="00EC5B43">
              <w:rPr>
                <w:rFonts w:ascii="Roboto Condensed" w:eastAsia="Calibri" w:hAnsi="Roboto Condensed" w:cs="Calibri"/>
                <w:position w:val="1"/>
                <w:sz w:val="20"/>
                <w:szCs w:val="20"/>
              </w:rPr>
              <w:t>A</w:t>
            </w:r>
            <w:r w:rsidRPr="00EC5B43">
              <w:rPr>
                <w:rFonts w:ascii="Roboto Condensed" w:eastAsia="Calibri" w:hAnsi="Roboto Condensed" w:cs="Calibri"/>
                <w:spacing w:val="-1"/>
                <w:position w:val="1"/>
                <w:sz w:val="20"/>
                <w:szCs w:val="20"/>
              </w:rPr>
              <w:t>pp</w:t>
            </w:r>
            <w:r w:rsidRPr="00EC5B43">
              <w:rPr>
                <w:rFonts w:ascii="Roboto Condensed" w:eastAsia="Calibri" w:hAnsi="Roboto Condensed" w:cs="Calibri"/>
                <w:position w:val="1"/>
                <w:sz w:val="20"/>
                <w:szCs w:val="20"/>
              </w:rPr>
              <w:t>r</w:t>
            </w:r>
            <w:r w:rsidRPr="00EC5B43">
              <w:rPr>
                <w:rFonts w:ascii="Roboto Condensed" w:eastAsia="Calibri" w:hAnsi="Roboto Condensed" w:cs="Calibri"/>
                <w:spacing w:val="1"/>
                <w:position w:val="1"/>
                <w:sz w:val="20"/>
                <w:szCs w:val="20"/>
              </w:rPr>
              <w:t>o</w:t>
            </w:r>
            <w:r w:rsidRPr="00EC5B43">
              <w:rPr>
                <w:rFonts w:ascii="Roboto Condensed" w:eastAsia="Calibri" w:hAnsi="Roboto Condensed" w:cs="Calibri"/>
                <w:position w:val="1"/>
                <w:sz w:val="20"/>
                <w:szCs w:val="20"/>
              </w:rPr>
              <w:t>c</w:t>
            </w:r>
            <w:r w:rsidRPr="00EC5B43">
              <w:rPr>
                <w:rFonts w:ascii="Roboto Condensed" w:eastAsia="Calibri" w:hAnsi="Roboto Condensed" w:cs="Calibri"/>
                <w:spacing w:val="-3"/>
                <w:position w:val="1"/>
                <w:sz w:val="20"/>
                <w:szCs w:val="20"/>
              </w:rPr>
              <w:t>h</w:t>
            </w:r>
            <w:r w:rsidRPr="00EC5B43">
              <w:rPr>
                <w:rFonts w:ascii="Roboto Condensed" w:eastAsia="Calibri" w:hAnsi="Roboto Condensed" w:cs="Calibri"/>
                <w:position w:val="1"/>
                <w:sz w:val="20"/>
                <w:szCs w:val="20"/>
              </w:rPr>
              <w:t>e</w:t>
            </w:r>
            <w:r w:rsidRPr="00EC5B43">
              <w:rPr>
                <w:rFonts w:ascii="Roboto Condensed" w:eastAsia="Calibri" w:hAnsi="Roboto Condensed" w:cs="Calibri"/>
                <w:spacing w:val="1"/>
                <w:position w:val="1"/>
                <w:sz w:val="20"/>
                <w:szCs w:val="20"/>
              </w:rPr>
              <w:t xml:space="preserve"> </w:t>
            </w:r>
            <w:r w:rsidRPr="00EC5B43">
              <w:rPr>
                <w:rFonts w:ascii="Roboto Condensed" w:eastAsia="Calibri" w:hAnsi="Roboto Condensed" w:cs="Calibri"/>
                <w:spacing w:val="-1"/>
                <w:position w:val="1"/>
                <w:sz w:val="20"/>
                <w:szCs w:val="20"/>
              </w:rPr>
              <w:t>ph</w:t>
            </w:r>
            <w:r w:rsidRPr="00EC5B43">
              <w:rPr>
                <w:rFonts w:ascii="Roboto Condensed" w:eastAsia="Calibri" w:hAnsi="Roboto Condensed" w:cs="Calibri"/>
                <w:position w:val="1"/>
                <w:sz w:val="20"/>
                <w:szCs w:val="20"/>
              </w:rPr>
              <w:t>il</w:t>
            </w:r>
            <w:r w:rsidRPr="00EC5B43">
              <w:rPr>
                <w:rFonts w:ascii="Roboto Condensed" w:eastAsia="Calibri" w:hAnsi="Roboto Condensed" w:cs="Calibri"/>
                <w:spacing w:val="1"/>
                <w:position w:val="1"/>
                <w:sz w:val="20"/>
                <w:szCs w:val="20"/>
              </w:rPr>
              <w:t>o</w:t>
            </w:r>
            <w:r w:rsidRPr="00EC5B43">
              <w:rPr>
                <w:rFonts w:ascii="Roboto Condensed" w:eastAsia="Calibri" w:hAnsi="Roboto Condensed" w:cs="Calibri"/>
                <w:spacing w:val="-2"/>
                <w:position w:val="1"/>
                <w:sz w:val="20"/>
                <w:szCs w:val="20"/>
              </w:rPr>
              <w:t>s</w:t>
            </w:r>
            <w:r w:rsidRPr="00EC5B43">
              <w:rPr>
                <w:rFonts w:ascii="Roboto Condensed" w:eastAsia="Calibri" w:hAnsi="Roboto Condensed" w:cs="Calibri"/>
                <w:spacing w:val="1"/>
                <w:position w:val="1"/>
                <w:sz w:val="20"/>
                <w:szCs w:val="20"/>
              </w:rPr>
              <w:t>o</w:t>
            </w:r>
            <w:r w:rsidRPr="00EC5B43">
              <w:rPr>
                <w:rFonts w:ascii="Roboto Condensed" w:eastAsia="Calibri" w:hAnsi="Roboto Condensed" w:cs="Calibri"/>
                <w:spacing w:val="-1"/>
                <w:position w:val="1"/>
                <w:sz w:val="20"/>
                <w:szCs w:val="20"/>
              </w:rPr>
              <w:t>ph</w:t>
            </w:r>
            <w:r w:rsidRPr="00EC5B43">
              <w:rPr>
                <w:rFonts w:ascii="Roboto Condensed" w:eastAsia="Calibri" w:hAnsi="Roboto Condensed" w:cs="Calibri"/>
                <w:position w:val="1"/>
                <w:sz w:val="20"/>
                <w:szCs w:val="20"/>
              </w:rPr>
              <w:t>i</w:t>
            </w:r>
            <w:r w:rsidRPr="00EC5B43">
              <w:rPr>
                <w:rFonts w:ascii="Roboto Condensed" w:eastAsia="Calibri" w:hAnsi="Roboto Condensed" w:cs="Calibri"/>
                <w:spacing w:val="-1"/>
                <w:position w:val="1"/>
                <w:sz w:val="20"/>
                <w:szCs w:val="20"/>
              </w:rPr>
              <w:t>qu</w:t>
            </w:r>
            <w:r w:rsidRPr="00EC5B43">
              <w:rPr>
                <w:rFonts w:ascii="Roboto Condensed" w:eastAsia="Calibri" w:hAnsi="Roboto Condensed" w:cs="Calibri"/>
                <w:position w:val="1"/>
                <w:sz w:val="20"/>
                <w:szCs w:val="20"/>
              </w:rPr>
              <w:t>e</w:t>
            </w:r>
            <w:r w:rsidRPr="00EC5B43">
              <w:rPr>
                <w:rFonts w:ascii="Roboto Condensed" w:eastAsia="Calibri" w:hAnsi="Roboto Condensed" w:cs="Calibri"/>
                <w:spacing w:val="-1"/>
                <w:position w:val="1"/>
                <w:sz w:val="20"/>
                <w:szCs w:val="20"/>
              </w:rPr>
              <w:t xml:space="preserve"> d</w:t>
            </w:r>
            <w:r w:rsidRPr="00EC5B43">
              <w:rPr>
                <w:rFonts w:ascii="Roboto Condensed" w:eastAsia="Calibri" w:hAnsi="Roboto Condensed" w:cs="Calibri"/>
                <w:position w:val="1"/>
                <w:sz w:val="20"/>
                <w:szCs w:val="20"/>
              </w:rPr>
              <w:t>u</w:t>
            </w:r>
            <w:r w:rsidRPr="00EC5B43">
              <w:rPr>
                <w:rFonts w:ascii="Roboto Condensed" w:eastAsia="Calibri" w:hAnsi="Roboto Condensed" w:cs="Calibri"/>
                <w:spacing w:val="-1"/>
                <w:position w:val="1"/>
                <w:sz w:val="20"/>
                <w:szCs w:val="20"/>
              </w:rPr>
              <w:t xml:space="preserve"> </w:t>
            </w:r>
            <w:r w:rsidRPr="00EC5B43">
              <w:rPr>
                <w:rFonts w:ascii="Roboto Condensed" w:eastAsia="Calibri" w:hAnsi="Roboto Condensed" w:cs="Calibri"/>
                <w:position w:val="1"/>
                <w:sz w:val="20"/>
                <w:szCs w:val="20"/>
              </w:rPr>
              <w:t>dé</w:t>
            </w:r>
            <w:r w:rsidRPr="00EC5B43">
              <w:rPr>
                <w:rFonts w:ascii="Roboto Condensed" w:eastAsia="Calibri" w:hAnsi="Roboto Condensed" w:cs="Calibri"/>
                <w:spacing w:val="1"/>
                <w:position w:val="1"/>
                <w:sz w:val="20"/>
                <w:szCs w:val="20"/>
              </w:rPr>
              <w:t>v</w:t>
            </w:r>
            <w:r w:rsidRPr="00EC5B43">
              <w:rPr>
                <w:rFonts w:ascii="Roboto Condensed" w:eastAsia="Calibri" w:hAnsi="Roboto Condensed" w:cs="Calibri"/>
                <w:position w:val="1"/>
                <w:sz w:val="20"/>
                <w:szCs w:val="20"/>
              </w:rPr>
              <w:t>e</w:t>
            </w:r>
            <w:r w:rsidRPr="00EC5B43">
              <w:rPr>
                <w:rFonts w:ascii="Roboto Condensed" w:eastAsia="Calibri" w:hAnsi="Roboto Condensed" w:cs="Calibri"/>
                <w:spacing w:val="-2"/>
                <w:position w:val="1"/>
                <w:sz w:val="20"/>
                <w:szCs w:val="20"/>
              </w:rPr>
              <w:t>l</w:t>
            </w:r>
            <w:r w:rsidRPr="00EC5B43">
              <w:rPr>
                <w:rFonts w:ascii="Roboto Condensed" w:eastAsia="Calibri" w:hAnsi="Roboto Condensed" w:cs="Calibri"/>
                <w:spacing w:val="1"/>
                <w:position w:val="1"/>
                <w:sz w:val="20"/>
                <w:szCs w:val="20"/>
              </w:rPr>
              <w:t>o</w:t>
            </w:r>
            <w:r w:rsidRPr="00EC5B43">
              <w:rPr>
                <w:rFonts w:ascii="Roboto Condensed" w:eastAsia="Calibri" w:hAnsi="Roboto Condensed" w:cs="Calibri"/>
                <w:spacing w:val="-1"/>
                <w:position w:val="1"/>
                <w:sz w:val="20"/>
                <w:szCs w:val="20"/>
              </w:rPr>
              <w:t>pp</w:t>
            </w:r>
            <w:r w:rsidRPr="00EC5B43">
              <w:rPr>
                <w:rFonts w:ascii="Roboto Condensed" w:eastAsia="Calibri" w:hAnsi="Roboto Condensed" w:cs="Calibri"/>
                <w:spacing w:val="-2"/>
                <w:position w:val="1"/>
                <w:sz w:val="20"/>
                <w:szCs w:val="20"/>
              </w:rPr>
              <w:t>e</w:t>
            </w:r>
            <w:r w:rsidRPr="00EC5B43">
              <w:rPr>
                <w:rFonts w:ascii="Roboto Condensed" w:eastAsia="Calibri" w:hAnsi="Roboto Condensed" w:cs="Calibri"/>
                <w:spacing w:val="1"/>
                <w:position w:val="1"/>
                <w:sz w:val="20"/>
                <w:szCs w:val="20"/>
              </w:rPr>
              <w:t>m</w:t>
            </w:r>
            <w:r w:rsidRPr="00EC5B43">
              <w:rPr>
                <w:rFonts w:ascii="Roboto Condensed" w:eastAsia="Calibri" w:hAnsi="Roboto Condensed" w:cs="Calibri"/>
                <w:position w:val="1"/>
                <w:sz w:val="20"/>
                <w:szCs w:val="20"/>
              </w:rPr>
              <w:t>ent d</w:t>
            </w:r>
            <w:r w:rsidRPr="00EC5B43">
              <w:rPr>
                <w:rFonts w:ascii="Roboto Condensed" w:eastAsia="Calibri" w:hAnsi="Roboto Condensed" w:cs="Calibri"/>
                <w:spacing w:val="-1"/>
                <w:position w:val="1"/>
                <w:sz w:val="20"/>
                <w:szCs w:val="20"/>
              </w:rPr>
              <w:t>u</w:t>
            </w:r>
            <w:r w:rsidRPr="00EC5B43">
              <w:rPr>
                <w:rFonts w:ascii="Roboto Condensed" w:eastAsia="Calibri" w:hAnsi="Roboto Condensed" w:cs="Calibri"/>
                <w:position w:val="1"/>
                <w:sz w:val="20"/>
                <w:szCs w:val="20"/>
              </w:rPr>
              <w:t>ra</w:t>
            </w:r>
            <w:r w:rsidRPr="00EC5B43">
              <w:rPr>
                <w:rFonts w:ascii="Roboto Condensed" w:eastAsia="Calibri" w:hAnsi="Roboto Condensed" w:cs="Calibri"/>
                <w:spacing w:val="-1"/>
                <w:position w:val="1"/>
                <w:sz w:val="20"/>
                <w:szCs w:val="20"/>
              </w:rPr>
              <w:t>b</w:t>
            </w:r>
            <w:r w:rsidRPr="00EC5B43">
              <w:rPr>
                <w:rFonts w:ascii="Roboto Condensed" w:eastAsia="Calibri" w:hAnsi="Roboto Condensed" w:cs="Calibri"/>
                <w:position w:val="1"/>
                <w:sz w:val="20"/>
                <w:szCs w:val="20"/>
              </w:rPr>
              <w:t>le</w:t>
            </w:r>
            <w:r w:rsidRPr="00EC5B43">
              <w:rPr>
                <w:rFonts w:ascii="Roboto Condensed" w:eastAsia="Calibri" w:hAnsi="Roboto Condensed" w:cs="Calibri"/>
                <w:spacing w:val="-2"/>
                <w:position w:val="1"/>
                <w:sz w:val="20"/>
                <w:szCs w:val="20"/>
              </w:rPr>
              <w:t xml:space="preserve"> </w:t>
            </w:r>
            <w:r w:rsidRPr="00EC5B43">
              <w:rPr>
                <w:rFonts w:ascii="Roboto Condensed" w:eastAsia="Calibri" w:hAnsi="Roboto Condensed" w:cs="Calibri"/>
                <w:position w:val="1"/>
                <w:sz w:val="20"/>
                <w:szCs w:val="20"/>
              </w:rPr>
              <w:t>:</w:t>
            </w:r>
            <w:r w:rsidRPr="00EC5B43">
              <w:rPr>
                <w:rFonts w:ascii="Roboto Condensed" w:eastAsia="Calibri" w:hAnsi="Roboto Condensed" w:cs="Calibri"/>
                <w:spacing w:val="1"/>
                <w:position w:val="1"/>
                <w:sz w:val="20"/>
                <w:szCs w:val="20"/>
              </w:rPr>
              <w:t xml:space="preserve"> </w:t>
            </w:r>
            <w:r w:rsidRPr="00EC5B43">
              <w:rPr>
                <w:rFonts w:ascii="Roboto Condensed" w:eastAsia="Calibri" w:hAnsi="Roboto Condensed" w:cs="Calibri"/>
                <w:position w:val="1"/>
                <w:sz w:val="20"/>
                <w:szCs w:val="20"/>
              </w:rPr>
              <w:t xml:space="preserve">la </w:t>
            </w:r>
            <w:r w:rsidRPr="00EC5B43">
              <w:rPr>
                <w:rFonts w:ascii="Roboto Condensed" w:eastAsia="Calibri" w:hAnsi="Roboto Condensed" w:cs="Calibri"/>
                <w:spacing w:val="-2"/>
                <w:position w:val="1"/>
                <w:sz w:val="20"/>
                <w:szCs w:val="20"/>
              </w:rPr>
              <w:t>r</w:t>
            </w:r>
            <w:r w:rsidRPr="00EC5B43">
              <w:rPr>
                <w:rFonts w:ascii="Roboto Condensed" w:eastAsia="Calibri" w:hAnsi="Roboto Condensed" w:cs="Calibri"/>
                <w:position w:val="1"/>
                <w:sz w:val="20"/>
                <w:szCs w:val="20"/>
              </w:rPr>
              <w:t>esp</w:t>
            </w:r>
            <w:r w:rsidRPr="00EC5B43">
              <w:rPr>
                <w:rFonts w:ascii="Roboto Condensed" w:eastAsia="Calibri" w:hAnsi="Roboto Condensed" w:cs="Calibri"/>
                <w:spacing w:val="1"/>
                <w:position w:val="1"/>
                <w:sz w:val="20"/>
                <w:szCs w:val="20"/>
              </w:rPr>
              <w:t>o</w:t>
            </w:r>
            <w:r w:rsidRPr="00EC5B43">
              <w:rPr>
                <w:rFonts w:ascii="Roboto Condensed" w:eastAsia="Calibri" w:hAnsi="Roboto Condensed" w:cs="Calibri"/>
                <w:spacing w:val="-1"/>
                <w:position w:val="1"/>
                <w:sz w:val="20"/>
                <w:szCs w:val="20"/>
              </w:rPr>
              <w:t>n</w:t>
            </w:r>
            <w:r w:rsidRPr="00EC5B43">
              <w:rPr>
                <w:rFonts w:ascii="Roboto Condensed" w:eastAsia="Calibri" w:hAnsi="Roboto Condensed" w:cs="Calibri"/>
                <w:position w:val="1"/>
                <w:sz w:val="20"/>
                <w:szCs w:val="20"/>
              </w:rPr>
              <w:t>sa</w:t>
            </w:r>
            <w:r w:rsidRPr="00EC5B43">
              <w:rPr>
                <w:rFonts w:ascii="Roboto Condensed" w:eastAsia="Calibri" w:hAnsi="Roboto Condensed" w:cs="Calibri"/>
                <w:spacing w:val="-1"/>
                <w:position w:val="1"/>
                <w:sz w:val="20"/>
                <w:szCs w:val="20"/>
              </w:rPr>
              <w:t>b</w:t>
            </w:r>
            <w:r w:rsidRPr="00EC5B43">
              <w:rPr>
                <w:rFonts w:ascii="Roboto Condensed" w:eastAsia="Calibri" w:hAnsi="Roboto Condensed" w:cs="Calibri"/>
                <w:position w:val="1"/>
                <w:sz w:val="20"/>
                <w:szCs w:val="20"/>
              </w:rPr>
              <w:t>ili</w:t>
            </w:r>
            <w:r w:rsidRPr="00EC5B43">
              <w:rPr>
                <w:rFonts w:ascii="Roboto Condensed" w:eastAsia="Calibri" w:hAnsi="Roboto Condensed" w:cs="Calibri"/>
                <w:spacing w:val="-2"/>
                <w:position w:val="1"/>
                <w:sz w:val="20"/>
                <w:szCs w:val="20"/>
              </w:rPr>
              <w:t>t</w:t>
            </w:r>
            <w:r w:rsidRPr="00EC5B43">
              <w:rPr>
                <w:rFonts w:ascii="Roboto Condensed" w:eastAsia="Calibri" w:hAnsi="Roboto Condensed" w:cs="Calibri"/>
                <w:position w:val="1"/>
                <w:sz w:val="20"/>
                <w:szCs w:val="20"/>
              </w:rPr>
              <w:t>é</w:t>
            </w:r>
            <w:r w:rsidRPr="00EC5B43">
              <w:rPr>
                <w:rFonts w:ascii="Roboto Condensed" w:eastAsia="Calibri" w:hAnsi="Roboto Condensed" w:cs="Calibri"/>
                <w:spacing w:val="1"/>
                <w:position w:val="1"/>
                <w:sz w:val="20"/>
                <w:szCs w:val="20"/>
              </w:rPr>
              <w:t xml:space="preserve"> </w:t>
            </w:r>
            <w:r w:rsidRPr="00EC5B43">
              <w:rPr>
                <w:rFonts w:ascii="Roboto Condensed" w:eastAsia="Calibri" w:hAnsi="Roboto Condensed" w:cs="Calibri"/>
                <w:spacing w:val="-1"/>
                <w:position w:val="1"/>
                <w:sz w:val="20"/>
                <w:szCs w:val="20"/>
              </w:rPr>
              <w:t>d</w:t>
            </w:r>
            <w:r w:rsidRPr="00EC5B43">
              <w:rPr>
                <w:rFonts w:ascii="Roboto Condensed" w:eastAsia="Calibri" w:hAnsi="Roboto Condensed" w:cs="Calibri"/>
                <w:position w:val="1"/>
                <w:sz w:val="20"/>
                <w:szCs w:val="20"/>
              </w:rPr>
              <w:t xml:space="preserve">e </w:t>
            </w:r>
            <w:r w:rsidRPr="00EC5B43">
              <w:rPr>
                <w:rFonts w:ascii="Roboto Condensed" w:eastAsia="Calibri" w:hAnsi="Roboto Condensed" w:cs="Calibri"/>
                <w:sz w:val="20"/>
                <w:szCs w:val="20"/>
              </w:rPr>
              <w:t>l’</w:t>
            </w:r>
            <w:r w:rsidRPr="00EC5B43">
              <w:rPr>
                <w:rFonts w:ascii="Roboto Condensed" w:eastAsia="Calibri" w:hAnsi="Roboto Condensed" w:cs="Calibri"/>
                <w:spacing w:val="-1"/>
                <w:sz w:val="20"/>
                <w:szCs w:val="20"/>
              </w:rPr>
              <w:t>h</w:t>
            </w:r>
            <w:r w:rsidRPr="00EC5B43">
              <w:rPr>
                <w:rFonts w:ascii="Roboto Condensed" w:eastAsia="Calibri" w:hAnsi="Roboto Condensed" w:cs="Calibri"/>
                <w:spacing w:val="1"/>
                <w:sz w:val="20"/>
                <w:szCs w:val="20"/>
              </w:rPr>
              <w:t>o</w:t>
            </w:r>
            <w:r w:rsidRPr="00EC5B43">
              <w:rPr>
                <w:rFonts w:ascii="Roboto Condensed" w:eastAsia="Calibri" w:hAnsi="Roboto Condensed" w:cs="Calibri"/>
                <w:spacing w:val="-1"/>
                <w:sz w:val="20"/>
                <w:szCs w:val="20"/>
              </w:rPr>
              <w:t>mm</w:t>
            </w:r>
            <w:r w:rsidRPr="00EC5B43">
              <w:rPr>
                <w:rFonts w:ascii="Roboto Condensed" w:eastAsia="Calibri" w:hAnsi="Roboto Condensed" w:cs="Calibri"/>
                <w:sz w:val="20"/>
                <w:szCs w:val="20"/>
              </w:rPr>
              <w:t xml:space="preserve">e. </w:t>
            </w:r>
            <w:r w:rsidRPr="00EC5B43">
              <w:rPr>
                <w:rFonts w:ascii="Roboto Condensed" w:eastAsia="Calibri" w:hAnsi="Roboto Condensed" w:cs="Calibri"/>
                <w:spacing w:val="1"/>
                <w:sz w:val="20"/>
                <w:szCs w:val="20"/>
              </w:rPr>
              <w:t>(</w:t>
            </w:r>
            <w:r w:rsidRPr="00EC5B43">
              <w:rPr>
                <w:rFonts w:ascii="Roboto Condensed" w:eastAsia="Calibri" w:hAnsi="Roboto Condensed" w:cs="Calibri"/>
                <w:spacing w:val="-2"/>
                <w:sz w:val="20"/>
                <w:szCs w:val="20"/>
              </w:rPr>
              <w:t>L</w:t>
            </w:r>
            <w:r w:rsidRPr="00EC5B43">
              <w:rPr>
                <w:rFonts w:ascii="Roboto Condensed" w:eastAsia="Calibri" w:hAnsi="Roboto Condensed" w:cs="Calibri"/>
                <w:sz w:val="20"/>
                <w:szCs w:val="20"/>
              </w:rPr>
              <w:t>R)</w:t>
            </w:r>
          </w:p>
          <w:p w14:paraId="4771A2C7" w14:textId="77777777" w:rsidR="008E4BE6" w:rsidRPr="00EC5B43" w:rsidRDefault="008E4BE6" w:rsidP="006236C0">
            <w:pPr>
              <w:spacing w:after="0" w:line="240" w:lineRule="auto"/>
              <w:ind w:left="102" w:right="318"/>
              <w:rPr>
                <w:rFonts w:ascii="Roboto Condensed" w:eastAsia="Calibri" w:hAnsi="Roboto Condensed" w:cs="Calibri"/>
                <w:sz w:val="20"/>
                <w:szCs w:val="20"/>
              </w:rPr>
            </w:pPr>
            <w:r w:rsidRPr="00EC5B43">
              <w:rPr>
                <w:rFonts w:ascii="Roboto Condensed" w:eastAsia="Calibri" w:hAnsi="Roboto Condensed" w:cs="Calibri"/>
                <w:position w:val="1"/>
                <w:sz w:val="20"/>
                <w:szCs w:val="20"/>
              </w:rPr>
              <w:t>2</w:t>
            </w:r>
            <w:r w:rsidRPr="00EC5B43">
              <w:rPr>
                <w:rFonts w:ascii="Roboto Condensed" w:eastAsia="Calibri" w:hAnsi="Roboto Condensed" w:cs="Calibri"/>
                <w:spacing w:val="42"/>
                <w:position w:val="1"/>
                <w:sz w:val="20"/>
                <w:szCs w:val="20"/>
              </w:rPr>
              <w:t xml:space="preserve"> </w:t>
            </w:r>
            <w:r w:rsidRPr="00EC5B43">
              <w:rPr>
                <w:rFonts w:ascii="Roboto Condensed" w:eastAsia="Calibri" w:hAnsi="Roboto Condensed" w:cs="Calibri"/>
                <w:spacing w:val="1"/>
                <w:position w:val="1"/>
                <w:sz w:val="20"/>
                <w:szCs w:val="20"/>
              </w:rPr>
              <w:t>L</w:t>
            </w:r>
            <w:r w:rsidRPr="00EC5B43">
              <w:rPr>
                <w:rFonts w:ascii="Roboto Condensed" w:eastAsia="Calibri" w:hAnsi="Roboto Condensed" w:cs="Calibri"/>
                <w:position w:val="1"/>
                <w:sz w:val="20"/>
                <w:szCs w:val="20"/>
              </w:rPr>
              <w:t>’E</w:t>
            </w:r>
            <w:r w:rsidRPr="00EC5B43">
              <w:rPr>
                <w:rFonts w:ascii="Roboto Condensed" w:eastAsia="Calibri" w:hAnsi="Roboto Condensed" w:cs="Calibri"/>
                <w:spacing w:val="-2"/>
                <w:position w:val="1"/>
                <w:sz w:val="20"/>
                <w:szCs w:val="20"/>
              </w:rPr>
              <w:t>c</w:t>
            </w:r>
            <w:r w:rsidRPr="00EC5B43">
              <w:rPr>
                <w:rFonts w:ascii="Roboto Condensed" w:eastAsia="Calibri" w:hAnsi="Roboto Condensed" w:cs="Calibri"/>
                <w:spacing w:val="1"/>
                <w:position w:val="1"/>
                <w:sz w:val="20"/>
                <w:szCs w:val="20"/>
              </w:rPr>
              <w:t>o</w:t>
            </w:r>
            <w:r w:rsidRPr="00EC5B43">
              <w:rPr>
                <w:rFonts w:ascii="Roboto Condensed" w:eastAsia="Calibri" w:hAnsi="Roboto Condensed" w:cs="Calibri"/>
                <w:spacing w:val="-1"/>
                <w:position w:val="1"/>
                <w:sz w:val="20"/>
                <w:szCs w:val="20"/>
              </w:rPr>
              <w:t>no</w:t>
            </w:r>
            <w:r w:rsidRPr="00EC5B43">
              <w:rPr>
                <w:rFonts w:ascii="Roboto Condensed" w:eastAsia="Calibri" w:hAnsi="Roboto Condensed" w:cs="Calibri"/>
                <w:spacing w:val="1"/>
                <w:position w:val="1"/>
                <w:sz w:val="20"/>
                <w:szCs w:val="20"/>
              </w:rPr>
              <w:t>m</w:t>
            </w:r>
            <w:r w:rsidRPr="00EC5B43">
              <w:rPr>
                <w:rFonts w:ascii="Roboto Condensed" w:eastAsia="Calibri" w:hAnsi="Roboto Condensed" w:cs="Calibri"/>
                <w:position w:val="1"/>
                <w:sz w:val="20"/>
                <w:szCs w:val="20"/>
              </w:rPr>
              <w:t>ie</w:t>
            </w:r>
            <w:r w:rsidRPr="00EC5B43">
              <w:rPr>
                <w:rFonts w:ascii="Roboto Condensed" w:eastAsia="Calibri" w:hAnsi="Roboto Condensed" w:cs="Calibri"/>
                <w:spacing w:val="42"/>
                <w:position w:val="1"/>
                <w:sz w:val="20"/>
                <w:szCs w:val="20"/>
              </w:rPr>
              <w:t xml:space="preserve"> </w:t>
            </w:r>
            <w:r w:rsidRPr="00EC5B43">
              <w:rPr>
                <w:rFonts w:ascii="Roboto Condensed" w:eastAsia="Calibri" w:hAnsi="Roboto Condensed" w:cs="Calibri"/>
                <w:position w:val="1"/>
                <w:sz w:val="20"/>
                <w:szCs w:val="20"/>
              </w:rPr>
              <w:t>S</w:t>
            </w:r>
            <w:r w:rsidRPr="00EC5B43">
              <w:rPr>
                <w:rFonts w:ascii="Roboto Condensed" w:eastAsia="Calibri" w:hAnsi="Roboto Condensed" w:cs="Calibri"/>
                <w:spacing w:val="-2"/>
                <w:position w:val="1"/>
                <w:sz w:val="20"/>
                <w:szCs w:val="20"/>
              </w:rPr>
              <w:t>o</w:t>
            </w:r>
            <w:r w:rsidRPr="00EC5B43">
              <w:rPr>
                <w:rFonts w:ascii="Roboto Condensed" w:eastAsia="Calibri" w:hAnsi="Roboto Condensed" w:cs="Calibri"/>
                <w:position w:val="1"/>
                <w:sz w:val="20"/>
                <w:szCs w:val="20"/>
              </w:rPr>
              <w:t>cia</w:t>
            </w:r>
            <w:r w:rsidRPr="00EC5B43">
              <w:rPr>
                <w:rFonts w:ascii="Roboto Condensed" w:eastAsia="Calibri" w:hAnsi="Roboto Condensed" w:cs="Calibri"/>
                <w:spacing w:val="-1"/>
                <w:position w:val="1"/>
                <w:sz w:val="20"/>
                <w:szCs w:val="20"/>
              </w:rPr>
              <w:t>l</w:t>
            </w:r>
            <w:r w:rsidRPr="00EC5B43">
              <w:rPr>
                <w:rFonts w:ascii="Roboto Condensed" w:eastAsia="Calibri" w:hAnsi="Roboto Condensed" w:cs="Calibri"/>
                <w:position w:val="1"/>
                <w:sz w:val="20"/>
                <w:szCs w:val="20"/>
              </w:rPr>
              <w:t>e</w:t>
            </w:r>
            <w:r w:rsidRPr="00EC5B43">
              <w:rPr>
                <w:rFonts w:ascii="Roboto Condensed" w:eastAsia="Calibri" w:hAnsi="Roboto Condensed" w:cs="Calibri"/>
                <w:spacing w:val="42"/>
                <w:position w:val="1"/>
                <w:sz w:val="20"/>
                <w:szCs w:val="20"/>
              </w:rPr>
              <w:t xml:space="preserve"> </w:t>
            </w:r>
            <w:r w:rsidRPr="00EC5B43">
              <w:rPr>
                <w:rFonts w:ascii="Roboto Condensed" w:eastAsia="Calibri" w:hAnsi="Roboto Condensed" w:cs="Calibri"/>
                <w:position w:val="1"/>
                <w:sz w:val="20"/>
                <w:szCs w:val="20"/>
              </w:rPr>
              <w:t>et</w:t>
            </w:r>
            <w:r w:rsidRPr="00EC5B43">
              <w:rPr>
                <w:rFonts w:ascii="Roboto Condensed" w:eastAsia="Calibri" w:hAnsi="Roboto Condensed" w:cs="Calibri"/>
                <w:spacing w:val="44"/>
                <w:position w:val="1"/>
                <w:sz w:val="20"/>
                <w:szCs w:val="20"/>
              </w:rPr>
              <w:t xml:space="preserve"> </w:t>
            </w:r>
            <w:r w:rsidRPr="00EC5B43">
              <w:rPr>
                <w:rFonts w:ascii="Roboto Condensed" w:eastAsia="Calibri" w:hAnsi="Roboto Condensed" w:cs="Calibri"/>
                <w:spacing w:val="-3"/>
                <w:position w:val="1"/>
                <w:sz w:val="20"/>
                <w:szCs w:val="20"/>
              </w:rPr>
              <w:t>S</w:t>
            </w:r>
            <w:r w:rsidRPr="00EC5B43">
              <w:rPr>
                <w:rFonts w:ascii="Roboto Condensed" w:eastAsia="Calibri" w:hAnsi="Roboto Condensed" w:cs="Calibri"/>
                <w:spacing w:val="1"/>
                <w:position w:val="1"/>
                <w:sz w:val="20"/>
                <w:szCs w:val="20"/>
              </w:rPr>
              <w:t>o</w:t>
            </w:r>
            <w:r w:rsidRPr="00EC5B43">
              <w:rPr>
                <w:rFonts w:ascii="Roboto Condensed" w:eastAsia="Calibri" w:hAnsi="Roboto Condensed" w:cs="Calibri"/>
                <w:position w:val="1"/>
                <w:sz w:val="20"/>
                <w:szCs w:val="20"/>
              </w:rPr>
              <w:t>li</w:t>
            </w:r>
            <w:r w:rsidRPr="00EC5B43">
              <w:rPr>
                <w:rFonts w:ascii="Roboto Condensed" w:eastAsia="Calibri" w:hAnsi="Roboto Condensed" w:cs="Calibri"/>
                <w:spacing w:val="-1"/>
                <w:position w:val="1"/>
                <w:sz w:val="20"/>
                <w:szCs w:val="20"/>
              </w:rPr>
              <w:t>d</w:t>
            </w:r>
            <w:r w:rsidRPr="00EC5B43">
              <w:rPr>
                <w:rFonts w:ascii="Roboto Condensed" w:eastAsia="Calibri" w:hAnsi="Roboto Condensed" w:cs="Calibri"/>
                <w:position w:val="1"/>
                <w:sz w:val="20"/>
                <w:szCs w:val="20"/>
              </w:rPr>
              <w:t>ai</w:t>
            </w:r>
            <w:r w:rsidRPr="00EC5B43">
              <w:rPr>
                <w:rFonts w:ascii="Roboto Condensed" w:eastAsia="Calibri" w:hAnsi="Roboto Condensed" w:cs="Calibri"/>
                <w:spacing w:val="-1"/>
                <w:position w:val="1"/>
                <w:sz w:val="20"/>
                <w:szCs w:val="20"/>
              </w:rPr>
              <w:t>r</w:t>
            </w:r>
            <w:r w:rsidRPr="00EC5B43">
              <w:rPr>
                <w:rFonts w:ascii="Roboto Condensed" w:eastAsia="Calibri" w:hAnsi="Roboto Condensed" w:cs="Calibri"/>
                <w:position w:val="1"/>
                <w:sz w:val="20"/>
                <w:szCs w:val="20"/>
              </w:rPr>
              <w:t>e</w:t>
            </w:r>
            <w:r w:rsidRPr="00EC5B43">
              <w:rPr>
                <w:rFonts w:ascii="Roboto Condensed" w:eastAsia="Calibri" w:hAnsi="Roboto Condensed" w:cs="Calibri"/>
                <w:spacing w:val="-1"/>
                <w:position w:val="1"/>
                <w:sz w:val="20"/>
                <w:szCs w:val="20"/>
              </w:rPr>
              <w:t xml:space="preserve"> </w:t>
            </w:r>
            <w:r w:rsidRPr="00EC5B43">
              <w:rPr>
                <w:rFonts w:ascii="Roboto Condensed" w:eastAsia="Calibri" w:hAnsi="Roboto Condensed" w:cs="Calibri"/>
                <w:position w:val="1"/>
                <w:sz w:val="20"/>
                <w:szCs w:val="20"/>
              </w:rPr>
              <w:t>:</w:t>
            </w:r>
            <w:r w:rsidRPr="00EC5B43">
              <w:rPr>
                <w:rFonts w:ascii="Roboto Condensed" w:eastAsia="Calibri" w:hAnsi="Roboto Condensed" w:cs="Calibri"/>
                <w:spacing w:val="42"/>
                <w:position w:val="1"/>
                <w:sz w:val="20"/>
                <w:szCs w:val="20"/>
              </w:rPr>
              <w:t xml:space="preserve"> </w:t>
            </w:r>
            <w:r w:rsidRPr="00EC5B43">
              <w:rPr>
                <w:rFonts w:ascii="Roboto Condensed" w:eastAsia="Calibri" w:hAnsi="Roboto Condensed" w:cs="Calibri"/>
                <w:spacing w:val="-1"/>
                <w:position w:val="1"/>
                <w:sz w:val="20"/>
                <w:szCs w:val="20"/>
              </w:rPr>
              <w:t>qu</w:t>
            </w:r>
            <w:r w:rsidRPr="00EC5B43">
              <w:rPr>
                <w:rFonts w:ascii="Roboto Condensed" w:eastAsia="Calibri" w:hAnsi="Roboto Condensed" w:cs="Calibri"/>
                <w:position w:val="1"/>
                <w:sz w:val="20"/>
                <w:szCs w:val="20"/>
              </w:rPr>
              <w:t>elle</w:t>
            </w:r>
            <w:r w:rsidRPr="00EC5B43">
              <w:rPr>
                <w:rFonts w:ascii="Roboto Condensed" w:eastAsia="Calibri" w:hAnsi="Roboto Condensed" w:cs="Calibri"/>
                <w:spacing w:val="42"/>
                <w:position w:val="1"/>
                <w:sz w:val="20"/>
                <w:szCs w:val="20"/>
              </w:rPr>
              <w:t xml:space="preserve"> </w:t>
            </w:r>
            <w:r w:rsidRPr="00EC5B43">
              <w:rPr>
                <w:rFonts w:ascii="Roboto Condensed" w:eastAsia="Calibri" w:hAnsi="Roboto Condensed" w:cs="Calibri"/>
                <w:spacing w:val="-1"/>
                <w:position w:val="1"/>
                <w:sz w:val="20"/>
                <w:szCs w:val="20"/>
              </w:rPr>
              <w:t>p</w:t>
            </w:r>
            <w:r w:rsidRPr="00EC5B43">
              <w:rPr>
                <w:rFonts w:ascii="Roboto Condensed" w:eastAsia="Calibri" w:hAnsi="Roboto Condensed" w:cs="Calibri"/>
                <w:position w:val="1"/>
                <w:sz w:val="20"/>
                <w:szCs w:val="20"/>
              </w:rPr>
              <w:t>lace</w:t>
            </w:r>
            <w:r w:rsidRPr="00EC5B43">
              <w:rPr>
                <w:rFonts w:ascii="Roboto Condensed" w:eastAsia="Calibri" w:hAnsi="Roboto Condensed" w:cs="Calibri"/>
                <w:spacing w:val="42"/>
                <w:position w:val="1"/>
                <w:sz w:val="20"/>
                <w:szCs w:val="20"/>
              </w:rPr>
              <w:t xml:space="preserve"> </w:t>
            </w:r>
            <w:r w:rsidRPr="00EC5B43">
              <w:rPr>
                <w:rFonts w:ascii="Roboto Condensed" w:eastAsia="Calibri" w:hAnsi="Roboto Condensed" w:cs="Calibri"/>
                <w:position w:val="1"/>
                <w:sz w:val="20"/>
                <w:szCs w:val="20"/>
              </w:rPr>
              <w:t>au</w:t>
            </w:r>
            <w:r w:rsidRPr="00EC5B43">
              <w:rPr>
                <w:rFonts w:ascii="Roboto Condensed" w:eastAsia="Calibri" w:hAnsi="Roboto Condensed" w:cs="Calibri"/>
                <w:spacing w:val="41"/>
                <w:position w:val="1"/>
                <w:sz w:val="20"/>
                <w:szCs w:val="20"/>
              </w:rPr>
              <w:t xml:space="preserve"> </w:t>
            </w:r>
            <w:r w:rsidRPr="00EC5B43">
              <w:rPr>
                <w:rFonts w:ascii="Roboto Condensed" w:eastAsia="Calibri" w:hAnsi="Roboto Condensed" w:cs="Calibri"/>
                <w:position w:val="1"/>
                <w:sz w:val="20"/>
                <w:szCs w:val="20"/>
              </w:rPr>
              <w:t>sein</w:t>
            </w:r>
            <w:r w:rsidRPr="00EC5B43">
              <w:rPr>
                <w:rFonts w:ascii="Roboto Condensed" w:eastAsia="Calibri" w:hAnsi="Roboto Condensed" w:cs="Calibri"/>
                <w:spacing w:val="41"/>
                <w:position w:val="1"/>
                <w:sz w:val="20"/>
                <w:szCs w:val="20"/>
              </w:rPr>
              <w:t xml:space="preserve"> </w:t>
            </w:r>
            <w:r w:rsidRPr="00EC5B43">
              <w:rPr>
                <w:rFonts w:ascii="Roboto Condensed" w:eastAsia="Calibri" w:hAnsi="Roboto Condensed" w:cs="Calibri"/>
                <w:spacing w:val="-1"/>
                <w:position w:val="1"/>
                <w:sz w:val="20"/>
                <w:szCs w:val="20"/>
              </w:rPr>
              <w:t>d</w:t>
            </w:r>
            <w:r w:rsidRPr="00EC5B43">
              <w:rPr>
                <w:rFonts w:ascii="Roboto Condensed" w:eastAsia="Calibri" w:hAnsi="Roboto Condensed" w:cs="Calibri"/>
                <w:position w:val="1"/>
                <w:sz w:val="20"/>
                <w:szCs w:val="20"/>
              </w:rPr>
              <w:t>u</w:t>
            </w:r>
            <w:r w:rsidRPr="00EC5B43">
              <w:rPr>
                <w:rFonts w:ascii="Roboto Condensed" w:eastAsia="Calibri" w:hAnsi="Roboto Condensed" w:cs="Calibri"/>
                <w:spacing w:val="41"/>
                <w:position w:val="1"/>
                <w:sz w:val="20"/>
                <w:szCs w:val="20"/>
              </w:rPr>
              <w:t xml:space="preserve"> </w:t>
            </w:r>
            <w:r w:rsidRPr="00EC5B43">
              <w:rPr>
                <w:rFonts w:ascii="Roboto Condensed" w:eastAsia="Calibri" w:hAnsi="Roboto Condensed" w:cs="Calibri"/>
                <w:spacing w:val="-1"/>
                <w:position w:val="1"/>
                <w:sz w:val="20"/>
                <w:szCs w:val="20"/>
              </w:rPr>
              <w:t>d</w:t>
            </w:r>
            <w:r w:rsidRPr="00EC5B43">
              <w:rPr>
                <w:rFonts w:ascii="Roboto Condensed" w:eastAsia="Calibri" w:hAnsi="Roboto Condensed" w:cs="Calibri"/>
                <w:position w:val="1"/>
                <w:sz w:val="20"/>
                <w:szCs w:val="20"/>
              </w:rPr>
              <w:t>é</w:t>
            </w:r>
            <w:r w:rsidRPr="00EC5B43">
              <w:rPr>
                <w:rFonts w:ascii="Roboto Condensed" w:eastAsia="Calibri" w:hAnsi="Roboto Condensed" w:cs="Calibri"/>
                <w:spacing w:val="1"/>
                <w:position w:val="1"/>
                <w:sz w:val="20"/>
                <w:szCs w:val="20"/>
              </w:rPr>
              <w:t>v</w:t>
            </w:r>
            <w:r w:rsidRPr="00EC5B43">
              <w:rPr>
                <w:rFonts w:ascii="Roboto Condensed" w:eastAsia="Calibri" w:hAnsi="Roboto Condensed" w:cs="Calibri"/>
                <w:position w:val="1"/>
                <w:sz w:val="20"/>
                <w:szCs w:val="20"/>
              </w:rPr>
              <w:t>el</w:t>
            </w:r>
            <w:r w:rsidRPr="00EC5B43">
              <w:rPr>
                <w:rFonts w:ascii="Roboto Condensed" w:eastAsia="Calibri" w:hAnsi="Roboto Condensed" w:cs="Calibri"/>
                <w:spacing w:val="1"/>
                <w:position w:val="1"/>
                <w:sz w:val="20"/>
                <w:szCs w:val="20"/>
              </w:rPr>
              <w:t>o</w:t>
            </w:r>
            <w:r w:rsidRPr="00EC5B43">
              <w:rPr>
                <w:rFonts w:ascii="Roboto Condensed" w:eastAsia="Calibri" w:hAnsi="Roboto Condensed" w:cs="Calibri"/>
                <w:spacing w:val="-1"/>
                <w:position w:val="1"/>
                <w:sz w:val="20"/>
                <w:szCs w:val="20"/>
              </w:rPr>
              <w:t>pp</w:t>
            </w:r>
            <w:r w:rsidRPr="00EC5B43">
              <w:rPr>
                <w:rFonts w:ascii="Roboto Condensed" w:eastAsia="Calibri" w:hAnsi="Roboto Condensed" w:cs="Calibri"/>
                <w:spacing w:val="-2"/>
                <w:position w:val="1"/>
                <w:sz w:val="20"/>
                <w:szCs w:val="20"/>
              </w:rPr>
              <w:t>e</w:t>
            </w:r>
            <w:r w:rsidRPr="00EC5B43">
              <w:rPr>
                <w:rFonts w:ascii="Roboto Condensed" w:eastAsia="Calibri" w:hAnsi="Roboto Condensed" w:cs="Calibri"/>
                <w:spacing w:val="1"/>
                <w:position w:val="1"/>
                <w:sz w:val="20"/>
                <w:szCs w:val="20"/>
              </w:rPr>
              <w:t>m</w:t>
            </w:r>
            <w:r w:rsidRPr="00EC5B43">
              <w:rPr>
                <w:rFonts w:ascii="Roboto Condensed" w:eastAsia="Calibri" w:hAnsi="Roboto Condensed" w:cs="Calibri"/>
                <w:position w:val="1"/>
                <w:sz w:val="20"/>
                <w:szCs w:val="20"/>
              </w:rPr>
              <w:t xml:space="preserve">ent </w:t>
            </w:r>
            <w:r w:rsidRPr="00EC5B43">
              <w:rPr>
                <w:rFonts w:ascii="Roboto Condensed" w:eastAsia="Calibri" w:hAnsi="Roboto Condensed" w:cs="Calibri"/>
                <w:spacing w:val="-1"/>
                <w:sz w:val="20"/>
                <w:szCs w:val="20"/>
              </w:rPr>
              <w:t>du</w:t>
            </w:r>
            <w:r w:rsidRPr="00EC5B43">
              <w:rPr>
                <w:rFonts w:ascii="Roboto Condensed" w:eastAsia="Calibri" w:hAnsi="Roboto Condensed" w:cs="Calibri"/>
                <w:sz w:val="20"/>
                <w:szCs w:val="20"/>
              </w:rPr>
              <w:t>ra</w:t>
            </w:r>
            <w:r w:rsidRPr="00EC5B43">
              <w:rPr>
                <w:rFonts w:ascii="Roboto Condensed" w:eastAsia="Calibri" w:hAnsi="Roboto Condensed" w:cs="Calibri"/>
                <w:spacing w:val="-1"/>
                <w:sz w:val="20"/>
                <w:szCs w:val="20"/>
              </w:rPr>
              <w:t>b</w:t>
            </w:r>
            <w:r w:rsidRPr="00EC5B43">
              <w:rPr>
                <w:rFonts w:ascii="Roboto Condensed" w:eastAsia="Calibri" w:hAnsi="Roboto Condensed" w:cs="Calibri"/>
                <w:sz w:val="20"/>
                <w:szCs w:val="20"/>
              </w:rPr>
              <w:t>le</w:t>
            </w:r>
            <w:r w:rsidRPr="00EC5B43">
              <w:rPr>
                <w:rFonts w:ascii="Roboto Condensed" w:eastAsia="Calibri" w:hAnsi="Roboto Condensed" w:cs="Calibri"/>
                <w:spacing w:val="1"/>
                <w:sz w:val="20"/>
                <w:szCs w:val="20"/>
              </w:rPr>
              <w:t xml:space="preserve"> </w:t>
            </w:r>
            <w:r w:rsidRPr="00EC5B43">
              <w:rPr>
                <w:rFonts w:ascii="Roboto Condensed" w:eastAsia="Calibri" w:hAnsi="Roboto Condensed" w:cs="Calibri"/>
                <w:sz w:val="20"/>
                <w:szCs w:val="20"/>
              </w:rPr>
              <w:t>?</w:t>
            </w:r>
            <w:r w:rsidRPr="00EC5B43">
              <w:rPr>
                <w:rFonts w:ascii="Roboto Condensed" w:eastAsia="Calibri" w:hAnsi="Roboto Condensed" w:cs="Calibri"/>
                <w:spacing w:val="1"/>
                <w:sz w:val="20"/>
                <w:szCs w:val="20"/>
              </w:rPr>
              <w:t xml:space="preserve"> (</w:t>
            </w:r>
            <w:r w:rsidRPr="00EC5B43">
              <w:rPr>
                <w:rFonts w:ascii="Roboto Condensed" w:eastAsia="Calibri" w:hAnsi="Roboto Condensed" w:cs="Calibri"/>
                <w:spacing w:val="-3"/>
                <w:sz w:val="20"/>
                <w:szCs w:val="20"/>
              </w:rPr>
              <w:t>V</w:t>
            </w:r>
            <w:r w:rsidRPr="00EC5B43">
              <w:rPr>
                <w:rFonts w:ascii="Roboto Condensed" w:eastAsia="Calibri" w:hAnsi="Roboto Condensed" w:cs="Calibri"/>
                <w:spacing w:val="1"/>
                <w:sz w:val="20"/>
                <w:szCs w:val="20"/>
              </w:rPr>
              <w:t>L</w:t>
            </w:r>
            <w:r w:rsidRPr="00EC5B43">
              <w:rPr>
                <w:rFonts w:ascii="Roboto Condensed" w:eastAsia="Calibri" w:hAnsi="Roboto Condensed" w:cs="Calibri"/>
                <w:spacing w:val="-1"/>
                <w:sz w:val="20"/>
                <w:szCs w:val="20"/>
              </w:rPr>
              <w:t>H</w:t>
            </w:r>
            <w:r w:rsidRPr="00EC5B43">
              <w:rPr>
                <w:rFonts w:ascii="Roboto Condensed" w:eastAsia="Calibri" w:hAnsi="Roboto Condensed" w:cs="Calibri"/>
                <w:sz w:val="20"/>
                <w:szCs w:val="20"/>
              </w:rPr>
              <w:t>)</w:t>
            </w:r>
          </w:p>
          <w:p w14:paraId="6D7E99C3" w14:textId="77777777" w:rsidR="008E4BE6" w:rsidRPr="00EC5B43" w:rsidRDefault="008E4BE6" w:rsidP="006236C0">
            <w:pPr>
              <w:spacing w:after="0" w:line="240" w:lineRule="auto"/>
              <w:ind w:left="102" w:right="318"/>
              <w:rPr>
                <w:rFonts w:ascii="Roboto Condensed" w:eastAsia="Calibri" w:hAnsi="Roboto Condensed" w:cs="Calibri"/>
                <w:sz w:val="20"/>
                <w:szCs w:val="20"/>
              </w:rPr>
            </w:pPr>
            <w:r w:rsidRPr="00EC5B43">
              <w:rPr>
                <w:rFonts w:ascii="Roboto Condensed" w:eastAsia="Calibri" w:hAnsi="Roboto Condensed" w:cs="Calibri"/>
                <w:sz w:val="20"/>
                <w:szCs w:val="20"/>
              </w:rPr>
              <w:t>3</w:t>
            </w:r>
            <w:r w:rsidRPr="00EC5B43">
              <w:rPr>
                <w:rFonts w:ascii="Roboto Condensed" w:eastAsia="Calibri" w:hAnsi="Roboto Condensed" w:cs="Calibri"/>
                <w:spacing w:val="1"/>
                <w:sz w:val="20"/>
                <w:szCs w:val="20"/>
              </w:rPr>
              <w:t xml:space="preserve"> Concept de RSE ; </w:t>
            </w:r>
            <w:r w:rsidRPr="00EC5B43">
              <w:rPr>
                <w:rFonts w:ascii="Roboto Condensed" w:eastAsia="Calibri" w:hAnsi="Roboto Condensed" w:cs="Calibri"/>
                <w:sz w:val="20"/>
                <w:szCs w:val="20"/>
              </w:rPr>
              <w:t>ca</w:t>
            </w:r>
            <w:r w:rsidRPr="00EC5B43">
              <w:rPr>
                <w:rFonts w:ascii="Roboto Condensed" w:eastAsia="Calibri" w:hAnsi="Roboto Condensed" w:cs="Calibri"/>
                <w:spacing w:val="-1"/>
                <w:sz w:val="20"/>
                <w:szCs w:val="20"/>
              </w:rPr>
              <w:t>d</w:t>
            </w:r>
            <w:r w:rsidRPr="00EC5B43">
              <w:rPr>
                <w:rFonts w:ascii="Roboto Condensed" w:eastAsia="Calibri" w:hAnsi="Roboto Condensed" w:cs="Calibri"/>
                <w:sz w:val="20"/>
                <w:szCs w:val="20"/>
              </w:rPr>
              <w:t xml:space="preserve">re </w:t>
            </w:r>
            <w:r w:rsidRPr="00EC5B43">
              <w:rPr>
                <w:rFonts w:ascii="Roboto Condensed" w:eastAsia="Calibri" w:hAnsi="Roboto Condensed" w:cs="Calibri"/>
                <w:spacing w:val="-3"/>
                <w:sz w:val="20"/>
                <w:szCs w:val="20"/>
              </w:rPr>
              <w:t>l</w:t>
            </w:r>
            <w:r w:rsidRPr="00EC5B43">
              <w:rPr>
                <w:rFonts w:ascii="Roboto Condensed" w:eastAsia="Calibri" w:hAnsi="Roboto Condensed" w:cs="Calibri"/>
                <w:sz w:val="20"/>
                <w:szCs w:val="20"/>
              </w:rPr>
              <w:t xml:space="preserve">égislatif (agenda 2030, ODD de l’ONU, </w:t>
            </w:r>
            <w:r w:rsidRPr="00EC5B43">
              <w:rPr>
                <w:rFonts w:ascii="Roboto Condensed" w:eastAsia="Calibri" w:hAnsi="Roboto Condensed" w:cs="Calibri"/>
                <w:spacing w:val="-2"/>
                <w:sz w:val="20"/>
                <w:szCs w:val="20"/>
              </w:rPr>
              <w:t>l</w:t>
            </w:r>
            <w:r w:rsidRPr="00EC5B43">
              <w:rPr>
                <w:rFonts w:ascii="Roboto Condensed" w:eastAsia="Calibri" w:hAnsi="Roboto Condensed" w:cs="Calibri"/>
                <w:spacing w:val="1"/>
                <w:sz w:val="20"/>
                <w:szCs w:val="20"/>
              </w:rPr>
              <w:t>o</w:t>
            </w:r>
            <w:r w:rsidRPr="00EC5B43">
              <w:rPr>
                <w:rFonts w:ascii="Roboto Condensed" w:eastAsia="Calibri" w:hAnsi="Roboto Condensed" w:cs="Calibri"/>
                <w:sz w:val="20"/>
                <w:szCs w:val="20"/>
              </w:rPr>
              <w:t xml:space="preserve">i </w:t>
            </w:r>
            <w:r w:rsidRPr="00EC5B43">
              <w:rPr>
                <w:rFonts w:ascii="Roboto Condensed" w:eastAsia="Calibri" w:hAnsi="Roboto Condensed" w:cs="Calibri"/>
                <w:spacing w:val="-3"/>
                <w:sz w:val="20"/>
                <w:szCs w:val="20"/>
              </w:rPr>
              <w:t>N</w:t>
            </w:r>
            <w:r w:rsidRPr="00EC5B43">
              <w:rPr>
                <w:rFonts w:ascii="Roboto Condensed" w:eastAsia="Calibri" w:hAnsi="Roboto Condensed" w:cs="Calibri"/>
                <w:sz w:val="20"/>
                <w:szCs w:val="20"/>
              </w:rPr>
              <w:t>RE, S</w:t>
            </w:r>
            <w:r w:rsidRPr="00EC5B43">
              <w:rPr>
                <w:rFonts w:ascii="Roboto Condensed" w:eastAsia="Calibri" w:hAnsi="Roboto Condensed" w:cs="Calibri"/>
                <w:spacing w:val="-2"/>
                <w:sz w:val="20"/>
                <w:szCs w:val="20"/>
              </w:rPr>
              <w:t>N</w:t>
            </w:r>
            <w:r w:rsidRPr="00EC5B43">
              <w:rPr>
                <w:rFonts w:ascii="Roboto Condensed" w:eastAsia="Calibri" w:hAnsi="Roboto Condensed" w:cs="Calibri"/>
                <w:spacing w:val="-1"/>
                <w:sz w:val="20"/>
                <w:szCs w:val="20"/>
              </w:rPr>
              <w:t>D</w:t>
            </w:r>
            <w:r w:rsidRPr="00EC5B43">
              <w:rPr>
                <w:rFonts w:ascii="Roboto Condensed" w:eastAsia="Calibri" w:hAnsi="Roboto Condensed" w:cs="Calibri"/>
                <w:spacing w:val="1"/>
                <w:sz w:val="20"/>
                <w:szCs w:val="20"/>
              </w:rPr>
              <w:t>D</w:t>
            </w:r>
            <w:r w:rsidRPr="00EC5B43">
              <w:rPr>
                <w:rFonts w:ascii="Roboto Condensed" w:eastAsia="Calibri" w:hAnsi="Roboto Condensed" w:cs="Calibri"/>
                <w:sz w:val="20"/>
                <w:szCs w:val="20"/>
              </w:rPr>
              <w:t xml:space="preserve">, </w:t>
            </w:r>
            <w:r w:rsidRPr="00EC5B43">
              <w:rPr>
                <w:rFonts w:ascii="Roboto Condensed" w:eastAsia="Calibri" w:hAnsi="Roboto Condensed" w:cs="Calibri"/>
                <w:spacing w:val="-2"/>
                <w:sz w:val="20"/>
                <w:szCs w:val="20"/>
              </w:rPr>
              <w:t>L</w:t>
            </w:r>
            <w:r w:rsidRPr="00EC5B43">
              <w:rPr>
                <w:rFonts w:ascii="Roboto Condensed" w:eastAsia="Calibri" w:hAnsi="Roboto Condensed" w:cs="Calibri"/>
                <w:spacing w:val="1"/>
                <w:sz w:val="20"/>
                <w:szCs w:val="20"/>
              </w:rPr>
              <w:t>o</w:t>
            </w:r>
            <w:r w:rsidRPr="00EC5B43">
              <w:rPr>
                <w:rFonts w:ascii="Roboto Condensed" w:eastAsia="Calibri" w:hAnsi="Roboto Condensed" w:cs="Calibri"/>
                <w:sz w:val="20"/>
                <w:szCs w:val="20"/>
              </w:rPr>
              <w:t xml:space="preserve">is </w:t>
            </w:r>
            <w:r w:rsidRPr="00EC5B43">
              <w:rPr>
                <w:rFonts w:ascii="Roboto Condensed" w:eastAsia="Calibri" w:hAnsi="Roboto Condensed" w:cs="Calibri"/>
                <w:spacing w:val="-2"/>
                <w:sz w:val="20"/>
                <w:szCs w:val="20"/>
              </w:rPr>
              <w:t>G</w:t>
            </w:r>
            <w:r w:rsidRPr="00EC5B43">
              <w:rPr>
                <w:rFonts w:ascii="Roboto Condensed" w:eastAsia="Calibri" w:hAnsi="Roboto Condensed" w:cs="Calibri"/>
                <w:sz w:val="20"/>
                <w:szCs w:val="20"/>
              </w:rPr>
              <w:t>RE</w:t>
            </w:r>
            <w:r w:rsidRPr="00EC5B43">
              <w:rPr>
                <w:rFonts w:ascii="Roboto Condensed" w:eastAsia="Calibri" w:hAnsi="Roboto Condensed" w:cs="Calibri"/>
                <w:spacing w:val="-1"/>
                <w:sz w:val="20"/>
                <w:szCs w:val="20"/>
              </w:rPr>
              <w:t>N</w:t>
            </w:r>
            <w:r w:rsidRPr="00EC5B43">
              <w:rPr>
                <w:rFonts w:ascii="Roboto Condensed" w:eastAsia="Calibri" w:hAnsi="Roboto Condensed" w:cs="Calibri"/>
                <w:sz w:val="20"/>
                <w:szCs w:val="20"/>
              </w:rPr>
              <w:t>E</w:t>
            </w:r>
            <w:r w:rsidRPr="00EC5B43">
              <w:rPr>
                <w:rFonts w:ascii="Roboto Condensed" w:eastAsia="Calibri" w:hAnsi="Roboto Condensed" w:cs="Calibri"/>
                <w:spacing w:val="-1"/>
                <w:sz w:val="20"/>
                <w:szCs w:val="20"/>
              </w:rPr>
              <w:t>L</w:t>
            </w:r>
            <w:r w:rsidRPr="00EC5B43">
              <w:rPr>
                <w:rFonts w:ascii="Roboto Condensed" w:eastAsia="Calibri" w:hAnsi="Roboto Condensed" w:cs="Calibri"/>
                <w:spacing w:val="-2"/>
                <w:sz w:val="20"/>
                <w:szCs w:val="20"/>
              </w:rPr>
              <w:t>L</w:t>
            </w:r>
            <w:r w:rsidRPr="00EC5B43">
              <w:rPr>
                <w:rFonts w:ascii="Roboto Condensed" w:eastAsia="Calibri" w:hAnsi="Roboto Condensed" w:cs="Calibri"/>
                <w:sz w:val="20"/>
                <w:szCs w:val="20"/>
              </w:rPr>
              <w:t>E I</w:t>
            </w:r>
            <w:r w:rsidRPr="00EC5B43">
              <w:rPr>
                <w:rFonts w:ascii="Roboto Condensed" w:eastAsia="Calibri" w:hAnsi="Roboto Condensed" w:cs="Calibri"/>
                <w:spacing w:val="-1"/>
                <w:sz w:val="20"/>
                <w:szCs w:val="20"/>
              </w:rPr>
              <w:t>I</w:t>
            </w:r>
            <w:r w:rsidRPr="00EC5B43">
              <w:rPr>
                <w:rFonts w:ascii="Roboto Condensed" w:eastAsia="Calibri" w:hAnsi="Roboto Condensed" w:cs="Calibri"/>
                <w:sz w:val="20"/>
                <w:szCs w:val="20"/>
              </w:rPr>
              <w:t>) et</w:t>
            </w:r>
            <w:r w:rsidRPr="00EC5B43">
              <w:rPr>
                <w:rFonts w:ascii="Roboto Condensed" w:eastAsia="Calibri" w:hAnsi="Roboto Condensed" w:cs="Calibri"/>
                <w:spacing w:val="1"/>
                <w:sz w:val="20"/>
                <w:szCs w:val="20"/>
              </w:rPr>
              <w:t xml:space="preserve"> </w:t>
            </w:r>
            <w:r w:rsidRPr="00EC5B43">
              <w:rPr>
                <w:rFonts w:ascii="Roboto Condensed" w:eastAsia="Calibri" w:hAnsi="Roboto Condensed" w:cs="Calibri"/>
                <w:spacing w:val="-3"/>
                <w:sz w:val="20"/>
                <w:szCs w:val="20"/>
              </w:rPr>
              <w:t>r</w:t>
            </w:r>
            <w:r w:rsidRPr="00EC5B43">
              <w:rPr>
                <w:rFonts w:ascii="Roboto Condensed" w:eastAsia="Calibri" w:hAnsi="Roboto Condensed" w:cs="Calibri"/>
                <w:sz w:val="20"/>
                <w:szCs w:val="20"/>
              </w:rPr>
              <w:t>éf</w:t>
            </w:r>
            <w:r w:rsidRPr="00EC5B43">
              <w:rPr>
                <w:rFonts w:ascii="Roboto Condensed" w:eastAsia="Calibri" w:hAnsi="Roboto Condensed" w:cs="Calibri"/>
                <w:spacing w:val="1"/>
                <w:sz w:val="20"/>
                <w:szCs w:val="20"/>
              </w:rPr>
              <w:t>é</w:t>
            </w:r>
            <w:r w:rsidRPr="00EC5B43">
              <w:rPr>
                <w:rFonts w:ascii="Roboto Condensed" w:eastAsia="Calibri" w:hAnsi="Roboto Condensed" w:cs="Calibri"/>
                <w:spacing w:val="-3"/>
                <w:sz w:val="20"/>
                <w:szCs w:val="20"/>
              </w:rPr>
              <w:t>r</w:t>
            </w:r>
            <w:r w:rsidRPr="00EC5B43">
              <w:rPr>
                <w:rFonts w:ascii="Roboto Condensed" w:eastAsia="Calibri" w:hAnsi="Roboto Condensed" w:cs="Calibri"/>
                <w:sz w:val="20"/>
                <w:szCs w:val="20"/>
              </w:rPr>
              <w:t xml:space="preserve">entiels </w:t>
            </w:r>
            <w:r w:rsidRPr="00EC5B43">
              <w:rPr>
                <w:rFonts w:ascii="Roboto Condensed" w:eastAsia="Calibri" w:hAnsi="Roboto Condensed" w:cs="Calibri"/>
                <w:spacing w:val="-1"/>
                <w:sz w:val="20"/>
                <w:szCs w:val="20"/>
              </w:rPr>
              <w:t>de la RSE</w:t>
            </w:r>
            <w:r w:rsidRPr="00EC5B43">
              <w:rPr>
                <w:rFonts w:ascii="Roboto Condensed" w:eastAsia="Calibri" w:hAnsi="Roboto Condensed" w:cs="Calibri"/>
                <w:sz w:val="20"/>
                <w:szCs w:val="20"/>
              </w:rPr>
              <w:t xml:space="preserve"> </w:t>
            </w:r>
            <w:r w:rsidRPr="00EC5B43">
              <w:rPr>
                <w:rFonts w:ascii="Roboto Condensed" w:eastAsia="Calibri" w:hAnsi="Roboto Condensed" w:cs="Calibri"/>
                <w:spacing w:val="1"/>
                <w:sz w:val="20"/>
                <w:szCs w:val="20"/>
              </w:rPr>
              <w:t>(</w:t>
            </w:r>
            <w:r w:rsidRPr="00EC5B43">
              <w:rPr>
                <w:rFonts w:ascii="Roboto Condensed" w:eastAsia="Calibri" w:hAnsi="Roboto Condensed" w:cs="Calibri"/>
                <w:spacing w:val="-3"/>
                <w:sz w:val="20"/>
                <w:szCs w:val="20"/>
              </w:rPr>
              <w:t>S</w:t>
            </w:r>
            <w:r w:rsidRPr="00EC5B43">
              <w:rPr>
                <w:rFonts w:ascii="Roboto Condensed" w:eastAsia="Calibri" w:hAnsi="Roboto Condensed" w:cs="Calibri"/>
                <w:sz w:val="20"/>
                <w:szCs w:val="20"/>
              </w:rPr>
              <w:t>D</w:t>
            </w:r>
            <w:r w:rsidRPr="00EC5B43">
              <w:rPr>
                <w:rFonts w:ascii="Roboto Condensed" w:eastAsia="Calibri" w:hAnsi="Roboto Condensed" w:cs="Calibri"/>
                <w:spacing w:val="1"/>
                <w:sz w:val="20"/>
                <w:szCs w:val="20"/>
              </w:rPr>
              <w:t xml:space="preserve"> </w:t>
            </w:r>
            <w:r w:rsidRPr="00EC5B43">
              <w:rPr>
                <w:rFonts w:ascii="Roboto Condensed" w:eastAsia="Calibri" w:hAnsi="Roboto Condensed" w:cs="Calibri"/>
                <w:spacing w:val="-1"/>
                <w:sz w:val="20"/>
                <w:szCs w:val="20"/>
              </w:rPr>
              <w:t>2</w:t>
            </w:r>
            <w:r w:rsidRPr="00EC5B43">
              <w:rPr>
                <w:rFonts w:ascii="Roboto Condensed" w:eastAsia="Calibri" w:hAnsi="Roboto Condensed" w:cs="Calibri"/>
                <w:spacing w:val="1"/>
                <w:sz w:val="20"/>
                <w:szCs w:val="20"/>
              </w:rPr>
              <w:t>1</w:t>
            </w:r>
            <w:r w:rsidRPr="00EC5B43">
              <w:rPr>
                <w:rFonts w:ascii="Roboto Condensed" w:eastAsia="Calibri" w:hAnsi="Roboto Condensed" w:cs="Calibri"/>
                <w:spacing w:val="-2"/>
                <w:sz w:val="20"/>
                <w:szCs w:val="20"/>
              </w:rPr>
              <w:t>0</w:t>
            </w:r>
            <w:r w:rsidRPr="00EC5B43">
              <w:rPr>
                <w:rFonts w:ascii="Roboto Condensed" w:eastAsia="Calibri" w:hAnsi="Roboto Condensed" w:cs="Calibri"/>
                <w:spacing w:val="1"/>
                <w:sz w:val="20"/>
                <w:szCs w:val="20"/>
              </w:rPr>
              <w:t>00</w:t>
            </w:r>
            <w:r w:rsidRPr="00EC5B43">
              <w:rPr>
                <w:rFonts w:ascii="Roboto Condensed" w:eastAsia="Calibri" w:hAnsi="Roboto Condensed" w:cs="Calibri"/>
                <w:sz w:val="20"/>
                <w:szCs w:val="20"/>
              </w:rPr>
              <w:t>, ISO</w:t>
            </w:r>
            <w:r w:rsidRPr="00EC5B43">
              <w:rPr>
                <w:rFonts w:ascii="Roboto Condensed" w:eastAsia="Calibri" w:hAnsi="Roboto Condensed" w:cs="Calibri"/>
                <w:spacing w:val="-2"/>
                <w:sz w:val="20"/>
                <w:szCs w:val="20"/>
              </w:rPr>
              <w:t xml:space="preserve"> </w:t>
            </w:r>
            <w:r w:rsidRPr="00EC5B43">
              <w:rPr>
                <w:rFonts w:ascii="Roboto Condensed" w:eastAsia="Calibri" w:hAnsi="Roboto Condensed" w:cs="Calibri"/>
                <w:spacing w:val="1"/>
                <w:sz w:val="20"/>
                <w:szCs w:val="20"/>
              </w:rPr>
              <w:t>2</w:t>
            </w:r>
            <w:r w:rsidRPr="00EC5B43">
              <w:rPr>
                <w:rFonts w:ascii="Roboto Condensed" w:eastAsia="Calibri" w:hAnsi="Roboto Condensed" w:cs="Calibri"/>
                <w:spacing w:val="-2"/>
                <w:sz w:val="20"/>
                <w:szCs w:val="20"/>
              </w:rPr>
              <w:t>6</w:t>
            </w:r>
            <w:r w:rsidRPr="00EC5B43">
              <w:rPr>
                <w:rFonts w:ascii="Roboto Condensed" w:eastAsia="Calibri" w:hAnsi="Roboto Condensed" w:cs="Calibri"/>
                <w:spacing w:val="1"/>
                <w:sz w:val="20"/>
                <w:szCs w:val="20"/>
              </w:rPr>
              <w:t>0</w:t>
            </w:r>
            <w:r w:rsidRPr="00EC5B43">
              <w:rPr>
                <w:rFonts w:ascii="Roboto Condensed" w:eastAsia="Calibri" w:hAnsi="Roboto Condensed" w:cs="Calibri"/>
                <w:spacing w:val="-2"/>
                <w:sz w:val="20"/>
                <w:szCs w:val="20"/>
              </w:rPr>
              <w:t>0</w:t>
            </w:r>
            <w:r w:rsidRPr="00EC5B43">
              <w:rPr>
                <w:rFonts w:ascii="Roboto Condensed" w:eastAsia="Calibri" w:hAnsi="Roboto Condensed" w:cs="Calibri"/>
                <w:spacing w:val="1"/>
                <w:sz w:val="20"/>
                <w:szCs w:val="20"/>
              </w:rPr>
              <w:t>0</w:t>
            </w:r>
            <w:r w:rsidRPr="00EC5B43">
              <w:rPr>
                <w:rFonts w:ascii="Roboto Condensed" w:eastAsia="Calibri" w:hAnsi="Roboto Condensed" w:cs="Calibri"/>
                <w:sz w:val="20"/>
                <w:szCs w:val="20"/>
              </w:rPr>
              <w:t>, AGE</w:t>
            </w:r>
            <w:r w:rsidRPr="00EC5B43">
              <w:rPr>
                <w:rFonts w:ascii="Roboto Condensed" w:eastAsia="Calibri" w:hAnsi="Roboto Condensed" w:cs="Calibri"/>
                <w:spacing w:val="-3"/>
                <w:sz w:val="20"/>
                <w:szCs w:val="20"/>
              </w:rPr>
              <w:t>N</w:t>
            </w:r>
            <w:r w:rsidRPr="00EC5B43">
              <w:rPr>
                <w:rFonts w:ascii="Roboto Condensed" w:eastAsia="Calibri" w:hAnsi="Roboto Condensed" w:cs="Calibri"/>
                <w:spacing w:val="1"/>
                <w:sz w:val="20"/>
                <w:szCs w:val="20"/>
              </w:rPr>
              <w:t>D</w:t>
            </w:r>
            <w:r w:rsidRPr="00EC5B43">
              <w:rPr>
                <w:rFonts w:ascii="Roboto Condensed" w:eastAsia="Calibri" w:hAnsi="Roboto Condensed" w:cs="Calibri"/>
                <w:sz w:val="20"/>
                <w:szCs w:val="20"/>
              </w:rPr>
              <w:t xml:space="preserve">A </w:t>
            </w:r>
            <w:r w:rsidRPr="00EC5B43">
              <w:rPr>
                <w:rFonts w:ascii="Roboto Condensed" w:eastAsia="Calibri" w:hAnsi="Roboto Condensed" w:cs="Calibri"/>
                <w:spacing w:val="-2"/>
                <w:sz w:val="20"/>
                <w:szCs w:val="20"/>
              </w:rPr>
              <w:t>2</w:t>
            </w:r>
            <w:r w:rsidRPr="00EC5B43">
              <w:rPr>
                <w:rFonts w:ascii="Roboto Condensed" w:eastAsia="Calibri" w:hAnsi="Roboto Condensed" w:cs="Calibri"/>
                <w:spacing w:val="1"/>
                <w:sz w:val="20"/>
                <w:szCs w:val="20"/>
              </w:rPr>
              <w:t>1</w:t>
            </w:r>
            <w:r w:rsidRPr="00EC5B43">
              <w:rPr>
                <w:rFonts w:ascii="Roboto Condensed" w:eastAsia="Calibri" w:hAnsi="Roboto Condensed" w:cs="Calibri"/>
                <w:sz w:val="20"/>
                <w:szCs w:val="20"/>
              </w:rPr>
              <w:t>, GRI, label Lucie)</w:t>
            </w:r>
            <w:r w:rsidRPr="00EC5B43">
              <w:rPr>
                <w:rFonts w:ascii="Roboto Condensed" w:eastAsia="Calibri" w:hAnsi="Roboto Condensed" w:cs="Calibri"/>
                <w:spacing w:val="-1"/>
                <w:sz w:val="20"/>
                <w:szCs w:val="20"/>
              </w:rPr>
              <w:t xml:space="preserve"> </w:t>
            </w:r>
            <w:r w:rsidRPr="00EC5B43">
              <w:rPr>
                <w:rFonts w:ascii="Roboto Condensed" w:eastAsia="Calibri" w:hAnsi="Roboto Condensed" w:cs="Calibri"/>
                <w:sz w:val="20"/>
                <w:szCs w:val="20"/>
              </w:rPr>
              <w:t>:</w:t>
            </w:r>
            <w:r w:rsidRPr="00EC5B43">
              <w:rPr>
                <w:rFonts w:ascii="Roboto Condensed" w:eastAsia="Calibri" w:hAnsi="Roboto Condensed" w:cs="Calibri"/>
                <w:spacing w:val="1"/>
                <w:sz w:val="20"/>
                <w:szCs w:val="20"/>
              </w:rPr>
              <w:t xml:space="preserve"> </w:t>
            </w:r>
            <w:r w:rsidRPr="00EC5B43">
              <w:rPr>
                <w:rFonts w:ascii="Roboto Condensed" w:eastAsia="Calibri" w:hAnsi="Roboto Condensed" w:cs="Calibri"/>
                <w:sz w:val="20"/>
                <w:szCs w:val="20"/>
              </w:rPr>
              <w:t>ap</w:t>
            </w:r>
            <w:r w:rsidRPr="00EC5B43">
              <w:rPr>
                <w:rFonts w:ascii="Roboto Condensed" w:eastAsia="Calibri" w:hAnsi="Roboto Condensed" w:cs="Calibri"/>
                <w:spacing w:val="-1"/>
                <w:sz w:val="20"/>
                <w:szCs w:val="20"/>
              </w:rPr>
              <w:t>p</w:t>
            </w:r>
            <w:r w:rsidRPr="00EC5B43">
              <w:rPr>
                <w:rFonts w:ascii="Roboto Condensed" w:eastAsia="Calibri" w:hAnsi="Roboto Condensed" w:cs="Calibri"/>
                <w:sz w:val="20"/>
                <w:szCs w:val="20"/>
              </w:rPr>
              <w:t>licati</w:t>
            </w:r>
            <w:r w:rsidRPr="00EC5B43">
              <w:rPr>
                <w:rFonts w:ascii="Roboto Condensed" w:eastAsia="Calibri" w:hAnsi="Roboto Condensed" w:cs="Calibri"/>
                <w:spacing w:val="1"/>
                <w:sz w:val="20"/>
                <w:szCs w:val="20"/>
              </w:rPr>
              <w:t>o</w:t>
            </w:r>
            <w:r w:rsidRPr="00EC5B43">
              <w:rPr>
                <w:rFonts w:ascii="Roboto Condensed" w:eastAsia="Calibri" w:hAnsi="Roboto Condensed" w:cs="Calibri"/>
                <w:spacing w:val="-3"/>
                <w:sz w:val="20"/>
                <w:szCs w:val="20"/>
              </w:rPr>
              <w:t>n</w:t>
            </w:r>
            <w:r w:rsidRPr="00EC5B43">
              <w:rPr>
                <w:rFonts w:ascii="Roboto Condensed" w:eastAsia="Calibri" w:hAnsi="Roboto Condensed" w:cs="Calibri"/>
                <w:sz w:val="20"/>
                <w:szCs w:val="20"/>
              </w:rPr>
              <w:t>s et</w:t>
            </w:r>
            <w:r w:rsidRPr="00EC5B43">
              <w:rPr>
                <w:rFonts w:ascii="Roboto Condensed" w:eastAsia="Calibri" w:hAnsi="Roboto Condensed" w:cs="Calibri"/>
                <w:spacing w:val="1"/>
                <w:sz w:val="20"/>
                <w:szCs w:val="20"/>
              </w:rPr>
              <w:t xml:space="preserve"> </w:t>
            </w:r>
            <w:r w:rsidRPr="00EC5B43">
              <w:rPr>
                <w:rFonts w:ascii="Roboto Condensed" w:eastAsia="Calibri" w:hAnsi="Roboto Condensed" w:cs="Calibri"/>
                <w:sz w:val="20"/>
                <w:szCs w:val="20"/>
              </w:rPr>
              <w:t>l</w:t>
            </w:r>
            <w:r w:rsidRPr="00EC5B43">
              <w:rPr>
                <w:rFonts w:ascii="Roboto Condensed" w:eastAsia="Calibri" w:hAnsi="Roboto Condensed" w:cs="Calibri"/>
                <w:spacing w:val="-2"/>
                <w:sz w:val="20"/>
                <w:szCs w:val="20"/>
              </w:rPr>
              <w:t>i</w:t>
            </w:r>
            <w:r w:rsidRPr="00EC5B43">
              <w:rPr>
                <w:rFonts w:ascii="Roboto Condensed" w:eastAsia="Calibri" w:hAnsi="Roboto Condensed" w:cs="Calibri"/>
                <w:spacing w:val="1"/>
                <w:sz w:val="20"/>
                <w:szCs w:val="20"/>
              </w:rPr>
              <w:t>m</w:t>
            </w:r>
            <w:r w:rsidRPr="00EC5B43">
              <w:rPr>
                <w:rFonts w:ascii="Roboto Condensed" w:eastAsia="Calibri" w:hAnsi="Roboto Condensed" w:cs="Calibri"/>
                <w:sz w:val="20"/>
                <w:szCs w:val="20"/>
              </w:rPr>
              <w:t>ites pour la mise en place de démarche RSE en entreprise et liens avec l’Economie Circulaire.</w:t>
            </w:r>
            <w:r w:rsidRPr="00EC5B43">
              <w:rPr>
                <w:rFonts w:ascii="Roboto Condensed" w:eastAsia="Calibri" w:hAnsi="Roboto Condensed" w:cs="Calibri"/>
                <w:spacing w:val="-2"/>
                <w:sz w:val="20"/>
                <w:szCs w:val="20"/>
              </w:rPr>
              <w:t xml:space="preserve"> </w:t>
            </w:r>
            <w:r w:rsidRPr="00EC5B43">
              <w:rPr>
                <w:rFonts w:ascii="Roboto Condensed" w:eastAsia="Calibri" w:hAnsi="Roboto Condensed" w:cs="Calibri"/>
                <w:spacing w:val="1"/>
                <w:sz w:val="20"/>
                <w:szCs w:val="20"/>
              </w:rPr>
              <w:t>(</w:t>
            </w:r>
            <w:r w:rsidRPr="00EC5B43">
              <w:rPr>
                <w:rFonts w:ascii="Roboto Condensed" w:eastAsia="Calibri" w:hAnsi="Roboto Condensed" w:cs="Calibri"/>
                <w:sz w:val="20"/>
                <w:szCs w:val="20"/>
              </w:rPr>
              <w:t>OC)</w:t>
            </w:r>
          </w:p>
        </w:tc>
      </w:tr>
      <w:tr w:rsidR="008E4BE6" w14:paraId="0BC393F9" w14:textId="77777777" w:rsidTr="006236C0">
        <w:trPr>
          <w:trHeight w:hRule="exact" w:val="970"/>
        </w:trPr>
        <w:tc>
          <w:tcPr>
            <w:tcW w:w="2567" w:type="dxa"/>
            <w:gridSpan w:val="2"/>
            <w:shd w:val="clear" w:color="auto" w:fill="282D46"/>
            <w:vAlign w:val="center"/>
          </w:tcPr>
          <w:p w14:paraId="50A156EC" w14:textId="77777777" w:rsidR="008E4BE6" w:rsidRPr="00365096" w:rsidRDefault="008E4BE6" w:rsidP="006236C0">
            <w:pPr>
              <w:spacing w:after="0" w:line="240" w:lineRule="auto"/>
              <w:ind w:left="97" w:right="-20"/>
              <w:rPr>
                <w:rFonts w:ascii="Roboto Condensed" w:hAnsi="Roboto Condensed"/>
                <w:b/>
                <w:color w:val="FFFFFF" w:themeColor="background1"/>
              </w:rPr>
            </w:pPr>
            <w:r w:rsidRPr="00365096">
              <w:rPr>
                <w:rFonts w:ascii="Roboto Condensed" w:eastAsia="Calibri" w:hAnsi="Roboto Condensed" w:cs="Calibri"/>
                <w:b/>
                <w:bCs/>
                <w:color w:val="FFFFFF" w:themeColor="background1"/>
                <w:spacing w:val="-1"/>
                <w:position w:val="1"/>
              </w:rPr>
              <w:t>Moda</w:t>
            </w:r>
            <w:r w:rsidRPr="00365096">
              <w:rPr>
                <w:rFonts w:ascii="Roboto Condensed" w:eastAsia="Calibri" w:hAnsi="Roboto Condensed" w:cs="Calibri"/>
                <w:b/>
                <w:bCs/>
                <w:color w:val="FFFFFF" w:themeColor="background1"/>
                <w:spacing w:val="1"/>
                <w:position w:val="1"/>
              </w:rPr>
              <w:t>li</w:t>
            </w:r>
            <w:r w:rsidRPr="00365096">
              <w:rPr>
                <w:rFonts w:ascii="Roboto Condensed" w:eastAsia="Calibri" w:hAnsi="Roboto Condensed" w:cs="Calibri"/>
                <w:b/>
                <w:bCs/>
                <w:color w:val="FFFFFF" w:themeColor="background1"/>
                <w:position w:val="1"/>
              </w:rPr>
              <w:t xml:space="preserve">tés </w:t>
            </w:r>
            <w:r w:rsidRPr="00365096">
              <w:rPr>
                <w:rFonts w:ascii="Roboto Condensed" w:eastAsia="Calibri" w:hAnsi="Roboto Condensed" w:cs="Calibri"/>
                <w:b/>
                <w:bCs/>
                <w:color w:val="FFFFFF" w:themeColor="background1"/>
                <w:spacing w:val="-1"/>
              </w:rPr>
              <w:t>d</w:t>
            </w:r>
            <w:r w:rsidRPr="00365096">
              <w:rPr>
                <w:rFonts w:ascii="Roboto Condensed" w:eastAsia="Calibri" w:hAnsi="Roboto Condensed" w:cs="Calibri"/>
                <w:b/>
                <w:bCs/>
                <w:color w:val="FFFFFF" w:themeColor="background1"/>
              </w:rPr>
              <w:t>’e</w:t>
            </w:r>
            <w:r w:rsidRPr="00365096">
              <w:rPr>
                <w:rFonts w:ascii="Roboto Condensed" w:eastAsia="Calibri" w:hAnsi="Roboto Condensed" w:cs="Calibri"/>
                <w:b/>
                <w:bCs/>
                <w:color w:val="FFFFFF" w:themeColor="background1"/>
                <w:spacing w:val="-1"/>
              </w:rPr>
              <w:t>n</w:t>
            </w:r>
            <w:r w:rsidRPr="00365096">
              <w:rPr>
                <w:rFonts w:ascii="Roboto Condensed" w:eastAsia="Calibri" w:hAnsi="Roboto Condensed" w:cs="Calibri"/>
                <w:b/>
                <w:bCs/>
                <w:color w:val="FFFFFF" w:themeColor="background1"/>
              </w:rPr>
              <w:t>s</w:t>
            </w:r>
            <w:r w:rsidRPr="00365096">
              <w:rPr>
                <w:rFonts w:ascii="Roboto Condensed" w:eastAsia="Calibri" w:hAnsi="Roboto Condensed" w:cs="Calibri"/>
                <w:b/>
                <w:bCs/>
                <w:color w:val="FFFFFF" w:themeColor="background1"/>
                <w:spacing w:val="-1"/>
              </w:rPr>
              <w:t>e</w:t>
            </w:r>
            <w:r w:rsidRPr="00365096">
              <w:rPr>
                <w:rFonts w:ascii="Roboto Condensed" w:eastAsia="Calibri" w:hAnsi="Roboto Condensed" w:cs="Calibri"/>
                <w:b/>
                <w:bCs/>
                <w:color w:val="FFFFFF" w:themeColor="background1"/>
                <w:spacing w:val="1"/>
              </w:rPr>
              <w:t>ig</w:t>
            </w:r>
            <w:r w:rsidRPr="00365096">
              <w:rPr>
                <w:rFonts w:ascii="Roboto Condensed" w:eastAsia="Calibri" w:hAnsi="Roboto Condensed" w:cs="Calibri"/>
                <w:b/>
                <w:bCs/>
                <w:color w:val="FFFFFF" w:themeColor="background1"/>
                <w:spacing w:val="-1"/>
              </w:rPr>
              <w:t>ne</w:t>
            </w:r>
            <w:r w:rsidRPr="00365096">
              <w:rPr>
                <w:rFonts w:ascii="Roboto Condensed" w:eastAsia="Calibri" w:hAnsi="Roboto Condensed" w:cs="Calibri"/>
                <w:b/>
                <w:bCs/>
                <w:color w:val="FFFFFF" w:themeColor="background1"/>
              </w:rPr>
              <w:t>me</w:t>
            </w:r>
            <w:r w:rsidRPr="00365096">
              <w:rPr>
                <w:rFonts w:ascii="Roboto Condensed" w:eastAsia="Calibri" w:hAnsi="Roboto Condensed" w:cs="Calibri"/>
                <w:b/>
                <w:bCs/>
                <w:color w:val="FFFFFF" w:themeColor="background1"/>
                <w:spacing w:val="-1"/>
              </w:rPr>
              <w:t>n</w:t>
            </w:r>
            <w:r w:rsidRPr="00365096">
              <w:rPr>
                <w:rFonts w:ascii="Roboto Condensed" w:eastAsia="Calibri" w:hAnsi="Roboto Condensed" w:cs="Calibri"/>
                <w:b/>
                <w:bCs/>
                <w:color w:val="FFFFFF" w:themeColor="background1"/>
              </w:rPr>
              <w:t>t</w:t>
            </w:r>
          </w:p>
        </w:tc>
        <w:tc>
          <w:tcPr>
            <w:tcW w:w="7073" w:type="dxa"/>
            <w:gridSpan w:val="3"/>
            <w:shd w:val="clear" w:color="auto" w:fill="F1E5F7"/>
            <w:vAlign w:val="center"/>
          </w:tcPr>
          <w:p w14:paraId="58907F63" w14:textId="77777777" w:rsidR="008E4BE6" w:rsidRPr="00EC5B43" w:rsidRDefault="008E4BE6" w:rsidP="006236C0">
            <w:pPr>
              <w:spacing w:after="0" w:line="240" w:lineRule="auto"/>
              <w:ind w:left="102" w:right="318"/>
              <w:rPr>
                <w:rFonts w:ascii="Roboto Condensed" w:eastAsia="Calibri" w:hAnsi="Roboto Condensed" w:cs="Calibri"/>
                <w:sz w:val="20"/>
                <w:szCs w:val="20"/>
              </w:rPr>
            </w:pPr>
            <w:r w:rsidRPr="00EC5B43">
              <w:rPr>
                <w:rFonts w:ascii="Roboto Condensed" w:eastAsia="Calibri" w:hAnsi="Roboto Condensed" w:cs="Calibri"/>
                <w:spacing w:val="1"/>
                <w:position w:val="1"/>
                <w:sz w:val="20"/>
                <w:szCs w:val="20"/>
              </w:rPr>
              <w:t>L</w:t>
            </w:r>
            <w:r w:rsidRPr="00EC5B43">
              <w:rPr>
                <w:rFonts w:ascii="Roboto Condensed" w:eastAsia="Calibri" w:hAnsi="Roboto Condensed" w:cs="Calibri"/>
                <w:position w:val="1"/>
                <w:sz w:val="20"/>
                <w:szCs w:val="20"/>
              </w:rPr>
              <w:t>R</w:t>
            </w:r>
            <w:r w:rsidRPr="00EC5B43">
              <w:rPr>
                <w:rFonts w:ascii="Roboto Condensed" w:eastAsia="Calibri" w:hAnsi="Roboto Condensed" w:cs="Calibri"/>
                <w:spacing w:val="1"/>
                <w:position w:val="1"/>
                <w:sz w:val="20"/>
                <w:szCs w:val="20"/>
              </w:rPr>
              <w:t xml:space="preserve"> </w:t>
            </w:r>
            <w:r w:rsidRPr="00EC5B43">
              <w:rPr>
                <w:rFonts w:ascii="Roboto Condensed" w:eastAsia="Calibri" w:hAnsi="Roboto Condensed" w:cs="Calibri"/>
                <w:position w:val="1"/>
                <w:sz w:val="20"/>
                <w:szCs w:val="20"/>
              </w:rPr>
              <w:t>:</w:t>
            </w:r>
            <w:r w:rsidRPr="00EC5B43">
              <w:rPr>
                <w:rFonts w:ascii="Roboto Condensed" w:eastAsia="Calibri" w:hAnsi="Roboto Condensed" w:cs="Calibri"/>
                <w:spacing w:val="-1"/>
                <w:position w:val="1"/>
                <w:sz w:val="20"/>
                <w:szCs w:val="20"/>
              </w:rPr>
              <w:t xml:space="preserve"> </w:t>
            </w:r>
            <w:r w:rsidRPr="00EC5B43">
              <w:rPr>
                <w:rFonts w:ascii="Roboto Condensed" w:eastAsia="Calibri" w:hAnsi="Roboto Condensed" w:cs="Calibri"/>
                <w:spacing w:val="1"/>
                <w:position w:val="1"/>
                <w:sz w:val="20"/>
                <w:szCs w:val="20"/>
              </w:rPr>
              <w:t>3</w:t>
            </w:r>
            <w:r w:rsidRPr="00EC5B43">
              <w:rPr>
                <w:rFonts w:ascii="Roboto Condensed" w:eastAsia="Calibri" w:hAnsi="Roboto Condensed" w:cs="Calibri"/>
                <w:spacing w:val="-3"/>
                <w:position w:val="1"/>
                <w:sz w:val="20"/>
                <w:szCs w:val="20"/>
              </w:rPr>
              <w:t>h</w:t>
            </w:r>
            <w:r w:rsidRPr="00EC5B43">
              <w:rPr>
                <w:rFonts w:ascii="Roboto Condensed" w:eastAsia="Calibri" w:hAnsi="Roboto Condensed" w:cs="Calibri"/>
                <w:spacing w:val="1"/>
                <w:position w:val="1"/>
                <w:sz w:val="20"/>
                <w:szCs w:val="20"/>
              </w:rPr>
              <w:t>3</w:t>
            </w:r>
            <w:r w:rsidRPr="00EC5B43">
              <w:rPr>
                <w:rFonts w:ascii="Roboto Condensed" w:eastAsia="Calibri" w:hAnsi="Roboto Condensed" w:cs="Calibri"/>
                <w:position w:val="1"/>
                <w:sz w:val="20"/>
                <w:szCs w:val="20"/>
              </w:rPr>
              <w:t>0</w:t>
            </w:r>
            <w:r w:rsidRPr="00EC5B43">
              <w:rPr>
                <w:rFonts w:ascii="Roboto Condensed" w:eastAsia="Calibri" w:hAnsi="Roboto Condensed" w:cs="Calibri"/>
                <w:spacing w:val="-1"/>
                <w:position w:val="1"/>
                <w:sz w:val="20"/>
                <w:szCs w:val="20"/>
              </w:rPr>
              <w:t xml:space="preserve"> </w:t>
            </w:r>
            <w:r w:rsidRPr="00EC5B43">
              <w:rPr>
                <w:rFonts w:ascii="Roboto Condensed" w:eastAsia="Calibri" w:hAnsi="Roboto Condensed" w:cs="Calibri"/>
                <w:position w:val="1"/>
                <w:sz w:val="20"/>
                <w:szCs w:val="20"/>
              </w:rPr>
              <w:t>CM</w:t>
            </w:r>
            <w:r w:rsidRPr="00EC5B43">
              <w:rPr>
                <w:rFonts w:ascii="Roboto Condensed" w:eastAsia="Calibri" w:hAnsi="Roboto Condensed" w:cs="Calibri"/>
                <w:spacing w:val="-1"/>
                <w:position w:val="1"/>
                <w:sz w:val="20"/>
                <w:szCs w:val="20"/>
              </w:rPr>
              <w:t xml:space="preserve"> </w:t>
            </w:r>
            <w:r w:rsidRPr="00EC5B43">
              <w:rPr>
                <w:rFonts w:ascii="Roboto Condensed" w:eastAsia="Calibri" w:hAnsi="Roboto Condensed" w:cs="Calibri"/>
                <w:position w:val="1"/>
                <w:sz w:val="20"/>
                <w:szCs w:val="20"/>
              </w:rPr>
              <w:t>et</w:t>
            </w:r>
            <w:r w:rsidRPr="00EC5B43">
              <w:rPr>
                <w:rFonts w:ascii="Roboto Condensed" w:eastAsia="Calibri" w:hAnsi="Roboto Condensed" w:cs="Calibri"/>
                <w:spacing w:val="-1"/>
                <w:position w:val="1"/>
                <w:sz w:val="20"/>
                <w:szCs w:val="20"/>
              </w:rPr>
              <w:t xml:space="preserve"> </w:t>
            </w:r>
            <w:r w:rsidRPr="00EC5B43">
              <w:rPr>
                <w:rFonts w:ascii="Roboto Condensed" w:eastAsia="Calibri" w:hAnsi="Roboto Condensed" w:cs="Calibri"/>
                <w:spacing w:val="1"/>
                <w:position w:val="1"/>
                <w:sz w:val="20"/>
                <w:szCs w:val="20"/>
              </w:rPr>
              <w:t>4</w:t>
            </w:r>
            <w:r w:rsidRPr="00EC5B43">
              <w:rPr>
                <w:rFonts w:ascii="Roboto Condensed" w:eastAsia="Calibri" w:hAnsi="Roboto Condensed" w:cs="Calibri"/>
                <w:position w:val="1"/>
                <w:sz w:val="20"/>
                <w:szCs w:val="20"/>
              </w:rPr>
              <w:t>h</w:t>
            </w:r>
            <w:r w:rsidRPr="00EC5B43">
              <w:rPr>
                <w:rFonts w:ascii="Roboto Condensed" w:eastAsia="Calibri" w:hAnsi="Roboto Condensed" w:cs="Calibri"/>
                <w:spacing w:val="-1"/>
                <w:position w:val="1"/>
                <w:sz w:val="20"/>
                <w:szCs w:val="20"/>
              </w:rPr>
              <w:t xml:space="preserve"> T</w:t>
            </w:r>
            <w:r w:rsidRPr="00EC5B43">
              <w:rPr>
                <w:rFonts w:ascii="Roboto Condensed" w:eastAsia="Calibri" w:hAnsi="Roboto Condensed" w:cs="Calibri"/>
                <w:position w:val="1"/>
                <w:sz w:val="20"/>
                <w:szCs w:val="20"/>
              </w:rPr>
              <w:t>D</w:t>
            </w:r>
          </w:p>
          <w:p w14:paraId="3A73E922" w14:textId="77777777" w:rsidR="008E4BE6" w:rsidRPr="00EC5B43" w:rsidRDefault="008E4BE6" w:rsidP="006236C0">
            <w:pPr>
              <w:spacing w:after="0" w:line="240" w:lineRule="auto"/>
              <w:ind w:left="102" w:right="318"/>
              <w:rPr>
                <w:rFonts w:ascii="Roboto Condensed" w:hAnsi="Roboto Condensed"/>
                <w:sz w:val="20"/>
                <w:szCs w:val="20"/>
              </w:rPr>
            </w:pPr>
            <w:r w:rsidRPr="00EC5B43">
              <w:rPr>
                <w:rFonts w:ascii="Roboto Condensed" w:eastAsia="Calibri" w:hAnsi="Roboto Condensed" w:cs="Calibri"/>
                <w:sz w:val="20"/>
                <w:szCs w:val="20"/>
              </w:rPr>
              <w:t>VLH :</w:t>
            </w:r>
            <w:r w:rsidRPr="00EC5B43">
              <w:rPr>
                <w:rFonts w:ascii="Roboto Condensed" w:eastAsia="Calibri" w:hAnsi="Roboto Condensed" w:cs="Calibri"/>
                <w:spacing w:val="-1"/>
                <w:sz w:val="20"/>
                <w:szCs w:val="20"/>
              </w:rPr>
              <w:t xml:space="preserve"> </w:t>
            </w:r>
            <w:r w:rsidRPr="00EC5B43">
              <w:rPr>
                <w:rFonts w:ascii="Roboto Condensed" w:eastAsia="Calibri" w:hAnsi="Roboto Condensed" w:cs="Calibri"/>
                <w:spacing w:val="1"/>
                <w:sz w:val="20"/>
                <w:szCs w:val="20"/>
              </w:rPr>
              <w:t>3</w:t>
            </w:r>
            <w:r w:rsidRPr="00EC5B43">
              <w:rPr>
                <w:rFonts w:ascii="Roboto Condensed" w:eastAsia="Calibri" w:hAnsi="Roboto Condensed" w:cs="Calibri"/>
                <w:spacing w:val="-1"/>
                <w:sz w:val="20"/>
                <w:szCs w:val="20"/>
              </w:rPr>
              <w:t>h</w:t>
            </w:r>
            <w:r w:rsidRPr="00EC5B43">
              <w:rPr>
                <w:rFonts w:ascii="Roboto Condensed" w:eastAsia="Calibri" w:hAnsi="Roboto Condensed" w:cs="Calibri"/>
                <w:spacing w:val="-2"/>
                <w:sz w:val="20"/>
                <w:szCs w:val="20"/>
              </w:rPr>
              <w:t>3</w:t>
            </w:r>
            <w:r w:rsidRPr="00EC5B43">
              <w:rPr>
                <w:rFonts w:ascii="Roboto Condensed" w:eastAsia="Calibri" w:hAnsi="Roboto Condensed" w:cs="Calibri"/>
                <w:sz w:val="20"/>
                <w:szCs w:val="20"/>
              </w:rPr>
              <w:t>0</w:t>
            </w:r>
            <w:r w:rsidRPr="00EC5B43">
              <w:rPr>
                <w:rFonts w:ascii="Roboto Condensed" w:eastAsia="Calibri" w:hAnsi="Roboto Condensed" w:cs="Calibri"/>
                <w:spacing w:val="1"/>
                <w:sz w:val="20"/>
                <w:szCs w:val="20"/>
              </w:rPr>
              <w:t xml:space="preserve"> </w:t>
            </w:r>
            <w:r w:rsidRPr="00EC5B43">
              <w:rPr>
                <w:rFonts w:ascii="Roboto Condensed" w:eastAsia="Calibri" w:hAnsi="Roboto Condensed" w:cs="Calibri"/>
                <w:spacing w:val="-2"/>
                <w:sz w:val="20"/>
                <w:szCs w:val="20"/>
              </w:rPr>
              <w:t>C</w:t>
            </w:r>
            <w:r w:rsidRPr="00EC5B43">
              <w:rPr>
                <w:rFonts w:ascii="Roboto Condensed" w:eastAsia="Calibri" w:hAnsi="Roboto Condensed" w:cs="Calibri"/>
                <w:sz w:val="20"/>
                <w:szCs w:val="20"/>
              </w:rPr>
              <w:t>M</w:t>
            </w:r>
            <w:r w:rsidRPr="00EC5B43">
              <w:rPr>
                <w:rFonts w:ascii="Roboto Condensed" w:eastAsia="Calibri" w:hAnsi="Roboto Condensed" w:cs="Calibri"/>
                <w:spacing w:val="1"/>
                <w:sz w:val="20"/>
                <w:szCs w:val="20"/>
              </w:rPr>
              <w:t xml:space="preserve"> </w:t>
            </w:r>
            <w:r w:rsidRPr="00EC5B43">
              <w:rPr>
                <w:rFonts w:ascii="Roboto Condensed" w:eastAsia="Calibri" w:hAnsi="Roboto Condensed" w:cs="Calibri"/>
                <w:spacing w:val="-1"/>
                <w:sz w:val="20"/>
                <w:szCs w:val="20"/>
              </w:rPr>
              <w:t>e</w:t>
            </w:r>
            <w:r w:rsidRPr="00EC5B43">
              <w:rPr>
                <w:rFonts w:ascii="Roboto Condensed" w:eastAsia="Calibri" w:hAnsi="Roboto Condensed" w:cs="Calibri"/>
                <w:sz w:val="20"/>
                <w:szCs w:val="20"/>
              </w:rPr>
              <w:t>t</w:t>
            </w:r>
            <w:r w:rsidRPr="00EC5B43">
              <w:rPr>
                <w:rFonts w:ascii="Roboto Condensed" w:eastAsia="Calibri" w:hAnsi="Roboto Condensed" w:cs="Calibri"/>
                <w:spacing w:val="-1"/>
                <w:sz w:val="20"/>
                <w:szCs w:val="20"/>
              </w:rPr>
              <w:t xml:space="preserve"> </w:t>
            </w:r>
            <w:r w:rsidRPr="00EC5B43">
              <w:rPr>
                <w:rFonts w:ascii="Roboto Condensed" w:eastAsia="Calibri" w:hAnsi="Roboto Condensed" w:cs="Calibri"/>
                <w:spacing w:val="1"/>
                <w:sz w:val="20"/>
                <w:szCs w:val="20"/>
              </w:rPr>
              <w:t>4</w:t>
            </w:r>
            <w:r w:rsidRPr="00EC5B43">
              <w:rPr>
                <w:rFonts w:ascii="Roboto Condensed" w:eastAsia="Calibri" w:hAnsi="Roboto Condensed" w:cs="Calibri"/>
                <w:sz w:val="20"/>
                <w:szCs w:val="20"/>
              </w:rPr>
              <w:t>h</w:t>
            </w:r>
            <w:r w:rsidRPr="00EC5B43">
              <w:rPr>
                <w:rFonts w:ascii="Roboto Condensed" w:eastAsia="Calibri" w:hAnsi="Roboto Condensed" w:cs="Calibri"/>
                <w:spacing w:val="-1"/>
                <w:sz w:val="20"/>
                <w:szCs w:val="20"/>
              </w:rPr>
              <w:t xml:space="preserve"> T</w:t>
            </w:r>
            <w:r w:rsidRPr="00EC5B43">
              <w:rPr>
                <w:rFonts w:ascii="Roboto Condensed" w:eastAsia="Calibri" w:hAnsi="Roboto Condensed" w:cs="Calibri"/>
                <w:sz w:val="20"/>
                <w:szCs w:val="20"/>
              </w:rPr>
              <w:t xml:space="preserve">D </w:t>
            </w:r>
            <w:r w:rsidRPr="00EC5B43">
              <w:rPr>
                <w:rFonts w:ascii="Roboto Condensed" w:eastAsia="Calibri" w:hAnsi="Roboto Condensed" w:cs="Calibri"/>
                <w:sz w:val="20"/>
                <w:szCs w:val="20"/>
              </w:rPr>
              <w:br/>
              <w:t>OC</w:t>
            </w:r>
            <w:r w:rsidRPr="00EC5B43">
              <w:rPr>
                <w:rFonts w:ascii="Roboto Condensed" w:eastAsia="Calibri" w:hAnsi="Roboto Condensed" w:cs="Calibri"/>
                <w:spacing w:val="1"/>
                <w:sz w:val="20"/>
                <w:szCs w:val="20"/>
              </w:rPr>
              <w:t xml:space="preserve"> </w:t>
            </w:r>
            <w:r w:rsidRPr="00EC5B43">
              <w:rPr>
                <w:rFonts w:ascii="Roboto Condensed" w:eastAsia="Calibri" w:hAnsi="Roboto Condensed" w:cs="Calibri"/>
                <w:sz w:val="20"/>
                <w:szCs w:val="20"/>
              </w:rPr>
              <w:t>:</w:t>
            </w:r>
            <w:r w:rsidRPr="00EC5B43">
              <w:rPr>
                <w:rFonts w:ascii="Roboto Condensed" w:eastAsia="Calibri" w:hAnsi="Roboto Condensed" w:cs="Calibri"/>
                <w:spacing w:val="-1"/>
                <w:sz w:val="20"/>
                <w:szCs w:val="20"/>
              </w:rPr>
              <w:t xml:space="preserve"> </w:t>
            </w:r>
            <w:r>
              <w:rPr>
                <w:rFonts w:ascii="Roboto Condensed" w:eastAsia="Calibri" w:hAnsi="Roboto Condensed" w:cs="Calibri"/>
                <w:spacing w:val="1"/>
                <w:sz w:val="20"/>
                <w:szCs w:val="20"/>
              </w:rPr>
              <w:t>3</w:t>
            </w:r>
            <w:r w:rsidRPr="00EC5B43">
              <w:rPr>
                <w:rFonts w:ascii="Roboto Condensed" w:eastAsia="Calibri" w:hAnsi="Roboto Condensed" w:cs="Calibri"/>
                <w:sz w:val="20"/>
                <w:szCs w:val="20"/>
              </w:rPr>
              <w:t>h</w:t>
            </w:r>
            <w:r>
              <w:rPr>
                <w:rFonts w:ascii="Roboto Condensed" w:eastAsia="Calibri" w:hAnsi="Roboto Condensed" w:cs="Calibri"/>
                <w:sz w:val="20"/>
                <w:szCs w:val="20"/>
              </w:rPr>
              <w:t>30</w:t>
            </w:r>
            <w:r w:rsidRPr="00EC5B43">
              <w:rPr>
                <w:rFonts w:ascii="Roboto Condensed" w:eastAsia="Calibri" w:hAnsi="Roboto Condensed" w:cs="Calibri"/>
                <w:spacing w:val="-1"/>
                <w:sz w:val="20"/>
                <w:szCs w:val="20"/>
              </w:rPr>
              <w:t xml:space="preserve"> </w:t>
            </w:r>
            <w:r w:rsidRPr="00EC5B43">
              <w:rPr>
                <w:rFonts w:ascii="Roboto Condensed" w:eastAsia="Calibri" w:hAnsi="Roboto Condensed" w:cs="Calibri"/>
                <w:spacing w:val="-2"/>
                <w:sz w:val="20"/>
                <w:szCs w:val="20"/>
              </w:rPr>
              <w:t>C</w:t>
            </w:r>
            <w:r w:rsidRPr="00EC5B43">
              <w:rPr>
                <w:rFonts w:ascii="Roboto Condensed" w:eastAsia="Calibri" w:hAnsi="Roboto Condensed" w:cs="Calibri"/>
                <w:sz w:val="20"/>
                <w:szCs w:val="20"/>
              </w:rPr>
              <w:t>M</w:t>
            </w:r>
            <w:r w:rsidRPr="00EC5B43">
              <w:rPr>
                <w:rFonts w:ascii="Roboto Condensed" w:eastAsia="Calibri" w:hAnsi="Roboto Condensed" w:cs="Calibri"/>
                <w:spacing w:val="1"/>
                <w:sz w:val="20"/>
                <w:szCs w:val="20"/>
              </w:rPr>
              <w:t xml:space="preserve"> </w:t>
            </w:r>
            <w:r w:rsidRPr="00EC5B43">
              <w:rPr>
                <w:rFonts w:ascii="Roboto Condensed" w:eastAsia="Calibri" w:hAnsi="Roboto Condensed" w:cs="Calibri"/>
                <w:spacing w:val="-1"/>
                <w:sz w:val="20"/>
                <w:szCs w:val="20"/>
              </w:rPr>
              <w:t>e</w:t>
            </w:r>
            <w:r w:rsidRPr="00EC5B43">
              <w:rPr>
                <w:rFonts w:ascii="Roboto Condensed" w:eastAsia="Calibri" w:hAnsi="Roboto Condensed" w:cs="Calibri"/>
                <w:sz w:val="20"/>
                <w:szCs w:val="20"/>
              </w:rPr>
              <w:t>t</w:t>
            </w:r>
            <w:r w:rsidRPr="00EC5B43">
              <w:rPr>
                <w:rFonts w:ascii="Roboto Condensed" w:eastAsia="Calibri" w:hAnsi="Roboto Condensed" w:cs="Calibri"/>
                <w:spacing w:val="-1"/>
                <w:sz w:val="20"/>
                <w:szCs w:val="20"/>
              </w:rPr>
              <w:t xml:space="preserve"> </w:t>
            </w:r>
            <w:r w:rsidRPr="00EC5B43">
              <w:rPr>
                <w:rFonts w:ascii="Roboto Condensed" w:eastAsia="Calibri" w:hAnsi="Roboto Condensed" w:cs="Calibri"/>
                <w:spacing w:val="1"/>
                <w:sz w:val="20"/>
                <w:szCs w:val="20"/>
              </w:rPr>
              <w:t>4</w:t>
            </w:r>
            <w:r w:rsidRPr="00EC5B43">
              <w:rPr>
                <w:rFonts w:ascii="Roboto Condensed" w:eastAsia="Calibri" w:hAnsi="Roboto Condensed" w:cs="Calibri"/>
                <w:sz w:val="20"/>
                <w:szCs w:val="20"/>
              </w:rPr>
              <w:t>h</w:t>
            </w:r>
            <w:r w:rsidRPr="00EC5B43">
              <w:rPr>
                <w:rFonts w:ascii="Roboto Condensed" w:eastAsia="Calibri" w:hAnsi="Roboto Condensed" w:cs="Calibri"/>
                <w:spacing w:val="-1"/>
                <w:sz w:val="20"/>
                <w:szCs w:val="20"/>
              </w:rPr>
              <w:t xml:space="preserve"> T</w:t>
            </w:r>
            <w:r w:rsidRPr="00EC5B43">
              <w:rPr>
                <w:rFonts w:ascii="Roboto Condensed" w:eastAsia="Calibri" w:hAnsi="Roboto Condensed" w:cs="Calibri"/>
                <w:sz w:val="20"/>
                <w:szCs w:val="20"/>
              </w:rPr>
              <w:t xml:space="preserve">D avec utilisation d’un </w:t>
            </w:r>
            <w:proofErr w:type="spellStart"/>
            <w:r w:rsidRPr="00EC5B43">
              <w:rPr>
                <w:rFonts w:ascii="Roboto Condensed" w:eastAsia="Calibri" w:hAnsi="Roboto Condensed" w:cs="Calibri"/>
                <w:sz w:val="20"/>
                <w:szCs w:val="20"/>
              </w:rPr>
              <w:t>serious</w:t>
            </w:r>
            <w:proofErr w:type="spellEnd"/>
            <w:r w:rsidRPr="00EC5B43">
              <w:rPr>
                <w:rFonts w:ascii="Roboto Condensed" w:eastAsia="Calibri" w:hAnsi="Roboto Condensed" w:cs="Calibri"/>
                <w:sz w:val="20"/>
                <w:szCs w:val="20"/>
              </w:rPr>
              <w:t xml:space="preserve"> </w:t>
            </w:r>
            <w:proofErr w:type="spellStart"/>
            <w:r w:rsidRPr="00EC5B43">
              <w:rPr>
                <w:rFonts w:ascii="Roboto Condensed" w:eastAsia="Calibri" w:hAnsi="Roboto Condensed" w:cs="Calibri"/>
                <w:sz w:val="20"/>
                <w:szCs w:val="20"/>
              </w:rPr>
              <w:t>game</w:t>
            </w:r>
            <w:proofErr w:type="spellEnd"/>
          </w:p>
        </w:tc>
      </w:tr>
      <w:tr w:rsidR="008E4BE6" w14:paraId="3AAEFED7" w14:textId="77777777" w:rsidTr="006236C0">
        <w:trPr>
          <w:trHeight w:hRule="exact" w:val="984"/>
        </w:trPr>
        <w:tc>
          <w:tcPr>
            <w:tcW w:w="2567" w:type="dxa"/>
            <w:gridSpan w:val="2"/>
            <w:shd w:val="clear" w:color="auto" w:fill="282D46"/>
            <w:vAlign w:val="center"/>
          </w:tcPr>
          <w:p w14:paraId="69106A08" w14:textId="77777777" w:rsidR="008E4BE6" w:rsidRPr="00365096" w:rsidRDefault="008E4BE6" w:rsidP="006236C0">
            <w:pPr>
              <w:tabs>
                <w:tab w:val="left" w:pos="1240"/>
              </w:tabs>
              <w:spacing w:after="0" w:line="240" w:lineRule="auto"/>
              <w:ind w:left="97" w:right="-20"/>
              <w:rPr>
                <w:rFonts w:ascii="Roboto Condensed" w:eastAsia="Calibri" w:hAnsi="Roboto Condensed" w:cs="Calibri"/>
                <w:b/>
                <w:color w:val="FFFFFF" w:themeColor="background1"/>
              </w:rPr>
            </w:pPr>
            <w:r w:rsidRPr="00365096">
              <w:rPr>
                <w:rFonts w:ascii="Roboto Condensed" w:eastAsia="Calibri" w:hAnsi="Roboto Condensed" w:cs="Calibri"/>
                <w:b/>
                <w:bCs/>
                <w:color w:val="FFFFFF" w:themeColor="background1"/>
                <w:spacing w:val="-1"/>
                <w:position w:val="1"/>
              </w:rPr>
              <w:t>Moda</w:t>
            </w:r>
            <w:r w:rsidRPr="00365096">
              <w:rPr>
                <w:rFonts w:ascii="Roboto Condensed" w:eastAsia="Calibri" w:hAnsi="Roboto Condensed" w:cs="Calibri"/>
                <w:b/>
                <w:bCs/>
                <w:color w:val="FFFFFF" w:themeColor="background1"/>
                <w:spacing w:val="1"/>
                <w:position w:val="1"/>
              </w:rPr>
              <w:t>li</w:t>
            </w:r>
            <w:r w:rsidRPr="00365096">
              <w:rPr>
                <w:rFonts w:ascii="Roboto Condensed" w:eastAsia="Calibri" w:hAnsi="Roboto Condensed" w:cs="Calibri"/>
                <w:b/>
                <w:bCs/>
                <w:color w:val="FFFFFF" w:themeColor="background1"/>
                <w:position w:val="1"/>
              </w:rPr>
              <w:t xml:space="preserve">tés </w:t>
            </w:r>
            <w:r w:rsidRPr="00365096">
              <w:rPr>
                <w:rFonts w:ascii="Roboto Condensed" w:eastAsia="Calibri" w:hAnsi="Roboto Condensed" w:cs="Calibri"/>
                <w:b/>
                <w:bCs/>
                <w:color w:val="FFFFFF" w:themeColor="background1"/>
                <w:spacing w:val="-1"/>
                <w:position w:val="1"/>
              </w:rPr>
              <w:t>d</w:t>
            </w:r>
            <w:r w:rsidRPr="00365096">
              <w:rPr>
                <w:rFonts w:ascii="Roboto Condensed" w:eastAsia="Calibri" w:hAnsi="Roboto Condensed" w:cs="Calibri"/>
                <w:b/>
                <w:bCs/>
                <w:color w:val="FFFFFF" w:themeColor="background1"/>
                <w:position w:val="1"/>
              </w:rPr>
              <w:t>’</w:t>
            </w:r>
            <w:r w:rsidRPr="00365096">
              <w:rPr>
                <w:rFonts w:ascii="Roboto Condensed" w:eastAsia="Calibri" w:hAnsi="Roboto Condensed" w:cs="Calibri"/>
                <w:b/>
                <w:bCs/>
                <w:color w:val="FFFFFF" w:themeColor="background1"/>
                <w:spacing w:val="-2"/>
                <w:position w:val="1"/>
              </w:rPr>
              <w:t>é</w:t>
            </w:r>
            <w:r w:rsidRPr="00365096">
              <w:rPr>
                <w:rFonts w:ascii="Roboto Condensed" w:eastAsia="Calibri" w:hAnsi="Roboto Condensed" w:cs="Calibri"/>
                <w:b/>
                <w:bCs/>
                <w:color w:val="FFFFFF" w:themeColor="background1"/>
                <w:spacing w:val="1"/>
                <w:position w:val="1"/>
              </w:rPr>
              <w:t>v</w:t>
            </w:r>
            <w:r w:rsidRPr="00365096">
              <w:rPr>
                <w:rFonts w:ascii="Roboto Condensed" w:eastAsia="Calibri" w:hAnsi="Roboto Condensed" w:cs="Calibri"/>
                <w:b/>
                <w:bCs/>
                <w:color w:val="FFFFFF" w:themeColor="background1"/>
                <w:spacing w:val="-1"/>
                <w:position w:val="1"/>
              </w:rPr>
              <w:t>a</w:t>
            </w:r>
            <w:r w:rsidRPr="00365096">
              <w:rPr>
                <w:rFonts w:ascii="Roboto Condensed" w:eastAsia="Calibri" w:hAnsi="Roboto Condensed" w:cs="Calibri"/>
                <w:b/>
                <w:bCs/>
                <w:color w:val="FFFFFF" w:themeColor="background1"/>
                <w:spacing w:val="1"/>
                <w:position w:val="1"/>
              </w:rPr>
              <w:t>l</w:t>
            </w:r>
            <w:r w:rsidRPr="00365096">
              <w:rPr>
                <w:rFonts w:ascii="Roboto Condensed" w:eastAsia="Calibri" w:hAnsi="Roboto Condensed" w:cs="Calibri"/>
                <w:b/>
                <w:bCs/>
                <w:color w:val="FFFFFF" w:themeColor="background1"/>
                <w:spacing w:val="-1"/>
                <w:position w:val="1"/>
              </w:rPr>
              <w:t>ua</w:t>
            </w:r>
            <w:r w:rsidRPr="00365096">
              <w:rPr>
                <w:rFonts w:ascii="Roboto Condensed" w:eastAsia="Calibri" w:hAnsi="Roboto Condensed" w:cs="Calibri"/>
                <w:b/>
                <w:bCs/>
                <w:color w:val="FFFFFF" w:themeColor="background1"/>
                <w:position w:val="1"/>
              </w:rPr>
              <w:t>t</w:t>
            </w:r>
            <w:r w:rsidRPr="00365096">
              <w:rPr>
                <w:rFonts w:ascii="Roboto Condensed" w:eastAsia="Calibri" w:hAnsi="Roboto Condensed" w:cs="Calibri"/>
                <w:b/>
                <w:bCs/>
                <w:color w:val="FFFFFF" w:themeColor="background1"/>
                <w:spacing w:val="1"/>
                <w:position w:val="1"/>
              </w:rPr>
              <w:t>i</w:t>
            </w:r>
            <w:r w:rsidRPr="00365096">
              <w:rPr>
                <w:rFonts w:ascii="Roboto Condensed" w:eastAsia="Calibri" w:hAnsi="Roboto Condensed" w:cs="Calibri"/>
                <w:b/>
                <w:bCs/>
                <w:color w:val="FFFFFF" w:themeColor="background1"/>
                <w:spacing w:val="-1"/>
                <w:position w:val="1"/>
              </w:rPr>
              <w:t>o</w:t>
            </w:r>
            <w:r w:rsidRPr="00365096">
              <w:rPr>
                <w:rFonts w:ascii="Roboto Condensed" w:eastAsia="Calibri" w:hAnsi="Roboto Condensed" w:cs="Calibri"/>
                <w:b/>
                <w:bCs/>
                <w:color w:val="FFFFFF" w:themeColor="background1"/>
                <w:position w:val="1"/>
              </w:rPr>
              <w:t xml:space="preserve">n </w:t>
            </w:r>
            <w:r w:rsidRPr="00365096">
              <w:rPr>
                <w:rFonts w:ascii="Roboto Condensed" w:eastAsia="Calibri" w:hAnsi="Roboto Condensed" w:cs="Calibri"/>
                <w:b/>
                <w:bCs/>
                <w:color w:val="FFFFFF" w:themeColor="background1"/>
                <w:spacing w:val="-1"/>
              </w:rPr>
              <w:t>de</w:t>
            </w:r>
            <w:r w:rsidRPr="00365096">
              <w:rPr>
                <w:rFonts w:ascii="Roboto Condensed" w:eastAsia="Calibri" w:hAnsi="Roboto Condensed" w:cs="Calibri"/>
                <w:b/>
                <w:bCs/>
                <w:color w:val="FFFFFF" w:themeColor="background1"/>
              </w:rPr>
              <w:t xml:space="preserve">s </w:t>
            </w:r>
            <w:r w:rsidRPr="00365096">
              <w:rPr>
                <w:rFonts w:ascii="Roboto Condensed" w:eastAsia="Calibri" w:hAnsi="Roboto Condensed" w:cs="Calibri"/>
                <w:b/>
                <w:bCs/>
                <w:color w:val="FFFFFF" w:themeColor="background1"/>
                <w:spacing w:val="-1"/>
              </w:rPr>
              <w:t>a</w:t>
            </w:r>
            <w:r w:rsidRPr="00365096">
              <w:rPr>
                <w:rFonts w:ascii="Roboto Condensed" w:eastAsia="Calibri" w:hAnsi="Roboto Condensed" w:cs="Calibri"/>
                <w:b/>
                <w:bCs/>
                <w:color w:val="FFFFFF" w:themeColor="background1"/>
                <w:spacing w:val="1"/>
              </w:rPr>
              <w:t>c</w:t>
            </w:r>
            <w:r w:rsidRPr="00365096">
              <w:rPr>
                <w:rFonts w:ascii="Roboto Condensed" w:eastAsia="Calibri" w:hAnsi="Roboto Condensed" w:cs="Calibri"/>
                <w:b/>
                <w:bCs/>
                <w:color w:val="FFFFFF" w:themeColor="background1"/>
                <w:spacing w:val="-1"/>
              </w:rPr>
              <w:t>qu</w:t>
            </w:r>
            <w:r w:rsidRPr="00365096">
              <w:rPr>
                <w:rFonts w:ascii="Roboto Condensed" w:eastAsia="Calibri" w:hAnsi="Roboto Condensed" w:cs="Calibri"/>
                <w:b/>
                <w:bCs/>
                <w:color w:val="FFFFFF" w:themeColor="background1"/>
                <w:spacing w:val="1"/>
              </w:rPr>
              <w:t>i</w:t>
            </w:r>
            <w:r w:rsidRPr="00365096">
              <w:rPr>
                <w:rFonts w:ascii="Roboto Condensed" w:eastAsia="Calibri" w:hAnsi="Roboto Condensed" w:cs="Calibri"/>
                <w:b/>
                <w:bCs/>
                <w:color w:val="FFFFFF" w:themeColor="background1"/>
              </w:rPr>
              <w:t xml:space="preserve">s </w:t>
            </w:r>
            <w:r w:rsidRPr="00365096">
              <w:rPr>
                <w:rFonts w:ascii="Roboto Condensed" w:eastAsia="Calibri" w:hAnsi="Roboto Condensed" w:cs="Calibri"/>
                <w:b/>
                <w:bCs/>
                <w:color w:val="FFFFFF" w:themeColor="background1"/>
                <w:spacing w:val="-1"/>
              </w:rPr>
              <w:t>d</w:t>
            </w:r>
            <w:r w:rsidRPr="00365096">
              <w:rPr>
                <w:rFonts w:ascii="Roboto Condensed" w:eastAsia="Calibri" w:hAnsi="Roboto Condensed" w:cs="Calibri"/>
                <w:b/>
                <w:bCs/>
                <w:color w:val="FFFFFF" w:themeColor="background1"/>
              </w:rPr>
              <w:t>’a</w:t>
            </w:r>
            <w:r w:rsidRPr="00365096">
              <w:rPr>
                <w:rFonts w:ascii="Roboto Condensed" w:eastAsia="Calibri" w:hAnsi="Roboto Condensed" w:cs="Calibri"/>
                <w:b/>
                <w:bCs/>
                <w:color w:val="FFFFFF" w:themeColor="background1"/>
                <w:spacing w:val="-1"/>
              </w:rPr>
              <w:t>pp</w:t>
            </w:r>
            <w:r w:rsidRPr="00365096">
              <w:rPr>
                <w:rFonts w:ascii="Roboto Condensed" w:eastAsia="Calibri" w:hAnsi="Roboto Condensed" w:cs="Calibri"/>
                <w:b/>
                <w:bCs/>
                <w:color w:val="FFFFFF" w:themeColor="background1"/>
                <w:spacing w:val="1"/>
              </w:rPr>
              <w:t>r</w:t>
            </w:r>
            <w:r w:rsidRPr="00365096">
              <w:rPr>
                <w:rFonts w:ascii="Roboto Condensed" w:eastAsia="Calibri" w:hAnsi="Roboto Condensed" w:cs="Calibri"/>
                <w:b/>
                <w:bCs/>
                <w:color w:val="FFFFFF" w:themeColor="background1"/>
                <w:spacing w:val="-1"/>
              </w:rPr>
              <w:t>en</w:t>
            </w:r>
            <w:r w:rsidRPr="00365096">
              <w:rPr>
                <w:rFonts w:ascii="Roboto Condensed" w:eastAsia="Calibri" w:hAnsi="Roboto Condensed" w:cs="Calibri"/>
                <w:b/>
                <w:bCs/>
                <w:color w:val="FFFFFF" w:themeColor="background1"/>
              </w:rPr>
              <w:t>t</w:t>
            </w:r>
            <w:r w:rsidRPr="00365096">
              <w:rPr>
                <w:rFonts w:ascii="Roboto Condensed" w:eastAsia="Calibri" w:hAnsi="Roboto Condensed" w:cs="Calibri"/>
                <w:b/>
                <w:bCs/>
                <w:color w:val="FFFFFF" w:themeColor="background1"/>
                <w:spacing w:val="1"/>
              </w:rPr>
              <w:t>i</w:t>
            </w:r>
            <w:r w:rsidRPr="00365096">
              <w:rPr>
                <w:rFonts w:ascii="Roboto Condensed" w:eastAsia="Calibri" w:hAnsi="Roboto Condensed" w:cs="Calibri"/>
                <w:b/>
                <w:bCs/>
                <w:color w:val="FFFFFF" w:themeColor="background1"/>
              </w:rPr>
              <w:t>ss</w:t>
            </w:r>
            <w:r w:rsidRPr="00365096">
              <w:rPr>
                <w:rFonts w:ascii="Roboto Condensed" w:eastAsia="Calibri" w:hAnsi="Roboto Condensed" w:cs="Calibri"/>
                <w:b/>
                <w:bCs/>
                <w:color w:val="FFFFFF" w:themeColor="background1"/>
                <w:spacing w:val="-1"/>
              </w:rPr>
              <w:t>a</w:t>
            </w:r>
            <w:r w:rsidRPr="00365096">
              <w:rPr>
                <w:rFonts w:ascii="Roboto Condensed" w:eastAsia="Calibri" w:hAnsi="Roboto Condensed" w:cs="Calibri"/>
                <w:b/>
                <w:bCs/>
                <w:color w:val="FFFFFF" w:themeColor="background1"/>
                <w:spacing w:val="1"/>
              </w:rPr>
              <w:t>g</w:t>
            </w:r>
            <w:r w:rsidRPr="00365096">
              <w:rPr>
                <w:rFonts w:ascii="Roboto Condensed" w:eastAsia="Calibri" w:hAnsi="Roboto Condensed" w:cs="Calibri"/>
                <w:b/>
                <w:bCs/>
                <w:color w:val="FFFFFF" w:themeColor="background1"/>
              </w:rPr>
              <w:t>e</w:t>
            </w:r>
          </w:p>
        </w:tc>
        <w:tc>
          <w:tcPr>
            <w:tcW w:w="7073" w:type="dxa"/>
            <w:gridSpan w:val="3"/>
            <w:shd w:val="clear" w:color="auto" w:fill="F1E5F7"/>
            <w:vAlign w:val="center"/>
          </w:tcPr>
          <w:p w14:paraId="35C0A60D" w14:textId="77777777" w:rsidR="008E4BE6" w:rsidRPr="00EC5B43" w:rsidRDefault="008E4BE6" w:rsidP="006236C0">
            <w:pPr>
              <w:spacing w:after="0" w:line="240" w:lineRule="auto"/>
              <w:ind w:left="102" w:right="318"/>
              <w:rPr>
                <w:rFonts w:ascii="Roboto Condensed" w:hAnsi="Roboto Condensed"/>
                <w:sz w:val="20"/>
                <w:szCs w:val="20"/>
              </w:rPr>
            </w:pPr>
            <w:r w:rsidRPr="00EC5B43">
              <w:rPr>
                <w:rFonts w:ascii="Roboto Condensed" w:eastAsia="Calibri" w:hAnsi="Roboto Condensed" w:cs="Calibri"/>
                <w:position w:val="1"/>
                <w:sz w:val="20"/>
                <w:szCs w:val="20"/>
              </w:rPr>
              <w:t>1</w:t>
            </w:r>
            <w:r w:rsidRPr="00EC5B43">
              <w:rPr>
                <w:rFonts w:ascii="Roboto Condensed" w:eastAsia="Calibri" w:hAnsi="Roboto Condensed" w:cs="Calibri"/>
                <w:spacing w:val="2"/>
                <w:position w:val="1"/>
                <w:sz w:val="20"/>
                <w:szCs w:val="20"/>
              </w:rPr>
              <w:t xml:space="preserve"> </w:t>
            </w:r>
            <w:r w:rsidRPr="00EC5B43">
              <w:rPr>
                <w:rFonts w:ascii="Roboto Condensed" w:eastAsia="Calibri" w:hAnsi="Roboto Condensed" w:cs="Calibri"/>
                <w:spacing w:val="-2"/>
                <w:position w:val="1"/>
                <w:sz w:val="20"/>
                <w:szCs w:val="20"/>
              </w:rPr>
              <w:t>c</w:t>
            </w:r>
            <w:r w:rsidRPr="00EC5B43">
              <w:rPr>
                <w:rFonts w:ascii="Roboto Condensed" w:eastAsia="Calibri" w:hAnsi="Roboto Condensed" w:cs="Calibri"/>
                <w:spacing w:val="1"/>
                <w:position w:val="1"/>
                <w:sz w:val="20"/>
                <w:szCs w:val="20"/>
              </w:rPr>
              <w:t>o</w:t>
            </w:r>
            <w:r w:rsidRPr="00EC5B43">
              <w:rPr>
                <w:rFonts w:ascii="Roboto Condensed" w:eastAsia="Calibri" w:hAnsi="Roboto Condensed" w:cs="Calibri"/>
                <w:spacing w:val="-1"/>
                <w:position w:val="1"/>
                <w:sz w:val="20"/>
                <w:szCs w:val="20"/>
              </w:rPr>
              <w:t>n</w:t>
            </w:r>
            <w:r w:rsidRPr="00EC5B43">
              <w:rPr>
                <w:rFonts w:ascii="Roboto Condensed" w:eastAsia="Calibri" w:hAnsi="Roboto Condensed" w:cs="Calibri"/>
                <w:position w:val="1"/>
                <w:sz w:val="20"/>
                <w:szCs w:val="20"/>
              </w:rPr>
              <w:t>t</w:t>
            </w:r>
            <w:r w:rsidRPr="00EC5B43">
              <w:rPr>
                <w:rFonts w:ascii="Roboto Condensed" w:eastAsia="Calibri" w:hAnsi="Roboto Condensed" w:cs="Calibri"/>
                <w:spacing w:val="-2"/>
                <w:position w:val="1"/>
                <w:sz w:val="20"/>
                <w:szCs w:val="20"/>
              </w:rPr>
              <w:t>r</w:t>
            </w:r>
            <w:r w:rsidRPr="00EC5B43">
              <w:rPr>
                <w:rFonts w:ascii="Roboto Condensed" w:eastAsia="Calibri" w:hAnsi="Roboto Condensed" w:cs="Calibri"/>
                <w:spacing w:val="1"/>
                <w:position w:val="1"/>
                <w:sz w:val="20"/>
                <w:szCs w:val="20"/>
              </w:rPr>
              <w:t>ô</w:t>
            </w:r>
            <w:r w:rsidRPr="00EC5B43">
              <w:rPr>
                <w:rFonts w:ascii="Roboto Condensed" w:eastAsia="Calibri" w:hAnsi="Roboto Condensed" w:cs="Calibri"/>
                <w:position w:val="1"/>
                <w:sz w:val="20"/>
                <w:szCs w:val="20"/>
              </w:rPr>
              <w:t>le</w:t>
            </w:r>
            <w:r w:rsidRPr="00EC5B43">
              <w:rPr>
                <w:rFonts w:ascii="Roboto Condensed" w:eastAsia="Calibri" w:hAnsi="Roboto Condensed" w:cs="Calibri"/>
                <w:spacing w:val="1"/>
                <w:position w:val="1"/>
                <w:sz w:val="20"/>
                <w:szCs w:val="20"/>
              </w:rPr>
              <w:t xml:space="preserve"> </w:t>
            </w:r>
            <w:r w:rsidRPr="00EC5B43">
              <w:rPr>
                <w:rFonts w:ascii="Roboto Condensed" w:eastAsia="Calibri" w:hAnsi="Roboto Condensed" w:cs="Calibri"/>
                <w:spacing w:val="-1"/>
                <w:position w:val="1"/>
                <w:sz w:val="20"/>
                <w:szCs w:val="20"/>
              </w:rPr>
              <w:t>d</w:t>
            </w:r>
            <w:r w:rsidRPr="00EC5B43">
              <w:rPr>
                <w:rFonts w:ascii="Roboto Condensed" w:eastAsia="Calibri" w:hAnsi="Roboto Condensed" w:cs="Calibri"/>
                <w:position w:val="1"/>
                <w:sz w:val="20"/>
                <w:szCs w:val="20"/>
              </w:rPr>
              <w:t>e</w:t>
            </w:r>
            <w:r w:rsidRPr="00EC5B43">
              <w:rPr>
                <w:rFonts w:ascii="Roboto Condensed" w:eastAsia="Calibri" w:hAnsi="Roboto Condensed" w:cs="Calibri"/>
                <w:spacing w:val="-2"/>
                <w:position w:val="1"/>
                <w:sz w:val="20"/>
                <w:szCs w:val="20"/>
              </w:rPr>
              <w:t xml:space="preserve"> </w:t>
            </w:r>
            <w:r w:rsidRPr="00EC5B43">
              <w:rPr>
                <w:rFonts w:ascii="Roboto Condensed" w:eastAsia="Calibri" w:hAnsi="Roboto Condensed" w:cs="Calibri"/>
                <w:spacing w:val="1"/>
                <w:position w:val="1"/>
                <w:sz w:val="20"/>
                <w:szCs w:val="20"/>
              </w:rPr>
              <w:t>3</w:t>
            </w:r>
            <w:r w:rsidRPr="00EC5B43">
              <w:rPr>
                <w:rFonts w:ascii="Roboto Condensed" w:eastAsia="Calibri" w:hAnsi="Roboto Condensed" w:cs="Calibri"/>
                <w:position w:val="1"/>
                <w:sz w:val="20"/>
                <w:szCs w:val="20"/>
              </w:rPr>
              <w:t>h</w:t>
            </w:r>
            <w:r w:rsidRPr="00EC5B43">
              <w:rPr>
                <w:rFonts w:ascii="Roboto Condensed" w:eastAsia="Calibri" w:hAnsi="Roboto Condensed" w:cs="Calibri"/>
                <w:spacing w:val="-1"/>
                <w:position w:val="1"/>
                <w:sz w:val="20"/>
                <w:szCs w:val="20"/>
              </w:rPr>
              <w:t xml:space="preserve"> </w:t>
            </w:r>
            <w:r w:rsidRPr="00EC5B43">
              <w:rPr>
                <w:rFonts w:ascii="Roboto Condensed" w:eastAsia="Calibri" w:hAnsi="Roboto Condensed" w:cs="Calibri"/>
                <w:spacing w:val="-2"/>
                <w:position w:val="1"/>
                <w:sz w:val="20"/>
                <w:szCs w:val="20"/>
              </w:rPr>
              <w:t>a</w:t>
            </w:r>
            <w:r w:rsidRPr="00EC5B43">
              <w:rPr>
                <w:rFonts w:ascii="Roboto Condensed" w:eastAsia="Calibri" w:hAnsi="Roboto Condensed" w:cs="Calibri"/>
                <w:spacing w:val="1"/>
                <w:position w:val="1"/>
                <w:sz w:val="20"/>
                <w:szCs w:val="20"/>
              </w:rPr>
              <w:t>v</w:t>
            </w:r>
            <w:r w:rsidRPr="00EC5B43">
              <w:rPr>
                <w:rFonts w:ascii="Roboto Condensed" w:eastAsia="Calibri" w:hAnsi="Roboto Condensed" w:cs="Calibri"/>
                <w:spacing w:val="-2"/>
                <w:position w:val="1"/>
                <w:sz w:val="20"/>
                <w:szCs w:val="20"/>
              </w:rPr>
              <w:t>e</w:t>
            </w:r>
            <w:r w:rsidRPr="00EC5B43">
              <w:rPr>
                <w:rFonts w:ascii="Roboto Condensed" w:eastAsia="Calibri" w:hAnsi="Roboto Condensed" w:cs="Calibri"/>
                <w:position w:val="1"/>
                <w:sz w:val="20"/>
                <w:szCs w:val="20"/>
              </w:rPr>
              <w:t>c</w:t>
            </w:r>
            <w:r w:rsidRPr="00EC5B43">
              <w:rPr>
                <w:rFonts w:ascii="Roboto Condensed" w:eastAsia="Calibri" w:hAnsi="Roboto Condensed" w:cs="Calibri"/>
                <w:spacing w:val="1"/>
                <w:position w:val="1"/>
                <w:sz w:val="20"/>
                <w:szCs w:val="20"/>
              </w:rPr>
              <w:t xml:space="preserve"> </w:t>
            </w:r>
            <w:r w:rsidRPr="00EC5B43">
              <w:rPr>
                <w:rFonts w:ascii="Roboto Condensed" w:eastAsia="Calibri" w:hAnsi="Roboto Condensed" w:cs="Calibri"/>
                <w:spacing w:val="-1"/>
                <w:position w:val="1"/>
                <w:sz w:val="20"/>
                <w:szCs w:val="20"/>
              </w:rPr>
              <w:t>do</w:t>
            </w:r>
            <w:r w:rsidRPr="00EC5B43">
              <w:rPr>
                <w:rFonts w:ascii="Roboto Condensed" w:eastAsia="Calibri" w:hAnsi="Roboto Condensed" w:cs="Calibri"/>
                <w:position w:val="1"/>
                <w:sz w:val="20"/>
                <w:szCs w:val="20"/>
              </w:rPr>
              <w:t>cument</w:t>
            </w:r>
            <w:r w:rsidRPr="00EC5B43">
              <w:rPr>
                <w:rFonts w:ascii="Roboto Condensed" w:eastAsia="Calibri" w:hAnsi="Roboto Condensed" w:cs="Calibri"/>
                <w:spacing w:val="-2"/>
                <w:position w:val="1"/>
                <w:sz w:val="20"/>
                <w:szCs w:val="20"/>
              </w:rPr>
              <w:t xml:space="preserve"> sur une étude de cas </w:t>
            </w:r>
            <w:r w:rsidRPr="00EC5B43">
              <w:rPr>
                <w:rFonts w:ascii="Roboto Condensed" w:eastAsia="Calibri" w:hAnsi="Roboto Condensed" w:cs="Calibri"/>
                <w:position w:val="1"/>
                <w:sz w:val="20"/>
                <w:szCs w:val="20"/>
              </w:rPr>
              <w:t>avec questions sur chacun des champs vus dans le module (RSE, philo, ESS)</w:t>
            </w:r>
          </w:p>
        </w:tc>
      </w:tr>
      <w:tr w:rsidR="008E4BE6" w14:paraId="28BD5564" w14:textId="77777777" w:rsidTr="006236C0">
        <w:trPr>
          <w:trHeight w:hRule="exact" w:val="355"/>
        </w:trPr>
        <w:tc>
          <w:tcPr>
            <w:tcW w:w="2567" w:type="dxa"/>
            <w:gridSpan w:val="2"/>
            <w:shd w:val="clear" w:color="auto" w:fill="282D46"/>
            <w:vAlign w:val="center"/>
          </w:tcPr>
          <w:p w14:paraId="667347D5" w14:textId="77777777" w:rsidR="008E4BE6" w:rsidRPr="00365096" w:rsidRDefault="008E4BE6" w:rsidP="006236C0">
            <w:pPr>
              <w:spacing w:after="0" w:line="240" w:lineRule="auto"/>
              <w:ind w:left="97" w:right="-20"/>
              <w:rPr>
                <w:rFonts w:ascii="Roboto Condensed" w:eastAsia="Calibri" w:hAnsi="Roboto Condensed" w:cs="Calibri"/>
                <w:b/>
                <w:color w:val="FFFFFF" w:themeColor="background1"/>
              </w:rPr>
            </w:pPr>
            <w:r w:rsidRPr="00365096">
              <w:rPr>
                <w:rFonts w:ascii="Roboto Condensed" w:eastAsia="Calibri" w:hAnsi="Roboto Condensed" w:cs="Calibri"/>
                <w:b/>
                <w:bCs/>
                <w:color w:val="FFFFFF" w:themeColor="background1"/>
                <w:position w:val="1"/>
              </w:rPr>
              <w:t>Res</w:t>
            </w:r>
            <w:r w:rsidRPr="00365096">
              <w:rPr>
                <w:rFonts w:ascii="Roboto Condensed" w:eastAsia="Calibri" w:hAnsi="Roboto Condensed" w:cs="Calibri"/>
                <w:b/>
                <w:bCs/>
                <w:color w:val="FFFFFF" w:themeColor="background1"/>
                <w:spacing w:val="1"/>
                <w:position w:val="1"/>
              </w:rPr>
              <w:t>s</w:t>
            </w:r>
            <w:r w:rsidRPr="00365096">
              <w:rPr>
                <w:rFonts w:ascii="Roboto Condensed" w:eastAsia="Calibri" w:hAnsi="Roboto Condensed" w:cs="Calibri"/>
                <w:b/>
                <w:bCs/>
                <w:color w:val="FFFFFF" w:themeColor="background1"/>
                <w:spacing w:val="-1"/>
                <w:position w:val="1"/>
              </w:rPr>
              <w:t>ou</w:t>
            </w:r>
            <w:r w:rsidRPr="00365096">
              <w:rPr>
                <w:rFonts w:ascii="Roboto Condensed" w:eastAsia="Calibri" w:hAnsi="Roboto Condensed" w:cs="Calibri"/>
                <w:b/>
                <w:bCs/>
                <w:color w:val="FFFFFF" w:themeColor="background1"/>
                <w:spacing w:val="-2"/>
                <w:position w:val="1"/>
              </w:rPr>
              <w:t>r</w:t>
            </w:r>
            <w:r w:rsidRPr="00365096">
              <w:rPr>
                <w:rFonts w:ascii="Roboto Condensed" w:eastAsia="Calibri" w:hAnsi="Roboto Condensed" w:cs="Calibri"/>
                <w:b/>
                <w:bCs/>
                <w:color w:val="FFFFFF" w:themeColor="background1"/>
                <w:spacing w:val="1"/>
                <w:position w:val="1"/>
              </w:rPr>
              <w:t>c</w:t>
            </w:r>
            <w:r w:rsidRPr="00365096">
              <w:rPr>
                <w:rFonts w:ascii="Roboto Condensed" w:eastAsia="Calibri" w:hAnsi="Roboto Condensed" w:cs="Calibri"/>
                <w:b/>
                <w:bCs/>
                <w:color w:val="FFFFFF" w:themeColor="background1"/>
                <w:spacing w:val="-1"/>
                <w:position w:val="1"/>
              </w:rPr>
              <w:t>e</w:t>
            </w:r>
            <w:r w:rsidRPr="00365096">
              <w:rPr>
                <w:rFonts w:ascii="Roboto Condensed" w:eastAsia="Calibri" w:hAnsi="Roboto Condensed" w:cs="Calibri"/>
                <w:b/>
                <w:bCs/>
                <w:color w:val="FFFFFF" w:themeColor="background1"/>
                <w:position w:val="1"/>
              </w:rPr>
              <w:t>s</w:t>
            </w:r>
            <w:r w:rsidRPr="00365096">
              <w:rPr>
                <w:rFonts w:ascii="Roboto Condensed" w:eastAsia="Calibri" w:hAnsi="Roboto Condensed" w:cs="Calibri"/>
                <w:b/>
                <w:bCs/>
                <w:color w:val="FFFFFF" w:themeColor="background1"/>
                <w:spacing w:val="1"/>
                <w:position w:val="1"/>
              </w:rPr>
              <w:t xml:space="preserve"> </w:t>
            </w:r>
            <w:r w:rsidRPr="00365096">
              <w:rPr>
                <w:rFonts w:ascii="Roboto Condensed" w:eastAsia="Calibri" w:hAnsi="Roboto Condensed" w:cs="Calibri"/>
                <w:b/>
                <w:bCs/>
                <w:color w:val="FFFFFF" w:themeColor="background1"/>
                <w:position w:val="1"/>
              </w:rPr>
              <w:t>-</w:t>
            </w:r>
            <w:r w:rsidRPr="00365096">
              <w:rPr>
                <w:rFonts w:ascii="Roboto Condensed" w:eastAsia="Calibri" w:hAnsi="Roboto Condensed" w:cs="Calibri"/>
                <w:b/>
                <w:bCs/>
                <w:color w:val="FFFFFF" w:themeColor="background1"/>
                <w:spacing w:val="-2"/>
                <w:position w:val="1"/>
              </w:rPr>
              <w:t xml:space="preserve"> </w:t>
            </w:r>
            <w:r w:rsidRPr="00365096">
              <w:rPr>
                <w:rFonts w:ascii="Roboto Condensed" w:eastAsia="Calibri" w:hAnsi="Roboto Condensed" w:cs="Calibri"/>
                <w:b/>
                <w:bCs/>
                <w:color w:val="FFFFFF" w:themeColor="background1"/>
                <w:spacing w:val="1"/>
                <w:position w:val="1"/>
              </w:rPr>
              <w:t>r</w:t>
            </w:r>
            <w:r w:rsidRPr="00365096">
              <w:rPr>
                <w:rFonts w:ascii="Roboto Condensed" w:eastAsia="Calibri" w:hAnsi="Roboto Condensed" w:cs="Calibri"/>
                <w:b/>
                <w:bCs/>
                <w:color w:val="FFFFFF" w:themeColor="background1"/>
                <w:spacing w:val="-1"/>
                <w:position w:val="1"/>
              </w:rPr>
              <w:t>é</w:t>
            </w:r>
            <w:r w:rsidRPr="00365096">
              <w:rPr>
                <w:rFonts w:ascii="Roboto Condensed" w:eastAsia="Calibri" w:hAnsi="Roboto Condensed" w:cs="Calibri"/>
                <w:b/>
                <w:bCs/>
                <w:color w:val="FFFFFF" w:themeColor="background1"/>
                <w:position w:val="1"/>
              </w:rPr>
              <w:t>f</w:t>
            </w:r>
            <w:r w:rsidRPr="00365096">
              <w:rPr>
                <w:rFonts w:ascii="Roboto Condensed" w:eastAsia="Calibri" w:hAnsi="Roboto Condensed" w:cs="Calibri"/>
                <w:b/>
                <w:bCs/>
                <w:color w:val="FFFFFF" w:themeColor="background1"/>
                <w:spacing w:val="-1"/>
                <w:position w:val="1"/>
              </w:rPr>
              <w:t>é</w:t>
            </w:r>
            <w:r w:rsidRPr="00365096">
              <w:rPr>
                <w:rFonts w:ascii="Roboto Condensed" w:eastAsia="Calibri" w:hAnsi="Roboto Condensed" w:cs="Calibri"/>
                <w:b/>
                <w:bCs/>
                <w:color w:val="FFFFFF" w:themeColor="background1"/>
                <w:spacing w:val="1"/>
                <w:position w:val="1"/>
              </w:rPr>
              <w:t>r</w:t>
            </w:r>
            <w:r w:rsidRPr="00365096">
              <w:rPr>
                <w:rFonts w:ascii="Roboto Condensed" w:eastAsia="Calibri" w:hAnsi="Roboto Condensed" w:cs="Calibri"/>
                <w:b/>
                <w:bCs/>
                <w:color w:val="FFFFFF" w:themeColor="background1"/>
                <w:spacing w:val="-1"/>
                <w:position w:val="1"/>
              </w:rPr>
              <w:t>en</w:t>
            </w:r>
            <w:r w:rsidRPr="00365096">
              <w:rPr>
                <w:rFonts w:ascii="Roboto Condensed" w:eastAsia="Calibri" w:hAnsi="Roboto Condensed" w:cs="Calibri"/>
                <w:b/>
                <w:bCs/>
                <w:color w:val="FFFFFF" w:themeColor="background1"/>
                <w:spacing w:val="1"/>
                <w:position w:val="1"/>
              </w:rPr>
              <w:t>c</w:t>
            </w:r>
            <w:r w:rsidRPr="00365096">
              <w:rPr>
                <w:rFonts w:ascii="Roboto Condensed" w:eastAsia="Calibri" w:hAnsi="Roboto Condensed" w:cs="Calibri"/>
                <w:b/>
                <w:bCs/>
                <w:color w:val="FFFFFF" w:themeColor="background1"/>
                <w:spacing w:val="-3"/>
                <w:position w:val="1"/>
              </w:rPr>
              <w:t>e</w:t>
            </w:r>
            <w:r w:rsidRPr="00365096">
              <w:rPr>
                <w:rFonts w:ascii="Roboto Condensed" w:eastAsia="Calibri" w:hAnsi="Roboto Condensed" w:cs="Calibri"/>
                <w:b/>
                <w:bCs/>
                <w:color w:val="FFFFFF" w:themeColor="background1"/>
                <w:position w:val="1"/>
              </w:rPr>
              <w:t>s</w:t>
            </w:r>
          </w:p>
        </w:tc>
        <w:tc>
          <w:tcPr>
            <w:tcW w:w="7073" w:type="dxa"/>
            <w:gridSpan w:val="3"/>
            <w:shd w:val="clear" w:color="auto" w:fill="F1E5F7"/>
            <w:vAlign w:val="center"/>
          </w:tcPr>
          <w:p w14:paraId="6F97AC63" w14:textId="77777777" w:rsidR="008E4BE6" w:rsidRPr="00EC5B43" w:rsidRDefault="008E4BE6" w:rsidP="006236C0">
            <w:pPr>
              <w:spacing w:after="0" w:line="240" w:lineRule="auto"/>
              <w:ind w:left="102" w:right="318"/>
              <w:rPr>
                <w:rFonts w:ascii="Roboto Condensed" w:hAnsi="Roboto Condensed"/>
                <w:sz w:val="20"/>
                <w:szCs w:val="20"/>
              </w:rPr>
            </w:pPr>
            <w:r w:rsidRPr="00EC5B43">
              <w:rPr>
                <w:rFonts w:ascii="Roboto Condensed" w:eastAsia="Calibri" w:hAnsi="Roboto Condensed" w:cs="Calibri"/>
                <w:spacing w:val="1"/>
                <w:position w:val="1"/>
                <w:sz w:val="20"/>
                <w:szCs w:val="20"/>
              </w:rPr>
              <w:t>Do</w:t>
            </w:r>
            <w:r w:rsidRPr="00EC5B43">
              <w:rPr>
                <w:rFonts w:ascii="Roboto Condensed" w:eastAsia="Calibri" w:hAnsi="Roboto Condensed" w:cs="Calibri"/>
                <w:spacing w:val="-1"/>
                <w:position w:val="1"/>
                <w:sz w:val="20"/>
                <w:szCs w:val="20"/>
              </w:rPr>
              <w:t>nn</w:t>
            </w:r>
            <w:r w:rsidRPr="00EC5B43">
              <w:rPr>
                <w:rFonts w:ascii="Roboto Condensed" w:eastAsia="Calibri" w:hAnsi="Roboto Condensed" w:cs="Calibri"/>
                <w:spacing w:val="-2"/>
                <w:position w:val="1"/>
                <w:sz w:val="20"/>
                <w:szCs w:val="20"/>
              </w:rPr>
              <w:t>é</w:t>
            </w:r>
            <w:r w:rsidRPr="00EC5B43">
              <w:rPr>
                <w:rFonts w:ascii="Roboto Condensed" w:eastAsia="Calibri" w:hAnsi="Roboto Condensed" w:cs="Calibri"/>
                <w:position w:val="1"/>
                <w:sz w:val="20"/>
                <w:szCs w:val="20"/>
              </w:rPr>
              <w:t>es</w:t>
            </w:r>
            <w:r w:rsidRPr="00EC5B43">
              <w:rPr>
                <w:rFonts w:ascii="Roboto Condensed" w:eastAsia="Calibri" w:hAnsi="Roboto Condensed" w:cs="Calibri"/>
                <w:spacing w:val="1"/>
                <w:position w:val="1"/>
                <w:sz w:val="20"/>
                <w:szCs w:val="20"/>
              </w:rPr>
              <w:t xml:space="preserve"> </w:t>
            </w:r>
            <w:r w:rsidRPr="00EC5B43">
              <w:rPr>
                <w:rFonts w:ascii="Roboto Condensed" w:eastAsia="Calibri" w:hAnsi="Roboto Condensed" w:cs="Calibri"/>
                <w:spacing w:val="-1"/>
                <w:position w:val="1"/>
                <w:sz w:val="20"/>
                <w:szCs w:val="20"/>
              </w:rPr>
              <w:t>p</w:t>
            </w:r>
            <w:r w:rsidRPr="00EC5B43">
              <w:rPr>
                <w:rFonts w:ascii="Roboto Condensed" w:eastAsia="Calibri" w:hAnsi="Roboto Condensed" w:cs="Calibri"/>
                <w:position w:val="1"/>
                <w:sz w:val="20"/>
                <w:szCs w:val="20"/>
              </w:rPr>
              <w:t>en</w:t>
            </w:r>
            <w:r w:rsidRPr="00EC5B43">
              <w:rPr>
                <w:rFonts w:ascii="Roboto Condensed" w:eastAsia="Calibri" w:hAnsi="Roboto Condensed" w:cs="Calibri"/>
                <w:spacing w:val="-1"/>
                <w:position w:val="1"/>
                <w:sz w:val="20"/>
                <w:szCs w:val="20"/>
              </w:rPr>
              <w:t>d</w:t>
            </w:r>
            <w:r w:rsidRPr="00EC5B43">
              <w:rPr>
                <w:rFonts w:ascii="Roboto Condensed" w:eastAsia="Calibri" w:hAnsi="Roboto Condensed" w:cs="Calibri"/>
                <w:position w:val="1"/>
                <w:sz w:val="20"/>
                <w:szCs w:val="20"/>
              </w:rPr>
              <w:t>a</w:t>
            </w:r>
            <w:r w:rsidRPr="00EC5B43">
              <w:rPr>
                <w:rFonts w:ascii="Roboto Condensed" w:eastAsia="Calibri" w:hAnsi="Roboto Condensed" w:cs="Calibri"/>
                <w:spacing w:val="-1"/>
                <w:position w:val="1"/>
                <w:sz w:val="20"/>
                <w:szCs w:val="20"/>
              </w:rPr>
              <w:t>n</w:t>
            </w:r>
            <w:r w:rsidRPr="00EC5B43">
              <w:rPr>
                <w:rFonts w:ascii="Roboto Condensed" w:eastAsia="Calibri" w:hAnsi="Roboto Condensed" w:cs="Calibri"/>
                <w:position w:val="1"/>
                <w:sz w:val="20"/>
                <w:szCs w:val="20"/>
              </w:rPr>
              <w:t>t</w:t>
            </w:r>
            <w:r w:rsidRPr="00EC5B43">
              <w:rPr>
                <w:rFonts w:ascii="Roboto Condensed" w:eastAsia="Calibri" w:hAnsi="Roboto Condensed" w:cs="Calibri"/>
                <w:spacing w:val="-2"/>
                <w:position w:val="1"/>
                <w:sz w:val="20"/>
                <w:szCs w:val="20"/>
              </w:rPr>
              <w:t xml:space="preserve"> </w:t>
            </w:r>
            <w:r w:rsidRPr="00EC5B43">
              <w:rPr>
                <w:rFonts w:ascii="Roboto Condensed" w:eastAsia="Calibri" w:hAnsi="Roboto Condensed" w:cs="Calibri"/>
                <w:position w:val="1"/>
                <w:sz w:val="20"/>
                <w:szCs w:val="20"/>
              </w:rPr>
              <w:t>les</w:t>
            </w:r>
            <w:r w:rsidRPr="00EC5B43">
              <w:rPr>
                <w:rFonts w:ascii="Roboto Condensed" w:eastAsia="Calibri" w:hAnsi="Roboto Condensed" w:cs="Calibri"/>
                <w:spacing w:val="-1"/>
                <w:position w:val="1"/>
                <w:sz w:val="20"/>
                <w:szCs w:val="20"/>
              </w:rPr>
              <w:t xml:space="preserve"> </w:t>
            </w:r>
            <w:r w:rsidRPr="00EC5B43">
              <w:rPr>
                <w:rFonts w:ascii="Roboto Condensed" w:eastAsia="Calibri" w:hAnsi="Roboto Condensed" w:cs="Calibri"/>
                <w:position w:val="1"/>
                <w:sz w:val="20"/>
                <w:szCs w:val="20"/>
              </w:rPr>
              <w:t>c</w:t>
            </w:r>
            <w:r w:rsidRPr="00EC5B43">
              <w:rPr>
                <w:rFonts w:ascii="Roboto Condensed" w:eastAsia="Calibri" w:hAnsi="Roboto Condensed" w:cs="Calibri"/>
                <w:spacing w:val="1"/>
                <w:position w:val="1"/>
                <w:sz w:val="20"/>
                <w:szCs w:val="20"/>
              </w:rPr>
              <w:t>o</w:t>
            </w:r>
            <w:r w:rsidRPr="00EC5B43">
              <w:rPr>
                <w:rFonts w:ascii="Roboto Condensed" w:eastAsia="Calibri" w:hAnsi="Roboto Condensed" w:cs="Calibri"/>
                <w:spacing w:val="-1"/>
                <w:position w:val="1"/>
                <w:sz w:val="20"/>
                <w:szCs w:val="20"/>
              </w:rPr>
              <w:t>u</w:t>
            </w:r>
            <w:r w:rsidRPr="00EC5B43">
              <w:rPr>
                <w:rFonts w:ascii="Roboto Condensed" w:eastAsia="Calibri" w:hAnsi="Roboto Condensed" w:cs="Calibri"/>
                <w:position w:val="1"/>
                <w:sz w:val="20"/>
                <w:szCs w:val="20"/>
              </w:rPr>
              <w:t>rs</w:t>
            </w:r>
          </w:p>
        </w:tc>
      </w:tr>
    </w:tbl>
    <w:p w14:paraId="60601913" w14:textId="19E76492" w:rsidR="0035258C" w:rsidRDefault="0035258C"/>
    <w:p w14:paraId="5D0A073C" w14:textId="77777777" w:rsidR="0035258C" w:rsidRDefault="0035258C">
      <w:r>
        <w:br w:type="page"/>
      </w:r>
    </w:p>
    <w:tbl>
      <w:tblPr>
        <w:tblW w:w="9640" w:type="dxa"/>
        <w:tblInd w:w="-152" w:type="dxa"/>
        <w:tblLayout w:type="fixed"/>
        <w:tblCellMar>
          <w:left w:w="0" w:type="dxa"/>
          <w:right w:w="0" w:type="dxa"/>
        </w:tblCellMar>
        <w:tblLook w:val="01E0" w:firstRow="1" w:lastRow="1" w:firstColumn="1" w:lastColumn="1" w:noHBand="0" w:noVBand="0"/>
      </w:tblPr>
      <w:tblGrid>
        <w:gridCol w:w="9640"/>
      </w:tblGrid>
      <w:tr w:rsidR="0035258C" w:rsidRPr="009E01A7" w14:paraId="62112BC0" w14:textId="77777777" w:rsidTr="003A33F7">
        <w:trPr>
          <w:trHeight w:hRule="exact" w:val="524"/>
        </w:trPr>
        <w:tc>
          <w:tcPr>
            <w:tcW w:w="9640" w:type="dxa"/>
            <w:tcBorders>
              <w:top w:val="single" w:sz="8" w:space="0" w:color="6F2F9F"/>
              <w:left w:val="single" w:sz="8" w:space="0" w:color="6F2F9F"/>
              <w:bottom w:val="single" w:sz="8" w:space="0" w:color="6F2F9F"/>
              <w:right w:val="single" w:sz="8" w:space="0" w:color="6F2F9F"/>
            </w:tcBorders>
            <w:shd w:val="clear" w:color="auto" w:fill="62257F"/>
            <w:vAlign w:val="center"/>
          </w:tcPr>
          <w:p w14:paraId="020A5951" w14:textId="60640AB8" w:rsidR="0035258C" w:rsidRPr="00D76AD5" w:rsidRDefault="0035258C" w:rsidP="0076060A">
            <w:pPr>
              <w:spacing w:after="0" w:line="240" w:lineRule="auto"/>
              <w:ind w:left="143" w:right="-23"/>
              <w:jc w:val="center"/>
              <w:rPr>
                <w:rFonts w:ascii="Ando Bold" w:eastAsia="Calibri" w:hAnsi="Ando Bold" w:cs="Calibri"/>
                <w:color w:val="FFFFFF" w:themeColor="background1"/>
                <w:sz w:val="32"/>
                <w:szCs w:val="24"/>
              </w:rPr>
            </w:pPr>
            <w:bookmarkStart w:id="86" w:name="_Hlk150442614"/>
            <w:r w:rsidRPr="00D76AD5">
              <w:rPr>
                <w:rFonts w:ascii="Ando Bold" w:eastAsia="Calibri" w:hAnsi="Ando Bold" w:cs="Calibri"/>
                <w:bCs/>
                <w:color w:val="FFFFFF" w:themeColor="background1"/>
                <w:position w:val="1"/>
                <w:sz w:val="44"/>
                <w:szCs w:val="24"/>
              </w:rPr>
              <w:lastRenderedPageBreak/>
              <w:t>UE9.3 COMP</w:t>
            </w:r>
            <w:r w:rsidR="001B5722" w:rsidRPr="00D76AD5">
              <w:rPr>
                <w:rFonts w:ascii="Ando Bold" w:eastAsia="Calibri" w:hAnsi="Ando Bold" w:cs="Calibri"/>
                <w:bCs/>
                <w:color w:val="FFFFFF" w:themeColor="background1"/>
                <w:position w:val="1"/>
                <w:sz w:val="44"/>
                <w:szCs w:val="24"/>
              </w:rPr>
              <w:t>É</w:t>
            </w:r>
            <w:r w:rsidRPr="00D76AD5">
              <w:rPr>
                <w:rFonts w:ascii="Ando Bold" w:eastAsia="Calibri" w:hAnsi="Ando Bold" w:cs="Calibri"/>
                <w:bCs/>
                <w:color w:val="FFFFFF" w:themeColor="background1"/>
                <w:position w:val="1"/>
                <w:sz w:val="44"/>
                <w:szCs w:val="24"/>
              </w:rPr>
              <w:t>TENCES MANAG</w:t>
            </w:r>
            <w:r w:rsidR="00D76AD5" w:rsidRPr="00D76AD5">
              <w:rPr>
                <w:rFonts w:ascii="Ando Bold" w:eastAsia="Calibri" w:hAnsi="Ando Bold" w:cs="Calibri"/>
                <w:bCs/>
                <w:color w:val="FFFFFF" w:themeColor="background1"/>
                <w:position w:val="1"/>
                <w:sz w:val="44"/>
                <w:szCs w:val="24"/>
              </w:rPr>
              <w:t>É</w:t>
            </w:r>
            <w:r w:rsidRPr="00D76AD5">
              <w:rPr>
                <w:rFonts w:ascii="Ando Bold" w:eastAsia="Calibri" w:hAnsi="Ando Bold" w:cs="Calibri"/>
                <w:bCs/>
                <w:color w:val="FFFFFF" w:themeColor="background1"/>
                <w:position w:val="1"/>
                <w:sz w:val="44"/>
                <w:szCs w:val="24"/>
              </w:rPr>
              <w:t>RIALES POUR LES M</w:t>
            </w:r>
            <w:r w:rsidR="00D76AD5" w:rsidRPr="00D76AD5">
              <w:rPr>
                <w:rFonts w:ascii="Ando Bold" w:eastAsia="Calibri" w:hAnsi="Ando Bold" w:cs="Calibri"/>
                <w:bCs/>
                <w:color w:val="FFFFFF" w:themeColor="background1"/>
                <w:position w:val="1"/>
                <w:sz w:val="44"/>
                <w:szCs w:val="24"/>
              </w:rPr>
              <w:t>É</w:t>
            </w:r>
            <w:r w:rsidRPr="00D76AD5">
              <w:rPr>
                <w:rFonts w:ascii="Ando Bold" w:eastAsia="Calibri" w:hAnsi="Ando Bold" w:cs="Calibri"/>
                <w:bCs/>
                <w:color w:val="FFFFFF" w:themeColor="background1"/>
                <w:position w:val="1"/>
                <w:sz w:val="44"/>
                <w:szCs w:val="24"/>
              </w:rPr>
              <w:t>TIERS DE L’INNOVATION</w:t>
            </w:r>
          </w:p>
        </w:tc>
      </w:tr>
      <w:bookmarkEnd w:id="86"/>
    </w:tbl>
    <w:p w14:paraId="7340D990" w14:textId="3E573443" w:rsidR="004F6CE3" w:rsidRDefault="004F6CE3"/>
    <w:tbl>
      <w:tblPr>
        <w:tblW w:w="9748" w:type="dxa"/>
        <w:tblInd w:w="-152" w:type="dxa"/>
        <w:tblBorders>
          <w:top w:val="single" w:sz="12" w:space="0" w:color="FFFFFF" w:themeColor="background1"/>
          <w:left w:val="single" w:sz="12" w:space="0" w:color="FFFFFF" w:themeColor="background1"/>
          <w:bottom w:val="single" w:sz="12" w:space="0" w:color="FFFFFF" w:themeColor="background1"/>
          <w:right w:val="single" w:sz="12" w:space="0" w:color="FFFFFF" w:themeColor="background1"/>
          <w:insideH w:val="single" w:sz="12" w:space="0" w:color="FFFFFF" w:themeColor="background1"/>
          <w:insideV w:val="single" w:sz="12" w:space="0" w:color="FFFFFF" w:themeColor="background1"/>
        </w:tblBorders>
        <w:tblLayout w:type="fixed"/>
        <w:tblCellMar>
          <w:left w:w="0" w:type="dxa"/>
          <w:right w:w="0" w:type="dxa"/>
        </w:tblCellMar>
        <w:tblLook w:val="01E0" w:firstRow="1" w:lastRow="1" w:firstColumn="1" w:lastColumn="1" w:noHBand="0" w:noVBand="0"/>
      </w:tblPr>
      <w:tblGrid>
        <w:gridCol w:w="1951"/>
        <w:gridCol w:w="567"/>
        <w:gridCol w:w="2127"/>
        <w:gridCol w:w="3121"/>
        <w:gridCol w:w="1982"/>
      </w:tblGrid>
      <w:tr w:rsidR="00472F6E" w:rsidRPr="00222AF4" w14:paraId="5A083181" w14:textId="77777777" w:rsidTr="003A33F7">
        <w:trPr>
          <w:trHeight w:hRule="exact" w:val="473"/>
        </w:trPr>
        <w:tc>
          <w:tcPr>
            <w:tcW w:w="9748" w:type="dxa"/>
            <w:gridSpan w:val="5"/>
            <w:shd w:val="clear" w:color="auto" w:fill="62257F"/>
            <w:vAlign w:val="center"/>
          </w:tcPr>
          <w:p w14:paraId="2A74B31D" w14:textId="73FD540D" w:rsidR="00472F6E" w:rsidRPr="00D76AD5" w:rsidRDefault="00472F6E" w:rsidP="0076060A">
            <w:pPr>
              <w:spacing w:after="0" w:line="240" w:lineRule="auto"/>
              <w:ind w:left="22" w:right="-20" w:firstLine="567"/>
              <w:jc w:val="center"/>
              <w:rPr>
                <w:rFonts w:ascii="Ando Bold" w:eastAsia="Calibri" w:hAnsi="Ando Bold" w:cs="Calibri"/>
                <w:color w:val="FFFFFF" w:themeColor="background1"/>
              </w:rPr>
            </w:pPr>
            <w:r w:rsidRPr="00D76AD5">
              <w:rPr>
                <w:rFonts w:ascii="Ando Bold" w:eastAsia="Calibri" w:hAnsi="Ando Bold" w:cs="Calibri"/>
                <w:bCs/>
                <w:color w:val="FFFFFF" w:themeColor="background1"/>
                <w:spacing w:val="-1"/>
                <w:position w:val="1"/>
                <w:sz w:val="40"/>
              </w:rPr>
              <w:t>[M</w:t>
            </w:r>
            <w:r w:rsidRPr="00D76AD5">
              <w:rPr>
                <w:rFonts w:ascii="Ando Bold" w:eastAsia="Calibri" w:hAnsi="Ando Bold" w:cs="Calibri"/>
                <w:bCs/>
                <w:color w:val="FFFFFF" w:themeColor="background1"/>
                <w:position w:val="1"/>
                <w:sz w:val="40"/>
              </w:rPr>
              <w:t>P3</w:t>
            </w:r>
            <w:r w:rsidRPr="00D76AD5">
              <w:rPr>
                <w:rFonts w:ascii="Ando Bold" w:eastAsia="Calibri" w:hAnsi="Ando Bold" w:cs="Calibri"/>
                <w:bCs/>
                <w:color w:val="FFFFFF" w:themeColor="background1"/>
                <w:spacing w:val="1"/>
                <w:position w:val="1"/>
                <w:sz w:val="40"/>
              </w:rPr>
              <w:t>-13</w:t>
            </w:r>
            <w:r w:rsidRPr="00D76AD5">
              <w:rPr>
                <w:rFonts w:ascii="Ando Bold" w:eastAsia="Calibri" w:hAnsi="Ando Bold" w:cs="Calibri"/>
                <w:bCs/>
                <w:color w:val="FFFFFF" w:themeColor="background1"/>
                <w:position w:val="1"/>
                <w:sz w:val="40"/>
              </w:rPr>
              <w:t>]</w:t>
            </w:r>
            <w:r w:rsidRPr="00D76AD5">
              <w:rPr>
                <w:rFonts w:ascii="Ando Bold" w:eastAsia="Calibri" w:hAnsi="Ando Bold" w:cs="Calibri"/>
                <w:bCs/>
                <w:color w:val="FFFFFF" w:themeColor="background1"/>
                <w:spacing w:val="-4"/>
                <w:position w:val="1"/>
                <w:sz w:val="40"/>
              </w:rPr>
              <w:t xml:space="preserve"> </w:t>
            </w:r>
            <w:r w:rsidR="00D76AD5" w:rsidRPr="00D76AD5">
              <w:rPr>
                <w:rFonts w:ascii="Ando Bold" w:eastAsia="Calibri" w:hAnsi="Ando Bold" w:cs="Calibri"/>
                <w:bCs/>
                <w:color w:val="FFFFFF" w:themeColor="background1"/>
                <w:spacing w:val="1"/>
                <w:position w:val="1"/>
                <w:sz w:val="40"/>
              </w:rPr>
              <w:t>É</w:t>
            </w:r>
            <w:r w:rsidRPr="00D76AD5">
              <w:rPr>
                <w:rFonts w:ascii="Ando Bold" w:eastAsia="Calibri" w:hAnsi="Ando Bold" w:cs="Calibri"/>
                <w:bCs/>
                <w:color w:val="FFFFFF" w:themeColor="background1"/>
                <w:position w:val="1"/>
                <w:sz w:val="40"/>
              </w:rPr>
              <w:t>VA</w:t>
            </w:r>
            <w:r w:rsidRPr="00D76AD5">
              <w:rPr>
                <w:rFonts w:ascii="Ando Bold" w:eastAsia="Calibri" w:hAnsi="Ando Bold" w:cs="Calibri"/>
                <w:bCs/>
                <w:color w:val="FFFFFF" w:themeColor="background1"/>
                <w:spacing w:val="-1"/>
                <w:position w:val="1"/>
                <w:sz w:val="40"/>
              </w:rPr>
              <w:t>L</w:t>
            </w:r>
            <w:r w:rsidRPr="00D76AD5">
              <w:rPr>
                <w:rFonts w:ascii="Ando Bold" w:eastAsia="Calibri" w:hAnsi="Ando Bold" w:cs="Calibri"/>
                <w:bCs/>
                <w:color w:val="FFFFFF" w:themeColor="background1"/>
                <w:position w:val="1"/>
                <w:sz w:val="40"/>
              </w:rPr>
              <w:t>UA</w:t>
            </w:r>
            <w:r w:rsidRPr="00D76AD5">
              <w:rPr>
                <w:rFonts w:ascii="Ando Bold" w:eastAsia="Calibri" w:hAnsi="Ando Bold" w:cs="Calibri"/>
                <w:bCs/>
                <w:color w:val="FFFFFF" w:themeColor="background1"/>
                <w:spacing w:val="1"/>
                <w:position w:val="1"/>
                <w:sz w:val="40"/>
              </w:rPr>
              <w:t>T</w:t>
            </w:r>
            <w:r w:rsidRPr="00D76AD5">
              <w:rPr>
                <w:rFonts w:ascii="Ando Bold" w:eastAsia="Calibri" w:hAnsi="Ando Bold" w:cs="Calibri"/>
                <w:bCs/>
                <w:color w:val="FFFFFF" w:themeColor="background1"/>
                <w:spacing w:val="-2"/>
                <w:position w:val="1"/>
                <w:sz w:val="40"/>
              </w:rPr>
              <w:t>I</w:t>
            </w:r>
            <w:r w:rsidRPr="00D76AD5">
              <w:rPr>
                <w:rFonts w:ascii="Ando Bold" w:eastAsia="Calibri" w:hAnsi="Ando Bold" w:cs="Calibri"/>
                <w:bCs/>
                <w:color w:val="FFFFFF" w:themeColor="background1"/>
                <w:spacing w:val="1"/>
                <w:position w:val="1"/>
                <w:sz w:val="40"/>
              </w:rPr>
              <w:t>O</w:t>
            </w:r>
            <w:r w:rsidRPr="00D76AD5">
              <w:rPr>
                <w:rFonts w:ascii="Ando Bold" w:eastAsia="Calibri" w:hAnsi="Ando Bold" w:cs="Calibri"/>
                <w:bCs/>
                <w:color w:val="FFFFFF" w:themeColor="background1"/>
                <w:position w:val="1"/>
                <w:sz w:val="40"/>
              </w:rPr>
              <w:t>N ET AUTO-</w:t>
            </w:r>
            <w:r w:rsidR="00D76AD5" w:rsidRPr="00D76AD5">
              <w:rPr>
                <w:rFonts w:ascii="Ando Bold" w:eastAsia="Calibri" w:hAnsi="Ando Bold" w:cs="Calibri"/>
                <w:bCs/>
                <w:color w:val="FFFFFF" w:themeColor="background1"/>
                <w:position w:val="1"/>
                <w:sz w:val="40"/>
              </w:rPr>
              <w:t>É</w:t>
            </w:r>
            <w:r w:rsidRPr="00D76AD5">
              <w:rPr>
                <w:rFonts w:ascii="Ando Bold" w:eastAsia="Calibri" w:hAnsi="Ando Bold" w:cs="Calibri"/>
                <w:bCs/>
                <w:color w:val="FFFFFF" w:themeColor="background1"/>
                <w:position w:val="1"/>
                <w:sz w:val="40"/>
              </w:rPr>
              <w:t>VALUATION DES COMP</w:t>
            </w:r>
            <w:r w:rsidR="00D76AD5" w:rsidRPr="00D76AD5">
              <w:rPr>
                <w:rFonts w:ascii="Ando Bold" w:eastAsia="Calibri" w:hAnsi="Ando Bold" w:cs="Calibri"/>
                <w:bCs/>
                <w:color w:val="FFFFFF" w:themeColor="background1"/>
                <w:position w:val="1"/>
                <w:sz w:val="40"/>
              </w:rPr>
              <w:t>É</w:t>
            </w:r>
            <w:r w:rsidRPr="00D76AD5">
              <w:rPr>
                <w:rFonts w:ascii="Ando Bold" w:eastAsia="Calibri" w:hAnsi="Ando Bold" w:cs="Calibri"/>
                <w:bCs/>
                <w:color w:val="FFFFFF" w:themeColor="background1"/>
                <w:position w:val="1"/>
                <w:sz w:val="40"/>
              </w:rPr>
              <w:t>TENCES MANAG</w:t>
            </w:r>
            <w:r w:rsidR="00D76AD5" w:rsidRPr="00D76AD5">
              <w:rPr>
                <w:rFonts w:ascii="Ando Bold" w:eastAsia="Calibri" w:hAnsi="Ando Bold" w:cs="Calibri"/>
                <w:bCs/>
                <w:color w:val="FFFFFF" w:themeColor="background1"/>
                <w:position w:val="1"/>
                <w:sz w:val="40"/>
              </w:rPr>
              <w:t>É</w:t>
            </w:r>
            <w:r w:rsidRPr="00D76AD5">
              <w:rPr>
                <w:rFonts w:ascii="Ando Bold" w:eastAsia="Calibri" w:hAnsi="Ando Bold" w:cs="Calibri"/>
                <w:bCs/>
                <w:color w:val="FFFFFF" w:themeColor="background1"/>
                <w:position w:val="1"/>
                <w:sz w:val="40"/>
              </w:rPr>
              <w:t>RIALES</w:t>
            </w:r>
          </w:p>
        </w:tc>
      </w:tr>
      <w:tr w:rsidR="00472F6E" w14:paraId="14287055" w14:textId="77777777" w:rsidTr="003A33F7">
        <w:trPr>
          <w:trHeight w:hRule="exact" w:val="418"/>
        </w:trPr>
        <w:tc>
          <w:tcPr>
            <w:tcW w:w="1951" w:type="dxa"/>
            <w:shd w:val="clear" w:color="auto" w:fill="282D46"/>
            <w:vAlign w:val="center"/>
          </w:tcPr>
          <w:p w14:paraId="07601721" w14:textId="77777777" w:rsidR="00472F6E" w:rsidRPr="00FC3B33" w:rsidRDefault="00472F6E" w:rsidP="00FC3B33">
            <w:pPr>
              <w:spacing w:after="0" w:line="240" w:lineRule="auto"/>
              <w:ind w:left="146" w:right="-20"/>
              <w:rPr>
                <w:rFonts w:ascii="Roboto Condensed" w:eastAsia="Calibri" w:hAnsi="Roboto Condensed" w:cs="Calibri"/>
                <w:b/>
                <w:color w:val="FFFFFF" w:themeColor="background1"/>
              </w:rPr>
            </w:pPr>
            <w:r w:rsidRPr="00FC3B33">
              <w:rPr>
                <w:rFonts w:ascii="Roboto Condensed" w:eastAsia="Calibri" w:hAnsi="Roboto Condensed" w:cs="Calibri"/>
                <w:b/>
                <w:bCs/>
                <w:color w:val="FFFFFF" w:themeColor="background1"/>
                <w:spacing w:val="-1"/>
              </w:rPr>
              <w:t>S</w:t>
            </w:r>
            <w:r w:rsidRPr="00FC3B33">
              <w:rPr>
                <w:rFonts w:ascii="Roboto Condensed" w:eastAsia="Calibri" w:hAnsi="Roboto Condensed" w:cs="Calibri"/>
                <w:b/>
                <w:bCs/>
                <w:color w:val="FFFFFF" w:themeColor="background1"/>
              </w:rPr>
              <w:t>E</w:t>
            </w:r>
            <w:r w:rsidRPr="00FC3B33">
              <w:rPr>
                <w:rFonts w:ascii="Roboto Condensed" w:eastAsia="Calibri" w:hAnsi="Roboto Condensed" w:cs="Calibri"/>
                <w:b/>
                <w:bCs/>
                <w:color w:val="FFFFFF" w:themeColor="background1"/>
                <w:spacing w:val="-1"/>
              </w:rPr>
              <w:t>M</w:t>
            </w:r>
            <w:r w:rsidRPr="00FC3B33">
              <w:rPr>
                <w:rFonts w:ascii="Roboto Condensed" w:eastAsia="Calibri" w:hAnsi="Roboto Condensed" w:cs="Calibri"/>
                <w:b/>
                <w:bCs/>
                <w:color w:val="FFFFFF" w:themeColor="background1"/>
              </w:rPr>
              <w:t>E</w:t>
            </w:r>
            <w:r w:rsidRPr="00FC3B33">
              <w:rPr>
                <w:rFonts w:ascii="Roboto Condensed" w:eastAsia="Calibri" w:hAnsi="Roboto Condensed" w:cs="Calibri"/>
                <w:b/>
                <w:bCs/>
                <w:color w:val="FFFFFF" w:themeColor="background1"/>
                <w:spacing w:val="-1"/>
              </w:rPr>
              <w:t>S</w:t>
            </w:r>
            <w:r w:rsidRPr="00FC3B33">
              <w:rPr>
                <w:rFonts w:ascii="Roboto Condensed" w:eastAsia="Calibri" w:hAnsi="Roboto Condensed" w:cs="Calibri"/>
                <w:b/>
                <w:bCs/>
                <w:color w:val="FFFFFF" w:themeColor="background1"/>
                <w:spacing w:val="1"/>
              </w:rPr>
              <w:t>T</w:t>
            </w:r>
            <w:r w:rsidRPr="00FC3B33">
              <w:rPr>
                <w:rFonts w:ascii="Roboto Condensed" w:eastAsia="Calibri" w:hAnsi="Roboto Condensed" w:cs="Calibri"/>
                <w:b/>
                <w:bCs/>
                <w:color w:val="FFFFFF" w:themeColor="background1"/>
              </w:rPr>
              <w:t>RE</w:t>
            </w:r>
            <w:r w:rsidRPr="00FC3B33">
              <w:rPr>
                <w:rFonts w:ascii="Roboto Condensed" w:eastAsia="Calibri" w:hAnsi="Roboto Condensed" w:cs="Calibri"/>
                <w:b/>
                <w:bCs/>
                <w:color w:val="FFFFFF" w:themeColor="background1"/>
                <w:spacing w:val="-1"/>
              </w:rPr>
              <w:t xml:space="preserve"> </w:t>
            </w:r>
            <w:r w:rsidRPr="00FC3B33">
              <w:rPr>
                <w:rFonts w:ascii="Roboto Condensed" w:eastAsia="Calibri" w:hAnsi="Roboto Condensed" w:cs="Calibri"/>
                <w:b/>
                <w:bCs/>
                <w:color w:val="FFFFFF" w:themeColor="background1"/>
              </w:rPr>
              <w:t>9</w:t>
            </w:r>
          </w:p>
        </w:tc>
        <w:tc>
          <w:tcPr>
            <w:tcW w:w="5815" w:type="dxa"/>
            <w:gridSpan w:val="3"/>
            <w:shd w:val="clear" w:color="auto" w:fill="F1E5F7"/>
            <w:vAlign w:val="center"/>
          </w:tcPr>
          <w:p w14:paraId="0C640ABC" w14:textId="77777777" w:rsidR="00472F6E" w:rsidRPr="00222AF4" w:rsidRDefault="00472F6E" w:rsidP="0076060A">
            <w:pPr>
              <w:spacing w:after="0" w:line="240" w:lineRule="auto"/>
              <w:ind w:left="97" w:right="-20"/>
              <w:rPr>
                <w:rFonts w:ascii="Roboto Condensed" w:eastAsia="Calibri" w:hAnsi="Roboto Condensed" w:cs="Calibri"/>
              </w:rPr>
            </w:pPr>
            <w:r w:rsidRPr="00222AF4">
              <w:rPr>
                <w:rFonts w:ascii="Roboto Condensed" w:eastAsia="Calibri" w:hAnsi="Roboto Condensed" w:cs="Calibri"/>
                <w:spacing w:val="1"/>
                <w:position w:val="1"/>
              </w:rPr>
              <w:t>Pô</w:t>
            </w:r>
            <w:r w:rsidRPr="00222AF4">
              <w:rPr>
                <w:rFonts w:ascii="Roboto Condensed" w:eastAsia="Calibri" w:hAnsi="Roboto Condensed" w:cs="Calibri"/>
                <w:spacing w:val="-3"/>
                <w:position w:val="1"/>
              </w:rPr>
              <w:t>l</w:t>
            </w:r>
            <w:r w:rsidRPr="00222AF4">
              <w:rPr>
                <w:rFonts w:ascii="Roboto Condensed" w:eastAsia="Calibri" w:hAnsi="Roboto Condensed" w:cs="Calibri"/>
                <w:position w:val="1"/>
              </w:rPr>
              <w:t>e</w:t>
            </w:r>
            <w:r w:rsidRPr="00222AF4">
              <w:rPr>
                <w:rFonts w:ascii="Roboto Condensed" w:eastAsia="Calibri" w:hAnsi="Roboto Condensed" w:cs="Calibri"/>
                <w:spacing w:val="2"/>
                <w:position w:val="1"/>
              </w:rPr>
              <w:t xml:space="preserve"> </w:t>
            </w:r>
            <w:r w:rsidRPr="00222AF4">
              <w:rPr>
                <w:rFonts w:ascii="Roboto Condensed" w:eastAsia="Calibri" w:hAnsi="Roboto Condensed" w:cs="Calibri"/>
                <w:position w:val="1"/>
              </w:rPr>
              <w:t>:</w:t>
            </w:r>
            <w:r w:rsidRPr="00222AF4">
              <w:rPr>
                <w:rFonts w:ascii="Roboto Condensed" w:eastAsia="Calibri" w:hAnsi="Roboto Condensed" w:cs="Calibri"/>
                <w:spacing w:val="-1"/>
                <w:position w:val="1"/>
              </w:rPr>
              <w:t xml:space="preserve"> </w:t>
            </w:r>
            <w:r w:rsidRPr="00222AF4">
              <w:rPr>
                <w:rFonts w:ascii="Roboto Condensed" w:eastAsia="Calibri" w:hAnsi="Roboto Condensed" w:cs="Calibri"/>
                <w:spacing w:val="1"/>
                <w:position w:val="1"/>
              </w:rPr>
              <w:t>M</w:t>
            </w:r>
            <w:r w:rsidRPr="00222AF4">
              <w:rPr>
                <w:rFonts w:ascii="Roboto Condensed" w:eastAsia="Calibri" w:hAnsi="Roboto Condensed" w:cs="Calibri"/>
                <w:position w:val="1"/>
              </w:rPr>
              <w:t>a</w:t>
            </w:r>
            <w:r w:rsidRPr="00222AF4">
              <w:rPr>
                <w:rFonts w:ascii="Roboto Condensed" w:eastAsia="Calibri" w:hAnsi="Roboto Condensed" w:cs="Calibri"/>
                <w:spacing w:val="-1"/>
                <w:position w:val="1"/>
              </w:rPr>
              <w:t>n</w:t>
            </w:r>
            <w:r w:rsidRPr="00222AF4">
              <w:rPr>
                <w:rFonts w:ascii="Roboto Condensed" w:eastAsia="Calibri" w:hAnsi="Roboto Condensed" w:cs="Calibri"/>
                <w:position w:val="1"/>
              </w:rPr>
              <w:t>a</w:t>
            </w:r>
            <w:r w:rsidRPr="00222AF4">
              <w:rPr>
                <w:rFonts w:ascii="Roboto Condensed" w:eastAsia="Calibri" w:hAnsi="Roboto Condensed" w:cs="Calibri"/>
                <w:spacing w:val="-3"/>
                <w:position w:val="1"/>
              </w:rPr>
              <w:t>g</w:t>
            </w:r>
            <w:r w:rsidRPr="00222AF4">
              <w:rPr>
                <w:rFonts w:ascii="Roboto Condensed" w:eastAsia="Calibri" w:hAnsi="Roboto Condensed" w:cs="Calibri"/>
                <w:position w:val="1"/>
              </w:rPr>
              <w:t>e</w:t>
            </w:r>
            <w:r w:rsidRPr="00222AF4">
              <w:rPr>
                <w:rFonts w:ascii="Roboto Condensed" w:eastAsia="Calibri" w:hAnsi="Roboto Condensed" w:cs="Calibri"/>
                <w:spacing w:val="-1"/>
                <w:position w:val="1"/>
              </w:rPr>
              <w:t>m</w:t>
            </w:r>
            <w:r w:rsidRPr="00222AF4">
              <w:rPr>
                <w:rFonts w:ascii="Roboto Condensed" w:eastAsia="Calibri" w:hAnsi="Roboto Condensed" w:cs="Calibri"/>
                <w:position w:val="1"/>
              </w:rPr>
              <w:t>ent,</w:t>
            </w:r>
            <w:r w:rsidRPr="00222AF4">
              <w:rPr>
                <w:rFonts w:ascii="Roboto Condensed" w:eastAsia="Calibri" w:hAnsi="Roboto Condensed" w:cs="Calibri"/>
                <w:spacing w:val="-1"/>
                <w:position w:val="1"/>
              </w:rPr>
              <w:t xml:space="preserve"> </w:t>
            </w:r>
            <w:r w:rsidRPr="00222AF4">
              <w:rPr>
                <w:rFonts w:ascii="Roboto Condensed" w:eastAsia="Calibri" w:hAnsi="Roboto Condensed" w:cs="Calibri"/>
                <w:spacing w:val="1"/>
                <w:position w:val="1"/>
              </w:rPr>
              <w:t>P</w:t>
            </w:r>
            <w:r w:rsidRPr="00222AF4">
              <w:rPr>
                <w:rFonts w:ascii="Roboto Condensed" w:eastAsia="Calibri" w:hAnsi="Roboto Condensed" w:cs="Calibri"/>
                <w:spacing w:val="-3"/>
                <w:position w:val="1"/>
              </w:rPr>
              <w:t>r</w:t>
            </w:r>
            <w:r w:rsidRPr="00222AF4">
              <w:rPr>
                <w:rFonts w:ascii="Roboto Condensed" w:eastAsia="Calibri" w:hAnsi="Roboto Condensed" w:cs="Calibri"/>
                <w:spacing w:val="1"/>
                <w:position w:val="1"/>
              </w:rPr>
              <w:t>o</w:t>
            </w:r>
            <w:r w:rsidRPr="00222AF4">
              <w:rPr>
                <w:rFonts w:ascii="Roboto Condensed" w:eastAsia="Calibri" w:hAnsi="Roboto Condensed" w:cs="Calibri"/>
                <w:position w:val="1"/>
              </w:rPr>
              <w:t>jet</w:t>
            </w:r>
            <w:r w:rsidRPr="00222AF4">
              <w:rPr>
                <w:rFonts w:ascii="Roboto Condensed" w:eastAsia="Calibri" w:hAnsi="Roboto Condensed" w:cs="Calibri"/>
                <w:spacing w:val="-3"/>
                <w:position w:val="1"/>
              </w:rPr>
              <w:t xml:space="preserve"> </w:t>
            </w:r>
            <w:r w:rsidRPr="00222AF4">
              <w:rPr>
                <w:rFonts w:ascii="Roboto Condensed" w:eastAsia="Calibri" w:hAnsi="Roboto Condensed" w:cs="Calibri"/>
                <w:spacing w:val="1"/>
                <w:position w:val="1"/>
              </w:rPr>
              <w:t>P</w:t>
            </w:r>
            <w:r w:rsidRPr="00222AF4">
              <w:rPr>
                <w:rFonts w:ascii="Roboto Condensed" w:eastAsia="Calibri" w:hAnsi="Roboto Condensed" w:cs="Calibri"/>
                <w:position w:val="1"/>
              </w:rPr>
              <w:t>r</w:t>
            </w:r>
            <w:r w:rsidRPr="00222AF4">
              <w:rPr>
                <w:rFonts w:ascii="Roboto Condensed" w:eastAsia="Calibri" w:hAnsi="Roboto Condensed" w:cs="Calibri"/>
                <w:spacing w:val="1"/>
                <w:position w:val="1"/>
              </w:rPr>
              <w:t>o</w:t>
            </w:r>
            <w:r w:rsidRPr="00222AF4">
              <w:rPr>
                <w:rFonts w:ascii="Roboto Condensed" w:eastAsia="Calibri" w:hAnsi="Roboto Condensed" w:cs="Calibri"/>
                <w:spacing w:val="-3"/>
                <w:position w:val="1"/>
              </w:rPr>
              <w:t>f</w:t>
            </w:r>
            <w:r w:rsidRPr="00222AF4">
              <w:rPr>
                <w:rFonts w:ascii="Roboto Condensed" w:eastAsia="Calibri" w:hAnsi="Roboto Condensed" w:cs="Calibri"/>
                <w:position w:val="1"/>
              </w:rPr>
              <w:t>ess</w:t>
            </w:r>
            <w:r w:rsidRPr="00222AF4">
              <w:rPr>
                <w:rFonts w:ascii="Roboto Condensed" w:eastAsia="Calibri" w:hAnsi="Roboto Condensed" w:cs="Calibri"/>
                <w:spacing w:val="-2"/>
                <w:position w:val="1"/>
              </w:rPr>
              <w:t>i</w:t>
            </w:r>
            <w:r w:rsidRPr="00222AF4">
              <w:rPr>
                <w:rFonts w:ascii="Roboto Condensed" w:eastAsia="Calibri" w:hAnsi="Roboto Condensed" w:cs="Calibri"/>
                <w:spacing w:val="1"/>
                <w:position w:val="1"/>
              </w:rPr>
              <w:t>o</w:t>
            </w:r>
            <w:r w:rsidRPr="00222AF4">
              <w:rPr>
                <w:rFonts w:ascii="Roboto Condensed" w:eastAsia="Calibri" w:hAnsi="Roboto Condensed" w:cs="Calibri"/>
                <w:spacing w:val="-1"/>
                <w:position w:val="1"/>
              </w:rPr>
              <w:t>nn</w:t>
            </w:r>
            <w:r w:rsidRPr="00222AF4">
              <w:rPr>
                <w:rFonts w:ascii="Roboto Condensed" w:eastAsia="Calibri" w:hAnsi="Roboto Condensed" w:cs="Calibri"/>
                <w:position w:val="1"/>
              </w:rPr>
              <w:t xml:space="preserve">el </w:t>
            </w:r>
            <w:r w:rsidRPr="00222AF4">
              <w:rPr>
                <w:rFonts w:ascii="Roboto Condensed" w:eastAsia="Calibri" w:hAnsi="Roboto Condensed" w:cs="Calibri"/>
                <w:spacing w:val="-1"/>
                <w:position w:val="1"/>
              </w:rPr>
              <w:t>e</w:t>
            </w:r>
            <w:r w:rsidRPr="00222AF4">
              <w:rPr>
                <w:rFonts w:ascii="Roboto Condensed" w:eastAsia="Calibri" w:hAnsi="Roboto Condensed" w:cs="Calibri"/>
                <w:position w:val="1"/>
              </w:rPr>
              <w:t>t</w:t>
            </w:r>
            <w:r w:rsidRPr="00222AF4">
              <w:rPr>
                <w:rFonts w:ascii="Roboto Condensed" w:eastAsia="Calibri" w:hAnsi="Roboto Condensed" w:cs="Calibri"/>
                <w:spacing w:val="-1"/>
                <w:position w:val="1"/>
              </w:rPr>
              <w:t xml:space="preserve"> </w:t>
            </w:r>
            <w:r w:rsidRPr="00222AF4">
              <w:rPr>
                <w:rFonts w:ascii="Roboto Condensed" w:eastAsia="Calibri" w:hAnsi="Roboto Condensed" w:cs="Calibri"/>
                <w:spacing w:val="1"/>
                <w:position w:val="1"/>
              </w:rPr>
              <w:t>P</w:t>
            </w:r>
            <w:r w:rsidRPr="00222AF4">
              <w:rPr>
                <w:rFonts w:ascii="Roboto Condensed" w:eastAsia="Calibri" w:hAnsi="Roboto Condensed" w:cs="Calibri"/>
                <w:position w:val="1"/>
              </w:rPr>
              <w:t>er</w:t>
            </w:r>
            <w:r w:rsidRPr="00222AF4">
              <w:rPr>
                <w:rFonts w:ascii="Roboto Condensed" w:eastAsia="Calibri" w:hAnsi="Roboto Condensed" w:cs="Calibri"/>
                <w:spacing w:val="-2"/>
                <w:position w:val="1"/>
              </w:rPr>
              <w:t>s</w:t>
            </w:r>
            <w:r w:rsidRPr="00222AF4">
              <w:rPr>
                <w:rFonts w:ascii="Roboto Condensed" w:eastAsia="Calibri" w:hAnsi="Roboto Condensed" w:cs="Calibri"/>
                <w:spacing w:val="1"/>
                <w:position w:val="1"/>
              </w:rPr>
              <w:t>o</w:t>
            </w:r>
            <w:r w:rsidRPr="00222AF4">
              <w:rPr>
                <w:rFonts w:ascii="Roboto Condensed" w:eastAsia="Calibri" w:hAnsi="Roboto Condensed" w:cs="Calibri"/>
                <w:spacing w:val="-1"/>
                <w:position w:val="1"/>
              </w:rPr>
              <w:t>nn</w:t>
            </w:r>
            <w:r w:rsidRPr="00222AF4">
              <w:rPr>
                <w:rFonts w:ascii="Roboto Condensed" w:eastAsia="Calibri" w:hAnsi="Roboto Condensed" w:cs="Calibri"/>
                <w:position w:val="1"/>
              </w:rPr>
              <w:t>el</w:t>
            </w:r>
          </w:p>
        </w:tc>
        <w:tc>
          <w:tcPr>
            <w:tcW w:w="1982" w:type="dxa"/>
            <w:shd w:val="clear" w:color="auto" w:fill="F1E5F7"/>
            <w:vAlign w:val="center"/>
          </w:tcPr>
          <w:p w14:paraId="74FC752F" w14:textId="79B67B30" w:rsidR="00472F6E" w:rsidRPr="00222AF4" w:rsidRDefault="00472F6E" w:rsidP="00FC3B33">
            <w:pPr>
              <w:spacing w:after="0" w:line="240" w:lineRule="auto"/>
              <w:ind w:left="50" w:right="-20"/>
              <w:rPr>
                <w:rFonts w:ascii="Roboto Condensed" w:eastAsia="Calibri" w:hAnsi="Roboto Condensed" w:cs="Calibri"/>
              </w:rPr>
            </w:pPr>
            <w:r w:rsidRPr="00222AF4">
              <w:rPr>
                <w:rFonts w:ascii="Roboto Condensed" w:eastAsia="Calibri" w:hAnsi="Roboto Condensed" w:cs="Calibri"/>
                <w:i/>
                <w:color w:val="A6A6A6"/>
                <w:spacing w:val="1"/>
              </w:rPr>
              <w:t>M</w:t>
            </w:r>
            <w:r w:rsidRPr="00222AF4">
              <w:rPr>
                <w:rFonts w:ascii="Roboto Condensed" w:eastAsia="Calibri" w:hAnsi="Roboto Condensed" w:cs="Calibri"/>
                <w:i/>
                <w:color w:val="A6A6A6"/>
              </w:rPr>
              <w:t>AJ</w:t>
            </w:r>
            <w:r w:rsidRPr="00222AF4">
              <w:rPr>
                <w:rFonts w:ascii="Roboto Condensed" w:eastAsia="Calibri" w:hAnsi="Roboto Condensed" w:cs="Calibri"/>
                <w:i/>
                <w:color w:val="A6A6A6"/>
                <w:spacing w:val="-1"/>
              </w:rPr>
              <w:t xml:space="preserve"> </w:t>
            </w:r>
            <w:r w:rsidRPr="00222AF4">
              <w:rPr>
                <w:rFonts w:ascii="Roboto Condensed" w:eastAsia="Calibri" w:hAnsi="Roboto Condensed" w:cs="Calibri"/>
                <w:i/>
                <w:color w:val="A6A6A6"/>
              </w:rPr>
              <w:t>:</w:t>
            </w:r>
            <w:r w:rsidRPr="00222AF4">
              <w:rPr>
                <w:rFonts w:ascii="Roboto Condensed" w:eastAsia="Calibri" w:hAnsi="Roboto Condensed" w:cs="Calibri"/>
                <w:i/>
                <w:color w:val="A6A6A6"/>
                <w:spacing w:val="-1"/>
              </w:rPr>
              <w:t xml:space="preserve"> </w:t>
            </w:r>
            <w:r w:rsidRPr="00222AF4">
              <w:rPr>
                <w:rFonts w:ascii="Roboto Condensed" w:eastAsia="Calibri" w:hAnsi="Roboto Condensed" w:cs="Calibri"/>
                <w:i/>
                <w:color w:val="A6A6A6"/>
                <w:spacing w:val="1"/>
              </w:rPr>
              <w:t>0</w:t>
            </w:r>
            <w:r w:rsidR="00AE1A9A">
              <w:rPr>
                <w:rFonts w:ascii="Roboto Condensed" w:eastAsia="Calibri" w:hAnsi="Roboto Condensed" w:cs="Calibri"/>
                <w:i/>
                <w:color w:val="A6A6A6"/>
                <w:spacing w:val="1"/>
              </w:rPr>
              <w:t>9</w:t>
            </w:r>
            <w:r w:rsidRPr="00222AF4">
              <w:rPr>
                <w:rFonts w:ascii="Roboto Condensed" w:eastAsia="Calibri" w:hAnsi="Roboto Condensed" w:cs="Calibri"/>
                <w:i/>
                <w:color w:val="A6A6A6"/>
                <w:spacing w:val="1"/>
              </w:rPr>
              <w:t>/202</w:t>
            </w:r>
            <w:r w:rsidR="00AE1A9A">
              <w:rPr>
                <w:rFonts w:ascii="Roboto Condensed" w:eastAsia="Calibri" w:hAnsi="Roboto Condensed" w:cs="Calibri"/>
                <w:i/>
                <w:color w:val="A6A6A6"/>
                <w:spacing w:val="1"/>
              </w:rPr>
              <w:t>4</w:t>
            </w:r>
          </w:p>
        </w:tc>
      </w:tr>
      <w:tr w:rsidR="00472F6E" w14:paraId="1883F940" w14:textId="77777777" w:rsidTr="003A33F7">
        <w:trPr>
          <w:trHeight w:hRule="exact" w:val="360"/>
        </w:trPr>
        <w:tc>
          <w:tcPr>
            <w:tcW w:w="4645" w:type="dxa"/>
            <w:gridSpan w:val="3"/>
            <w:shd w:val="clear" w:color="auto" w:fill="F1E5F7"/>
            <w:vAlign w:val="center"/>
          </w:tcPr>
          <w:p w14:paraId="6E6A21DA" w14:textId="77777777" w:rsidR="00472F6E" w:rsidRPr="00973EEA" w:rsidRDefault="00472F6E" w:rsidP="0076060A">
            <w:pPr>
              <w:spacing w:after="0" w:line="240" w:lineRule="auto"/>
              <w:ind w:left="97" w:right="-20"/>
              <w:rPr>
                <w:rFonts w:ascii="Roboto Condensed" w:eastAsia="Calibri" w:hAnsi="Roboto Condensed" w:cs="Calibri"/>
                <w:b/>
              </w:rPr>
            </w:pPr>
            <w:r w:rsidRPr="00973EEA">
              <w:rPr>
                <w:rFonts w:ascii="Roboto Condensed" w:eastAsia="Calibri" w:hAnsi="Roboto Condensed" w:cs="Calibri"/>
                <w:b/>
                <w:spacing w:val="-1"/>
                <w:position w:val="1"/>
              </w:rPr>
              <w:t>H</w:t>
            </w:r>
            <w:r w:rsidRPr="00973EEA">
              <w:rPr>
                <w:rFonts w:ascii="Roboto Condensed" w:eastAsia="Calibri" w:hAnsi="Roboto Condensed" w:cs="Calibri"/>
                <w:b/>
                <w:spacing w:val="1"/>
                <w:position w:val="1"/>
              </w:rPr>
              <w:t>o</w:t>
            </w:r>
            <w:r w:rsidRPr="00973EEA">
              <w:rPr>
                <w:rFonts w:ascii="Roboto Condensed" w:eastAsia="Calibri" w:hAnsi="Roboto Condensed" w:cs="Calibri"/>
                <w:b/>
                <w:position w:val="1"/>
              </w:rPr>
              <w:t>ra</w:t>
            </w:r>
            <w:r w:rsidRPr="00973EEA">
              <w:rPr>
                <w:rFonts w:ascii="Roboto Condensed" w:eastAsia="Calibri" w:hAnsi="Roboto Condensed" w:cs="Calibri"/>
                <w:b/>
                <w:spacing w:val="-1"/>
                <w:position w:val="1"/>
              </w:rPr>
              <w:t>i</w:t>
            </w:r>
            <w:r w:rsidRPr="00973EEA">
              <w:rPr>
                <w:rFonts w:ascii="Roboto Condensed" w:eastAsia="Calibri" w:hAnsi="Roboto Condensed" w:cs="Calibri"/>
                <w:b/>
                <w:position w:val="1"/>
              </w:rPr>
              <w:t>re</w:t>
            </w:r>
            <w:r w:rsidRPr="00973EEA">
              <w:rPr>
                <w:rFonts w:ascii="Roboto Condensed" w:eastAsia="Calibri" w:hAnsi="Roboto Condensed" w:cs="Calibri"/>
                <w:b/>
                <w:spacing w:val="1"/>
                <w:position w:val="1"/>
              </w:rPr>
              <w:t xml:space="preserve"> </w:t>
            </w:r>
            <w:r w:rsidRPr="00973EEA">
              <w:rPr>
                <w:rFonts w:ascii="Roboto Condensed" w:eastAsia="Calibri" w:hAnsi="Roboto Condensed" w:cs="Calibri"/>
                <w:b/>
                <w:spacing w:val="-1"/>
                <w:position w:val="1"/>
              </w:rPr>
              <w:t>p</w:t>
            </w:r>
            <w:r w:rsidRPr="00973EEA">
              <w:rPr>
                <w:rFonts w:ascii="Roboto Condensed" w:eastAsia="Calibri" w:hAnsi="Roboto Condensed" w:cs="Calibri"/>
                <w:b/>
                <w:spacing w:val="-3"/>
                <w:position w:val="1"/>
              </w:rPr>
              <w:t>r</w:t>
            </w:r>
            <w:r w:rsidRPr="00973EEA">
              <w:rPr>
                <w:rFonts w:ascii="Roboto Condensed" w:eastAsia="Calibri" w:hAnsi="Roboto Condensed" w:cs="Calibri"/>
                <w:b/>
                <w:position w:val="1"/>
              </w:rPr>
              <w:t>és</w:t>
            </w:r>
            <w:r w:rsidRPr="00973EEA">
              <w:rPr>
                <w:rFonts w:ascii="Roboto Condensed" w:eastAsia="Calibri" w:hAnsi="Roboto Condensed" w:cs="Calibri"/>
                <w:b/>
                <w:spacing w:val="1"/>
                <w:position w:val="1"/>
              </w:rPr>
              <w:t>e</w:t>
            </w:r>
            <w:r w:rsidRPr="00973EEA">
              <w:rPr>
                <w:rFonts w:ascii="Roboto Condensed" w:eastAsia="Calibri" w:hAnsi="Roboto Condensed" w:cs="Calibri"/>
                <w:b/>
                <w:spacing w:val="-1"/>
                <w:position w:val="1"/>
              </w:rPr>
              <w:t>n</w:t>
            </w:r>
            <w:r w:rsidRPr="00973EEA">
              <w:rPr>
                <w:rFonts w:ascii="Roboto Condensed" w:eastAsia="Calibri" w:hAnsi="Roboto Condensed" w:cs="Calibri"/>
                <w:b/>
                <w:position w:val="1"/>
              </w:rPr>
              <w:t>t</w:t>
            </w:r>
            <w:r w:rsidRPr="00973EEA">
              <w:rPr>
                <w:rFonts w:ascii="Roboto Condensed" w:eastAsia="Calibri" w:hAnsi="Roboto Condensed" w:cs="Calibri"/>
                <w:b/>
                <w:spacing w:val="-2"/>
                <w:position w:val="1"/>
              </w:rPr>
              <w:t>i</w:t>
            </w:r>
            <w:r w:rsidRPr="00973EEA">
              <w:rPr>
                <w:rFonts w:ascii="Roboto Condensed" w:eastAsia="Calibri" w:hAnsi="Roboto Condensed" w:cs="Calibri"/>
                <w:b/>
                <w:position w:val="1"/>
              </w:rPr>
              <w:t>el</w:t>
            </w:r>
            <w:r w:rsidRPr="00973EEA">
              <w:rPr>
                <w:rFonts w:ascii="Roboto Condensed" w:eastAsia="Calibri" w:hAnsi="Roboto Condensed" w:cs="Calibri"/>
                <w:b/>
                <w:spacing w:val="1"/>
                <w:position w:val="1"/>
              </w:rPr>
              <w:t xml:space="preserve"> </w:t>
            </w:r>
            <w:r w:rsidRPr="00973EEA">
              <w:rPr>
                <w:rFonts w:ascii="Roboto Condensed" w:eastAsia="Calibri" w:hAnsi="Roboto Condensed" w:cs="Calibri"/>
                <w:b/>
                <w:position w:val="1"/>
              </w:rPr>
              <w:t>:</w:t>
            </w:r>
            <w:r w:rsidRPr="00973EEA">
              <w:rPr>
                <w:rFonts w:ascii="Roboto Condensed" w:eastAsia="Calibri" w:hAnsi="Roboto Condensed" w:cs="Calibri"/>
                <w:b/>
                <w:spacing w:val="-1"/>
                <w:position w:val="1"/>
              </w:rPr>
              <w:t xml:space="preserve"> </w:t>
            </w:r>
            <w:r w:rsidRPr="00973EEA">
              <w:rPr>
                <w:rFonts w:ascii="Roboto Condensed" w:eastAsia="Calibri" w:hAnsi="Roboto Condensed" w:cs="Calibri"/>
                <w:b/>
                <w:spacing w:val="1"/>
                <w:position w:val="1"/>
              </w:rPr>
              <w:t>3</w:t>
            </w:r>
            <w:r w:rsidRPr="00973EEA">
              <w:rPr>
                <w:rFonts w:ascii="Roboto Condensed" w:eastAsia="Calibri" w:hAnsi="Roboto Condensed" w:cs="Calibri"/>
                <w:b/>
                <w:spacing w:val="-2"/>
                <w:position w:val="1"/>
              </w:rPr>
              <w:t>,</w:t>
            </w:r>
            <w:r w:rsidRPr="00973EEA">
              <w:rPr>
                <w:rFonts w:ascii="Roboto Condensed" w:eastAsia="Calibri" w:hAnsi="Roboto Condensed" w:cs="Calibri"/>
                <w:b/>
                <w:position w:val="1"/>
              </w:rPr>
              <w:t>5</w:t>
            </w:r>
            <w:r w:rsidRPr="00973EEA">
              <w:rPr>
                <w:rFonts w:ascii="Roboto Condensed" w:eastAsia="Calibri" w:hAnsi="Roboto Condensed" w:cs="Calibri"/>
                <w:b/>
                <w:spacing w:val="1"/>
                <w:position w:val="1"/>
              </w:rPr>
              <w:t xml:space="preserve"> </w:t>
            </w:r>
            <w:r w:rsidRPr="00973EEA">
              <w:rPr>
                <w:rFonts w:ascii="Roboto Condensed" w:eastAsia="Calibri" w:hAnsi="Roboto Condensed" w:cs="Calibri"/>
                <w:b/>
                <w:position w:val="1"/>
              </w:rPr>
              <w:t xml:space="preserve">h </w:t>
            </w:r>
            <w:r w:rsidRPr="00973EEA">
              <w:rPr>
                <w:rFonts w:ascii="Roboto Condensed" w:eastAsia="Calibri" w:hAnsi="Roboto Condensed" w:cs="Calibri"/>
                <w:b/>
                <w:spacing w:val="-2"/>
                <w:position w:val="1"/>
              </w:rPr>
              <w:t>C</w:t>
            </w:r>
            <w:r w:rsidRPr="00973EEA">
              <w:rPr>
                <w:rFonts w:ascii="Roboto Condensed" w:eastAsia="Calibri" w:hAnsi="Roboto Condensed" w:cs="Calibri"/>
                <w:b/>
                <w:spacing w:val="1"/>
                <w:position w:val="1"/>
              </w:rPr>
              <w:t>M</w:t>
            </w:r>
            <w:r w:rsidRPr="00973EEA">
              <w:rPr>
                <w:rFonts w:ascii="Roboto Condensed" w:eastAsia="Calibri" w:hAnsi="Roboto Condensed" w:cs="Calibri"/>
                <w:b/>
                <w:position w:val="1"/>
              </w:rPr>
              <w:t>,</w:t>
            </w:r>
            <w:r w:rsidRPr="00973EEA">
              <w:rPr>
                <w:rFonts w:ascii="Roboto Condensed" w:eastAsia="Calibri" w:hAnsi="Roboto Condensed" w:cs="Calibri"/>
                <w:b/>
                <w:spacing w:val="-2"/>
                <w:position w:val="1"/>
              </w:rPr>
              <w:t xml:space="preserve"> </w:t>
            </w:r>
            <w:r w:rsidRPr="00973EEA">
              <w:rPr>
                <w:rFonts w:ascii="Roboto Condensed" w:eastAsia="Calibri" w:hAnsi="Roboto Condensed" w:cs="Calibri"/>
                <w:b/>
                <w:position w:val="1"/>
              </w:rPr>
              <w:t>4</w:t>
            </w:r>
            <w:r w:rsidRPr="00973EEA">
              <w:rPr>
                <w:rFonts w:ascii="Roboto Condensed" w:eastAsia="Calibri" w:hAnsi="Roboto Condensed" w:cs="Calibri"/>
                <w:b/>
                <w:spacing w:val="1"/>
                <w:position w:val="1"/>
              </w:rPr>
              <w:t xml:space="preserve"> </w:t>
            </w:r>
            <w:r w:rsidRPr="00973EEA">
              <w:rPr>
                <w:rFonts w:ascii="Roboto Condensed" w:eastAsia="Calibri" w:hAnsi="Roboto Condensed" w:cs="Calibri"/>
                <w:b/>
                <w:position w:val="1"/>
              </w:rPr>
              <w:t xml:space="preserve">h </w:t>
            </w:r>
            <w:r w:rsidRPr="00973EEA">
              <w:rPr>
                <w:rFonts w:ascii="Roboto Condensed" w:eastAsia="Calibri" w:hAnsi="Roboto Condensed" w:cs="Calibri"/>
                <w:b/>
                <w:spacing w:val="-2"/>
                <w:position w:val="1"/>
              </w:rPr>
              <w:t>T</w:t>
            </w:r>
            <w:r w:rsidRPr="00973EEA">
              <w:rPr>
                <w:rFonts w:ascii="Roboto Condensed" w:eastAsia="Calibri" w:hAnsi="Roboto Condensed" w:cs="Calibri"/>
                <w:b/>
                <w:spacing w:val="1"/>
                <w:position w:val="1"/>
              </w:rPr>
              <w:t>D</w:t>
            </w:r>
            <w:r w:rsidRPr="00973EEA">
              <w:rPr>
                <w:rFonts w:ascii="Roboto Condensed" w:eastAsia="Calibri" w:hAnsi="Roboto Condensed" w:cs="Calibri"/>
                <w:b/>
                <w:position w:val="1"/>
              </w:rPr>
              <w:t>,</w:t>
            </w:r>
            <w:r w:rsidRPr="00973EEA">
              <w:rPr>
                <w:rFonts w:ascii="Roboto Condensed" w:eastAsia="Calibri" w:hAnsi="Roboto Condensed" w:cs="Calibri"/>
                <w:b/>
                <w:spacing w:val="-2"/>
                <w:position w:val="1"/>
              </w:rPr>
              <w:t xml:space="preserve"> </w:t>
            </w:r>
            <w:r w:rsidRPr="00973EEA">
              <w:rPr>
                <w:rFonts w:ascii="Roboto Condensed" w:eastAsia="Calibri" w:hAnsi="Roboto Condensed" w:cs="Calibri"/>
                <w:b/>
                <w:spacing w:val="1"/>
                <w:position w:val="1"/>
              </w:rPr>
              <w:t>2</w:t>
            </w:r>
            <w:r w:rsidRPr="00973EEA">
              <w:rPr>
                <w:rFonts w:ascii="Roboto Condensed" w:eastAsia="Calibri" w:hAnsi="Roboto Condensed" w:cs="Calibri"/>
                <w:b/>
                <w:position w:val="1"/>
              </w:rPr>
              <w:t>0</w:t>
            </w:r>
            <w:r w:rsidRPr="00973EEA">
              <w:rPr>
                <w:rFonts w:ascii="Roboto Condensed" w:eastAsia="Calibri" w:hAnsi="Roboto Condensed" w:cs="Calibri"/>
                <w:b/>
                <w:spacing w:val="-1"/>
                <w:position w:val="1"/>
              </w:rPr>
              <w:t xml:space="preserve"> </w:t>
            </w:r>
            <w:r w:rsidRPr="00973EEA">
              <w:rPr>
                <w:rFonts w:ascii="Roboto Condensed" w:eastAsia="Calibri" w:hAnsi="Roboto Condensed" w:cs="Calibri"/>
                <w:b/>
                <w:position w:val="1"/>
              </w:rPr>
              <w:t xml:space="preserve">h </w:t>
            </w:r>
            <w:r w:rsidRPr="00973EEA">
              <w:rPr>
                <w:rFonts w:ascii="Roboto Condensed" w:eastAsia="Calibri" w:hAnsi="Roboto Condensed" w:cs="Calibri"/>
                <w:b/>
                <w:spacing w:val="-2"/>
                <w:position w:val="1"/>
              </w:rPr>
              <w:t>T</w:t>
            </w:r>
            <w:r w:rsidRPr="00973EEA">
              <w:rPr>
                <w:rFonts w:ascii="Roboto Condensed" w:eastAsia="Calibri" w:hAnsi="Roboto Condensed" w:cs="Calibri"/>
                <w:b/>
                <w:position w:val="1"/>
              </w:rPr>
              <w:t>P</w:t>
            </w:r>
          </w:p>
        </w:tc>
        <w:tc>
          <w:tcPr>
            <w:tcW w:w="3121" w:type="dxa"/>
            <w:shd w:val="clear" w:color="auto" w:fill="F1E5F7"/>
            <w:vAlign w:val="center"/>
          </w:tcPr>
          <w:p w14:paraId="78A19224" w14:textId="77777777" w:rsidR="00472F6E" w:rsidRPr="00222AF4" w:rsidRDefault="00472F6E" w:rsidP="0076060A">
            <w:pPr>
              <w:spacing w:after="0" w:line="240" w:lineRule="auto"/>
              <w:ind w:left="97" w:right="-20"/>
              <w:rPr>
                <w:rFonts w:ascii="Roboto Condensed" w:eastAsia="Calibri" w:hAnsi="Roboto Condensed" w:cs="Calibri"/>
              </w:rPr>
            </w:pPr>
            <w:r w:rsidRPr="00222AF4">
              <w:rPr>
                <w:rFonts w:ascii="Roboto Condensed" w:eastAsia="Calibri" w:hAnsi="Roboto Condensed" w:cs="Calibri"/>
                <w:position w:val="1"/>
              </w:rPr>
              <w:t>Tra</w:t>
            </w:r>
            <w:r w:rsidRPr="00222AF4">
              <w:rPr>
                <w:rFonts w:ascii="Roboto Condensed" w:eastAsia="Calibri" w:hAnsi="Roboto Condensed" w:cs="Calibri"/>
                <w:spacing w:val="1"/>
                <w:position w:val="1"/>
              </w:rPr>
              <w:t>v</w:t>
            </w:r>
            <w:r w:rsidRPr="00222AF4">
              <w:rPr>
                <w:rFonts w:ascii="Roboto Condensed" w:eastAsia="Calibri" w:hAnsi="Roboto Condensed" w:cs="Calibri"/>
                <w:position w:val="1"/>
              </w:rPr>
              <w:t>ail</w:t>
            </w:r>
            <w:r w:rsidRPr="00222AF4">
              <w:rPr>
                <w:rFonts w:ascii="Roboto Condensed" w:eastAsia="Calibri" w:hAnsi="Roboto Condensed" w:cs="Calibri"/>
                <w:spacing w:val="1"/>
                <w:position w:val="1"/>
              </w:rPr>
              <w:t xml:space="preserve"> </w:t>
            </w:r>
            <w:r w:rsidRPr="00222AF4">
              <w:rPr>
                <w:rFonts w:ascii="Roboto Condensed" w:eastAsia="Calibri" w:hAnsi="Roboto Condensed" w:cs="Calibri"/>
                <w:spacing w:val="-3"/>
                <w:position w:val="1"/>
              </w:rPr>
              <w:t>p</w:t>
            </w:r>
            <w:r w:rsidRPr="00222AF4">
              <w:rPr>
                <w:rFonts w:ascii="Roboto Condensed" w:eastAsia="Calibri" w:hAnsi="Roboto Condensed" w:cs="Calibri"/>
                <w:position w:val="1"/>
              </w:rPr>
              <w:t>ers</w:t>
            </w:r>
            <w:r w:rsidRPr="00222AF4">
              <w:rPr>
                <w:rFonts w:ascii="Roboto Condensed" w:eastAsia="Calibri" w:hAnsi="Roboto Condensed" w:cs="Calibri"/>
                <w:spacing w:val="1"/>
                <w:position w:val="1"/>
              </w:rPr>
              <w:t>o</w:t>
            </w:r>
            <w:r w:rsidRPr="00222AF4">
              <w:rPr>
                <w:rFonts w:ascii="Roboto Condensed" w:eastAsia="Calibri" w:hAnsi="Roboto Condensed" w:cs="Calibri"/>
                <w:spacing w:val="-1"/>
                <w:position w:val="1"/>
              </w:rPr>
              <w:t>nn</w:t>
            </w:r>
            <w:r w:rsidRPr="00222AF4">
              <w:rPr>
                <w:rFonts w:ascii="Roboto Condensed" w:eastAsia="Calibri" w:hAnsi="Roboto Condensed" w:cs="Calibri"/>
                <w:position w:val="1"/>
              </w:rPr>
              <w:t>el</w:t>
            </w:r>
            <w:r w:rsidRPr="00222AF4">
              <w:rPr>
                <w:rFonts w:ascii="Roboto Condensed" w:eastAsia="Calibri" w:hAnsi="Roboto Condensed" w:cs="Calibri"/>
                <w:spacing w:val="-1"/>
                <w:position w:val="1"/>
              </w:rPr>
              <w:t xml:space="preserve"> </w:t>
            </w:r>
            <w:r w:rsidRPr="00222AF4">
              <w:rPr>
                <w:rFonts w:ascii="Roboto Condensed" w:eastAsia="Calibri" w:hAnsi="Roboto Condensed" w:cs="Calibri"/>
                <w:position w:val="1"/>
              </w:rPr>
              <w:t>:</w:t>
            </w:r>
            <w:r w:rsidRPr="00222AF4">
              <w:rPr>
                <w:rFonts w:ascii="Roboto Condensed" w:eastAsia="Calibri" w:hAnsi="Roboto Condensed" w:cs="Calibri"/>
                <w:spacing w:val="-1"/>
                <w:position w:val="1"/>
              </w:rPr>
              <w:t xml:space="preserve"> </w:t>
            </w:r>
            <w:r w:rsidRPr="00222AF4">
              <w:rPr>
                <w:rFonts w:ascii="Roboto Condensed" w:eastAsia="Calibri" w:hAnsi="Roboto Condensed" w:cs="Calibri"/>
                <w:spacing w:val="-2"/>
                <w:position w:val="1"/>
              </w:rPr>
              <w:t>1</w:t>
            </w:r>
            <w:r w:rsidRPr="00222AF4">
              <w:rPr>
                <w:rFonts w:ascii="Roboto Condensed" w:eastAsia="Calibri" w:hAnsi="Roboto Condensed" w:cs="Calibri"/>
                <w:position w:val="1"/>
              </w:rPr>
              <w:t>0</w:t>
            </w:r>
            <w:r w:rsidRPr="00222AF4">
              <w:rPr>
                <w:rFonts w:ascii="Roboto Condensed" w:eastAsia="Calibri" w:hAnsi="Roboto Condensed" w:cs="Calibri"/>
                <w:spacing w:val="1"/>
                <w:position w:val="1"/>
              </w:rPr>
              <w:t xml:space="preserve"> </w:t>
            </w:r>
            <w:r w:rsidRPr="00222AF4">
              <w:rPr>
                <w:rFonts w:ascii="Roboto Condensed" w:eastAsia="Calibri" w:hAnsi="Roboto Condensed" w:cs="Calibri"/>
                <w:position w:val="1"/>
              </w:rPr>
              <w:t>h</w:t>
            </w:r>
          </w:p>
        </w:tc>
        <w:tc>
          <w:tcPr>
            <w:tcW w:w="1982" w:type="dxa"/>
            <w:shd w:val="clear" w:color="auto" w:fill="F1E5F7"/>
          </w:tcPr>
          <w:p w14:paraId="69706949" w14:textId="77777777" w:rsidR="00472F6E" w:rsidRPr="00222AF4" w:rsidRDefault="00472F6E" w:rsidP="0076060A">
            <w:pPr>
              <w:spacing w:after="0" w:line="240" w:lineRule="auto"/>
              <w:ind w:left="97" w:right="-20"/>
              <w:rPr>
                <w:rFonts w:ascii="Roboto Condensed" w:eastAsia="Calibri" w:hAnsi="Roboto Condensed" w:cs="Calibri"/>
              </w:rPr>
            </w:pPr>
            <w:r w:rsidRPr="00222AF4">
              <w:rPr>
                <w:rFonts w:ascii="Roboto Condensed" w:eastAsia="Calibri" w:hAnsi="Roboto Condensed" w:cs="Calibri"/>
                <w:position w:val="1"/>
              </w:rPr>
              <w:t>ECTS :</w:t>
            </w:r>
            <w:r w:rsidRPr="00222AF4">
              <w:rPr>
                <w:rFonts w:ascii="Roboto Condensed" w:eastAsia="Calibri" w:hAnsi="Roboto Condensed" w:cs="Calibri"/>
                <w:spacing w:val="-1"/>
                <w:position w:val="1"/>
              </w:rPr>
              <w:t xml:space="preserve"> </w:t>
            </w:r>
            <w:r w:rsidRPr="00222AF4">
              <w:rPr>
                <w:rFonts w:ascii="Roboto Condensed" w:eastAsia="Calibri" w:hAnsi="Roboto Condensed" w:cs="Calibri"/>
                <w:position w:val="1"/>
              </w:rPr>
              <w:t>1</w:t>
            </w:r>
          </w:p>
        </w:tc>
      </w:tr>
      <w:tr w:rsidR="00472F6E" w:rsidRPr="00EE1B33" w14:paraId="2FEE232A" w14:textId="77777777" w:rsidTr="003A33F7">
        <w:trPr>
          <w:trHeight w:hRule="exact" w:val="343"/>
        </w:trPr>
        <w:tc>
          <w:tcPr>
            <w:tcW w:w="4645" w:type="dxa"/>
            <w:gridSpan w:val="3"/>
            <w:shd w:val="clear" w:color="auto" w:fill="282D46"/>
            <w:vAlign w:val="center"/>
          </w:tcPr>
          <w:p w14:paraId="19FDDD06" w14:textId="77777777" w:rsidR="00472F6E" w:rsidRPr="00FC3B33" w:rsidRDefault="00472F6E" w:rsidP="0076060A">
            <w:pPr>
              <w:spacing w:after="0" w:line="240" w:lineRule="auto"/>
              <w:ind w:left="97" w:right="-20"/>
              <w:rPr>
                <w:rFonts w:ascii="Roboto Condensed" w:eastAsia="Calibri" w:hAnsi="Roboto Condensed" w:cs="Calibri"/>
                <w:b/>
                <w:color w:val="FFFFFF" w:themeColor="background1"/>
              </w:rPr>
            </w:pPr>
            <w:r w:rsidRPr="00FC3B33">
              <w:rPr>
                <w:rFonts w:ascii="Roboto Condensed" w:eastAsia="Calibri" w:hAnsi="Roboto Condensed" w:cs="Calibri"/>
                <w:b/>
                <w:bCs/>
                <w:color w:val="FFFFFF" w:themeColor="background1"/>
              </w:rPr>
              <w:t>Resp</w:t>
            </w:r>
            <w:r w:rsidRPr="00FC3B33">
              <w:rPr>
                <w:rFonts w:ascii="Roboto Condensed" w:eastAsia="Calibri" w:hAnsi="Roboto Condensed" w:cs="Calibri"/>
                <w:b/>
                <w:bCs/>
                <w:color w:val="FFFFFF" w:themeColor="background1"/>
                <w:spacing w:val="-1"/>
              </w:rPr>
              <w:t>on</w:t>
            </w:r>
            <w:r w:rsidRPr="00FC3B33">
              <w:rPr>
                <w:rFonts w:ascii="Roboto Condensed" w:eastAsia="Calibri" w:hAnsi="Roboto Condensed" w:cs="Calibri"/>
                <w:b/>
                <w:bCs/>
                <w:color w:val="FFFFFF" w:themeColor="background1"/>
              </w:rPr>
              <w:t>s</w:t>
            </w:r>
            <w:r w:rsidRPr="00FC3B33">
              <w:rPr>
                <w:rFonts w:ascii="Roboto Condensed" w:eastAsia="Calibri" w:hAnsi="Roboto Condensed" w:cs="Calibri"/>
                <w:b/>
                <w:bCs/>
                <w:color w:val="FFFFFF" w:themeColor="background1"/>
                <w:spacing w:val="-1"/>
              </w:rPr>
              <w:t>ab</w:t>
            </w:r>
            <w:r w:rsidRPr="00FC3B33">
              <w:rPr>
                <w:rFonts w:ascii="Roboto Condensed" w:eastAsia="Calibri" w:hAnsi="Roboto Condensed" w:cs="Calibri"/>
                <w:b/>
                <w:bCs/>
                <w:color w:val="FFFFFF" w:themeColor="background1"/>
                <w:spacing w:val="1"/>
              </w:rPr>
              <w:t>l</w:t>
            </w:r>
            <w:r w:rsidRPr="00FC3B33">
              <w:rPr>
                <w:rFonts w:ascii="Roboto Condensed" w:eastAsia="Calibri" w:hAnsi="Roboto Condensed" w:cs="Calibri"/>
                <w:b/>
                <w:bCs/>
                <w:color w:val="FFFFFF" w:themeColor="background1"/>
              </w:rPr>
              <w:t xml:space="preserve">e : </w:t>
            </w:r>
            <w:r w:rsidRPr="00FC3B33">
              <w:rPr>
                <w:rFonts w:ascii="Roboto Condensed" w:eastAsia="Calibri" w:hAnsi="Roboto Condensed" w:cs="Calibri"/>
                <w:b/>
                <w:bCs/>
                <w:color w:val="FFFFFF" w:themeColor="background1"/>
                <w:spacing w:val="-1"/>
              </w:rPr>
              <w:t>V</w:t>
            </w:r>
            <w:r w:rsidRPr="00FC3B33">
              <w:rPr>
                <w:rFonts w:ascii="Roboto Condensed" w:eastAsia="Calibri" w:hAnsi="Roboto Condensed" w:cs="Calibri"/>
                <w:b/>
                <w:bCs/>
                <w:color w:val="FFFFFF" w:themeColor="background1"/>
              </w:rPr>
              <w:t>.</w:t>
            </w:r>
            <w:r w:rsidRPr="00FC3B33">
              <w:rPr>
                <w:rFonts w:ascii="Roboto Condensed" w:eastAsia="Calibri" w:hAnsi="Roboto Condensed" w:cs="Calibri"/>
                <w:b/>
                <w:bCs/>
                <w:color w:val="FFFFFF" w:themeColor="background1"/>
                <w:spacing w:val="-1"/>
              </w:rPr>
              <w:t xml:space="preserve"> </w:t>
            </w:r>
            <w:r w:rsidRPr="00FC3B33">
              <w:rPr>
                <w:rFonts w:ascii="Roboto Condensed" w:eastAsia="Calibri" w:hAnsi="Roboto Condensed" w:cs="Calibri"/>
                <w:b/>
                <w:bCs/>
                <w:color w:val="FFFFFF" w:themeColor="background1"/>
              </w:rPr>
              <w:t>Ra</w:t>
            </w:r>
            <w:r w:rsidRPr="00FC3B33">
              <w:rPr>
                <w:rFonts w:ascii="Roboto Condensed" w:eastAsia="Calibri" w:hAnsi="Roboto Condensed" w:cs="Calibri"/>
                <w:b/>
                <w:bCs/>
                <w:color w:val="FFFFFF" w:themeColor="background1"/>
                <w:spacing w:val="-1"/>
              </w:rPr>
              <w:t>u</w:t>
            </w:r>
            <w:r w:rsidRPr="00FC3B33">
              <w:rPr>
                <w:rFonts w:ascii="Roboto Condensed" w:eastAsia="Calibri" w:hAnsi="Roboto Condensed" w:cs="Calibri"/>
                <w:b/>
                <w:bCs/>
                <w:color w:val="FFFFFF" w:themeColor="background1"/>
                <w:spacing w:val="1"/>
              </w:rPr>
              <w:t>l</w:t>
            </w:r>
            <w:r w:rsidRPr="00FC3B33">
              <w:rPr>
                <w:rFonts w:ascii="Roboto Condensed" w:eastAsia="Calibri" w:hAnsi="Roboto Condensed" w:cs="Calibri"/>
                <w:b/>
                <w:bCs/>
                <w:color w:val="FFFFFF" w:themeColor="background1"/>
              </w:rPr>
              <w:t>t</w:t>
            </w:r>
          </w:p>
        </w:tc>
        <w:tc>
          <w:tcPr>
            <w:tcW w:w="5103" w:type="dxa"/>
            <w:gridSpan w:val="2"/>
            <w:shd w:val="clear" w:color="auto" w:fill="F1E5F7"/>
            <w:vAlign w:val="center"/>
          </w:tcPr>
          <w:p w14:paraId="3B1501AD" w14:textId="77777777" w:rsidR="00472F6E" w:rsidRPr="00222AF4" w:rsidRDefault="00472F6E" w:rsidP="0076060A">
            <w:pPr>
              <w:spacing w:after="0" w:line="240" w:lineRule="auto"/>
              <w:ind w:left="97" w:right="-20"/>
              <w:rPr>
                <w:rFonts w:ascii="Roboto Condensed" w:eastAsia="Calibri" w:hAnsi="Roboto Condensed" w:cs="Calibri"/>
              </w:rPr>
            </w:pPr>
            <w:r w:rsidRPr="00222AF4">
              <w:rPr>
                <w:rFonts w:ascii="Roboto Condensed" w:eastAsia="Calibri" w:hAnsi="Roboto Condensed" w:cs="Calibri"/>
              </w:rPr>
              <w:t>I</w:t>
            </w:r>
            <w:r w:rsidRPr="00222AF4">
              <w:rPr>
                <w:rFonts w:ascii="Roboto Condensed" w:eastAsia="Calibri" w:hAnsi="Roboto Condensed" w:cs="Calibri"/>
                <w:spacing w:val="-1"/>
              </w:rPr>
              <w:t>n</w:t>
            </w:r>
            <w:r w:rsidRPr="00222AF4">
              <w:rPr>
                <w:rFonts w:ascii="Roboto Condensed" w:eastAsia="Calibri" w:hAnsi="Roboto Condensed" w:cs="Calibri"/>
              </w:rPr>
              <w:t>t</w:t>
            </w:r>
            <w:r w:rsidRPr="00222AF4">
              <w:rPr>
                <w:rFonts w:ascii="Roboto Condensed" w:eastAsia="Calibri" w:hAnsi="Roboto Condensed" w:cs="Calibri"/>
                <w:spacing w:val="1"/>
              </w:rPr>
              <w:t>e</w:t>
            </w:r>
            <w:r w:rsidRPr="00222AF4">
              <w:rPr>
                <w:rFonts w:ascii="Roboto Condensed" w:eastAsia="Calibri" w:hAnsi="Roboto Condensed" w:cs="Calibri"/>
              </w:rPr>
              <w:t>r</w:t>
            </w:r>
            <w:r w:rsidRPr="00222AF4">
              <w:rPr>
                <w:rFonts w:ascii="Roboto Condensed" w:eastAsia="Calibri" w:hAnsi="Roboto Condensed" w:cs="Calibri"/>
                <w:spacing w:val="1"/>
              </w:rPr>
              <w:t>v</w:t>
            </w:r>
            <w:r w:rsidRPr="00222AF4">
              <w:rPr>
                <w:rFonts w:ascii="Roboto Condensed" w:eastAsia="Calibri" w:hAnsi="Roboto Condensed" w:cs="Calibri"/>
              </w:rPr>
              <w:t>ena</w:t>
            </w:r>
            <w:r w:rsidRPr="00222AF4">
              <w:rPr>
                <w:rFonts w:ascii="Roboto Condensed" w:eastAsia="Calibri" w:hAnsi="Roboto Condensed" w:cs="Calibri"/>
                <w:spacing w:val="-1"/>
              </w:rPr>
              <w:t>n</w:t>
            </w:r>
            <w:r w:rsidRPr="00222AF4">
              <w:rPr>
                <w:rFonts w:ascii="Roboto Condensed" w:eastAsia="Calibri" w:hAnsi="Roboto Condensed" w:cs="Calibri"/>
                <w:spacing w:val="-2"/>
              </w:rPr>
              <w:t>t</w:t>
            </w:r>
            <w:r w:rsidRPr="00222AF4">
              <w:rPr>
                <w:rFonts w:ascii="Roboto Condensed" w:eastAsia="Calibri" w:hAnsi="Roboto Condensed" w:cs="Calibri"/>
              </w:rPr>
              <w:t>s</w:t>
            </w:r>
            <w:r w:rsidRPr="00222AF4">
              <w:rPr>
                <w:rFonts w:ascii="Roboto Condensed" w:eastAsia="Calibri" w:hAnsi="Roboto Condensed" w:cs="Calibri"/>
                <w:spacing w:val="2"/>
              </w:rPr>
              <w:t xml:space="preserve"> </w:t>
            </w:r>
            <w:r w:rsidRPr="00222AF4">
              <w:rPr>
                <w:rFonts w:ascii="Roboto Condensed" w:eastAsia="Calibri" w:hAnsi="Roboto Condensed" w:cs="Calibri"/>
              </w:rPr>
              <w:t>:</w:t>
            </w:r>
            <w:r w:rsidRPr="00222AF4">
              <w:rPr>
                <w:rFonts w:ascii="Roboto Condensed" w:eastAsia="Calibri" w:hAnsi="Roboto Condensed" w:cs="Calibri"/>
                <w:spacing w:val="-1"/>
              </w:rPr>
              <w:t xml:space="preserve"> </w:t>
            </w:r>
            <w:proofErr w:type="spellStart"/>
            <w:proofErr w:type="gramStart"/>
            <w:r w:rsidRPr="00222AF4">
              <w:rPr>
                <w:rFonts w:ascii="Roboto Condensed" w:eastAsia="Calibri" w:hAnsi="Roboto Condensed" w:cs="Calibri"/>
              </w:rPr>
              <w:t>V</w:t>
            </w:r>
            <w:r w:rsidRPr="00222AF4">
              <w:rPr>
                <w:rFonts w:ascii="Roboto Condensed" w:eastAsia="Calibri" w:hAnsi="Roboto Condensed" w:cs="Calibri"/>
                <w:spacing w:val="-1"/>
              </w:rPr>
              <w:t>.</w:t>
            </w:r>
            <w:r w:rsidRPr="00222AF4">
              <w:rPr>
                <w:rFonts w:ascii="Roboto Condensed" w:eastAsia="Calibri" w:hAnsi="Roboto Condensed" w:cs="Calibri"/>
              </w:rPr>
              <w:t>Ra</w:t>
            </w:r>
            <w:r w:rsidRPr="00222AF4">
              <w:rPr>
                <w:rFonts w:ascii="Roboto Condensed" w:eastAsia="Calibri" w:hAnsi="Roboto Condensed" w:cs="Calibri"/>
                <w:spacing w:val="-1"/>
              </w:rPr>
              <w:t>u</w:t>
            </w:r>
            <w:r w:rsidRPr="00222AF4">
              <w:rPr>
                <w:rFonts w:ascii="Roboto Condensed" w:eastAsia="Calibri" w:hAnsi="Roboto Condensed" w:cs="Calibri"/>
              </w:rPr>
              <w:t>lt</w:t>
            </w:r>
            <w:proofErr w:type="spellEnd"/>
            <w:proofErr w:type="gramEnd"/>
            <w:r w:rsidRPr="00222AF4">
              <w:rPr>
                <w:rFonts w:ascii="Roboto Condensed" w:eastAsia="Calibri" w:hAnsi="Roboto Condensed" w:cs="Calibri"/>
                <w:spacing w:val="-1"/>
              </w:rPr>
              <w:t xml:space="preserve"> </w:t>
            </w:r>
            <w:r w:rsidRPr="00222AF4">
              <w:rPr>
                <w:rFonts w:ascii="Roboto Condensed" w:eastAsia="Calibri" w:hAnsi="Roboto Condensed" w:cs="Calibri"/>
              </w:rPr>
              <w:t>et</w:t>
            </w:r>
            <w:r w:rsidRPr="00222AF4">
              <w:rPr>
                <w:rFonts w:ascii="Roboto Condensed" w:eastAsia="Calibri" w:hAnsi="Roboto Condensed" w:cs="Calibri"/>
                <w:spacing w:val="2"/>
              </w:rPr>
              <w:t xml:space="preserve"> </w:t>
            </w:r>
            <w:r w:rsidRPr="00222AF4">
              <w:rPr>
                <w:rFonts w:ascii="Roboto Condensed" w:eastAsia="Calibri" w:hAnsi="Roboto Condensed" w:cs="Calibri"/>
                <w:spacing w:val="-2"/>
              </w:rPr>
              <w:t>t</w:t>
            </w:r>
            <w:r w:rsidRPr="00222AF4">
              <w:rPr>
                <w:rFonts w:ascii="Roboto Condensed" w:eastAsia="Calibri" w:hAnsi="Roboto Condensed" w:cs="Calibri"/>
                <w:spacing w:val="-1"/>
              </w:rPr>
              <w:t>ou</w:t>
            </w:r>
            <w:r w:rsidRPr="00222AF4">
              <w:rPr>
                <w:rFonts w:ascii="Roboto Condensed" w:eastAsia="Calibri" w:hAnsi="Roboto Condensed" w:cs="Calibri"/>
              </w:rPr>
              <w:t xml:space="preserve">s </w:t>
            </w:r>
            <w:r w:rsidRPr="00222AF4">
              <w:rPr>
                <w:rFonts w:ascii="Roboto Condensed" w:eastAsia="Calibri" w:hAnsi="Roboto Condensed" w:cs="Calibri"/>
                <w:spacing w:val="1"/>
              </w:rPr>
              <w:t>e</w:t>
            </w:r>
            <w:r w:rsidRPr="00222AF4">
              <w:rPr>
                <w:rFonts w:ascii="Roboto Condensed" w:eastAsia="Calibri" w:hAnsi="Roboto Condensed" w:cs="Calibri"/>
                <w:spacing w:val="-1"/>
              </w:rPr>
              <w:t>n</w:t>
            </w:r>
            <w:r w:rsidRPr="00222AF4">
              <w:rPr>
                <w:rFonts w:ascii="Roboto Condensed" w:eastAsia="Calibri" w:hAnsi="Roboto Condensed" w:cs="Calibri"/>
              </w:rPr>
              <w:t>seig</w:t>
            </w:r>
            <w:r w:rsidRPr="00222AF4">
              <w:rPr>
                <w:rFonts w:ascii="Roboto Condensed" w:eastAsia="Calibri" w:hAnsi="Roboto Condensed" w:cs="Calibri"/>
                <w:spacing w:val="-1"/>
              </w:rPr>
              <w:t>n</w:t>
            </w:r>
            <w:r w:rsidRPr="00222AF4">
              <w:rPr>
                <w:rFonts w:ascii="Roboto Condensed" w:eastAsia="Calibri" w:hAnsi="Roboto Condensed" w:cs="Calibri"/>
              </w:rPr>
              <w:t>a</w:t>
            </w:r>
            <w:r w:rsidRPr="00222AF4">
              <w:rPr>
                <w:rFonts w:ascii="Roboto Condensed" w:eastAsia="Calibri" w:hAnsi="Roboto Condensed" w:cs="Calibri"/>
                <w:spacing w:val="-1"/>
              </w:rPr>
              <w:t>n</w:t>
            </w:r>
            <w:r w:rsidRPr="00222AF4">
              <w:rPr>
                <w:rFonts w:ascii="Roboto Condensed" w:eastAsia="Calibri" w:hAnsi="Roboto Condensed" w:cs="Calibri"/>
              </w:rPr>
              <w:t>ts</w:t>
            </w:r>
            <w:r w:rsidRPr="00222AF4">
              <w:rPr>
                <w:rFonts w:ascii="Roboto Condensed" w:eastAsia="Calibri" w:hAnsi="Roboto Condensed" w:cs="Calibri"/>
                <w:spacing w:val="-1"/>
              </w:rPr>
              <w:t xml:space="preserve"> </w:t>
            </w:r>
            <w:r w:rsidRPr="00222AF4">
              <w:rPr>
                <w:rFonts w:ascii="Roboto Condensed" w:eastAsia="Calibri" w:hAnsi="Roboto Condensed" w:cs="Calibri"/>
              </w:rPr>
              <w:t>E</w:t>
            </w:r>
            <w:r w:rsidRPr="00222AF4">
              <w:rPr>
                <w:rFonts w:ascii="Roboto Condensed" w:eastAsia="Calibri" w:hAnsi="Roboto Condensed" w:cs="Calibri"/>
                <w:spacing w:val="-1"/>
              </w:rPr>
              <w:t>N</w:t>
            </w:r>
            <w:r w:rsidRPr="00222AF4">
              <w:rPr>
                <w:rFonts w:ascii="Roboto Condensed" w:eastAsia="Calibri" w:hAnsi="Roboto Condensed" w:cs="Calibri"/>
              </w:rPr>
              <w:t>S</w:t>
            </w:r>
            <w:r w:rsidRPr="00222AF4">
              <w:rPr>
                <w:rFonts w:ascii="Roboto Condensed" w:eastAsia="Calibri" w:hAnsi="Roboto Condensed" w:cs="Calibri"/>
                <w:spacing w:val="-1"/>
              </w:rPr>
              <w:t>G</w:t>
            </w:r>
            <w:r w:rsidRPr="00222AF4">
              <w:rPr>
                <w:rFonts w:ascii="Roboto Condensed" w:eastAsia="Calibri" w:hAnsi="Roboto Condensed" w:cs="Calibri"/>
              </w:rPr>
              <w:t>SI</w:t>
            </w:r>
          </w:p>
        </w:tc>
      </w:tr>
      <w:tr w:rsidR="00472F6E" w:rsidRPr="00222AF4" w14:paraId="15DC6A9A" w14:textId="77777777" w:rsidTr="003A33F7">
        <w:trPr>
          <w:trHeight w:hRule="exact" w:val="2105"/>
        </w:trPr>
        <w:tc>
          <w:tcPr>
            <w:tcW w:w="2518" w:type="dxa"/>
            <w:gridSpan w:val="2"/>
            <w:shd w:val="clear" w:color="auto" w:fill="282D46"/>
            <w:vAlign w:val="center"/>
          </w:tcPr>
          <w:p w14:paraId="5DC7C983" w14:textId="77777777" w:rsidR="00472F6E" w:rsidRPr="00FC3B33" w:rsidRDefault="00472F6E" w:rsidP="0076060A">
            <w:pPr>
              <w:spacing w:after="0" w:line="240" w:lineRule="auto"/>
              <w:ind w:left="97" w:right="-20"/>
              <w:rPr>
                <w:rFonts w:ascii="Roboto Condensed" w:eastAsia="Calibri" w:hAnsi="Roboto Condensed" w:cs="Calibri"/>
                <w:b/>
                <w:color w:val="FFFFFF" w:themeColor="background1"/>
              </w:rPr>
            </w:pPr>
            <w:r w:rsidRPr="00FC3B33">
              <w:rPr>
                <w:rFonts w:ascii="Roboto Condensed" w:eastAsia="Calibri" w:hAnsi="Roboto Condensed" w:cs="Calibri"/>
                <w:b/>
                <w:bCs/>
                <w:color w:val="FFFFFF" w:themeColor="background1"/>
                <w:position w:val="1"/>
              </w:rPr>
              <w:t>A</w:t>
            </w:r>
            <w:r w:rsidRPr="00FC3B33">
              <w:rPr>
                <w:rFonts w:ascii="Roboto Condensed" w:eastAsia="Calibri" w:hAnsi="Roboto Condensed" w:cs="Calibri"/>
                <w:b/>
                <w:bCs/>
                <w:color w:val="FFFFFF" w:themeColor="background1"/>
                <w:spacing w:val="2"/>
                <w:position w:val="1"/>
              </w:rPr>
              <w:t>c</w:t>
            </w:r>
            <w:r w:rsidRPr="00FC3B33">
              <w:rPr>
                <w:rFonts w:ascii="Roboto Condensed" w:eastAsia="Calibri" w:hAnsi="Roboto Condensed" w:cs="Calibri"/>
                <w:b/>
                <w:bCs/>
                <w:color w:val="FFFFFF" w:themeColor="background1"/>
                <w:spacing w:val="-1"/>
                <w:position w:val="1"/>
              </w:rPr>
              <w:t>qu</w:t>
            </w:r>
            <w:r w:rsidRPr="00FC3B33">
              <w:rPr>
                <w:rFonts w:ascii="Roboto Condensed" w:eastAsia="Calibri" w:hAnsi="Roboto Condensed" w:cs="Calibri"/>
                <w:b/>
                <w:bCs/>
                <w:color w:val="FFFFFF" w:themeColor="background1"/>
                <w:spacing w:val="-2"/>
                <w:position w:val="1"/>
              </w:rPr>
              <w:t>i</w:t>
            </w:r>
            <w:r w:rsidRPr="00FC3B33">
              <w:rPr>
                <w:rFonts w:ascii="Roboto Condensed" w:eastAsia="Calibri" w:hAnsi="Roboto Condensed" w:cs="Calibri"/>
                <w:b/>
                <w:bCs/>
                <w:color w:val="FFFFFF" w:themeColor="background1"/>
                <w:position w:val="1"/>
              </w:rPr>
              <w:t>s</w:t>
            </w:r>
            <w:r w:rsidRPr="00FC3B33">
              <w:rPr>
                <w:rFonts w:ascii="Roboto Condensed" w:eastAsia="Calibri" w:hAnsi="Roboto Condensed" w:cs="Calibri"/>
                <w:b/>
                <w:bCs/>
                <w:color w:val="FFFFFF" w:themeColor="background1"/>
                <w:spacing w:val="1"/>
                <w:position w:val="1"/>
              </w:rPr>
              <w:t xml:space="preserve"> </w:t>
            </w:r>
            <w:r w:rsidRPr="00FC3B33">
              <w:rPr>
                <w:rFonts w:ascii="Roboto Condensed" w:eastAsia="Calibri" w:hAnsi="Roboto Condensed" w:cs="Calibri"/>
                <w:b/>
                <w:bCs/>
                <w:color w:val="FFFFFF" w:themeColor="background1"/>
                <w:position w:val="1"/>
              </w:rPr>
              <w:t>d’</w:t>
            </w:r>
            <w:r w:rsidRPr="00FC3B33">
              <w:rPr>
                <w:rFonts w:ascii="Roboto Condensed" w:eastAsia="Calibri" w:hAnsi="Roboto Condensed" w:cs="Calibri"/>
                <w:b/>
                <w:bCs/>
                <w:color w:val="FFFFFF" w:themeColor="background1"/>
                <w:spacing w:val="-1"/>
                <w:position w:val="1"/>
              </w:rPr>
              <w:t>app</w:t>
            </w:r>
            <w:r w:rsidRPr="00FC3B33">
              <w:rPr>
                <w:rFonts w:ascii="Roboto Condensed" w:eastAsia="Calibri" w:hAnsi="Roboto Condensed" w:cs="Calibri"/>
                <w:b/>
                <w:bCs/>
                <w:color w:val="FFFFFF" w:themeColor="background1"/>
                <w:spacing w:val="1"/>
                <w:position w:val="1"/>
              </w:rPr>
              <w:t>r</w:t>
            </w:r>
            <w:r w:rsidRPr="00FC3B33">
              <w:rPr>
                <w:rFonts w:ascii="Roboto Condensed" w:eastAsia="Calibri" w:hAnsi="Roboto Condensed" w:cs="Calibri"/>
                <w:b/>
                <w:bCs/>
                <w:color w:val="FFFFFF" w:themeColor="background1"/>
                <w:spacing w:val="-1"/>
                <w:position w:val="1"/>
              </w:rPr>
              <w:t>en</w:t>
            </w:r>
            <w:r w:rsidRPr="00FC3B33">
              <w:rPr>
                <w:rFonts w:ascii="Roboto Condensed" w:eastAsia="Calibri" w:hAnsi="Roboto Condensed" w:cs="Calibri"/>
                <w:b/>
                <w:bCs/>
                <w:color w:val="FFFFFF" w:themeColor="background1"/>
                <w:position w:val="1"/>
              </w:rPr>
              <w:t>t</w:t>
            </w:r>
            <w:r w:rsidRPr="00FC3B33">
              <w:rPr>
                <w:rFonts w:ascii="Roboto Condensed" w:eastAsia="Calibri" w:hAnsi="Roboto Condensed" w:cs="Calibri"/>
                <w:b/>
                <w:bCs/>
                <w:color w:val="FFFFFF" w:themeColor="background1"/>
                <w:spacing w:val="-1"/>
                <w:position w:val="1"/>
              </w:rPr>
              <w:t>i</w:t>
            </w:r>
            <w:r w:rsidRPr="00FC3B33">
              <w:rPr>
                <w:rFonts w:ascii="Roboto Condensed" w:eastAsia="Calibri" w:hAnsi="Roboto Condensed" w:cs="Calibri"/>
                <w:b/>
                <w:bCs/>
                <w:color w:val="FFFFFF" w:themeColor="background1"/>
                <w:position w:val="1"/>
              </w:rPr>
              <w:t>ss</w:t>
            </w:r>
            <w:r w:rsidRPr="00FC3B33">
              <w:rPr>
                <w:rFonts w:ascii="Roboto Condensed" w:eastAsia="Calibri" w:hAnsi="Roboto Condensed" w:cs="Calibri"/>
                <w:b/>
                <w:bCs/>
                <w:color w:val="FFFFFF" w:themeColor="background1"/>
                <w:spacing w:val="-1"/>
                <w:position w:val="1"/>
              </w:rPr>
              <w:t>a</w:t>
            </w:r>
            <w:r w:rsidRPr="00FC3B33">
              <w:rPr>
                <w:rFonts w:ascii="Roboto Condensed" w:eastAsia="Calibri" w:hAnsi="Roboto Condensed" w:cs="Calibri"/>
                <w:b/>
                <w:bCs/>
                <w:color w:val="FFFFFF" w:themeColor="background1"/>
                <w:spacing w:val="1"/>
                <w:position w:val="1"/>
              </w:rPr>
              <w:t>g</w:t>
            </w:r>
            <w:r w:rsidRPr="00FC3B33">
              <w:rPr>
                <w:rFonts w:ascii="Roboto Condensed" w:eastAsia="Calibri" w:hAnsi="Roboto Condensed" w:cs="Calibri"/>
                <w:b/>
                <w:bCs/>
                <w:color w:val="FFFFFF" w:themeColor="background1"/>
                <w:position w:val="1"/>
              </w:rPr>
              <w:t xml:space="preserve">e </w:t>
            </w:r>
            <w:r w:rsidRPr="00FC3B33">
              <w:rPr>
                <w:rFonts w:ascii="Roboto Condensed" w:eastAsia="Calibri" w:hAnsi="Roboto Condensed" w:cs="Calibri"/>
                <w:b/>
                <w:bCs/>
                <w:color w:val="FFFFFF" w:themeColor="background1"/>
                <w:spacing w:val="1"/>
              </w:rPr>
              <w:t>v</w:t>
            </w:r>
            <w:r w:rsidRPr="00FC3B33">
              <w:rPr>
                <w:rFonts w:ascii="Roboto Condensed" w:eastAsia="Calibri" w:hAnsi="Roboto Condensed" w:cs="Calibri"/>
                <w:b/>
                <w:bCs/>
                <w:color w:val="FFFFFF" w:themeColor="background1"/>
                <w:spacing w:val="-1"/>
              </w:rPr>
              <w:t>i</w:t>
            </w:r>
            <w:r w:rsidRPr="00FC3B33">
              <w:rPr>
                <w:rFonts w:ascii="Roboto Condensed" w:eastAsia="Calibri" w:hAnsi="Roboto Condensed" w:cs="Calibri"/>
                <w:b/>
                <w:bCs/>
                <w:color w:val="FFFFFF" w:themeColor="background1"/>
              </w:rPr>
              <w:t>s</w:t>
            </w:r>
            <w:r w:rsidRPr="00FC3B33">
              <w:rPr>
                <w:rFonts w:ascii="Roboto Condensed" w:eastAsia="Calibri" w:hAnsi="Roboto Condensed" w:cs="Calibri"/>
                <w:b/>
                <w:bCs/>
                <w:color w:val="FFFFFF" w:themeColor="background1"/>
                <w:spacing w:val="-1"/>
              </w:rPr>
              <w:t>é</w:t>
            </w:r>
            <w:r w:rsidRPr="00FC3B33">
              <w:rPr>
                <w:rFonts w:ascii="Roboto Condensed" w:eastAsia="Calibri" w:hAnsi="Roboto Condensed" w:cs="Calibri"/>
                <w:b/>
                <w:bCs/>
                <w:color w:val="FFFFFF" w:themeColor="background1"/>
              </w:rPr>
              <w:t>s</w:t>
            </w:r>
          </w:p>
        </w:tc>
        <w:tc>
          <w:tcPr>
            <w:tcW w:w="7230" w:type="dxa"/>
            <w:gridSpan w:val="3"/>
            <w:shd w:val="clear" w:color="auto" w:fill="F1E5F7"/>
            <w:vAlign w:val="center"/>
          </w:tcPr>
          <w:p w14:paraId="548A9CD3" w14:textId="77777777" w:rsidR="00472F6E" w:rsidRPr="00222AF4" w:rsidRDefault="00472F6E" w:rsidP="0076060A">
            <w:pPr>
              <w:spacing w:after="0" w:line="240" w:lineRule="auto"/>
              <w:ind w:left="100" w:right="-20"/>
              <w:rPr>
                <w:rFonts w:ascii="Roboto Condensed" w:eastAsia="Calibri" w:hAnsi="Roboto Condensed" w:cs="Calibri"/>
                <w:sz w:val="20"/>
                <w:szCs w:val="20"/>
              </w:rPr>
            </w:pPr>
            <w:r w:rsidRPr="00222AF4">
              <w:rPr>
                <w:rFonts w:ascii="Roboto Condensed" w:eastAsia="Calibri" w:hAnsi="Roboto Condensed" w:cs="Calibri"/>
                <w:position w:val="1"/>
                <w:sz w:val="20"/>
                <w:szCs w:val="20"/>
              </w:rPr>
              <w:t>. En tant q</w:t>
            </w:r>
            <w:r w:rsidRPr="00222AF4">
              <w:rPr>
                <w:rFonts w:ascii="Roboto Condensed" w:eastAsia="Calibri" w:hAnsi="Roboto Condensed" w:cs="Calibri"/>
                <w:spacing w:val="-1"/>
                <w:position w:val="1"/>
                <w:sz w:val="20"/>
                <w:szCs w:val="20"/>
              </w:rPr>
              <w:t>u</w:t>
            </w:r>
            <w:r w:rsidRPr="00222AF4">
              <w:rPr>
                <w:rFonts w:ascii="Roboto Condensed" w:eastAsia="Calibri" w:hAnsi="Roboto Condensed" w:cs="Calibri"/>
                <w:position w:val="1"/>
                <w:sz w:val="20"/>
                <w:szCs w:val="20"/>
              </w:rPr>
              <w:t>e</w:t>
            </w:r>
            <w:r w:rsidRPr="00222AF4">
              <w:rPr>
                <w:rFonts w:ascii="Roboto Condensed" w:eastAsia="Calibri" w:hAnsi="Roboto Condensed" w:cs="Calibri"/>
                <w:spacing w:val="-2"/>
                <w:position w:val="1"/>
                <w:sz w:val="20"/>
                <w:szCs w:val="20"/>
              </w:rPr>
              <w:t xml:space="preserve"> </w:t>
            </w:r>
            <w:r w:rsidRPr="00222AF4">
              <w:rPr>
                <w:rFonts w:ascii="Roboto Condensed" w:eastAsia="Calibri" w:hAnsi="Roboto Condensed" w:cs="Calibri"/>
                <w:position w:val="1"/>
                <w:sz w:val="20"/>
                <w:szCs w:val="20"/>
              </w:rPr>
              <w:t>futur</w:t>
            </w:r>
            <w:r w:rsidRPr="00222AF4">
              <w:rPr>
                <w:rFonts w:ascii="Roboto Condensed" w:eastAsia="Calibri" w:hAnsi="Roboto Condensed" w:cs="Calibri"/>
                <w:spacing w:val="-1"/>
                <w:position w:val="1"/>
                <w:sz w:val="20"/>
                <w:szCs w:val="20"/>
              </w:rPr>
              <w:t xml:space="preserve"> </w:t>
            </w:r>
            <w:r w:rsidRPr="00222AF4">
              <w:rPr>
                <w:rFonts w:ascii="Roboto Condensed" w:eastAsia="Calibri" w:hAnsi="Roboto Condensed" w:cs="Calibri"/>
                <w:position w:val="1"/>
                <w:sz w:val="20"/>
                <w:szCs w:val="20"/>
              </w:rPr>
              <w:t>ca</w:t>
            </w:r>
            <w:r w:rsidRPr="00222AF4">
              <w:rPr>
                <w:rFonts w:ascii="Roboto Condensed" w:eastAsia="Calibri" w:hAnsi="Roboto Condensed" w:cs="Calibri"/>
                <w:spacing w:val="-1"/>
                <w:position w:val="1"/>
                <w:sz w:val="20"/>
                <w:szCs w:val="20"/>
              </w:rPr>
              <w:t>d</w:t>
            </w:r>
            <w:r w:rsidRPr="00222AF4">
              <w:rPr>
                <w:rFonts w:ascii="Roboto Condensed" w:eastAsia="Calibri" w:hAnsi="Roboto Condensed" w:cs="Calibri"/>
                <w:position w:val="1"/>
                <w:sz w:val="20"/>
                <w:szCs w:val="20"/>
              </w:rPr>
              <w:t>re</w:t>
            </w:r>
            <w:r w:rsidRPr="00222AF4">
              <w:rPr>
                <w:rFonts w:ascii="Roboto Condensed" w:eastAsia="Calibri" w:hAnsi="Roboto Condensed" w:cs="Calibri"/>
                <w:spacing w:val="-2"/>
                <w:position w:val="1"/>
                <w:sz w:val="20"/>
                <w:szCs w:val="20"/>
              </w:rPr>
              <w:t xml:space="preserve"> </w:t>
            </w:r>
            <w:r w:rsidRPr="00222AF4">
              <w:rPr>
                <w:rFonts w:ascii="Roboto Condensed" w:eastAsia="Calibri" w:hAnsi="Roboto Condensed" w:cs="Calibri"/>
                <w:spacing w:val="-3"/>
                <w:position w:val="1"/>
                <w:sz w:val="20"/>
                <w:szCs w:val="20"/>
              </w:rPr>
              <w:t>q</w:t>
            </w:r>
            <w:r w:rsidRPr="00222AF4">
              <w:rPr>
                <w:rFonts w:ascii="Roboto Condensed" w:eastAsia="Calibri" w:hAnsi="Roboto Condensed" w:cs="Calibri"/>
                <w:spacing w:val="-1"/>
                <w:position w:val="1"/>
                <w:sz w:val="20"/>
                <w:szCs w:val="20"/>
              </w:rPr>
              <w:t>u</w:t>
            </w:r>
            <w:r w:rsidRPr="00222AF4">
              <w:rPr>
                <w:rFonts w:ascii="Roboto Condensed" w:eastAsia="Calibri" w:hAnsi="Roboto Condensed" w:cs="Calibri"/>
                <w:position w:val="1"/>
                <w:sz w:val="20"/>
                <w:szCs w:val="20"/>
              </w:rPr>
              <w:t>i de</w:t>
            </w:r>
            <w:r w:rsidRPr="00222AF4">
              <w:rPr>
                <w:rFonts w:ascii="Roboto Condensed" w:eastAsia="Calibri" w:hAnsi="Roboto Condensed" w:cs="Calibri"/>
                <w:spacing w:val="1"/>
                <w:position w:val="1"/>
                <w:sz w:val="20"/>
                <w:szCs w:val="20"/>
              </w:rPr>
              <w:t>v</w:t>
            </w:r>
            <w:r w:rsidRPr="00222AF4">
              <w:rPr>
                <w:rFonts w:ascii="Roboto Condensed" w:eastAsia="Calibri" w:hAnsi="Roboto Condensed" w:cs="Calibri"/>
                <w:position w:val="1"/>
                <w:sz w:val="20"/>
                <w:szCs w:val="20"/>
              </w:rPr>
              <w:t xml:space="preserve">ra </w:t>
            </w:r>
            <w:r w:rsidRPr="00222AF4">
              <w:rPr>
                <w:rFonts w:ascii="Roboto Condensed" w:eastAsia="Calibri" w:hAnsi="Roboto Condensed" w:cs="Calibri"/>
                <w:spacing w:val="-2"/>
                <w:position w:val="1"/>
                <w:sz w:val="20"/>
                <w:szCs w:val="20"/>
              </w:rPr>
              <w:t>a</w:t>
            </w:r>
            <w:r w:rsidRPr="00222AF4">
              <w:rPr>
                <w:rFonts w:ascii="Roboto Condensed" w:eastAsia="Calibri" w:hAnsi="Roboto Condensed" w:cs="Calibri"/>
                <w:position w:val="1"/>
                <w:sz w:val="20"/>
                <w:szCs w:val="20"/>
              </w:rPr>
              <w:t>ssu</w:t>
            </w:r>
            <w:r w:rsidRPr="00222AF4">
              <w:rPr>
                <w:rFonts w:ascii="Roboto Condensed" w:eastAsia="Calibri" w:hAnsi="Roboto Condensed" w:cs="Calibri"/>
                <w:spacing w:val="-2"/>
                <w:position w:val="1"/>
                <w:sz w:val="20"/>
                <w:szCs w:val="20"/>
              </w:rPr>
              <w:t>m</w:t>
            </w:r>
            <w:r w:rsidRPr="00222AF4">
              <w:rPr>
                <w:rFonts w:ascii="Roboto Condensed" w:eastAsia="Calibri" w:hAnsi="Roboto Condensed" w:cs="Calibri"/>
                <w:position w:val="1"/>
                <w:sz w:val="20"/>
                <w:szCs w:val="20"/>
              </w:rPr>
              <w:t>er</w:t>
            </w:r>
            <w:r w:rsidRPr="00222AF4">
              <w:rPr>
                <w:rFonts w:ascii="Roboto Condensed" w:eastAsia="Calibri" w:hAnsi="Roboto Condensed" w:cs="Calibri"/>
                <w:spacing w:val="1"/>
                <w:position w:val="1"/>
                <w:sz w:val="20"/>
                <w:szCs w:val="20"/>
              </w:rPr>
              <w:t xml:space="preserve"> </w:t>
            </w:r>
            <w:r w:rsidRPr="00222AF4">
              <w:rPr>
                <w:rFonts w:ascii="Roboto Condensed" w:eastAsia="Calibri" w:hAnsi="Roboto Condensed" w:cs="Calibri"/>
                <w:position w:val="1"/>
                <w:sz w:val="20"/>
                <w:szCs w:val="20"/>
              </w:rPr>
              <w:t>les</w:t>
            </w:r>
            <w:r w:rsidRPr="00222AF4">
              <w:rPr>
                <w:rFonts w:ascii="Roboto Condensed" w:eastAsia="Calibri" w:hAnsi="Roboto Condensed" w:cs="Calibri"/>
                <w:spacing w:val="-2"/>
                <w:position w:val="1"/>
                <w:sz w:val="20"/>
                <w:szCs w:val="20"/>
              </w:rPr>
              <w:t xml:space="preserve"> </w:t>
            </w:r>
            <w:r w:rsidRPr="00222AF4">
              <w:rPr>
                <w:rFonts w:ascii="Roboto Condensed" w:eastAsia="Calibri" w:hAnsi="Roboto Condensed" w:cs="Calibri"/>
                <w:position w:val="1"/>
                <w:sz w:val="20"/>
                <w:szCs w:val="20"/>
              </w:rPr>
              <w:t>r</w:t>
            </w:r>
            <w:r w:rsidRPr="00222AF4">
              <w:rPr>
                <w:rFonts w:ascii="Roboto Condensed" w:eastAsia="Calibri" w:hAnsi="Roboto Condensed" w:cs="Calibri"/>
                <w:spacing w:val="1"/>
                <w:position w:val="1"/>
                <w:sz w:val="20"/>
                <w:szCs w:val="20"/>
              </w:rPr>
              <w:t>ô</w:t>
            </w:r>
            <w:r w:rsidRPr="00222AF4">
              <w:rPr>
                <w:rFonts w:ascii="Roboto Condensed" w:eastAsia="Calibri" w:hAnsi="Roboto Condensed" w:cs="Calibri"/>
                <w:spacing w:val="-3"/>
                <w:position w:val="1"/>
                <w:sz w:val="20"/>
                <w:szCs w:val="20"/>
              </w:rPr>
              <w:t>l</w:t>
            </w:r>
            <w:r w:rsidRPr="00222AF4">
              <w:rPr>
                <w:rFonts w:ascii="Roboto Condensed" w:eastAsia="Calibri" w:hAnsi="Roboto Condensed" w:cs="Calibri"/>
                <w:position w:val="1"/>
                <w:sz w:val="20"/>
                <w:szCs w:val="20"/>
              </w:rPr>
              <w:t>es</w:t>
            </w:r>
            <w:r w:rsidRPr="00222AF4">
              <w:rPr>
                <w:rFonts w:ascii="Roboto Condensed" w:eastAsia="Calibri" w:hAnsi="Roboto Condensed" w:cs="Calibri"/>
                <w:spacing w:val="-1"/>
                <w:position w:val="1"/>
                <w:sz w:val="20"/>
                <w:szCs w:val="20"/>
              </w:rPr>
              <w:t xml:space="preserve"> d</w:t>
            </w:r>
            <w:r w:rsidRPr="00222AF4">
              <w:rPr>
                <w:rFonts w:ascii="Roboto Condensed" w:eastAsia="Calibri" w:hAnsi="Roboto Condensed" w:cs="Calibri"/>
                <w:position w:val="1"/>
                <w:sz w:val="20"/>
                <w:szCs w:val="20"/>
              </w:rPr>
              <w:t>’é</w:t>
            </w:r>
            <w:r w:rsidRPr="00222AF4">
              <w:rPr>
                <w:rFonts w:ascii="Roboto Condensed" w:eastAsia="Calibri" w:hAnsi="Roboto Condensed" w:cs="Calibri"/>
                <w:spacing w:val="1"/>
                <w:position w:val="1"/>
                <w:sz w:val="20"/>
                <w:szCs w:val="20"/>
              </w:rPr>
              <w:t>v</w:t>
            </w:r>
            <w:r w:rsidRPr="00222AF4">
              <w:rPr>
                <w:rFonts w:ascii="Roboto Condensed" w:eastAsia="Calibri" w:hAnsi="Roboto Condensed" w:cs="Calibri"/>
                <w:position w:val="1"/>
                <w:sz w:val="20"/>
                <w:szCs w:val="20"/>
              </w:rPr>
              <w:t>al</w:t>
            </w:r>
            <w:r w:rsidRPr="00222AF4">
              <w:rPr>
                <w:rFonts w:ascii="Roboto Condensed" w:eastAsia="Calibri" w:hAnsi="Roboto Condensed" w:cs="Calibri"/>
                <w:spacing w:val="-1"/>
                <w:position w:val="1"/>
                <w:sz w:val="20"/>
                <w:szCs w:val="20"/>
              </w:rPr>
              <w:t>u</w:t>
            </w:r>
            <w:r w:rsidRPr="00222AF4">
              <w:rPr>
                <w:rFonts w:ascii="Roboto Condensed" w:eastAsia="Calibri" w:hAnsi="Roboto Condensed" w:cs="Calibri"/>
                <w:position w:val="1"/>
                <w:sz w:val="20"/>
                <w:szCs w:val="20"/>
              </w:rPr>
              <w:t>a</w:t>
            </w:r>
            <w:r w:rsidRPr="00222AF4">
              <w:rPr>
                <w:rFonts w:ascii="Roboto Condensed" w:eastAsia="Calibri" w:hAnsi="Roboto Condensed" w:cs="Calibri"/>
                <w:spacing w:val="-2"/>
                <w:position w:val="1"/>
                <w:sz w:val="20"/>
                <w:szCs w:val="20"/>
              </w:rPr>
              <w:t>t</w:t>
            </w:r>
            <w:r w:rsidRPr="00222AF4">
              <w:rPr>
                <w:rFonts w:ascii="Roboto Condensed" w:eastAsia="Calibri" w:hAnsi="Roboto Condensed" w:cs="Calibri"/>
                <w:position w:val="1"/>
                <w:sz w:val="20"/>
                <w:szCs w:val="20"/>
              </w:rPr>
              <w:t xml:space="preserve">eurs </w:t>
            </w:r>
            <w:r w:rsidRPr="00222AF4">
              <w:rPr>
                <w:rFonts w:ascii="Roboto Condensed" w:eastAsia="Calibri" w:hAnsi="Roboto Condensed" w:cs="Calibri"/>
                <w:spacing w:val="-2"/>
                <w:position w:val="1"/>
                <w:sz w:val="20"/>
                <w:szCs w:val="20"/>
              </w:rPr>
              <w:t>e</w:t>
            </w:r>
            <w:r w:rsidRPr="00222AF4">
              <w:rPr>
                <w:rFonts w:ascii="Roboto Condensed" w:eastAsia="Calibri" w:hAnsi="Roboto Condensed" w:cs="Calibri"/>
                <w:position w:val="1"/>
                <w:sz w:val="20"/>
                <w:szCs w:val="20"/>
              </w:rPr>
              <w:t>t</w:t>
            </w:r>
            <w:r>
              <w:rPr>
                <w:rFonts w:ascii="Roboto Condensed" w:eastAsia="Calibri" w:hAnsi="Roboto Condensed" w:cs="Calibri"/>
                <w:position w:val="1"/>
                <w:sz w:val="20"/>
                <w:szCs w:val="20"/>
              </w:rPr>
              <w:t xml:space="preserve"> </w:t>
            </w:r>
            <w:r w:rsidRPr="00222AF4">
              <w:rPr>
                <w:rFonts w:ascii="Roboto Condensed" w:eastAsia="Calibri" w:hAnsi="Roboto Condensed" w:cs="Calibri"/>
                <w:spacing w:val="-1"/>
                <w:sz w:val="20"/>
                <w:szCs w:val="20"/>
              </w:rPr>
              <w:t>d</w:t>
            </w:r>
            <w:r w:rsidRPr="00222AF4">
              <w:rPr>
                <w:rFonts w:ascii="Roboto Condensed" w:eastAsia="Calibri" w:hAnsi="Roboto Condensed" w:cs="Calibri"/>
                <w:sz w:val="20"/>
                <w:szCs w:val="20"/>
              </w:rPr>
              <w:t>’é</w:t>
            </w:r>
            <w:r w:rsidRPr="00222AF4">
              <w:rPr>
                <w:rFonts w:ascii="Roboto Condensed" w:eastAsia="Calibri" w:hAnsi="Roboto Condensed" w:cs="Calibri"/>
                <w:spacing w:val="1"/>
                <w:sz w:val="20"/>
                <w:szCs w:val="20"/>
              </w:rPr>
              <w:t>v</w:t>
            </w:r>
            <w:r w:rsidRPr="00222AF4">
              <w:rPr>
                <w:rFonts w:ascii="Roboto Condensed" w:eastAsia="Calibri" w:hAnsi="Roboto Condensed" w:cs="Calibri"/>
                <w:sz w:val="20"/>
                <w:szCs w:val="20"/>
              </w:rPr>
              <w:t>al</w:t>
            </w:r>
            <w:r w:rsidRPr="00222AF4">
              <w:rPr>
                <w:rFonts w:ascii="Roboto Condensed" w:eastAsia="Calibri" w:hAnsi="Roboto Condensed" w:cs="Calibri"/>
                <w:spacing w:val="-1"/>
                <w:sz w:val="20"/>
                <w:szCs w:val="20"/>
              </w:rPr>
              <w:t>u</w:t>
            </w:r>
            <w:r w:rsidRPr="00222AF4">
              <w:rPr>
                <w:rFonts w:ascii="Roboto Condensed" w:eastAsia="Calibri" w:hAnsi="Roboto Condensed" w:cs="Calibri"/>
                <w:sz w:val="20"/>
                <w:szCs w:val="20"/>
              </w:rPr>
              <w:t>é,</w:t>
            </w:r>
            <w:r w:rsidRPr="00222AF4">
              <w:rPr>
                <w:rFonts w:ascii="Roboto Condensed" w:eastAsia="Calibri" w:hAnsi="Roboto Condensed" w:cs="Calibri"/>
                <w:spacing w:val="-2"/>
                <w:sz w:val="20"/>
                <w:szCs w:val="20"/>
              </w:rPr>
              <w:t xml:space="preserve"> </w:t>
            </w:r>
            <w:r w:rsidRPr="00222AF4">
              <w:rPr>
                <w:rFonts w:ascii="Roboto Condensed" w:eastAsia="Calibri" w:hAnsi="Roboto Condensed" w:cs="Calibri"/>
                <w:sz w:val="20"/>
                <w:szCs w:val="20"/>
              </w:rPr>
              <w:t>le</w:t>
            </w:r>
            <w:r w:rsidRPr="00222AF4">
              <w:rPr>
                <w:rFonts w:ascii="Roboto Condensed" w:eastAsia="Calibri" w:hAnsi="Roboto Condensed" w:cs="Calibri"/>
                <w:spacing w:val="-1"/>
                <w:sz w:val="20"/>
                <w:szCs w:val="20"/>
              </w:rPr>
              <w:t xml:space="preserve"> m</w:t>
            </w:r>
            <w:r w:rsidRPr="00222AF4">
              <w:rPr>
                <w:rFonts w:ascii="Roboto Condensed" w:eastAsia="Calibri" w:hAnsi="Roboto Condensed" w:cs="Calibri"/>
                <w:spacing w:val="1"/>
                <w:sz w:val="20"/>
                <w:szCs w:val="20"/>
              </w:rPr>
              <w:t>o</w:t>
            </w:r>
            <w:r w:rsidRPr="00222AF4">
              <w:rPr>
                <w:rFonts w:ascii="Roboto Condensed" w:eastAsia="Calibri" w:hAnsi="Roboto Condensed" w:cs="Calibri"/>
                <w:spacing w:val="-1"/>
                <w:sz w:val="20"/>
                <w:szCs w:val="20"/>
              </w:rPr>
              <w:t>du</w:t>
            </w:r>
            <w:r w:rsidRPr="00222AF4">
              <w:rPr>
                <w:rFonts w:ascii="Roboto Condensed" w:eastAsia="Calibri" w:hAnsi="Roboto Condensed" w:cs="Calibri"/>
                <w:sz w:val="20"/>
                <w:szCs w:val="20"/>
              </w:rPr>
              <w:t xml:space="preserve">le </w:t>
            </w:r>
            <w:r w:rsidRPr="00222AF4">
              <w:rPr>
                <w:rFonts w:ascii="Roboto Condensed" w:eastAsia="Calibri" w:hAnsi="Roboto Condensed" w:cs="Calibri"/>
                <w:spacing w:val="-2"/>
                <w:sz w:val="20"/>
                <w:szCs w:val="20"/>
              </w:rPr>
              <w:t>f</w:t>
            </w:r>
            <w:r w:rsidRPr="00222AF4">
              <w:rPr>
                <w:rFonts w:ascii="Roboto Condensed" w:eastAsia="Calibri" w:hAnsi="Roboto Condensed" w:cs="Calibri"/>
                <w:spacing w:val="1"/>
                <w:sz w:val="20"/>
                <w:szCs w:val="20"/>
              </w:rPr>
              <w:t>o</w:t>
            </w:r>
            <w:r w:rsidRPr="00222AF4">
              <w:rPr>
                <w:rFonts w:ascii="Roboto Condensed" w:eastAsia="Calibri" w:hAnsi="Roboto Condensed" w:cs="Calibri"/>
                <w:spacing w:val="-1"/>
                <w:sz w:val="20"/>
                <w:szCs w:val="20"/>
              </w:rPr>
              <w:t>u</w:t>
            </w:r>
            <w:r w:rsidRPr="00222AF4">
              <w:rPr>
                <w:rFonts w:ascii="Roboto Condensed" w:eastAsia="Calibri" w:hAnsi="Roboto Condensed" w:cs="Calibri"/>
                <w:sz w:val="20"/>
                <w:szCs w:val="20"/>
              </w:rPr>
              <w:t>r</w:t>
            </w:r>
            <w:r w:rsidRPr="00222AF4">
              <w:rPr>
                <w:rFonts w:ascii="Roboto Condensed" w:eastAsia="Calibri" w:hAnsi="Roboto Condensed" w:cs="Calibri"/>
                <w:spacing w:val="-1"/>
                <w:sz w:val="20"/>
                <w:szCs w:val="20"/>
              </w:rPr>
              <w:t>n</w:t>
            </w:r>
            <w:r w:rsidRPr="00222AF4">
              <w:rPr>
                <w:rFonts w:ascii="Roboto Condensed" w:eastAsia="Calibri" w:hAnsi="Roboto Condensed" w:cs="Calibri"/>
                <w:sz w:val="20"/>
                <w:szCs w:val="20"/>
              </w:rPr>
              <w:t>ira</w:t>
            </w:r>
            <w:r w:rsidRPr="00222AF4">
              <w:rPr>
                <w:rFonts w:ascii="Roboto Condensed" w:eastAsia="Calibri" w:hAnsi="Roboto Condensed" w:cs="Calibri"/>
                <w:spacing w:val="-1"/>
                <w:sz w:val="20"/>
                <w:szCs w:val="20"/>
              </w:rPr>
              <w:t xml:space="preserve"> </w:t>
            </w:r>
            <w:r w:rsidRPr="00222AF4">
              <w:rPr>
                <w:rFonts w:ascii="Roboto Condensed" w:eastAsia="Calibri" w:hAnsi="Roboto Condensed" w:cs="Calibri"/>
                <w:sz w:val="20"/>
                <w:szCs w:val="20"/>
              </w:rPr>
              <w:t xml:space="preserve">aux </w:t>
            </w:r>
            <w:r w:rsidRPr="00222AF4">
              <w:rPr>
                <w:rFonts w:ascii="Roboto Condensed" w:eastAsia="Calibri" w:hAnsi="Roboto Condensed" w:cs="Calibri"/>
                <w:spacing w:val="-2"/>
                <w:sz w:val="20"/>
                <w:szCs w:val="20"/>
              </w:rPr>
              <w:t>é</w:t>
            </w:r>
            <w:r w:rsidRPr="00222AF4">
              <w:rPr>
                <w:rFonts w:ascii="Roboto Condensed" w:eastAsia="Calibri" w:hAnsi="Roboto Condensed" w:cs="Calibri"/>
                <w:sz w:val="20"/>
                <w:szCs w:val="20"/>
              </w:rPr>
              <w:t>tu</w:t>
            </w:r>
            <w:r w:rsidRPr="00222AF4">
              <w:rPr>
                <w:rFonts w:ascii="Roboto Condensed" w:eastAsia="Calibri" w:hAnsi="Roboto Condensed" w:cs="Calibri"/>
                <w:spacing w:val="-1"/>
                <w:sz w:val="20"/>
                <w:szCs w:val="20"/>
              </w:rPr>
              <w:t>d</w:t>
            </w:r>
            <w:r w:rsidRPr="00222AF4">
              <w:rPr>
                <w:rFonts w:ascii="Roboto Condensed" w:eastAsia="Calibri" w:hAnsi="Roboto Condensed" w:cs="Calibri"/>
                <w:sz w:val="20"/>
                <w:szCs w:val="20"/>
              </w:rPr>
              <w:t>ia</w:t>
            </w:r>
            <w:r w:rsidRPr="00222AF4">
              <w:rPr>
                <w:rFonts w:ascii="Roboto Condensed" w:eastAsia="Calibri" w:hAnsi="Roboto Condensed" w:cs="Calibri"/>
                <w:spacing w:val="-1"/>
                <w:sz w:val="20"/>
                <w:szCs w:val="20"/>
              </w:rPr>
              <w:t>n</w:t>
            </w:r>
            <w:r w:rsidRPr="00222AF4">
              <w:rPr>
                <w:rFonts w:ascii="Roboto Condensed" w:eastAsia="Calibri" w:hAnsi="Roboto Condensed" w:cs="Calibri"/>
                <w:sz w:val="20"/>
                <w:szCs w:val="20"/>
              </w:rPr>
              <w:t>ts</w:t>
            </w:r>
            <w:r w:rsidRPr="00222AF4">
              <w:rPr>
                <w:rFonts w:ascii="Roboto Condensed" w:eastAsia="Calibri" w:hAnsi="Roboto Condensed" w:cs="Calibri"/>
                <w:spacing w:val="1"/>
                <w:sz w:val="20"/>
                <w:szCs w:val="20"/>
              </w:rPr>
              <w:t xml:space="preserve"> </w:t>
            </w:r>
            <w:r w:rsidRPr="00222AF4">
              <w:rPr>
                <w:rFonts w:ascii="Roboto Condensed" w:eastAsia="Calibri" w:hAnsi="Roboto Condensed" w:cs="Calibri"/>
                <w:sz w:val="20"/>
                <w:szCs w:val="20"/>
              </w:rPr>
              <w:t>les</w:t>
            </w:r>
            <w:r w:rsidRPr="00222AF4">
              <w:rPr>
                <w:rFonts w:ascii="Roboto Condensed" w:eastAsia="Calibri" w:hAnsi="Roboto Condensed" w:cs="Calibri"/>
                <w:spacing w:val="-1"/>
                <w:sz w:val="20"/>
                <w:szCs w:val="20"/>
              </w:rPr>
              <w:t xml:space="preserve"> </w:t>
            </w:r>
            <w:r w:rsidRPr="00222AF4">
              <w:rPr>
                <w:rFonts w:ascii="Roboto Condensed" w:eastAsia="Calibri" w:hAnsi="Roboto Condensed" w:cs="Calibri"/>
                <w:sz w:val="20"/>
                <w:szCs w:val="20"/>
              </w:rPr>
              <w:t>él</w:t>
            </w:r>
            <w:r w:rsidRPr="00222AF4">
              <w:rPr>
                <w:rFonts w:ascii="Roboto Condensed" w:eastAsia="Calibri" w:hAnsi="Roboto Condensed" w:cs="Calibri"/>
                <w:spacing w:val="-2"/>
                <w:sz w:val="20"/>
                <w:szCs w:val="20"/>
              </w:rPr>
              <w:t>é</w:t>
            </w:r>
            <w:r w:rsidRPr="00222AF4">
              <w:rPr>
                <w:rFonts w:ascii="Roboto Condensed" w:eastAsia="Calibri" w:hAnsi="Roboto Condensed" w:cs="Calibri"/>
                <w:spacing w:val="1"/>
                <w:sz w:val="20"/>
                <w:szCs w:val="20"/>
              </w:rPr>
              <w:t>m</w:t>
            </w:r>
            <w:r w:rsidRPr="00222AF4">
              <w:rPr>
                <w:rFonts w:ascii="Roboto Condensed" w:eastAsia="Calibri" w:hAnsi="Roboto Condensed" w:cs="Calibri"/>
                <w:sz w:val="20"/>
                <w:szCs w:val="20"/>
              </w:rPr>
              <w:t>e</w:t>
            </w:r>
            <w:r w:rsidRPr="00222AF4">
              <w:rPr>
                <w:rFonts w:ascii="Roboto Condensed" w:eastAsia="Calibri" w:hAnsi="Roboto Condensed" w:cs="Calibri"/>
                <w:spacing w:val="-3"/>
                <w:sz w:val="20"/>
                <w:szCs w:val="20"/>
              </w:rPr>
              <w:t>n</w:t>
            </w:r>
            <w:r w:rsidRPr="00222AF4">
              <w:rPr>
                <w:rFonts w:ascii="Roboto Condensed" w:eastAsia="Calibri" w:hAnsi="Roboto Condensed" w:cs="Calibri"/>
                <w:spacing w:val="-2"/>
                <w:sz w:val="20"/>
                <w:szCs w:val="20"/>
              </w:rPr>
              <w:t>t</w:t>
            </w:r>
            <w:r w:rsidRPr="00222AF4">
              <w:rPr>
                <w:rFonts w:ascii="Roboto Condensed" w:eastAsia="Calibri" w:hAnsi="Roboto Condensed" w:cs="Calibri"/>
                <w:sz w:val="20"/>
                <w:szCs w:val="20"/>
              </w:rPr>
              <w:t>s p</w:t>
            </w:r>
            <w:r w:rsidRPr="00222AF4">
              <w:rPr>
                <w:rFonts w:ascii="Roboto Condensed" w:eastAsia="Calibri" w:hAnsi="Roboto Condensed" w:cs="Calibri"/>
                <w:spacing w:val="1"/>
                <w:sz w:val="20"/>
                <w:szCs w:val="20"/>
              </w:rPr>
              <w:t>o</w:t>
            </w:r>
            <w:r w:rsidRPr="00222AF4">
              <w:rPr>
                <w:rFonts w:ascii="Roboto Condensed" w:eastAsia="Calibri" w:hAnsi="Roboto Condensed" w:cs="Calibri"/>
                <w:spacing w:val="-1"/>
                <w:sz w:val="20"/>
                <w:szCs w:val="20"/>
              </w:rPr>
              <w:t>u</w:t>
            </w:r>
            <w:r w:rsidRPr="00222AF4">
              <w:rPr>
                <w:rFonts w:ascii="Roboto Condensed" w:eastAsia="Calibri" w:hAnsi="Roboto Condensed" w:cs="Calibri"/>
                <w:sz w:val="20"/>
                <w:szCs w:val="20"/>
              </w:rPr>
              <w:t>r i</w:t>
            </w:r>
            <w:r w:rsidRPr="00222AF4">
              <w:rPr>
                <w:rFonts w:ascii="Roboto Condensed" w:eastAsia="Calibri" w:hAnsi="Roboto Condensed" w:cs="Calibri"/>
                <w:spacing w:val="-1"/>
                <w:sz w:val="20"/>
                <w:szCs w:val="20"/>
              </w:rPr>
              <w:t>d</w:t>
            </w:r>
            <w:r w:rsidRPr="00222AF4">
              <w:rPr>
                <w:rFonts w:ascii="Roboto Condensed" w:eastAsia="Calibri" w:hAnsi="Roboto Condensed" w:cs="Calibri"/>
                <w:sz w:val="20"/>
                <w:szCs w:val="20"/>
              </w:rPr>
              <w:t>entif</w:t>
            </w:r>
            <w:r w:rsidRPr="00222AF4">
              <w:rPr>
                <w:rFonts w:ascii="Roboto Condensed" w:eastAsia="Calibri" w:hAnsi="Roboto Condensed" w:cs="Calibri"/>
                <w:spacing w:val="-3"/>
                <w:sz w:val="20"/>
                <w:szCs w:val="20"/>
              </w:rPr>
              <w:t>i</w:t>
            </w:r>
            <w:r w:rsidRPr="00222AF4">
              <w:rPr>
                <w:rFonts w:ascii="Roboto Condensed" w:eastAsia="Calibri" w:hAnsi="Roboto Condensed" w:cs="Calibri"/>
                <w:sz w:val="20"/>
                <w:szCs w:val="20"/>
              </w:rPr>
              <w:t>er</w:t>
            </w:r>
            <w:r w:rsidRPr="00222AF4">
              <w:rPr>
                <w:rFonts w:ascii="Roboto Condensed" w:eastAsia="Calibri" w:hAnsi="Roboto Condensed" w:cs="Calibri"/>
                <w:spacing w:val="1"/>
                <w:sz w:val="20"/>
                <w:szCs w:val="20"/>
              </w:rPr>
              <w:t xml:space="preserve"> </w:t>
            </w:r>
            <w:r w:rsidRPr="00222AF4">
              <w:rPr>
                <w:rFonts w:ascii="Roboto Condensed" w:eastAsia="Calibri" w:hAnsi="Roboto Condensed" w:cs="Calibri"/>
                <w:sz w:val="20"/>
                <w:szCs w:val="20"/>
              </w:rPr>
              <w:t>l</w:t>
            </w:r>
            <w:r w:rsidRPr="00222AF4">
              <w:rPr>
                <w:rFonts w:ascii="Roboto Condensed" w:eastAsia="Calibri" w:hAnsi="Roboto Condensed" w:cs="Calibri"/>
                <w:spacing w:val="-2"/>
                <w:sz w:val="20"/>
                <w:szCs w:val="20"/>
              </w:rPr>
              <w:t>e</w:t>
            </w:r>
            <w:r w:rsidRPr="00222AF4">
              <w:rPr>
                <w:rFonts w:ascii="Roboto Condensed" w:eastAsia="Calibri" w:hAnsi="Roboto Condensed" w:cs="Calibri"/>
                <w:sz w:val="20"/>
                <w:szCs w:val="20"/>
              </w:rPr>
              <w:t xml:space="preserve">s enjeux </w:t>
            </w:r>
            <w:r w:rsidRPr="00222AF4">
              <w:rPr>
                <w:rFonts w:ascii="Roboto Condensed" w:eastAsia="Calibri" w:hAnsi="Roboto Condensed" w:cs="Calibri"/>
                <w:spacing w:val="-2"/>
                <w:sz w:val="20"/>
                <w:szCs w:val="20"/>
              </w:rPr>
              <w:t>e</w:t>
            </w:r>
            <w:r w:rsidRPr="00222AF4">
              <w:rPr>
                <w:rFonts w:ascii="Roboto Condensed" w:eastAsia="Calibri" w:hAnsi="Roboto Condensed" w:cs="Calibri"/>
                <w:sz w:val="20"/>
                <w:szCs w:val="20"/>
              </w:rPr>
              <w:t>t</w:t>
            </w:r>
            <w:r w:rsidRPr="00222AF4">
              <w:rPr>
                <w:rFonts w:ascii="Roboto Condensed" w:eastAsia="Calibri" w:hAnsi="Roboto Condensed" w:cs="Calibri"/>
                <w:spacing w:val="-1"/>
                <w:sz w:val="20"/>
                <w:szCs w:val="20"/>
              </w:rPr>
              <w:t xml:space="preserve"> </w:t>
            </w:r>
            <w:r w:rsidRPr="00222AF4">
              <w:rPr>
                <w:rFonts w:ascii="Roboto Condensed" w:eastAsia="Calibri" w:hAnsi="Roboto Condensed" w:cs="Calibri"/>
                <w:spacing w:val="1"/>
                <w:sz w:val="20"/>
                <w:szCs w:val="20"/>
              </w:rPr>
              <w:t>m</w:t>
            </w:r>
            <w:r w:rsidRPr="00222AF4">
              <w:rPr>
                <w:rFonts w:ascii="Roboto Condensed" w:eastAsia="Calibri" w:hAnsi="Roboto Condensed" w:cs="Calibri"/>
                <w:sz w:val="20"/>
                <w:szCs w:val="20"/>
              </w:rPr>
              <w:t>é</w:t>
            </w:r>
            <w:r w:rsidRPr="00222AF4">
              <w:rPr>
                <w:rFonts w:ascii="Roboto Condensed" w:eastAsia="Calibri" w:hAnsi="Roboto Condensed" w:cs="Calibri"/>
                <w:spacing w:val="1"/>
                <w:sz w:val="20"/>
                <w:szCs w:val="20"/>
              </w:rPr>
              <w:t>t</w:t>
            </w:r>
            <w:r w:rsidRPr="00222AF4">
              <w:rPr>
                <w:rFonts w:ascii="Roboto Condensed" w:eastAsia="Calibri" w:hAnsi="Roboto Condensed" w:cs="Calibri"/>
                <w:spacing w:val="-3"/>
                <w:sz w:val="20"/>
                <w:szCs w:val="20"/>
              </w:rPr>
              <w:t>h</w:t>
            </w:r>
            <w:r w:rsidRPr="00222AF4">
              <w:rPr>
                <w:rFonts w:ascii="Roboto Condensed" w:eastAsia="Calibri" w:hAnsi="Roboto Condensed" w:cs="Calibri"/>
                <w:spacing w:val="1"/>
                <w:sz w:val="20"/>
                <w:szCs w:val="20"/>
              </w:rPr>
              <w:t>o</w:t>
            </w:r>
            <w:r w:rsidRPr="00222AF4">
              <w:rPr>
                <w:rFonts w:ascii="Roboto Condensed" w:eastAsia="Calibri" w:hAnsi="Roboto Condensed" w:cs="Calibri"/>
                <w:spacing w:val="-1"/>
                <w:sz w:val="20"/>
                <w:szCs w:val="20"/>
              </w:rPr>
              <w:t>d</w:t>
            </w:r>
            <w:r w:rsidRPr="00222AF4">
              <w:rPr>
                <w:rFonts w:ascii="Roboto Condensed" w:eastAsia="Calibri" w:hAnsi="Roboto Condensed" w:cs="Calibri"/>
                <w:sz w:val="20"/>
                <w:szCs w:val="20"/>
              </w:rPr>
              <w:t>es</w:t>
            </w:r>
            <w:r w:rsidRPr="00222AF4">
              <w:rPr>
                <w:rFonts w:ascii="Roboto Condensed" w:eastAsia="Calibri" w:hAnsi="Roboto Condensed" w:cs="Calibri"/>
                <w:spacing w:val="-2"/>
                <w:sz w:val="20"/>
                <w:szCs w:val="20"/>
              </w:rPr>
              <w:t xml:space="preserve"> </w:t>
            </w:r>
            <w:r w:rsidRPr="00222AF4">
              <w:rPr>
                <w:rFonts w:ascii="Roboto Condensed" w:eastAsia="Calibri" w:hAnsi="Roboto Condensed" w:cs="Calibri"/>
                <w:sz w:val="20"/>
                <w:szCs w:val="20"/>
              </w:rPr>
              <w:t>des</w:t>
            </w:r>
            <w:r w:rsidRPr="00222AF4">
              <w:rPr>
                <w:rFonts w:ascii="Roboto Condensed" w:eastAsia="Calibri" w:hAnsi="Roboto Condensed" w:cs="Calibri"/>
                <w:spacing w:val="1"/>
                <w:sz w:val="20"/>
                <w:szCs w:val="20"/>
              </w:rPr>
              <w:t xml:space="preserve"> </w:t>
            </w:r>
            <w:r w:rsidRPr="00222AF4">
              <w:rPr>
                <w:rFonts w:ascii="Roboto Condensed" w:eastAsia="Calibri" w:hAnsi="Roboto Condensed" w:cs="Calibri"/>
                <w:spacing w:val="-1"/>
                <w:sz w:val="20"/>
                <w:szCs w:val="20"/>
              </w:rPr>
              <w:t>p</w:t>
            </w:r>
            <w:r w:rsidRPr="00222AF4">
              <w:rPr>
                <w:rFonts w:ascii="Roboto Condensed" w:eastAsia="Calibri" w:hAnsi="Roboto Condensed" w:cs="Calibri"/>
                <w:spacing w:val="-3"/>
                <w:sz w:val="20"/>
                <w:szCs w:val="20"/>
              </w:rPr>
              <w:t>r</w:t>
            </w:r>
            <w:r w:rsidRPr="00222AF4">
              <w:rPr>
                <w:rFonts w:ascii="Roboto Condensed" w:eastAsia="Calibri" w:hAnsi="Roboto Condensed" w:cs="Calibri"/>
                <w:spacing w:val="1"/>
                <w:sz w:val="20"/>
                <w:szCs w:val="20"/>
              </w:rPr>
              <w:t>o</w:t>
            </w:r>
            <w:r w:rsidRPr="00222AF4">
              <w:rPr>
                <w:rFonts w:ascii="Roboto Condensed" w:eastAsia="Calibri" w:hAnsi="Roboto Condensed" w:cs="Calibri"/>
                <w:sz w:val="20"/>
                <w:szCs w:val="20"/>
              </w:rPr>
              <w:t>ce</w:t>
            </w:r>
            <w:r w:rsidRPr="00222AF4">
              <w:rPr>
                <w:rFonts w:ascii="Roboto Condensed" w:eastAsia="Calibri" w:hAnsi="Roboto Condensed" w:cs="Calibri"/>
                <w:spacing w:val="-2"/>
                <w:sz w:val="20"/>
                <w:szCs w:val="20"/>
              </w:rPr>
              <w:t>s</w:t>
            </w:r>
            <w:r w:rsidRPr="00222AF4">
              <w:rPr>
                <w:rFonts w:ascii="Roboto Condensed" w:eastAsia="Calibri" w:hAnsi="Roboto Condensed" w:cs="Calibri"/>
                <w:sz w:val="20"/>
                <w:szCs w:val="20"/>
              </w:rPr>
              <w:t xml:space="preserve">sus </w:t>
            </w:r>
            <w:r w:rsidRPr="00222AF4">
              <w:rPr>
                <w:rFonts w:ascii="Roboto Condensed" w:eastAsia="Calibri" w:hAnsi="Roboto Condensed" w:cs="Calibri"/>
                <w:spacing w:val="-1"/>
                <w:sz w:val="20"/>
                <w:szCs w:val="20"/>
              </w:rPr>
              <w:t>d</w:t>
            </w:r>
            <w:r w:rsidRPr="00222AF4">
              <w:rPr>
                <w:rFonts w:ascii="Roboto Condensed" w:eastAsia="Calibri" w:hAnsi="Roboto Condensed" w:cs="Calibri"/>
                <w:sz w:val="20"/>
                <w:szCs w:val="20"/>
              </w:rPr>
              <w:t>e</w:t>
            </w:r>
            <w:r w:rsidRPr="00222AF4">
              <w:rPr>
                <w:rFonts w:ascii="Roboto Condensed" w:eastAsia="Calibri" w:hAnsi="Roboto Condensed" w:cs="Calibri"/>
                <w:spacing w:val="1"/>
                <w:sz w:val="20"/>
                <w:szCs w:val="20"/>
              </w:rPr>
              <w:t xml:space="preserve"> </w:t>
            </w:r>
            <w:r w:rsidRPr="00222AF4">
              <w:rPr>
                <w:rFonts w:ascii="Roboto Condensed" w:eastAsia="Calibri" w:hAnsi="Roboto Condensed" w:cs="Calibri"/>
                <w:sz w:val="20"/>
                <w:szCs w:val="20"/>
              </w:rPr>
              <w:t>l</w:t>
            </w:r>
            <w:r w:rsidRPr="00222AF4">
              <w:rPr>
                <w:rFonts w:ascii="Roboto Condensed" w:eastAsia="Calibri" w:hAnsi="Roboto Condensed" w:cs="Calibri"/>
                <w:spacing w:val="-3"/>
                <w:sz w:val="20"/>
                <w:szCs w:val="20"/>
              </w:rPr>
              <w:t>’</w:t>
            </w:r>
            <w:r w:rsidRPr="00222AF4">
              <w:rPr>
                <w:rFonts w:ascii="Roboto Condensed" w:eastAsia="Calibri" w:hAnsi="Roboto Condensed" w:cs="Calibri"/>
                <w:sz w:val="20"/>
                <w:szCs w:val="20"/>
              </w:rPr>
              <w:t>é</w:t>
            </w:r>
            <w:r w:rsidRPr="00222AF4">
              <w:rPr>
                <w:rFonts w:ascii="Roboto Condensed" w:eastAsia="Calibri" w:hAnsi="Roboto Condensed" w:cs="Calibri"/>
                <w:spacing w:val="1"/>
                <w:sz w:val="20"/>
                <w:szCs w:val="20"/>
              </w:rPr>
              <w:t>v</w:t>
            </w:r>
            <w:r w:rsidRPr="00222AF4">
              <w:rPr>
                <w:rFonts w:ascii="Roboto Condensed" w:eastAsia="Calibri" w:hAnsi="Roboto Condensed" w:cs="Calibri"/>
                <w:sz w:val="20"/>
                <w:szCs w:val="20"/>
              </w:rPr>
              <w:t>al</w:t>
            </w:r>
            <w:r w:rsidRPr="00222AF4">
              <w:rPr>
                <w:rFonts w:ascii="Roboto Condensed" w:eastAsia="Calibri" w:hAnsi="Roboto Condensed" w:cs="Calibri"/>
                <w:spacing w:val="-1"/>
                <w:sz w:val="20"/>
                <w:szCs w:val="20"/>
              </w:rPr>
              <w:t>u</w:t>
            </w:r>
            <w:r w:rsidRPr="00222AF4">
              <w:rPr>
                <w:rFonts w:ascii="Roboto Condensed" w:eastAsia="Calibri" w:hAnsi="Roboto Condensed" w:cs="Calibri"/>
                <w:spacing w:val="-3"/>
                <w:sz w:val="20"/>
                <w:szCs w:val="20"/>
              </w:rPr>
              <w:t>a</w:t>
            </w:r>
            <w:r w:rsidRPr="00222AF4">
              <w:rPr>
                <w:rFonts w:ascii="Roboto Condensed" w:eastAsia="Calibri" w:hAnsi="Roboto Condensed" w:cs="Calibri"/>
                <w:sz w:val="20"/>
                <w:szCs w:val="20"/>
              </w:rPr>
              <w:t>ti</w:t>
            </w:r>
            <w:r w:rsidRPr="00222AF4">
              <w:rPr>
                <w:rFonts w:ascii="Roboto Condensed" w:eastAsia="Calibri" w:hAnsi="Roboto Condensed" w:cs="Calibri"/>
                <w:spacing w:val="1"/>
                <w:sz w:val="20"/>
                <w:szCs w:val="20"/>
              </w:rPr>
              <w:t>o</w:t>
            </w:r>
            <w:r w:rsidRPr="00222AF4">
              <w:rPr>
                <w:rFonts w:ascii="Roboto Condensed" w:eastAsia="Calibri" w:hAnsi="Roboto Condensed" w:cs="Calibri"/>
                <w:sz w:val="20"/>
                <w:szCs w:val="20"/>
              </w:rPr>
              <w:t>n</w:t>
            </w:r>
            <w:r w:rsidRPr="00222AF4">
              <w:rPr>
                <w:rFonts w:ascii="Roboto Condensed" w:eastAsia="Calibri" w:hAnsi="Roboto Condensed" w:cs="Calibri"/>
                <w:spacing w:val="-2"/>
                <w:sz w:val="20"/>
                <w:szCs w:val="20"/>
              </w:rPr>
              <w:t xml:space="preserve"> </w:t>
            </w:r>
            <w:r w:rsidRPr="00222AF4">
              <w:rPr>
                <w:rFonts w:ascii="Roboto Condensed" w:eastAsia="Calibri" w:hAnsi="Roboto Condensed" w:cs="Calibri"/>
                <w:sz w:val="20"/>
                <w:szCs w:val="20"/>
              </w:rPr>
              <w:t>en</w:t>
            </w:r>
            <w:r w:rsidRPr="00222AF4">
              <w:rPr>
                <w:rFonts w:ascii="Roboto Condensed" w:eastAsia="Calibri" w:hAnsi="Roboto Condensed" w:cs="Calibri"/>
                <w:spacing w:val="-2"/>
                <w:sz w:val="20"/>
                <w:szCs w:val="20"/>
              </w:rPr>
              <w:t xml:space="preserve"> </w:t>
            </w:r>
            <w:r w:rsidRPr="00222AF4">
              <w:rPr>
                <w:rFonts w:ascii="Roboto Condensed" w:eastAsia="Calibri" w:hAnsi="Roboto Condensed" w:cs="Calibri"/>
                <w:sz w:val="20"/>
                <w:szCs w:val="20"/>
              </w:rPr>
              <w:t>entrepr</w:t>
            </w:r>
            <w:r w:rsidRPr="00222AF4">
              <w:rPr>
                <w:rFonts w:ascii="Roboto Condensed" w:eastAsia="Calibri" w:hAnsi="Roboto Condensed" w:cs="Calibri"/>
                <w:spacing w:val="-1"/>
                <w:sz w:val="20"/>
                <w:szCs w:val="20"/>
              </w:rPr>
              <w:t>i</w:t>
            </w:r>
            <w:r w:rsidRPr="00222AF4">
              <w:rPr>
                <w:rFonts w:ascii="Roboto Condensed" w:eastAsia="Calibri" w:hAnsi="Roboto Condensed" w:cs="Calibri"/>
                <w:sz w:val="20"/>
                <w:szCs w:val="20"/>
              </w:rPr>
              <w:t>se,</w:t>
            </w:r>
            <w:r w:rsidRPr="00222AF4">
              <w:rPr>
                <w:rFonts w:ascii="Roboto Condensed" w:eastAsia="Calibri" w:hAnsi="Roboto Condensed" w:cs="Calibri"/>
                <w:spacing w:val="-2"/>
                <w:sz w:val="20"/>
                <w:szCs w:val="20"/>
              </w:rPr>
              <w:t xml:space="preserve"> </w:t>
            </w:r>
            <w:r w:rsidRPr="00222AF4">
              <w:rPr>
                <w:rFonts w:ascii="Roboto Condensed" w:eastAsia="Calibri" w:hAnsi="Roboto Condensed" w:cs="Calibri"/>
                <w:spacing w:val="1"/>
                <w:sz w:val="20"/>
                <w:szCs w:val="20"/>
              </w:rPr>
              <w:t>e</w:t>
            </w:r>
            <w:r w:rsidRPr="00222AF4">
              <w:rPr>
                <w:rFonts w:ascii="Roboto Condensed" w:eastAsia="Calibri" w:hAnsi="Roboto Condensed" w:cs="Calibri"/>
                <w:sz w:val="20"/>
                <w:szCs w:val="20"/>
              </w:rPr>
              <w:t>t</w:t>
            </w:r>
            <w:r w:rsidRPr="00222AF4">
              <w:rPr>
                <w:rFonts w:ascii="Roboto Condensed" w:eastAsia="Calibri" w:hAnsi="Roboto Condensed" w:cs="Calibri"/>
                <w:spacing w:val="-2"/>
                <w:sz w:val="20"/>
                <w:szCs w:val="20"/>
              </w:rPr>
              <w:t xml:space="preserve"> </w:t>
            </w:r>
            <w:r w:rsidRPr="00222AF4">
              <w:rPr>
                <w:rFonts w:ascii="Roboto Condensed" w:eastAsia="Calibri" w:hAnsi="Roboto Condensed" w:cs="Calibri"/>
                <w:spacing w:val="1"/>
                <w:sz w:val="20"/>
                <w:szCs w:val="20"/>
              </w:rPr>
              <w:t>e</w:t>
            </w:r>
            <w:r w:rsidRPr="00222AF4">
              <w:rPr>
                <w:rFonts w:ascii="Roboto Condensed" w:eastAsia="Calibri" w:hAnsi="Roboto Condensed" w:cs="Calibri"/>
                <w:sz w:val="20"/>
                <w:szCs w:val="20"/>
              </w:rPr>
              <w:t>n caract</w:t>
            </w:r>
            <w:r w:rsidRPr="00222AF4">
              <w:rPr>
                <w:rFonts w:ascii="Roboto Condensed" w:eastAsia="Calibri" w:hAnsi="Roboto Condensed" w:cs="Calibri"/>
                <w:spacing w:val="1"/>
                <w:sz w:val="20"/>
                <w:szCs w:val="20"/>
              </w:rPr>
              <w:t>é</w:t>
            </w:r>
            <w:r w:rsidRPr="00222AF4">
              <w:rPr>
                <w:rFonts w:ascii="Roboto Condensed" w:eastAsia="Calibri" w:hAnsi="Roboto Condensed" w:cs="Calibri"/>
                <w:sz w:val="20"/>
                <w:szCs w:val="20"/>
              </w:rPr>
              <w:t>r</w:t>
            </w:r>
            <w:r w:rsidRPr="00222AF4">
              <w:rPr>
                <w:rFonts w:ascii="Roboto Condensed" w:eastAsia="Calibri" w:hAnsi="Roboto Condensed" w:cs="Calibri"/>
                <w:spacing w:val="-3"/>
                <w:sz w:val="20"/>
                <w:szCs w:val="20"/>
              </w:rPr>
              <w:t>i</w:t>
            </w:r>
            <w:r w:rsidRPr="00222AF4">
              <w:rPr>
                <w:rFonts w:ascii="Roboto Condensed" w:eastAsia="Calibri" w:hAnsi="Roboto Condensed" w:cs="Calibri"/>
                <w:sz w:val="20"/>
                <w:szCs w:val="20"/>
              </w:rPr>
              <w:t>ser</w:t>
            </w:r>
            <w:r w:rsidRPr="00222AF4">
              <w:rPr>
                <w:rFonts w:ascii="Roboto Condensed" w:eastAsia="Calibri" w:hAnsi="Roboto Condensed" w:cs="Calibri"/>
                <w:spacing w:val="1"/>
                <w:sz w:val="20"/>
                <w:szCs w:val="20"/>
              </w:rPr>
              <w:t xml:space="preserve"> </w:t>
            </w:r>
            <w:r w:rsidRPr="00222AF4">
              <w:rPr>
                <w:rFonts w:ascii="Roboto Condensed" w:eastAsia="Calibri" w:hAnsi="Roboto Condensed" w:cs="Calibri"/>
                <w:spacing w:val="-3"/>
                <w:sz w:val="20"/>
                <w:szCs w:val="20"/>
              </w:rPr>
              <w:t>l</w:t>
            </w:r>
            <w:r w:rsidRPr="00222AF4">
              <w:rPr>
                <w:rFonts w:ascii="Roboto Condensed" w:eastAsia="Calibri" w:hAnsi="Roboto Condensed" w:cs="Calibri"/>
                <w:sz w:val="20"/>
                <w:szCs w:val="20"/>
              </w:rPr>
              <w:t>es</w:t>
            </w:r>
            <w:r w:rsidRPr="00222AF4">
              <w:rPr>
                <w:rFonts w:ascii="Roboto Condensed" w:eastAsia="Calibri" w:hAnsi="Roboto Condensed" w:cs="Calibri"/>
                <w:spacing w:val="1"/>
                <w:sz w:val="20"/>
                <w:szCs w:val="20"/>
              </w:rPr>
              <w:t xml:space="preserve"> </w:t>
            </w:r>
            <w:r w:rsidRPr="00222AF4">
              <w:rPr>
                <w:rFonts w:ascii="Roboto Condensed" w:eastAsia="Calibri" w:hAnsi="Roboto Condensed" w:cs="Calibri"/>
                <w:sz w:val="20"/>
                <w:szCs w:val="20"/>
              </w:rPr>
              <w:t>l</w:t>
            </w:r>
            <w:r w:rsidRPr="00222AF4">
              <w:rPr>
                <w:rFonts w:ascii="Roboto Condensed" w:eastAsia="Calibri" w:hAnsi="Roboto Condensed" w:cs="Calibri"/>
                <w:spacing w:val="-3"/>
                <w:sz w:val="20"/>
                <w:szCs w:val="20"/>
              </w:rPr>
              <w:t>i</w:t>
            </w:r>
            <w:r w:rsidRPr="00222AF4">
              <w:rPr>
                <w:rFonts w:ascii="Roboto Condensed" w:eastAsia="Calibri" w:hAnsi="Roboto Condensed" w:cs="Calibri"/>
                <w:spacing w:val="1"/>
                <w:sz w:val="20"/>
                <w:szCs w:val="20"/>
              </w:rPr>
              <w:t>m</w:t>
            </w:r>
            <w:r w:rsidRPr="00222AF4">
              <w:rPr>
                <w:rFonts w:ascii="Roboto Condensed" w:eastAsia="Calibri" w:hAnsi="Roboto Condensed" w:cs="Calibri"/>
                <w:sz w:val="20"/>
                <w:szCs w:val="20"/>
              </w:rPr>
              <w:t>ites.</w:t>
            </w:r>
          </w:p>
          <w:p w14:paraId="64AF3C9E" w14:textId="77777777" w:rsidR="00472F6E" w:rsidRPr="00222AF4" w:rsidRDefault="00472F6E" w:rsidP="0076060A">
            <w:pPr>
              <w:spacing w:after="0" w:line="240" w:lineRule="auto"/>
              <w:ind w:left="100" w:right="275"/>
              <w:rPr>
                <w:rFonts w:ascii="Roboto Condensed" w:eastAsia="Calibri" w:hAnsi="Roboto Condensed" w:cs="Calibri"/>
                <w:sz w:val="20"/>
                <w:szCs w:val="20"/>
              </w:rPr>
            </w:pPr>
            <w:r w:rsidRPr="00222AF4">
              <w:rPr>
                <w:rFonts w:ascii="Roboto Condensed" w:eastAsia="Calibri" w:hAnsi="Roboto Condensed" w:cs="Calibri"/>
                <w:sz w:val="20"/>
                <w:szCs w:val="20"/>
              </w:rPr>
              <w:t xml:space="preserve">. </w:t>
            </w:r>
            <w:r w:rsidRPr="00222AF4">
              <w:rPr>
                <w:rFonts w:ascii="Roboto Condensed" w:eastAsia="Calibri" w:hAnsi="Roboto Condensed" w:cs="Calibri"/>
                <w:spacing w:val="1"/>
                <w:sz w:val="20"/>
                <w:szCs w:val="20"/>
              </w:rPr>
              <w:t>L</w:t>
            </w:r>
            <w:r w:rsidRPr="00222AF4">
              <w:rPr>
                <w:rFonts w:ascii="Roboto Condensed" w:eastAsia="Calibri" w:hAnsi="Roboto Condensed" w:cs="Calibri"/>
                <w:sz w:val="20"/>
                <w:szCs w:val="20"/>
              </w:rPr>
              <w:t>’entraî</w:t>
            </w:r>
            <w:r w:rsidRPr="00222AF4">
              <w:rPr>
                <w:rFonts w:ascii="Roboto Condensed" w:eastAsia="Calibri" w:hAnsi="Roboto Condensed" w:cs="Calibri"/>
                <w:spacing w:val="-4"/>
                <w:sz w:val="20"/>
                <w:szCs w:val="20"/>
              </w:rPr>
              <w:t>n</w:t>
            </w:r>
            <w:r w:rsidRPr="00222AF4">
              <w:rPr>
                <w:rFonts w:ascii="Roboto Condensed" w:eastAsia="Calibri" w:hAnsi="Roboto Condensed" w:cs="Calibri"/>
                <w:sz w:val="20"/>
                <w:szCs w:val="20"/>
              </w:rPr>
              <w:t>e</w:t>
            </w:r>
            <w:r w:rsidRPr="00222AF4">
              <w:rPr>
                <w:rFonts w:ascii="Roboto Condensed" w:eastAsia="Calibri" w:hAnsi="Roboto Condensed" w:cs="Calibri"/>
                <w:spacing w:val="-1"/>
                <w:sz w:val="20"/>
                <w:szCs w:val="20"/>
              </w:rPr>
              <w:t>m</w:t>
            </w:r>
            <w:r w:rsidRPr="00222AF4">
              <w:rPr>
                <w:rFonts w:ascii="Roboto Condensed" w:eastAsia="Calibri" w:hAnsi="Roboto Condensed" w:cs="Calibri"/>
                <w:sz w:val="20"/>
                <w:szCs w:val="20"/>
              </w:rPr>
              <w:t xml:space="preserve">ent au </w:t>
            </w:r>
            <w:r w:rsidRPr="00222AF4">
              <w:rPr>
                <w:rFonts w:ascii="Roboto Condensed" w:eastAsia="Calibri" w:hAnsi="Roboto Condensed" w:cs="Calibri"/>
                <w:spacing w:val="-2"/>
                <w:sz w:val="20"/>
                <w:szCs w:val="20"/>
              </w:rPr>
              <w:t>r</w:t>
            </w:r>
            <w:r w:rsidRPr="00222AF4">
              <w:rPr>
                <w:rFonts w:ascii="Roboto Condensed" w:eastAsia="Calibri" w:hAnsi="Roboto Condensed" w:cs="Calibri"/>
                <w:spacing w:val="1"/>
                <w:sz w:val="20"/>
                <w:szCs w:val="20"/>
              </w:rPr>
              <w:t>ô</w:t>
            </w:r>
            <w:r w:rsidRPr="00222AF4">
              <w:rPr>
                <w:rFonts w:ascii="Roboto Condensed" w:eastAsia="Calibri" w:hAnsi="Roboto Condensed" w:cs="Calibri"/>
                <w:sz w:val="20"/>
                <w:szCs w:val="20"/>
              </w:rPr>
              <w:t>le</w:t>
            </w:r>
            <w:r w:rsidRPr="00222AF4">
              <w:rPr>
                <w:rFonts w:ascii="Roboto Condensed" w:eastAsia="Calibri" w:hAnsi="Roboto Condensed" w:cs="Calibri"/>
                <w:spacing w:val="-2"/>
                <w:sz w:val="20"/>
                <w:szCs w:val="20"/>
              </w:rPr>
              <w:t xml:space="preserve"> </w:t>
            </w:r>
            <w:r w:rsidRPr="00222AF4">
              <w:rPr>
                <w:rFonts w:ascii="Roboto Condensed" w:eastAsia="Calibri" w:hAnsi="Roboto Condensed" w:cs="Calibri"/>
                <w:sz w:val="20"/>
                <w:szCs w:val="20"/>
              </w:rPr>
              <w:t>d</w:t>
            </w:r>
            <w:r w:rsidRPr="00222AF4">
              <w:rPr>
                <w:rFonts w:ascii="Roboto Condensed" w:eastAsia="Calibri" w:hAnsi="Roboto Condensed" w:cs="Calibri"/>
                <w:spacing w:val="-3"/>
                <w:sz w:val="20"/>
                <w:szCs w:val="20"/>
              </w:rPr>
              <w:t>’</w:t>
            </w:r>
            <w:r w:rsidRPr="00222AF4">
              <w:rPr>
                <w:rFonts w:ascii="Roboto Condensed" w:eastAsia="Calibri" w:hAnsi="Roboto Condensed" w:cs="Calibri"/>
                <w:sz w:val="20"/>
                <w:szCs w:val="20"/>
              </w:rPr>
              <w:t>é</w:t>
            </w:r>
            <w:r w:rsidRPr="00222AF4">
              <w:rPr>
                <w:rFonts w:ascii="Roboto Condensed" w:eastAsia="Calibri" w:hAnsi="Roboto Condensed" w:cs="Calibri"/>
                <w:spacing w:val="1"/>
                <w:sz w:val="20"/>
                <w:szCs w:val="20"/>
              </w:rPr>
              <w:t>v</w:t>
            </w:r>
            <w:r w:rsidRPr="00222AF4">
              <w:rPr>
                <w:rFonts w:ascii="Roboto Condensed" w:eastAsia="Calibri" w:hAnsi="Roboto Condensed" w:cs="Calibri"/>
                <w:sz w:val="20"/>
                <w:szCs w:val="20"/>
              </w:rPr>
              <w:t>al</w:t>
            </w:r>
            <w:r w:rsidRPr="00222AF4">
              <w:rPr>
                <w:rFonts w:ascii="Roboto Condensed" w:eastAsia="Calibri" w:hAnsi="Roboto Condensed" w:cs="Calibri"/>
                <w:spacing w:val="-1"/>
                <w:sz w:val="20"/>
                <w:szCs w:val="20"/>
              </w:rPr>
              <w:t>u</w:t>
            </w:r>
            <w:r w:rsidRPr="00222AF4">
              <w:rPr>
                <w:rFonts w:ascii="Roboto Condensed" w:eastAsia="Calibri" w:hAnsi="Roboto Condensed" w:cs="Calibri"/>
                <w:sz w:val="20"/>
                <w:szCs w:val="20"/>
              </w:rPr>
              <w:t>a</w:t>
            </w:r>
            <w:r w:rsidRPr="00222AF4">
              <w:rPr>
                <w:rFonts w:ascii="Roboto Condensed" w:eastAsia="Calibri" w:hAnsi="Roboto Condensed" w:cs="Calibri"/>
                <w:spacing w:val="-2"/>
                <w:sz w:val="20"/>
                <w:szCs w:val="20"/>
              </w:rPr>
              <w:t>t</w:t>
            </w:r>
            <w:r w:rsidRPr="00222AF4">
              <w:rPr>
                <w:rFonts w:ascii="Roboto Condensed" w:eastAsia="Calibri" w:hAnsi="Roboto Condensed" w:cs="Calibri"/>
                <w:sz w:val="20"/>
                <w:szCs w:val="20"/>
              </w:rPr>
              <w:t>eur se</w:t>
            </w:r>
            <w:r w:rsidRPr="00222AF4">
              <w:rPr>
                <w:rFonts w:ascii="Roboto Condensed" w:eastAsia="Calibri" w:hAnsi="Roboto Condensed" w:cs="Calibri"/>
                <w:spacing w:val="-2"/>
                <w:sz w:val="20"/>
                <w:szCs w:val="20"/>
              </w:rPr>
              <w:t xml:space="preserve"> </w:t>
            </w:r>
            <w:r w:rsidRPr="00222AF4">
              <w:rPr>
                <w:rFonts w:ascii="Roboto Condensed" w:eastAsia="Calibri" w:hAnsi="Roboto Condensed" w:cs="Calibri"/>
                <w:sz w:val="20"/>
                <w:szCs w:val="20"/>
              </w:rPr>
              <w:t>f</w:t>
            </w:r>
            <w:r w:rsidRPr="00222AF4">
              <w:rPr>
                <w:rFonts w:ascii="Roboto Condensed" w:eastAsia="Calibri" w:hAnsi="Roboto Condensed" w:cs="Calibri"/>
                <w:spacing w:val="1"/>
                <w:sz w:val="20"/>
                <w:szCs w:val="20"/>
              </w:rPr>
              <w:t>e</w:t>
            </w:r>
            <w:r w:rsidRPr="00222AF4">
              <w:rPr>
                <w:rFonts w:ascii="Roboto Condensed" w:eastAsia="Calibri" w:hAnsi="Roboto Condensed" w:cs="Calibri"/>
                <w:sz w:val="20"/>
                <w:szCs w:val="20"/>
              </w:rPr>
              <w:t>ra p</w:t>
            </w:r>
            <w:r w:rsidRPr="00222AF4">
              <w:rPr>
                <w:rFonts w:ascii="Roboto Condensed" w:eastAsia="Calibri" w:hAnsi="Roboto Condensed" w:cs="Calibri"/>
                <w:spacing w:val="-1"/>
                <w:sz w:val="20"/>
                <w:szCs w:val="20"/>
              </w:rPr>
              <w:t>a</w:t>
            </w:r>
            <w:r w:rsidRPr="00222AF4">
              <w:rPr>
                <w:rFonts w:ascii="Roboto Condensed" w:eastAsia="Calibri" w:hAnsi="Roboto Condensed" w:cs="Calibri"/>
                <w:sz w:val="20"/>
                <w:szCs w:val="20"/>
              </w:rPr>
              <w:t>r</w:t>
            </w:r>
            <w:r w:rsidRPr="00222AF4">
              <w:rPr>
                <w:rFonts w:ascii="Roboto Condensed" w:eastAsia="Calibri" w:hAnsi="Roboto Condensed" w:cs="Calibri"/>
                <w:spacing w:val="-2"/>
                <w:sz w:val="20"/>
                <w:szCs w:val="20"/>
              </w:rPr>
              <w:t xml:space="preserve"> </w:t>
            </w:r>
            <w:r w:rsidRPr="00222AF4">
              <w:rPr>
                <w:rFonts w:ascii="Roboto Condensed" w:eastAsia="Calibri" w:hAnsi="Roboto Condensed" w:cs="Calibri"/>
                <w:sz w:val="20"/>
                <w:szCs w:val="20"/>
              </w:rPr>
              <w:t>la p</w:t>
            </w:r>
            <w:r w:rsidRPr="00222AF4">
              <w:rPr>
                <w:rFonts w:ascii="Roboto Condensed" w:eastAsia="Calibri" w:hAnsi="Roboto Condensed" w:cs="Calibri"/>
                <w:spacing w:val="-3"/>
                <w:sz w:val="20"/>
                <w:szCs w:val="20"/>
              </w:rPr>
              <w:t>r</w:t>
            </w:r>
            <w:r w:rsidRPr="00222AF4">
              <w:rPr>
                <w:rFonts w:ascii="Roboto Condensed" w:eastAsia="Calibri" w:hAnsi="Roboto Condensed" w:cs="Calibri"/>
                <w:sz w:val="20"/>
                <w:szCs w:val="20"/>
              </w:rPr>
              <w:t>ati</w:t>
            </w:r>
            <w:r w:rsidRPr="00222AF4">
              <w:rPr>
                <w:rFonts w:ascii="Roboto Condensed" w:eastAsia="Calibri" w:hAnsi="Roboto Condensed" w:cs="Calibri"/>
                <w:spacing w:val="-1"/>
                <w:sz w:val="20"/>
                <w:szCs w:val="20"/>
              </w:rPr>
              <w:t>qu</w:t>
            </w:r>
            <w:r w:rsidRPr="00222AF4">
              <w:rPr>
                <w:rFonts w:ascii="Roboto Condensed" w:eastAsia="Calibri" w:hAnsi="Roboto Condensed" w:cs="Calibri"/>
                <w:sz w:val="20"/>
                <w:szCs w:val="20"/>
              </w:rPr>
              <w:t>e</w:t>
            </w:r>
            <w:r w:rsidRPr="00222AF4">
              <w:rPr>
                <w:rFonts w:ascii="Roboto Condensed" w:eastAsia="Calibri" w:hAnsi="Roboto Condensed" w:cs="Calibri"/>
                <w:spacing w:val="1"/>
                <w:sz w:val="20"/>
                <w:szCs w:val="20"/>
              </w:rPr>
              <w:t xml:space="preserve"> </w:t>
            </w:r>
            <w:r w:rsidRPr="00222AF4">
              <w:rPr>
                <w:rFonts w:ascii="Roboto Condensed" w:eastAsia="Calibri" w:hAnsi="Roboto Condensed" w:cs="Calibri"/>
                <w:spacing w:val="-1"/>
                <w:sz w:val="20"/>
                <w:szCs w:val="20"/>
              </w:rPr>
              <w:t>d</w:t>
            </w:r>
            <w:r w:rsidRPr="00222AF4">
              <w:rPr>
                <w:rFonts w:ascii="Roboto Condensed" w:eastAsia="Calibri" w:hAnsi="Roboto Condensed" w:cs="Calibri"/>
                <w:sz w:val="20"/>
                <w:szCs w:val="20"/>
              </w:rPr>
              <w:t>e</w:t>
            </w:r>
            <w:r w:rsidRPr="00222AF4">
              <w:rPr>
                <w:rFonts w:ascii="Roboto Condensed" w:eastAsia="Calibri" w:hAnsi="Roboto Condensed" w:cs="Calibri"/>
                <w:spacing w:val="1"/>
                <w:sz w:val="20"/>
                <w:szCs w:val="20"/>
              </w:rPr>
              <w:t xml:space="preserve"> </w:t>
            </w:r>
            <w:r w:rsidRPr="00222AF4">
              <w:rPr>
                <w:rFonts w:ascii="Roboto Condensed" w:eastAsia="Calibri" w:hAnsi="Roboto Condensed" w:cs="Calibri"/>
                <w:sz w:val="20"/>
                <w:szCs w:val="20"/>
              </w:rPr>
              <w:t>la</w:t>
            </w:r>
            <w:r w:rsidRPr="00222AF4">
              <w:rPr>
                <w:rFonts w:ascii="Roboto Condensed" w:eastAsia="Calibri" w:hAnsi="Roboto Condensed" w:cs="Calibri"/>
                <w:spacing w:val="-2"/>
                <w:sz w:val="20"/>
                <w:szCs w:val="20"/>
              </w:rPr>
              <w:t xml:space="preserve"> </w:t>
            </w:r>
            <w:r w:rsidRPr="00222AF4">
              <w:rPr>
                <w:rFonts w:ascii="Roboto Condensed" w:eastAsia="Calibri" w:hAnsi="Roboto Condensed" w:cs="Calibri"/>
                <w:spacing w:val="-1"/>
                <w:sz w:val="20"/>
                <w:szCs w:val="20"/>
              </w:rPr>
              <w:t>m</w:t>
            </w:r>
            <w:r w:rsidRPr="00222AF4">
              <w:rPr>
                <w:rFonts w:ascii="Roboto Condensed" w:eastAsia="Calibri" w:hAnsi="Roboto Condensed" w:cs="Calibri"/>
                <w:sz w:val="20"/>
                <w:szCs w:val="20"/>
              </w:rPr>
              <w:t>é</w:t>
            </w:r>
            <w:r w:rsidRPr="00222AF4">
              <w:rPr>
                <w:rFonts w:ascii="Roboto Condensed" w:eastAsia="Calibri" w:hAnsi="Roboto Condensed" w:cs="Calibri"/>
                <w:spacing w:val="1"/>
                <w:sz w:val="20"/>
                <w:szCs w:val="20"/>
              </w:rPr>
              <w:t>t</w:t>
            </w:r>
            <w:r w:rsidRPr="00222AF4">
              <w:rPr>
                <w:rFonts w:ascii="Roboto Condensed" w:eastAsia="Calibri" w:hAnsi="Roboto Condensed" w:cs="Calibri"/>
                <w:spacing w:val="-1"/>
                <w:sz w:val="20"/>
                <w:szCs w:val="20"/>
              </w:rPr>
              <w:t>h</w:t>
            </w:r>
            <w:r w:rsidRPr="00222AF4">
              <w:rPr>
                <w:rFonts w:ascii="Roboto Condensed" w:eastAsia="Calibri" w:hAnsi="Roboto Condensed" w:cs="Calibri"/>
                <w:spacing w:val="1"/>
                <w:sz w:val="20"/>
                <w:szCs w:val="20"/>
              </w:rPr>
              <w:t>o</w:t>
            </w:r>
            <w:r w:rsidRPr="00222AF4">
              <w:rPr>
                <w:rFonts w:ascii="Roboto Condensed" w:eastAsia="Calibri" w:hAnsi="Roboto Condensed" w:cs="Calibri"/>
                <w:spacing w:val="-3"/>
                <w:sz w:val="20"/>
                <w:szCs w:val="20"/>
              </w:rPr>
              <w:t>d</w:t>
            </w:r>
            <w:r w:rsidRPr="00222AF4">
              <w:rPr>
                <w:rFonts w:ascii="Roboto Condensed" w:eastAsia="Calibri" w:hAnsi="Roboto Condensed" w:cs="Calibri"/>
                <w:sz w:val="20"/>
                <w:szCs w:val="20"/>
              </w:rPr>
              <w:t>e APS</w:t>
            </w:r>
            <w:r w:rsidRPr="00222AF4">
              <w:rPr>
                <w:rFonts w:ascii="Roboto Condensed" w:eastAsia="Calibri" w:hAnsi="Roboto Condensed" w:cs="Calibri"/>
                <w:spacing w:val="1"/>
                <w:sz w:val="20"/>
                <w:szCs w:val="20"/>
              </w:rPr>
              <w:t xml:space="preserve"> </w:t>
            </w:r>
            <w:r w:rsidRPr="00222AF4">
              <w:rPr>
                <w:rFonts w:ascii="Roboto Condensed" w:eastAsia="Calibri" w:hAnsi="Roboto Condensed" w:cs="Calibri"/>
                <w:sz w:val="20"/>
                <w:szCs w:val="20"/>
              </w:rPr>
              <w:t>(Appréciation du Potentiel par Simulation)</w:t>
            </w:r>
          </w:p>
          <w:p w14:paraId="31B55DCE" w14:textId="77777777" w:rsidR="00472F6E" w:rsidRPr="00222AF4" w:rsidRDefault="00472F6E" w:rsidP="0076060A">
            <w:pPr>
              <w:spacing w:after="0" w:line="240" w:lineRule="auto"/>
              <w:ind w:left="100" w:right="-20"/>
              <w:rPr>
                <w:rFonts w:ascii="Roboto Condensed" w:eastAsia="Calibri" w:hAnsi="Roboto Condensed" w:cs="Calibri"/>
                <w:sz w:val="20"/>
                <w:szCs w:val="20"/>
              </w:rPr>
            </w:pPr>
            <w:r w:rsidRPr="00222AF4">
              <w:rPr>
                <w:rFonts w:ascii="Roboto Condensed" w:eastAsia="Calibri" w:hAnsi="Roboto Condensed" w:cs="Calibri"/>
                <w:sz w:val="20"/>
                <w:szCs w:val="20"/>
              </w:rPr>
              <w:t>. En tant q</w:t>
            </w:r>
            <w:r w:rsidRPr="00222AF4">
              <w:rPr>
                <w:rFonts w:ascii="Roboto Condensed" w:eastAsia="Calibri" w:hAnsi="Roboto Condensed" w:cs="Calibri"/>
                <w:spacing w:val="-1"/>
                <w:sz w:val="20"/>
                <w:szCs w:val="20"/>
              </w:rPr>
              <w:t>u</w:t>
            </w:r>
            <w:r w:rsidRPr="00222AF4">
              <w:rPr>
                <w:rFonts w:ascii="Roboto Condensed" w:eastAsia="Calibri" w:hAnsi="Roboto Condensed" w:cs="Calibri"/>
                <w:sz w:val="20"/>
                <w:szCs w:val="20"/>
              </w:rPr>
              <w:t>’</w:t>
            </w:r>
            <w:r w:rsidRPr="00222AF4">
              <w:rPr>
                <w:rFonts w:ascii="Roboto Condensed" w:eastAsia="Calibri" w:hAnsi="Roboto Condensed" w:cs="Calibri"/>
                <w:spacing w:val="-2"/>
                <w:sz w:val="20"/>
                <w:szCs w:val="20"/>
              </w:rPr>
              <w:t>é</w:t>
            </w:r>
            <w:r w:rsidRPr="00222AF4">
              <w:rPr>
                <w:rFonts w:ascii="Roboto Condensed" w:eastAsia="Calibri" w:hAnsi="Roboto Condensed" w:cs="Calibri"/>
                <w:spacing w:val="1"/>
                <w:sz w:val="20"/>
                <w:szCs w:val="20"/>
              </w:rPr>
              <w:t>v</w:t>
            </w:r>
            <w:r w:rsidRPr="00222AF4">
              <w:rPr>
                <w:rFonts w:ascii="Roboto Condensed" w:eastAsia="Calibri" w:hAnsi="Roboto Condensed" w:cs="Calibri"/>
                <w:sz w:val="20"/>
                <w:szCs w:val="20"/>
              </w:rPr>
              <w:t>al</w:t>
            </w:r>
            <w:r w:rsidRPr="00222AF4">
              <w:rPr>
                <w:rFonts w:ascii="Roboto Condensed" w:eastAsia="Calibri" w:hAnsi="Roboto Condensed" w:cs="Calibri"/>
                <w:spacing w:val="-1"/>
                <w:sz w:val="20"/>
                <w:szCs w:val="20"/>
              </w:rPr>
              <w:t>u</w:t>
            </w:r>
            <w:r w:rsidRPr="00222AF4">
              <w:rPr>
                <w:rFonts w:ascii="Roboto Condensed" w:eastAsia="Calibri" w:hAnsi="Roboto Condensed" w:cs="Calibri"/>
                <w:sz w:val="20"/>
                <w:szCs w:val="20"/>
              </w:rPr>
              <w:t>é</w:t>
            </w:r>
            <w:r w:rsidRPr="00222AF4">
              <w:rPr>
                <w:rFonts w:ascii="Roboto Condensed" w:eastAsia="Calibri" w:hAnsi="Roboto Condensed" w:cs="Calibri"/>
                <w:spacing w:val="-2"/>
                <w:sz w:val="20"/>
                <w:szCs w:val="20"/>
              </w:rPr>
              <w:t xml:space="preserve"> </w:t>
            </w:r>
            <w:r w:rsidRPr="00222AF4">
              <w:rPr>
                <w:rFonts w:ascii="Roboto Condensed" w:eastAsia="Calibri" w:hAnsi="Roboto Condensed" w:cs="Calibri"/>
                <w:sz w:val="20"/>
                <w:szCs w:val="20"/>
              </w:rPr>
              <w:t>pen</w:t>
            </w:r>
            <w:r w:rsidRPr="00222AF4">
              <w:rPr>
                <w:rFonts w:ascii="Roboto Condensed" w:eastAsia="Calibri" w:hAnsi="Roboto Condensed" w:cs="Calibri"/>
                <w:spacing w:val="-1"/>
                <w:sz w:val="20"/>
                <w:szCs w:val="20"/>
              </w:rPr>
              <w:t>d</w:t>
            </w:r>
            <w:r w:rsidRPr="00222AF4">
              <w:rPr>
                <w:rFonts w:ascii="Roboto Condensed" w:eastAsia="Calibri" w:hAnsi="Roboto Condensed" w:cs="Calibri"/>
                <w:sz w:val="20"/>
                <w:szCs w:val="20"/>
              </w:rPr>
              <w:t>a</w:t>
            </w:r>
            <w:r w:rsidRPr="00222AF4">
              <w:rPr>
                <w:rFonts w:ascii="Roboto Condensed" w:eastAsia="Calibri" w:hAnsi="Roboto Condensed" w:cs="Calibri"/>
                <w:spacing w:val="-1"/>
                <w:sz w:val="20"/>
                <w:szCs w:val="20"/>
              </w:rPr>
              <w:t>n</w:t>
            </w:r>
            <w:r w:rsidRPr="00222AF4">
              <w:rPr>
                <w:rFonts w:ascii="Roboto Condensed" w:eastAsia="Calibri" w:hAnsi="Roboto Condensed" w:cs="Calibri"/>
                <w:sz w:val="20"/>
                <w:szCs w:val="20"/>
              </w:rPr>
              <w:t>t</w:t>
            </w:r>
            <w:r w:rsidRPr="00222AF4">
              <w:rPr>
                <w:rFonts w:ascii="Roboto Condensed" w:eastAsia="Calibri" w:hAnsi="Roboto Condensed" w:cs="Calibri"/>
                <w:spacing w:val="1"/>
                <w:sz w:val="20"/>
                <w:szCs w:val="20"/>
              </w:rPr>
              <w:t xml:space="preserve"> </w:t>
            </w:r>
            <w:r w:rsidRPr="00222AF4">
              <w:rPr>
                <w:rFonts w:ascii="Roboto Condensed" w:eastAsia="Calibri" w:hAnsi="Roboto Condensed" w:cs="Calibri"/>
                <w:sz w:val="20"/>
                <w:szCs w:val="20"/>
              </w:rPr>
              <w:t>la s</w:t>
            </w:r>
            <w:r w:rsidRPr="00222AF4">
              <w:rPr>
                <w:rFonts w:ascii="Roboto Condensed" w:eastAsia="Calibri" w:hAnsi="Roboto Condensed" w:cs="Calibri"/>
                <w:spacing w:val="-2"/>
                <w:sz w:val="20"/>
                <w:szCs w:val="20"/>
              </w:rPr>
              <w:t>e</w:t>
            </w:r>
            <w:r w:rsidRPr="00222AF4">
              <w:rPr>
                <w:rFonts w:ascii="Roboto Condensed" w:eastAsia="Calibri" w:hAnsi="Roboto Condensed" w:cs="Calibri"/>
                <w:sz w:val="20"/>
                <w:szCs w:val="20"/>
              </w:rPr>
              <w:t>ssi</w:t>
            </w:r>
            <w:r w:rsidRPr="00222AF4">
              <w:rPr>
                <w:rFonts w:ascii="Roboto Condensed" w:eastAsia="Calibri" w:hAnsi="Roboto Condensed" w:cs="Calibri"/>
                <w:spacing w:val="1"/>
                <w:sz w:val="20"/>
                <w:szCs w:val="20"/>
              </w:rPr>
              <w:t>o</w:t>
            </w:r>
            <w:r w:rsidRPr="00222AF4">
              <w:rPr>
                <w:rFonts w:ascii="Roboto Condensed" w:eastAsia="Calibri" w:hAnsi="Roboto Condensed" w:cs="Calibri"/>
                <w:sz w:val="20"/>
                <w:szCs w:val="20"/>
              </w:rPr>
              <w:t>n</w:t>
            </w:r>
            <w:r w:rsidRPr="00222AF4">
              <w:rPr>
                <w:rFonts w:ascii="Roboto Condensed" w:eastAsia="Calibri" w:hAnsi="Roboto Condensed" w:cs="Calibri"/>
                <w:spacing w:val="-2"/>
                <w:sz w:val="20"/>
                <w:szCs w:val="20"/>
              </w:rPr>
              <w:t xml:space="preserve"> </w:t>
            </w:r>
            <w:r w:rsidRPr="00222AF4">
              <w:rPr>
                <w:rFonts w:ascii="Roboto Condensed" w:eastAsia="Calibri" w:hAnsi="Roboto Condensed" w:cs="Calibri"/>
                <w:spacing w:val="1"/>
                <w:sz w:val="20"/>
                <w:szCs w:val="20"/>
              </w:rPr>
              <w:t>3</w:t>
            </w:r>
            <w:r w:rsidRPr="00222AF4">
              <w:rPr>
                <w:rFonts w:ascii="Roboto Condensed" w:eastAsia="Calibri" w:hAnsi="Roboto Condensed" w:cs="Calibri"/>
                <w:sz w:val="20"/>
                <w:szCs w:val="20"/>
              </w:rPr>
              <w:t>A</w:t>
            </w:r>
            <w:r w:rsidRPr="00222AF4">
              <w:rPr>
                <w:rFonts w:ascii="Roboto Condensed" w:eastAsia="Calibri" w:hAnsi="Roboto Condensed" w:cs="Calibri"/>
                <w:spacing w:val="-1"/>
                <w:sz w:val="20"/>
                <w:szCs w:val="20"/>
              </w:rPr>
              <w:t>I</w:t>
            </w:r>
            <w:r w:rsidRPr="00222AF4">
              <w:rPr>
                <w:rFonts w:ascii="Roboto Condensed" w:eastAsia="Calibri" w:hAnsi="Roboto Condensed" w:cs="Calibri"/>
                <w:sz w:val="20"/>
                <w:szCs w:val="20"/>
              </w:rPr>
              <w:t>, l</w:t>
            </w:r>
            <w:r w:rsidRPr="00222AF4">
              <w:rPr>
                <w:rFonts w:ascii="Roboto Condensed" w:eastAsia="Calibri" w:hAnsi="Roboto Condensed" w:cs="Calibri"/>
                <w:spacing w:val="-2"/>
                <w:sz w:val="20"/>
                <w:szCs w:val="20"/>
              </w:rPr>
              <w:t>’</w:t>
            </w:r>
            <w:r w:rsidRPr="00222AF4">
              <w:rPr>
                <w:rFonts w:ascii="Roboto Condensed" w:eastAsia="Calibri" w:hAnsi="Roboto Condensed" w:cs="Calibri"/>
                <w:sz w:val="20"/>
                <w:szCs w:val="20"/>
              </w:rPr>
              <w:t>é</w:t>
            </w:r>
            <w:r w:rsidRPr="00222AF4">
              <w:rPr>
                <w:rFonts w:ascii="Roboto Condensed" w:eastAsia="Calibri" w:hAnsi="Roboto Condensed" w:cs="Calibri"/>
                <w:spacing w:val="1"/>
                <w:sz w:val="20"/>
                <w:szCs w:val="20"/>
              </w:rPr>
              <w:t>t</w:t>
            </w:r>
            <w:r w:rsidRPr="00222AF4">
              <w:rPr>
                <w:rFonts w:ascii="Roboto Condensed" w:eastAsia="Calibri" w:hAnsi="Roboto Condensed" w:cs="Calibri"/>
                <w:spacing w:val="-1"/>
                <w:sz w:val="20"/>
                <w:szCs w:val="20"/>
              </w:rPr>
              <w:t>ud</w:t>
            </w:r>
            <w:r w:rsidRPr="00222AF4">
              <w:rPr>
                <w:rFonts w:ascii="Roboto Condensed" w:eastAsia="Calibri" w:hAnsi="Roboto Condensed" w:cs="Calibri"/>
                <w:sz w:val="20"/>
                <w:szCs w:val="20"/>
              </w:rPr>
              <w:t>ia</w:t>
            </w:r>
            <w:r w:rsidRPr="00222AF4">
              <w:rPr>
                <w:rFonts w:ascii="Roboto Condensed" w:eastAsia="Calibri" w:hAnsi="Roboto Condensed" w:cs="Calibri"/>
                <w:spacing w:val="-1"/>
                <w:sz w:val="20"/>
                <w:szCs w:val="20"/>
              </w:rPr>
              <w:t>n</w:t>
            </w:r>
            <w:r w:rsidRPr="00222AF4">
              <w:rPr>
                <w:rFonts w:ascii="Roboto Condensed" w:eastAsia="Calibri" w:hAnsi="Roboto Condensed" w:cs="Calibri"/>
                <w:sz w:val="20"/>
                <w:szCs w:val="20"/>
              </w:rPr>
              <w:t>t</w:t>
            </w:r>
            <w:r w:rsidRPr="00222AF4">
              <w:rPr>
                <w:rFonts w:ascii="Roboto Condensed" w:eastAsia="Calibri" w:hAnsi="Roboto Condensed" w:cs="Calibri"/>
                <w:spacing w:val="-1"/>
                <w:sz w:val="20"/>
                <w:szCs w:val="20"/>
              </w:rPr>
              <w:t xml:space="preserve"> d</w:t>
            </w:r>
            <w:r w:rsidRPr="00222AF4">
              <w:rPr>
                <w:rFonts w:ascii="Roboto Condensed" w:eastAsia="Calibri" w:hAnsi="Roboto Condensed" w:cs="Calibri"/>
                <w:sz w:val="20"/>
                <w:szCs w:val="20"/>
              </w:rPr>
              <w:t>is</w:t>
            </w:r>
            <w:r w:rsidRPr="00222AF4">
              <w:rPr>
                <w:rFonts w:ascii="Roboto Condensed" w:eastAsia="Calibri" w:hAnsi="Roboto Condensed" w:cs="Calibri"/>
                <w:spacing w:val="-1"/>
                <w:sz w:val="20"/>
                <w:szCs w:val="20"/>
              </w:rPr>
              <w:t>p</w:t>
            </w:r>
            <w:r w:rsidRPr="00222AF4">
              <w:rPr>
                <w:rFonts w:ascii="Roboto Condensed" w:eastAsia="Calibri" w:hAnsi="Roboto Condensed" w:cs="Calibri"/>
                <w:spacing w:val="1"/>
                <w:sz w:val="20"/>
                <w:szCs w:val="20"/>
              </w:rPr>
              <w:t>o</w:t>
            </w:r>
            <w:r w:rsidRPr="00222AF4">
              <w:rPr>
                <w:rFonts w:ascii="Roboto Condensed" w:eastAsia="Calibri" w:hAnsi="Roboto Condensed" w:cs="Calibri"/>
                <w:sz w:val="20"/>
                <w:szCs w:val="20"/>
              </w:rPr>
              <w:t>sera d’</w:t>
            </w:r>
            <w:r w:rsidRPr="00222AF4">
              <w:rPr>
                <w:rFonts w:ascii="Roboto Condensed" w:eastAsia="Calibri" w:hAnsi="Roboto Condensed" w:cs="Calibri"/>
                <w:spacing w:val="-1"/>
                <w:sz w:val="20"/>
                <w:szCs w:val="20"/>
              </w:rPr>
              <w:t>u</w:t>
            </w:r>
            <w:r w:rsidRPr="00222AF4">
              <w:rPr>
                <w:rFonts w:ascii="Roboto Condensed" w:eastAsia="Calibri" w:hAnsi="Roboto Condensed" w:cs="Calibri"/>
                <w:sz w:val="20"/>
                <w:szCs w:val="20"/>
              </w:rPr>
              <w:t xml:space="preserve">n </w:t>
            </w:r>
            <w:r w:rsidRPr="00222AF4">
              <w:rPr>
                <w:rFonts w:ascii="Roboto Condensed" w:eastAsia="Calibri" w:hAnsi="Roboto Condensed" w:cs="Calibri"/>
                <w:spacing w:val="-1"/>
                <w:sz w:val="20"/>
                <w:szCs w:val="20"/>
              </w:rPr>
              <w:t>b</w:t>
            </w:r>
            <w:r w:rsidRPr="00222AF4">
              <w:rPr>
                <w:rFonts w:ascii="Roboto Condensed" w:eastAsia="Calibri" w:hAnsi="Roboto Condensed" w:cs="Calibri"/>
                <w:sz w:val="20"/>
                <w:szCs w:val="20"/>
              </w:rPr>
              <w:t>ilan</w:t>
            </w:r>
            <w:r w:rsidRPr="00222AF4">
              <w:rPr>
                <w:rFonts w:ascii="Roboto Condensed" w:eastAsia="Calibri" w:hAnsi="Roboto Condensed" w:cs="Calibri"/>
                <w:spacing w:val="-1"/>
                <w:sz w:val="20"/>
                <w:szCs w:val="20"/>
              </w:rPr>
              <w:t xml:space="preserve"> </w:t>
            </w:r>
            <w:r w:rsidRPr="00222AF4">
              <w:rPr>
                <w:rFonts w:ascii="Roboto Condensed" w:eastAsia="Calibri" w:hAnsi="Roboto Condensed" w:cs="Calibri"/>
                <w:sz w:val="20"/>
                <w:szCs w:val="20"/>
              </w:rPr>
              <w:t>de</w:t>
            </w:r>
            <w:r w:rsidRPr="00222AF4">
              <w:rPr>
                <w:rFonts w:ascii="Roboto Condensed" w:eastAsia="Calibri" w:hAnsi="Roboto Condensed" w:cs="Calibri"/>
                <w:spacing w:val="1"/>
                <w:sz w:val="20"/>
                <w:szCs w:val="20"/>
              </w:rPr>
              <w:t xml:space="preserve"> </w:t>
            </w:r>
            <w:r w:rsidRPr="00222AF4">
              <w:rPr>
                <w:rFonts w:ascii="Roboto Condensed" w:eastAsia="Calibri" w:hAnsi="Roboto Condensed" w:cs="Calibri"/>
                <w:sz w:val="20"/>
                <w:szCs w:val="20"/>
              </w:rPr>
              <w:t>c</w:t>
            </w:r>
            <w:r w:rsidRPr="00222AF4">
              <w:rPr>
                <w:rFonts w:ascii="Roboto Condensed" w:eastAsia="Calibri" w:hAnsi="Roboto Condensed" w:cs="Calibri"/>
                <w:spacing w:val="-1"/>
                <w:sz w:val="20"/>
                <w:szCs w:val="20"/>
              </w:rPr>
              <w:t>o</w:t>
            </w:r>
            <w:r w:rsidRPr="00222AF4">
              <w:rPr>
                <w:rFonts w:ascii="Roboto Condensed" w:eastAsia="Calibri" w:hAnsi="Roboto Condensed" w:cs="Calibri"/>
                <w:spacing w:val="1"/>
                <w:sz w:val="20"/>
                <w:szCs w:val="20"/>
              </w:rPr>
              <w:t>m</w:t>
            </w:r>
            <w:r w:rsidRPr="00222AF4">
              <w:rPr>
                <w:rFonts w:ascii="Roboto Condensed" w:eastAsia="Calibri" w:hAnsi="Roboto Condensed" w:cs="Calibri"/>
                <w:spacing w:val="-1"/>
                <w:sz w:val="20"/>
                <w:szCs w:val="20"/>
              </w:rPr>
              <w:t>p</w:t>
            </w:r>
            <w:r w:rsidRPr="00222AF4">
              <w:rPr>
                <w:rFonts w:ascii="Roboto Condensed" w:eastAsia="Calibri" w:hAnsi="Roboto Condensed" w:cs="Calibri"/>
                <w:spacing w:val="-2"/>
                <w:sz w:val="20"/>
                <w:szCs w:val="20"/>
              </w:rPr>
              <w:t>é</w:t>
            </w:r>
            <w:r w:rsidRPr="00222AF4">
              <w:rPr>
                <w:rFonts w:ascii="Roboto Condensed" w:eastAsia="Calibri" w:hAnsi="Roboto Condensed" w:cs="Calibri"/>
                <w:sz w:val="20"/>
                <w:szCs w:val="20"/>
              </w:rPr>
              <w:t>t</w:t>
            </w:r>
            <w:r w:rsidRPr="00222AF4">
              <w:rPr>
                <w:rFonts w:ascii="Roboto Condensed" w:eastAsia="Calibri" w:hAnsi="Roboto Condensed" w:cs="Calibri"/>
                <w:spacing w:val="1"/>
                <w:sz w:val="20"/>
                <w:szCs w:val="20"/>
              </w:rPr>
              <w:t>e</w:t>
            </w:r>
            <w:r w:rsidRPr="00222AF4">
              <w:rPr>
                <w:rFonts w:ascii="Roboto Condensed" w:eastAsia="Calibri" w:hAnsi="Roboto Condensed" w:cs="Calibri"/>
                <w:spacing w:val="-1"/>
                <w:sz w:val="20"/>
                <w:szCs w:val="20"/>
              </w:rPr>
              <w:t>n</w:t>
            </w:r>
            <w:r w:rsidRPr="00222AF4">
              <w:rPr>
                <w:rFonts w:ascii="Roboto Condensed" w:eastAsia="Calibri" w:hAnsi="Roboto Condensed" w:cs="Calibri"/>
                <w:sz w:val="20"/>
                <w:szCs w:val="20"/>
              </w:rPr>
              <w:t>c</w:t>
            </w:r>
            <w:r w:rsidRPr="00222AF4">
              <w:rPr>
                <w:rFonts w:ascii="Roboto Condensed" w:eastAsia="Calibri" w:hAnsi="Roboto Condensed" w:cs="Calibri"/>
                <w:spacing w:val="-2"/>
                <w:sz w:val="20"/>
                <w:szCs w:val="20"/>
              </w:rPr>
              <w:t>e</w:t>
            </w:r>
            <w:r w:rsidRPr="00222AF4">
              <w:rPr>
                <w:rFonts w:ascii="Roboto Condensed" w:eastAsia="Calibri" w:hAnsi="Roboto Condensed" w:cs="Calibri"/>
                <w:sz w:val="20"/>
                <w:szCs w:val="20"/>
              </w:rPr>
              <w:t>s</w:t>
            </w:r>
            <w:r w:rsidRPr="00222AF4">
              <w:rPr>
                <w:rFonts w:ascii="Roboto Condensed" w:eastAsia="Calibri" w:hAnsi="Roboto Condensed" w:cs="Calibri"/>
                <w:spacing w:val="-2"/>
                <w:sz w:val="20"/>
                <w:szCs w:val="20"/>
              </w:rPr>
              <w:t xml:space="preserve"> </w:t>
            </w:r>
            <w:r w:rsidRPr="00222AF4">
              <w:rPr>
                <w:rFonts w:ascii="Roboto Condensed" w:eastAsia="Calibri" w:hAnsi="Roboto Condensed" w:cs="Calibri"/>
                <w:spacing w:val="1"/>
                <w:sz w:val="20"/>
                <w:szCs w:val="20"/>
              </w:rPr>
              <w:t>m</w:t>
            </w:r>
            <w:r w:rsidRPr="00222AF4">
              <w:rPr>
                <w:rFonts w:ascii="Roboto Condensed" w:eastAsia="Calibri" w:hAnsi="Roboto Condensed" w:cs="Calibri"/>
                <w:sz w:val="20"/>
                <w:szCs w:val="20"/>
              </w:rPr>
              <w:t>a</w:t>
            </w:r>
            <w:r w:rsidRPr="00222AF4">
              <w:rPr>
                <w:rFonts w:ascii="Roboto Condensed" w:eastAsia="Calibri" w:hAnsi="Roboto Condensed" w:cs="Calibri"/>
                <w:spacing w:val="-3"/>
                <w:sz w:val="20"/>
                <w:szCs w:val="20"/>
              </w:rPr>
              <w:t>n</w:t>
            </w:r>
            <w:r w:rsidRPr="00222AF4">
              <w:rPr>
                <w:rFonts w:ascii="Roboto Condensed" w:eastAsia="Calibri" w:hAnsi="Roboto Condensed" w:cs="Calibri"/>
                <w:sz w:val="20"/>
                <w:szCs w:val="20"/>
              </w:rPr>
              <w:t>a</w:t>
            </w:r>
            <w:r w:rsidRPr="00222AF4">
              <w:rPr>
                <w:rFonts w:ascii="Roboto Condensed" w:eastAsia="Calibri" w:hAnsi="Roboto Condensed" w:cs="Calibri"/>
                <w:spacing w:val="-1"/>
                <w:sz w:val="20"/>
                <w:szCs w:val="20"/>
              </w:rPr>
              <w:t>g</w:t>
            </w:r>
            <w:r w:rsidRPr="00222AF4">
              <w:rPr>
                <w:rFonts w:ascii="Roboto Condensed" w:eastAsia="Calibri" w:hAnsi="Roboto Condensed" w:cs="Calibri"/>
                <w:sz w:val="20"/>
                <w:szCs w:val="20"/>
              </w:rPr>
              <w:t>ériales,</w:t>
            </w:r>
            <w:r w:rsidRPr="00222AF4">
              <w:rPr>
                <w:rFonts w:ascii="Roboto Condensed" w:eastAsia="Calibri" w:hAnsi="Roboto Condensed" w:cs="Calibri"/>
                <w:spacing w:val="1"/>
                <w:sz w:val="20"/>
                <w:szCs w:val="20"/>
              </w:rPr>
              <w:t xml:space="preserve"> </w:t>
            </w:r>
            <w:r w:rsidRPr="00222AF4">
              <w:rPr>
                <w:rFonts w:ascii="Roboto Condensed" w:eastAsia="Calibri" w:hAnsi="Roboto Condensed" w:cs="Calibri"/>
                <w:spacing w:val="-3"/>
                <w:sz w:val="20"/>
                <w:szCs w:val="20"/>
              </w:rPr>
              <w:t>r</w:t>
            </w:r>
            <w:r w:rsidRPr="00222AF4">
              <w:rPr>
                <w:rFonts w:ascii="Roboto Condensed" w:eastAsia="Calibri" w:hAnsi="Roboto Condensed" w:cs="Calibri"/>
                <w:sz w:val="20"/>
                <w:szCs w:val="20"/>
              </w:rPr>
              <w:t>éalisé</w:t>
            </w:r>
            <w:r w:rsidRPr="00222AF4">
              <w:rPr>
                <w:rFonts w:ascii="Roboto Condensed" w:eastAsia="Calibri" w:hAnsi="Roboto Condensed" w:cs="Calibri"/>
                <w:spacing w:val="-2"/>
                <w:sz w:val="20"/>
                <w:szCs w:val="20"/>
              </w:rPr>
              <w:t xml:space="preserve"> </w:t>
            </w:r>
            <w:r w:rsidRPr="00222AF4">
              <w:rPr>
                <w:rFonts w:ascii="Roboto Condensed" w:eastAsia="Calibri" w:hAnsi="Roboto Condensed" w:cs="Calibri"/>
                <w:sz w:val="20"/>
                <w:szCs w:val="20"/>
              </w:rPr>
              <w:t>par les</w:t>
            </w:r>
            <w:r w:rsidRPr="00222AF4">
              <w:rPr>
                <w:rFonts w:ascii="Roboto Condensed" w:eastAsia="Calibri" w:hAnsi="Roboto Condensed" w:cs="Calibri"/>
                <w:spacing w:val="-2"/>
                <w:sz w:val="20"/>
                <w:szCs w:val="20"/>
              </w:rPr>
              <w:t xml:space="preserve"> </w:t>
            </w:r>
            <w:r w:rsidRPr="00222AF4">
              <w:rPr>
                <w:rFonts w:ascii="Roboto Condensed" w:eastAsia="Calibri" w:hAnsi="Roboto Condensed" w:cs="Calibri"/>
                <w:sz w:val="20"/>
                <w:szCs w:val="20"/>
              </w:rPr>
              <w:t>pa</w:t>
            </w:r>
            <w:r w:rsidRPr="00222AF4">
              <w:rPr>
                <w:rFonts w:ascii="Roboto Condensed" w:eastAsia="Calibri" w:hAnsi="Roboto Condensed" w:cs="Calibri"/>
                <w:spacing w:val="-1"/>
                <w:sz w:val="20"/>
                <w:szCs w:val="20"/>
              </w:rPr>
              <w:t>i</w:t>
            </w:r>
            <w:r w:rsidRPr="00222AF4">
              <w:rPr>
                <w:rFonts w:ascii="Roboto Condensed" w:eastAsia="Calibri" w:hAnsi="Roboto Condensed" w:cs="Calibri"/>
                <w:sz w:val="20"/>
                <w:szCs w:val="20"/>
              </w:rPr>
              <w:t>rs.</w:t>
            </w:r>
          </w:p>
        </w:tc>
      </w:tr>
      <w:tr w:rsidR="00472F6E" w:rsidRPr="00222AF4" w14:paraId="7F488EFA" w14:textId="77777777" w:rsidTr="003A33F7">
        <w:trPr>
          <w:trHeight w:hRule="exact" w:val="1558"/>
        </w:trPr>
        <w:tc>
          <w:tcPr>
            <w:tcW w:w="2518" w:type="dxa"/>
            <w:gridSpan w:val="2"/>
            <w:shd w:val="clear" w:color="auto" w:fill="282D46"/>
            <w:vAlign w:val="center"/>
          </w:tcPr>
          <w:p w14:paraId="43F2435A" w14:textId="77777777" w:rsidR="00472F6E" w:rsidRPr="00FC3B33" w:rsidRDefault="00472F6E" w:rsidP="0076060A">
            <w:pPr>
              <w:spacing w:after="0" w:line="240" w:lineRule="auto"/>
              <w:ind w:left="97" w:right="-20"/>
              <w:rPr>
                <w:rFonts w:ascii="Roboto Condensed" w:eastAsia="Calibri" w:hAnsi="Roboto Condensed" w:cs="Calibri"/>
                <w:b/>
                <w:color w:val="FFFFFF" w:themeColor="background1"/>
              </w:rPr>
            </w:pPr>
            <w:r w:rsidRPr="00FC3B33">
              <w:rPr>
                <w:rFonts w:ascii="Roboto Condensed" w:eastAsia="Calibri" w:hAnsi="Roboto Condensed" w:cs="Calibri"/>
                <w:b/>
                <w:bCs/>
                <w:color w:val="FFFFFF" w:themeColor="background1"/>
                <w:spacing w:val="1"/>
                <w:position w:val="1"/>
              </w:rPr>
              <w:t>C</w:t>
            </w:r>
            <w:r w:rsidRPr="00FC3B33">
              <w:rPr>
                <w:rFonts w:ascii="Roboto Condensed" w:eastAsia="Calibri" w:hAnsi="Roboto Condensed" w:cs="Calibri"/>
                <w:b/>
                <w:bCs/>
                <w:color w:val="FFFFFF" w:themeColor="background1"/>
                <w:spacing w:val="-1"/>
                <w:position w:val="1"/>
              </w:rPr>
              <w:t>on</w:t>
            </w:r>
            <w:r w:rsidRPr="00FC3B33">
              <w:rPr>
                <w:rFonts w:ascii="Roboto Condensed" w:eastAsia="Calibri" w:hAnsi="Roboto Condensed" w:cs="Calibri"/>
                <w:b/>
                <w:bCs/>
                <w:color w:val="FFFFFF" w:themeColor="background1"/>
                <w:position w:val="1"/>
              </w:rPr>
              <w:t>t</w:t>
            </w:r>
            <w:r w:rsidRPr="00FC3B33">
              <w:rPr>
                <w:rFonts w:ascii="Roboto Condensed" w:eastAsia="Calibri" w:hAnsi="Roboto Condensed" w:cs="Calibri"/>
                <w:b/>
                <w:bCs/>
                <w:color w:val="FFFFFF" w:themeColor="background1"/>
                <w:spacing w:val="1"/>
                <w:position w:val="1"/>
              </w:rPr>
              <w:t>ri</w:t>
            </w:r>
            <w:r w:rsidRPr="00FC3B33">
              <w:rPr>
                <w:rFonts w:ascii="Roboto Condensed" w:eastAsia="Calibri" w:hAnsi="Roboto Condensed" w:cs="Calibri"/>
                <w:b/>
                <w:bCs/>
                <w:color w:val="FFFFFF" w:themeColor="background1"/>
                <w:spacing w:val="-1"/>
                <w:position w:val="1"/>
              </w:rPr>
              <w:t>bu</w:t>
            </w:r>
            <w:r w:rsidRPr="00FC3B33">
              <w:rPr>
                <w:rFonts w:ascii="Roboto Condensed" w:eastAsia="Calibri" w:hAnsi="Roboto Condensed" w:cs="Calibri"/>
                <w:b/>
                <w:bCs/>
                <w:color w:val="FFFFFF" w:themeColor="background1"/>
                <w:position w:val="1"/>
              </w:rPr>
              <w:t>t</w:t>
            </w:r>
            <w:r w:rsidRPr="00FC3B33">
              <w:rPr>
                <w:rFonts w:ascii="Roboto Condensed" w:eastAsia="Calibri" w:hAnsi="Roboto Condensed" w:cs="Calibri"/>
                <w:b/>
                <w:bCs/>
                <w:color w:val="FFFFFF" w:themeColor="background1"/>
                <w:spacing w:val="1"/>
                <w:position w:val="1"/>
              </w:rPr>
              <w:t>i</w:t>
            </w:r>
            <w:r w:rsidRPr="00FC3B33">
              <w:rPr>
                <w:rFonts w:ascii="Roboto Condensed" w:eastAsia="Calibri" w:hAnsi="Roboto Condensed" w:cs="Calibri"/>
                <w:b/>
                <w:bCs/>
                <w:color w:val="FFFFFF" w:themeColor="background1"/>
                <w:spacing w:val="-1"/>
                <w:position w:val="1"/>
              </w:rPr>
              <w:t>o</w:t>
            </w:r>
            <w:r w:rsidRPr="00FC3B33">
              <w:rPr>
                <w:rFonts w:ascii="Roboto Condensed" w:eastAsia="Calibri" w:hAnsi="Roboto Condensed" w:cs="Calibri"/>
                <w:b/>
                <w:bCs/>
                <w:color w:val="FFFFFF" w:themeColor="background1"/>
                <w:position w:val="1"/>
              </w:rPr>
              <w:t>n</w:t>
            </w:r>
            <w:r w:rsidRPr="00FC3B33">
              <w:rPr>
                <w:rFonts w:ascii="Roboto Condensed" w:eastAsia="Calibri" w:hAnsi="Roboto Condensed" w:cs="Calibri"/>
                <w:b/>
                <w:bCs/>
                <w:color w:val="FFFFFF" w:themeColor="background1"/>
                <w:spacing w:val="-1"/>
                <w:position w:val="1"/>
              </w:rPr>
              <w:t xml:space="preserve"> </w:t>
            </w:r>
            <w:r w:rsidRPr="00FC3B33">
              <w:rPr>
                <w:rFonts w:ascii="Roboto Condensed" w:eastAsia="Calibri" w:hAnsi="Roboto Condensed" w:cs="Calibri"/>
                <w:b/>
                <w:bCs/>
                <w:color w:val="FFFFFF" w:themeColor="background1"/>
                <w:position w:val="1"/>
              </w:rPr>
              <w:t xml:space="preserve">au </w:t>
            </w:r>
            <w:r w:rsidRPr="00FC3B33">
              <w:rPr>
                <w:rFonts w:ascii="Roboto Condensed" w:eastAsia="Calibri" w:hAnsi="Roboto Condensed" w:cs="Calibri"/>
                <w:b/>
                <w:bCs/>
                <w:color w:val="FFFFFF" w:themeColor="background1"/>
                <w:spacing w:val="1"/>
              </w:rPr>
              <w:t>r</w:t>
            </w:r>
            <w:r w:rsidRPr="00FC3B33">
              <w:rPr>
                <w:rFonts w:ascii="Roboto Condensed" w:eastAsia="Calibri" w:hAnsi="Roboto Condensed" w:cs="Calibri"/>
                <w:b/>
                <w:bCs/>
                <w:color w:val="FFFFFF" w:themeColor="background1"/>
                <w:spacing w:val="-1"/>
              </w:rPr>
              <w:t>é</w:t>
            </w:r>
            <w:r w:rsidRPr="00FC3B33">
              <w:rPr>
                <w:rFonts w:ascii="Roboto Condensed" w:eastAsia="Calibri" w:hAnsi="Roboto Condensed" w:cs="Calibri"/>
                <w:b/>
                <w:bCs/>
                <w:color w:val="FFFFFF" w:themeColor="background1"/>
              </w:rPr>
              <w:t>f</w:t>
            </w:r>
            <w:r w:rsidRPr="00FC3B33">
              <w:rPr>
                <w:rFonts w:ascii="Roboto Condensed" w:eastAsia="Calibri" w:hAnsi="Roboto Condensed" w:cs="Calibri"/>
                <w:b/>
                <w:bCs/>
                <w:color w:val="FFFFFF" w:themeColor="background1"/>
                <w:spacing w:val="-1"/>
              </w:rPr>
              <w:t>é</w:t>
            </w:r>
            <w:r w:rsidRPr="00FC3B33">
              <w:rPr>
                <w:rFonts w:ascii="Roboto Condensed" w:eastAsia="Calibri" w:hAnsi="Roboto Condensed" w:cs="Calibri"/>
                <w:b/>
                <w:bCs/>
                <w:color w:val="FFFFFF" w:themeColor="background1"/>
                <w:spacing w:val="1"/>
              </w:rPr>
              <w:t>r</w:t>
            </w:r>
            <w:r w:rsidRPr="00FC3B33">
              <w:rPr>
                <w:rFonts w:ascii="Roboto Condensed" w:eastAsia="Calibri" w:hAnsi="Roboto Condensed" w:cs="Calibri"/>
                <w:b/>
                <w:bCs/>
                <w:color w:val="FFFFFF" w:themeColor="background1"/>
                <w:spacing w:val="-1"/>
              </w:rPr>
              <w:t>en</w:t>
            </w:r>
            <w:r w:rsidRPr="00FC3B33">
              <w:rPr>
                <w:rFonts w:ascii="Roboto Condensed" w:eastAsia="Calibri" w:hAnsi="Roboto Condensed" w:cs="Calibri"/>
                <w:b/>
                <w:bCs/>
                <w:color w:val="FFFFFF" w:themeColor="background1"/>
              </w:rPr>
              <w:t>t</w:t>
            </w:r>
            <w:r w:rsidRPr="00FC3B33">
              <w:rPr>
                <w:rFonts w:ascii="Roboto Condensed" w:eastAsia="Calibri" w:hAnsi="Roboto Condensed" w:cs="Calibri"/>
                <w:b/>
                <w:bCs/>
                <w:color w:val="FFFFFF" w:themeColor="background1"/>
                <w:spacing w:val="1"/>
              </w:rPr>
              <w:t>i</w:t>
            </w:r>
            <w:r w:rsidRPr="00FC3B33">
              <w:rPr>
                <w:rFonts w:ascii="Roboto Condensed" w:eastAsia="Calibri" w:hAnsi="Roboto Condensed" w:cs="Calibri"/>
                <w:b/>
                <w:bCs/>
                <w:color w:val="FFFFFF" w:themeColor="background1"/>
                <w:spacing w:val="-1"/>
              </w:rPr>
              <w:t>e</w:t>
            </w:r>
            <w:r w:rsidRPr="00FC3B33">
              <w:rPr>
                <w:rFonts w:ascii="Roboto Condensed" w:eastAsia="Calibri" w:hAnsi="Roboto Condensed" w:cs="Calibri"/>
                <w:b/>
                <w:bCs/>
                <w:color w:val="FFFFFF" w:themeColor="background1"/>
              </w:rPr>
              <w:t>l</w:t>
            </w:r>
            <w:r w:rsidRPr="00FC3B33">
              <w:rPr>
                <w:rFonts w:ascii="Roboto Condensed" w:eastAsia="Calibri" w:hAnsi="Roboto Condensed" w:cs="Calibri"/>
                <w:b/>
                <w:bCs/>
                <w:color w:val="FFFFFF" w:themeColor="background1"/>
                <w:spacing w:val="-1"/>
              </w:rPr>
              <w:t xml:space="preserve"> </w:t>
            </w:r>
            <w:r w:rsidRPr="00FC3B33">
              <w:rPr>
                <w:rFonts w:ascii="Roboto Condensed" w:eastAsia="Calibri" w:hAnsi="Roboto Condensed" w:cs="Calibri"/>
                <w:b/>
                <w:bCs/>
                <w:color w:val="FFFFFF" w:themeColor="background1"/>
              </w:rPr>
              <w:t>Em</w:t>
            </w:r>
            <w:r w:rsidRPr="00FC3B33">
              <w:rPr>
                <w:rFonts w:ascii="Roboto Condensed" w:eastAsia="Calibri" w:hAnsi="Roboto Condensed" w:cs="Calibri"/>
                <w:b/>
                <w:bCs/>
                <w:color w:val="FFFFFF" w:themeColor="background1"/>
                <w:spacing w:val="-1"/>
              </w:rPr>
              <w:t>p</w:t>
            </w:r>
            <w:r w:rsidRPr="00FC3B33">
              <w:rPr>
                <w:rFonts w:ascii="Roboto Condensed" w:eastAsia="Calibri" w:hAnsi="Roboto Condensed" w:cs="Calibri"/>
                <w:b/>
                <w:bCs/>
                <w:color w:val="FFFFFF" w:themeColor="background1"/>
                <w:spacing w:val="1"/>
              </w:rPr>
              <w:t>l</w:t>
            </w:r>
            <w:r w:rsidRPr="00FC3B33">
              <w:rPr>
                <w:rFonts w:ascii="Roboto Condensed" w:eastAsia="Calibri" w:hAnsi="Roboto Condensed" w:cs="Calibri"/>
                <w:b/>
                <w:bCs/>
                <w:color w:val="FFFFFF" w:themeColor="background1"/>
                <w:spacing w:val="-3"/>
              </w:rPr>
              <w:t>o</w:t>
            </w:r>
            <w:r w:rsidRPr="00FC3B33">
              <w:rPr>
                <w:rFonts w:ascii="Roboto Condensed" w:eastAsia="Calibri" w:hAnsi="Roboto Condensed" w:cs="Calibri"/>
                <w:b/>
                <w:bCs/>
                <w:color w:val="FFFFFF" w:themeColor="background1"/>
                <w:spacing w:val="2"/>
              </w:rPr>
              <w:t>i</w:t>
            </w:r>
            <w:r w:rsidRPr="00FC3B33">
              <w:rPr>
                <w:rFonts w:ascii="Roboto Condensed" w:eastAsia="Calibri" w:hAnsi="Roboto Condensed" w:cs="Calibri"/>
                <w:b/>
                <w:bCs/>
                <w:color w:val="FFFFFF" w:themeColor="background1"/>
              </w:rPr>
              <w:t xml:space="preserve">- </w:t>
            </w:r>
            <w:r w:rsidRPr="00FC3B33">
              <w:rPr>
                <w:rFonts w:ascii="Roboto Condensed" w:eastAsia="Calibri" w:hAnsi="Roboto Condensed" w:cs="Calibri"/>
                <w:b/>
                <w:bCs/>
                <w:color w:val="FFFFFF" w:themeColor="background1"/>
                <w:spacing w:val="1"/>
              </w:rPr>
              <w:t>C</w:t>
            </w:r>
            <w:r w:rsidRPr="00FC3B33">
              <w:rPr>
                <w:rFonts w:ascii="Roboto Condensed" w:eastAsia="Calibri" w:hAnsi="Roboto Condensed" w:cs="Calibri"/>
                <w:b/>
                <w:bCs/>
                <w:color w:val="FFFFFF" w:themeColor="background1"/>
                <w:spacing w:val="-1"/>
              </w:rPr>
              <w:t>o</w:t>
            </w:r>
            <w:r w:rsidRPr="00FC3B33">
              <w:rPr>
                <w:rFonts w:ascii="Roboto Condensed" w:eastAsia="Calibri" w:hAnsi="Roboto Condensed" w:cs="Calibri"/>
                <w:b/>
                <w:bCs/>
                <w:color w:val="FFFFFF" w:themeColor="background1"/>
              </w:rPr>
              <w:t>mp</w:t>
            </w:r>
            <w:r w:rsidRPr="00FC3B33">
              <w:rPr>
                <w:rFonts w:ascii="Roboto Condensed" w:eastAsia="Calibri" w:hAnsi="Roboto Condensed" w:cs="Calibri"/>
                <w:b/>
                <w:bCs/>
                <w:color w:val="FFFFFF" w:themeColor="background1"/>
                <w:spacing w:val="-1"/>
              </w:rPr>
              <w:t>é</w:t>
            </w:r>
            <w:r w:rsidRPr="00FC3B33">
              <w:rPr>
                <w:rFonts w:ascii="Roboto Condensed" w:eastAsia="Calibri" w:hAnsi="Roboto Condensed" w:cs="Calibri"/>
                <w:b/>
                <w:bCs/>
                <w:color w:val="FFFFFF" w:themeColor="background1"/>
              </w:rPr>
              <w:t>te</w:t>
            </w:r>
            <w:r w:rsidRPr="00FC3B33">
              <w:rPr>
                <w:rFonts w:ascii="Roboto Condensed" w:eastAsia="Calibri" w:hAnsi="Roboto Condensed" w:cs="Calibri"/>
                <w:b/>
                <w:bCs/>
                <w:color w:val="FFFFFF" w:themeColor="background1"/>
                <w:spacing w:val="-1"/>
              </w:rPr>
              <w:t>n</w:t>
            </w:r>
            <w:r w:rsidRPr="00FC3B33">
              <w:rPr>
                <w:rFonts w:ascii="Roboto Condensed" w:eastAsia="Calibri" w:hAnsi="Roboto Condensed" w:cs="Calibri"/>
                <w:b/>
                <w:bCs/>
                <w:color w:val="FFFFFF" w:themeColor="background1"/>
                <w:spacing w:val="1"/>
              </w:rPr>
              <w:t>c</w:t>
            </w:r>
            <w:r w:rsidRPr="00FC3B33">
              <w:rPr>
                <w:rFonts w:ascii="Roboto Condensed" w:eastAsia="Calibri" w:hAnsi="Roboto Condensed" w:cs="Calibri"/>
                <w:b/>
                <w:bCs/>
                <w:color w:val="FFFFFF" w:themeColor="background1"/>
                <w:spacing w:val="-1"/>
              </w:rPr>
              <w:t>e</w:t>
            </w:r>
            <w:r w:rsidRPr="00FC3B33">
              <w:rPr>
                <w:rFonts w:ascii="Roboto Condensed" w:eastAsia="Calibri" w:hAnsi="Roboto Condensed" w:cs="Calibri"/>
                <w:b/>
                <w:bCs/>
                <w:color w:val="FFFFFF" w:themeColor="background1"/>
              </w:rPr>
              <w:t>s</w:t>
            </w:r>
          </w:p>
        </w:tc>
        <w:tc>
          <w:tcPr>
            <w:tcW w:w="7230" w:type="dxa"/>
            <w:gridSpan w:val="3"/>
            <w:shd w:val="clear" w:color="auto" w:fill="F1E5F7"/>
            <w:vAlign w:val="center"/>
          </w:tcPr>
          <w:p w14:paraId="400EB062" w14:textId="77777777" w:rsidR="00472F6E" w:rsidRPr="00222AF4" w:rsidRDefault="00472F6E" w:rsidP="0076060A">
            <w:pPr>
              <w:tabs>
                <w:tab w:val="left" w:pos="800"/>
              </w:tabs>
              <w:spacing w:after="0" w:line="240" w:lineRule="auto"/>
              <w:ind w:left="193" w:right="-23"/>
              <w:rPr>
                <w:rFonts w:ascii="Roboto Condensed" w:hAnsi="Roboto Condensed"/>
                <w:b/>
                <w:bCs/>
                <w:sz w:val="20"/>
                <w:szCs w:val="20"/>
              </w:rPr>
            </w:pPr>
            <w:r w:rsidRPr="00222AF4">
              <w:rPr>
                <w:rFonts w:ascii="Roboto Condensed" w:hAnsi="Roboto Condensed"/>
                <w:b/>
                <w:bCs/>
                <w:sz w:val="20"/>
                <w:szCs w:val="20"/>
              </w:rPr>
              <w:t>C9 : EXERCER UN LEADERSHIP COLLABORATIF</w:t>
            </w:r>
          </w:p>
          <w:p w14:paraId="0E916D88" w14:textId="77777777" w:rsidR="00472F6E" w:rsidRPr="00222AF4" w:rsidRDefault="00472F6E" w:rsidP="0076060A">
            <w:pPr>
              <w:pStyle w:val="Default"/>
              <w:ind w:left="193"/>
              <w:rPr>
                <w:rFonts w:cstheme="majorHAnsi"/>
                <w:sz w:val="20"/>
                <w:szCs w:val="20"/>
              </w:rPr>
            </w:pPr>
            <w:r w:rsidRPr="00222AF4">
              <w:rPr>
                <w:rFonts w:cstheme="majorHAnsi"/>
                <w:bCs/>
                <w:color w:val="auto"/>
                <w:sz w:val="20"/>
                <w:szCs w:val="20"/>
              </w:rPr>
              <w:t>C9.5</w:t>
            </w:r>
            <w:r w:rsidRPr="00222AF4">
              <w:rPr>
                <w:rFonts w:cstheme="majorHAnsi"/>
                <w:b/>
                <w:bCs/>
                <w:color w:val="auto"/>
                <w:sz w:val="20"/>
                <w:szCs w:val="20"/>
              </w:rPr>
              <w:t xml:space="preserve"> </w:t>
            </w:r>
            <w:r w:rsidRPr="00222AF4">
              <w:rPr>
                <w:rFonts w:cstheme="majorHAnsi"/>
                <w:sz w:val="20"/>
                <w:szCs w:val="20"/>
              </w:rPr>
              <w:t xml:space="preserve">Se remettre en question grâce à un travail personnel de prise de conscience de ses biais cognitifs et de ses modes de fonctionnement </w:t>
            </w:r>
          </w:p>
          <w:p w14:paraId="7C23AA48" w14:textId="77777777" w:rsidR="00472F6E" w:rsidRPr="00222AF4" w:rsidRDefault="00472F6E" w:rsidP="0076060A">
            <w:pPr>
              <w:pStyle w:val="Default"/>
              <w:ind w:left="193"/>
              <w:rPr>
                <w:rFonts w:cstheme="majorHAnsi"/>
                <w:sz w:val="20"/>
                <w:szCs w:val="20"/>
              </w:rPr>
            </w:pPr>
            <w:r w:rsidRPr="00222AF4">
              <w:rPr>
                <w:rFonts w:cstheme="majorHAnsi"/>
                <w:bCs/>
                <w:color w:val="auto"/>
                <w:sz w:val="20"/>
                <w:szCs w:val="20"/>
              </w:rPr>
              <w:t>C9.6</w:t>
            </w:r>
            <w:r w:rsidRPr="00222AF4">
              <w:rPr>
                <w:rFonts w:cstheme="majorHAnsi"/>
                <w:b/>
                <w:bCs/>
                <w:color w:val="auto"/>
                <w:sz w:val="20"/>
                <w:szCs w:val="20"/>
              </w:rPr>
              <w:t xml:space="preserve"> </w:t>
            </w:r>
            <w:r w:rsidRPr="00222AF4">
              <w:rPr>
                <w:rFonts w:cstheme="majorHAnsi"/>
                <w:sz w:val="20"/>
                <w:szCs w:val="20"/>
              </w:rPr>
              <w:t>Adopter une attitude réflexive et proactive au regard de ses choix professionnels et de sa gestion de carrière, par une connaissance de soi élargie, de ses compétences, préférences et valeurs.</w:t>
            </w:r>
          </w:p>
        </w:tc>
      </w:tr>
      <w:tr w:rsidR="00472F6E" w14:paraId="50128425" w14:textId="77777777" w:rsidTr="003A33F7">
        <w:trPr>
          <w:trHeight w:hRule="exact" w:val="288"/>
        </w:trPr>
        <w:tc>
          <w:tcPr>
            <w:tcW w:w="2518" w:type="dxa"/>
            <w:gridSpan w:val="2"/>
            <w:shd w:val="clear" w:color="auto" w:fill="282D46"/>
            <w:vAlign w:val="center"/>
          </w:tcPr>
          <w:p w14:paraId="1DA212B8" w14:textId="77777777" w:rsidR="00472F6E" w:rsidRPr="00FC3B33" w:rsidRDefault="00472F6E" w:rsidP="0076060A">
            <w:pPr>
              <w:spacing w:after="0" w:line="240" w:lineRule="auto"/>
              <w:ind w:left="97" w:right="-20"/>
              <w:rPr>
                <w:rFonts w:ascii="Roboto Condensed" w:eastAsia="Calibri" w:hAnsi="Roboto Condensed" w:cs="Calibri"/>
                <w:b/>
                <w:color w:val="FFFFFF" w:themeColor="background1"/>
              </w:rPr>
            </w:pPr>
            <w:r w:rsidRPr="00FC3B33">
              <w:rPr>
                <w:rFonts w:ascii="Roboto Condensed" w:eastAsia="Calibri" w:hAnsi="Roboto Condensed" w:cs="Calibri"/>
                <w:b/>
                <w:bCs/>
                <w:color w:val="FFFFFF" w:themeColor="background1"/>
                <w:position w:val="1"/>
              </w:rPr>
              <w:t>P</w:t>
            </w:r>
            <w:r w:rsidRPr="00FC3B33">
              <w:rPr>
                <w:rFonts w:ascii="Roboto Condensed" w:eastAsia="Calibri" w:hAnsi="Roboto Condensed" w:cs="Calibri"/>
                <w:b/>
                <w:bCs/>
                <w:color w:val="FFFFFF" w:themeColor="background1"/>
                <w:spacing w:val="1"/>
                <w:position w:val="1"/>
              </w:rPr>
              <w:t>r</w:t>
            </w:r>
            <w:r w:rsidRPr="00FC3B33">
              <w:rPr>
                <w:rFonts w:ascii="Roboto Condensed" w:eastAsia="Calibri" w:hAnsi="Roboto Condensed" w:cs="Calibri"/>
                <w:b/>
                <w:bCs/>
                <w:color w:val="FFFFFF" w:themeColor="background1"/>
                <w:spacing w:val="-1"/>
                <w:position w:val="1"/>
              </w:rPr>
              <w:t>é</w:t>
            </w:r>
            <w:r w:rsidRPr="00FC3B33">
              <w:rPr>
                <w:rFonts w:ascii="Roboto Condensed" w:eastAsia="Calibri" w:hAnsi="Roboto Condensed" w:cs="Calibri"/>
                <w:b/>
                <w:bCs/>
                <w:color w:val="FFFFFF" w:themeColor="background1"/>
                <w:spacing w:val="1"/>
                <w:position w:val="1"/>
              </w:rPr>
              <w:t>r</w:t>
            </w:r>
            <w:r w:rsidRPr="00FC3B33">
              <w:rPr>
                <w:rFonts w:ascii="Roboto Condensed" w:eastAsia="Calibri" w:hAnsi="Roboto Condensed" w:cs="Calibri"/>
                <w:b/>
                <w:bCs/>
                <w:color w:val="FFFFFF" w:themeColor="background1"/>
                <w:spacing w:val="-1"/>
                <w:position w:val="1"/>
              </w:rPr>
              <w:t>equ</w:t>
            </w:r>
            <w:r w:rsidRPr="00FC3B33">
              <w:rPr>
                <w:rFonts w:ascii="Roboto Condensed" w:eastAsia="Calibri" w:hAnsi="Roboto Condensed" w:cs="Calibri"/>
                <w:b/>
                <w:bCs/>
                <w:color w:val="FFFFFF" w:themeColor="background1"/>
                <w:spacing w:val="1"/>
                <w:position w:val="1"/>
              </w:rPr>
              <w:t>i</w:t>
            </w:r>
            <w:r w:rsidRPr="00FC3B33">
              <w:rPr>
                <w:rFonts w:ascii="Roboto Condensed" w:eastAsia="Calibri" w:hAnsi="Roboto Condensed" w:cs="Calibri"/>
                <w:b/>
                <w:bCs/>
                <w:color w:val="FFFFFF" w:themeColor="background1"/>
                <w:position w:val="1"/>
              </w:rPr>
              <w:t>s</w:t>
            </w:r>
          </w:p>
        </w:tc>
        <w:tc>
          <w:tcPr>
            <w:tcW w:w="7230" w:type="dxa"/>
            <w:gridSpan w:val="3"/>
            <w:shd w:val="clear" w:color="auto" w:fill="F1E5F7"/>
            <w:vAlign w:val="center"/>
          </w:tcPr>
          <w:p w14:paraId="6DB4E718" w14:textId="77777777" w:rsidR="00472F6E" w:rsidRPr="00222AF4" w:rsidRDefault="00472F6E" w:rsidP="0076060A">
            <w:pPr>
              <w:spacing w:after="0" w:line="240" w:lineRule="auto"/>
              <w:ind w:left="100" w:right="-20"/>
              <w:rPr>
                <w:rFonts w:ascii="Roboto Condensed" w:eastAsia="Calibri" w:hAnsi="Roboto Condensed" w:cs="Calibri"/>
                <w:sz w:val="20"/>
                <w:szCs w:val="20"/>
              </w:rPr>
            </w:pPr>
            <w:r w:rsidRPr="00222AF4">
              <w:rPr>
                <w:rFonts w:ascii="Roboto Condensed" w:eastAsia="Calibri" w:hAnsi="Roboto Condensed" w:cs="Calibri"/>
                <w:position w:val="1"/>
                <w:sz w:val="20"/>
                <w:szCs w:val="20"/>
              </w:rPr>
              <w:t>-</w:t>
            </w:r>
          </w:p>
        </w:tc>
      </w:tr>
      <w:tr w:rsidR="00472F6E" w:rsidRPr="00222AF4" w14:paraId="0F8FF3C1" w14:textId="77777777" w:rsidTr="003A33F7">
        <w:trPr>
          <w:trHeight w:hRule="exact" w:val="288"/>
        </w:trPr>
        <w:tc>
          <w:tcPr>
            <w:tcW w:w="2518" w:type="dxa"/>
            <w:gridSpan w:val="2"/>
            <w:shd w:val="clear" w:color="auto" w:fill="282D46"/>
            <w:vAlign w:val="center"/>
          </w:tcPr>
          <w:p w14:paraId="7164662A" w14:textId="77777777" w:rsidR="00472F6E" w:rsidRPr="00FC3B33" w:rsidRDefault="00472F6E" w:rsidP="0076060A">
            <w:pPr>
              <w:spacing w:after="0" w:line="240" w:lineRule="auto"/>
              <w:ind w:left="97" w:right="-20"/>
              <w:rPr>
                <w:rFonts w:ascii="Roboto Condensed" w:eastAsia="Calibri" w:hAnsi="Roboto Condensed" w:cs="Calibri"/>
                <w:b/>
                <w:color w:val="FFFFFF" w:themeColor="background1"/>
              </w:rPr>
            </w:pPr>
            <w:r w:rsidRPr="00FC3B33">
              <w:rPr>
                <w:rFonts w:ascii="Roboto Condensed" w:eastAsia="Calibri" w:hAnsi="Roboto Condensed" w:cs="Calibri"/>
                <w:b/>
                <w:bCs/>
                <w:color w:val="FFFFFF" w:themeColor="background1"/>
                <w:position w:val="1"/>
              </w:rPr>
              <w:t>L</w:t>
            </w:r>
            <w:r w:rsidRPr="00FC3B33">
              <w:rPr>
                <w:rFonts w:ascii="Roboto Condensed" w:eastAsia="Calibri" w:hAnsi="Roboto Condensed" w:cs="Calibri"/>
                <w:b/>
                <w:bCs/>
                <w:color w:val="FFFFFF" w:themeColor="background1"/>
                <w:spacing w:val="1"/>
                <w:position w:val="1"/>
              </w:rPr>
              <w:t>i</w:t>
            </w:r>
            <w:r w:rsidRPr="00FC3B33">
              <w:rPr>
                <w:rFonts w:ascii="Roboto Condensed" w:eastAsia="Calibri" w:hAnsi="Roboto Condensed" w:cs="Calibri"/>
                <w:b/>
                <w:bCs/>
                <w:color w:val="FFFFFF" w:themeColor="background1"/>
                <w:spacing w:val="-1"/>
                <w:position w:val="1"/>
              </w:rPr>
              <w:t>en</w:t>
            </w:r>
            <w:r w:rsidRPr="00FC3B33">
              <w:rPr>
                <w:rFonts w:ascii="Roboto Condensed" w:eastAsia="Calibri" w:hAnsi="Roboto Condensed" w:cs="Calibri"/>
                <w:b/>
                <w:bCs/>
                <w:color w:val="FFFFFF" w:themeColor="background1"/>
                <w:position w:val="1"/>
              </w:rPr>
              <w:t>s</w:t>
            </w:r>
            <w:r w:rsidRPr="00FC3B33">
              <w:rPr>
                <w:rFonts w:ascii="Roboto Condensed" w:eastAsia="Calibri" w:hAnsi="Roboto Condensed" w:cs="Calibri"/>
                <w:b/>
                <w:bCs/>
                <w:color w:val="FFFFFF" w:themeColor="background1"/>
                <w:spacing w:val="1"/>
                <w:position w:val="1"/>
              </w:rPr>
              <w:t xml:space="preserve"> </w:t>
            </w:r>
            <w:r w:rsidRPr="00FC3B33">
              <w:rPr>
                <w:rFonts w:ascii="Roboto Condensed" w:eastAsia="Calibri" w:hAnsi="Roboto Condensed" w:cs="Calibri"/>
                <w:b/>
                <w:bCs/>
                <w:color w:val="FFFFFF" w:themeColor="background1"/>
                <w:position w:val="1"/>
              </w:rPr>
              <w:t>p</w:t>
            </w:r>
            <w:r w:rsidRPr="00FC3B33">
              <w:rPr>
                <w:rFonts w:ascii="Roboto Condensed" w:eastAsia="Calibri" w:hAnsi="Roboto Condensed" w:cs="Calibri"/>
                <w:b/>
                <w:bCs/>
                <w:color w:val="FFFFFF" w:themeColor="background1"/>
                <w:spacing w:val="-1"/>
                <w:position w:val="1"/>
              </w:rPr>
              <w:t>éda</w:t>
            </w:r>
            <w:r w:rsidRPr="00FC3B33">
              <w:rPr>
                <w:rFonts w:ascii="Roboto Condensed" w:eastAsia="Calibri" w:hAnsi="Roboto Condensed" w:cs="Calibri"/>
                <w:b/>
                <w:bCs/>
                <w:color w:val="FFFFFF" w:themeColor="background1"/>
                <w:spacing w:val="1"/>
                <w:position w:val="1"/>
              </w:rPr>
              <w:t>g</w:t>
            </w:r>
            <w:r w:rsidRPr="00FC3B33">
              <w:rPr>
                <w:rFonts w:ascii="Roboto Condensed" w:eastAsia="Calibri" w:hAnsi="Roboto Condensed" w:cs="Calibri"/>
                <w:b/>
                <w:bCs/>
                <w:color w:val="FFFFFF" w:themeColor="background1"/>
                <w:spacing w:val="-1"/>
                <w:position w:val="1"/>
              </w:rPr>
              <w:t>o</w:t>
            </w:r>
            <w:r w:rsidRPr="00FC3B33">
              <w:rPr>
                <w:rFonts w:ascii="Roboto Condensed" w:eastAsia="Calibri" w:hAnsi="Roboto Condensed" w:cs="Calibri"/>
                <w:b/>
                <w:bCs/>
                <w:color w:val="FFFFFF" w:themeColor="background1"/>
                <w:spacing w:val="-2"/>
                <w:position w:val="1"/>
              </w:rPr>
              <w:t>g</w:t>
            </w:r>
            <w:r w:rsidRPr="00FC3B33">
              <w:rPr>
                <w:rFonts w:ascii="Roboto Condensed" w:eastAsia="Calibri" w:hAnsi="Roboto Condensed" w:cs="Calibri"/>
                <w:b/>
                <w:bCs/>
                <w:color w:val="FFFFFF" w:themeColor="background1"/>
                <w:spacing w:val="1"/>
                <w:position w:val="1"/>
              </w:rPr>
              <w:t>i</w:t>
            </w:r>
            <w:r w:rsidRPr="00FC3B33">
              <w:rPr>
                <w:rFonts w:ascii="Roboto Condensed" w:eastAsia="Calibri" w:hAnsi="Roboto Condensed" w:cs="Calibri"/>
                <w:b/>
                <w:bCs/>
                <w:color w:val="FFFFFF" w:themeColor="background1"/>
                <w:spacing w:val="-1"/>
                <w:position w:val="1"/>
              </w:rPr>
              <w:t>que</w:t>
            </w:r>
            <w:r w:rsidRPr="00FC3B33">
              <w:rPr>
                <w:rFonts w:ascii="Roboto Condensed" w:eastAsia="Calibri" w:hAnsi="Roboto Condensed" w:cs="Calibri"/>
                <w:b/>
                <w:bCs/>
                <w:color w:val="FFFFFF" w:themeColor="background1"/>
                <w:position w:val="1"/>
              </w:rPr>
              <w:t>s</w:t>
            </w:r>
          </w:p>
        </w:tc>
        <w:tc>
          <w:tcPr>
            <w:tcW w:w="7230" w:type="dxa"/>
            <w:gridSpan w:val="3"/>
            <w:shd w:val="clear" w:color="auto" w:fill="F1E5F7"/>
            <w:vAlign w:val="center"/>
          </w:tcPr>
          <w:p w14:paraId="33B05A96" w14:textId="77777777" w:rsidR="00472F6E" w:rsidRPr="00222AF4" w:rsidRDefault="00472F6E" w:rsidP="0076060A">
            <w:pPr>
              <w:spacing w:after="0" w:line="240" w:lineRule="auto"/>
              <w:ind w:left="100" w:right="-20"/>
              <w:rPr>
                <w:rFonts w:ascii="Roboto Condensed" w:eastAsia="Calibri" w:hAnsi="Roboto Condensed" w:cs="Calibri"/>
                <w:sz w:val="20"/>
                <w:szCs w:val="20"/>
              </w:rPr>
            </w:pPr>
            <w:r w:rsidRPr="00222AF4">
              <w:rPr>
                <w:rFonts w:ascii="Roboto Condensed" w:eastAsia="Calibri" w:hAnsi="Roboto Condensed" w:cs="Calibri"/>
                <w:position w:val="1"/>
                <w:sz w:val="20"/>
                <w:szCs w:val="20"/>
              </w:rPr>
              <w:t>Ense</w:t>
            </w:r>
            <w:r w:rsidRPr="00222AF4">
              <w:rPr>
                <w:rFonts w:ascii="Roboto Condensed" w:eastAsia="Calibri" w:hAnsi="Roboto Condensed" w:cs="Calibri"/>
                <w:spacing w:val="1"/>
                <w:position w:val="1"/>
                <w:sz w:val="20"/>
                <w:szCs w:val="20"/>
              </w:rPr>
              <w:t>m</w:t>
            </w:r>
            <w:r w:rsidRPr="00222AF4">
              <w:rPr>
                <w:rFonts w:ascii="Roboto Condensed" w:eastAsia="Calibri" w:hAnsi="Roboto Condensed" w:cs="Calibri"/>
                <w:spacing w:val="-1"/>
                <w:position w:val="1"/>
                <w:sz w:val="20"/>
                <w:szCs w:val="20"/>
              </w:rPr>
              <w:t>b</w:t>
            </w:r>
            <w:r w:rsidRPr="00222AF4">
              <w:rPr>
                <w:rFonts w:ascii="Roboto Condensed" w:eastAsia="Calibri" w:hAnsi="Roboto Condensed" w:cs="Calibri"/>
                <w:spacing w:val="-3"/>
                <w:position w:val="1"/>
                <w:sz w:val="20"/>
                <w:szCs w:val="20"/>
              </w:rPr>
              <w:t>l</w:t>
            </w:r>
            <w:r w:rsidRPr="00222AF4">
              <w:rPr>
                <w:rFonts w:ascii="Roboto Condensed" w:eastAsia="Calibri" w:hAnsi="Roboto Condensed" w:cs="Calibri"/>
                <w:position w:val="1"/>
                <w:sz w:val="20"/>
                <w:szCs w:val="20"/>
              </w:rPr>
              <w:t>e</w:t>
            </w:r>
            <w:r w:rsidRPr="00222AF4">
              <w:rPr>
                <w:rFonts w:ascii="Roboto Condensed" w:eastAsia="Calibri" w:hAnsi="Roboto Condensed" w:cs="Calibri"/>
                <w:spacing w:val="1"/>
                <w:position w:val="1"/>
                <w:sz w:val="20"/>
                <w:szCs w:val="20"/>
              </w:rPr>
              <w:t xml:space="preserve"> </w:t>
            </w:r>
            <w:r w:rsidRPr="00222AF4">
              <w:rPr>
                <w:rFonts w:ascii="Roboto Condensed" w:eastAsia="Calibri" w:hAnsi="Roboto Condensed" w:cs="Calibri"/>
                <w:spacing w:val="-1"/>
                <w:position w:val="1"/>
                <w:sz w:val="20"/>
                <w:szCs w:val="20"/>
              </w:rPr>
              <w:t>d</w:t>
            </w:r>
            <w:r w:rsidRPr="00222AF4">
              <w:rPr>
                <w:rFonts w:ascii="Roboto Condensed" w:eastAsia="Calibri" w:hAnsi="Roboto Condensed" w:cs="Calibri"/>
                <w:position w:val="1"/>
                <w:sz w:val="20"/>
                <w:szCs w:val="20"/>
              </w:rPr>
              <w:t>es</w:t>
            </w:r>
            <w:r w:rsidRPr="00222AF4">
              <w:rPr>
                <w:rFonts w:ascii="Roboto Condensed" w:eastAsia="Calibri" w:hAnsi="Roboto Condensed" w:cs="Calibri"/>
                <w:spacing w:val="-1"/>
                <w:position w:val="1"/>
                <w:sz w:val="20"/>
                <w:szCs w:val="20"/>
              </w:rPr>
              <w:t xml:space="preserve"> </w:t>
            </w:r>
            <w:r w:rsidRPr="00222AF4">
              <w:rPr>
                <w:rFonts w:ascii="Roboto Condensed" w:eastAsia="Calibri" w:hAnsi="Roboto Condensed" w:cs="Calibri"/>
                <w:position w:val="1"/>
                <w:sz w:val="20"/>
                <w:szCs w:val="20"/>
              </w:rPr>
              <w:t>ensei</w:t>
            </w:r>
            <w:r w:rsidRPr="00222AF4">
              <w:rPr>
                <w:rFonts w:ascii="Roboto Condensed" w:eastAsia="Calibri" w:hAnsi="Roboto Condensed" w:cs="Calibri"/>
                <w:spacing w:val="-1"/>
                <w:position w:val="1"/>
                <w:sz w:val="20"/>
                <w:szCs w:val="20"/>
              </w:rPr>
              <w:t>gn</w:t>
            </w:r>
            <w:r w:rsidRPr="00222AF4">
              <w:rPr>
                <w:rFonts w:ascii="Roboto Condensed" w:eastAsia="Calibri" w:hAnsi="Roboto Condensed" w:cs="Calibri"/>
                <w:spacing w:val="-2"/>
                <w:position w:val="1"/>
                <w:sz w:val="20"/>
                <w:szCs w:val="20"/>
              </w:rPr>
              <w:t>e</w:t>
            </w:r>
            <w:r w:rsidRPr="00222AF4">
              <w:rPr>
                <w:rFonts w:ascii="Roboto Condensed" w:eastAsia="Calibri" w:hAnsi="Roboto Condensed" w:cs="Calibri"/>
                <w:spacing w:val="1"/>
                <w:position w:val="1"/>
                <w:sz w:val="20"/>
                <w:szCs w:val="20"/>
              </w:rPr>
              <w:t>m</w:t>
            </w:r>
            <w:r w:rsidRPr="00222AF4">
              <w:rPr>
                <w:rFonts w:ascii="Roboto Condensed" w:eastAsia="Calibri" w:hAnsi="Roboto Condensed" w:cs="Calibri"/>
                <w:spacing w:val="-2"/>
                <w:position w:val="1"/>
                <w:sz w:val="20"/>
                <w:szCs w:val="20"/>
              </w:rPr>
              <w:t>e</w:t>
            </w:r>
            <w:r w:rsidRPr="00222AF4">
              <w:rPr>
                <w:rFonts w:ascii="Roboto Condensed" w:eastAsia="Calibri" w:hAnsi="Roboto Condensed" w:cs="Calibri"/>
                <w:spacing w:val="-1"/>
                <w:position w:val="1"/>
                <w:sz w:val="20"/>
                <w:szCs w:val="20"/>
              </w:rPr>
              <w:t>n</w:t>
            </w:r>
            <w:r w:rsidRPr="00222AF4">
              <w:rPr>
                <w:rFonts w:ascii="Roboto Condensed" w:eastAsia="Calibri" w:hAnsi="Roboto Condensed" w:cs="Calibri"/>
                <w:position w:val="1"/>
                <w:sz w:val="20"/>
                <w:szCs w:val="20"/>
              </w:rPr>
              <w:t>ts</w:t>
            </w:r>
            <w:r w:rsidRPr="00222AF4">
              <w:rPr>
                <w:rFonts w:ascii="Roboto Condensed" w:eastAsia="Calibri" w:hAnsi="Roboto Condensed" w:cs="Calibri"/>
                <w:spacing w:val="1"/>
                <w:position w:val="1"/>
                <w:sz w:val="20"/>
                <w:szCs w:val="20"/>
              </w:rPr>
              <w:t xml:space="preserve"> </w:t>
            </w:r>
            <w:r w:rsidRPr="00222AF4">
              <w:rPr>
                <w:rFonts w:ascii="Roboto Condensed" w:eastAsia="Calibri" w:hAnsi="Roboto Condensed" w:cs="Calibri"/>
                <w:spacing w:val="-1"/>
                <w:position w:val="1"/>
                <w:sz w:val="20"/>
                <w:szCs w:val="20"/>
              </w:rPr>
              <w:t>d</w:t>
            </w:r>
            <w:r w:rsidRPr="00222AF4">
              <w:rPr>
                <w:rFonts w:ascii="Roboto Condensed" w:eastAsia="Calibri" w:hAnsi="Roboto Condensed" w:cs="Calibri"/>
                <w:position w:val="1"/>
                <w:sz w:val="20"/>
                <w:szCs w:val="20"/>
              </w:rPr>
              <w:t>u</w:t>
            </w:r>
            <w:r w:rsidRPr="00222AF4">
              <w:rPr>
                <w:rFonts w:ascii="Roboto Condensed" w:eastAsia="Calibri" w:hAnsi="Roboto Condensed" w:cs="Calibri"/>
                <w:spacing w:val="-1"/>
                <w:position w:val="1"/>
                <w:sz w:val="20"/>
                <w:szCs w:val="20"/>
              </w:rPr>
              <w:t xml:space="preserve"> </w:t>
            </w:r>
            <w:r w:rsidRPr="00222AF4">
              <w:rPr>
                <w:rFonts w:ascii="Roboto Condensed" w:eastAsia="Calibri" w:hAnsi="Roboto Condensed" w:cs="Calibri"/>
                <w:position w:val="1"/>
                <w:sz w:val="20"/>
                <w:szCs w:val="20"/>
              </w:rPr>
              <w:t>p</w:t>
            </w:r>
            <w:r w:rsidRPr="00222AF4">
              <w:rPr>
                <w:rFonts w:ascii="Roboto Condensed" w:eastAsia="Calibri" w:hAnsi="Roboto Condensed" w:cs="Calibri"/>
                <w:spacing w:val="1"/>
                <w:position w:val="1"/>
                <w:sz w:val="20"/>
                <w:szCs w:val="20"/>
              </w:rPr>
              <w:t>ô</w:t>
            </w:r>
            <w:r w:rsidRPr="00222AF4">
              <w:rPr>
                <w:rFonts w:ascii="Roboto Condensed" w:eastAsia="Calibri" w:hAnsi="Roboto Condensed" w:cs="Calibri"/>
                <w:position w:val="1"/>
                <w:sz w:val="20"/>
                <w:szCs w:val="20"/>
              </w:rPr>
              <w:t>le</w:t>
            </w:r>
            <w:r w:rsidRPr="00222AF4">
              <w:rPr>
                <w:rFonts w:ascii="Roboto Condensed" w:eastAsia="Calibri" w:hAnsi="Roboto Condensed" w:cs="Calibri"/>
                <w:spacing w:val="-2"/>
                <w:position w:val="1"/>
                <w:sz w:val="20"/>
                <w:szCs w:val="20"/>
              </w:rPr>
              <w:t xml:space="preserve"> </w:t>
            </w:r>
            <w:r w:rsidRPr="00222AF4">
              <w:rPr>
                <w:rFonts w:ascii="Roboto Condensed" w:eastAsia="Calibri" w:hAnsi="Roboto Condensed" w:cs="Calibri"/>
                <w:spacing w:val="-1"/>
                <w:position w:val="1"/>
                <w:sz w:val="20"/>
                <w:szCs w:val="20"/>
              </w:rPr>
              <w:t>M</w:t>
            </w:r>
            <w:r w:rsidRPr="00222AF4">
              <w:rPr>
                <w:rFonts w:ascii="Roboto Condensed" w:eastAsia="Calibri" w:hAnsi="Roboto Condensed" w:cs="Calibri"/>
                <w:spacing w:val="1"/>
                <w:position w:val="1"/>
                <w:sz w:val="20"/>
                <w:szCs w:val="20"/>
              </w:rPr>
              <w:t>P</w:t>
            </w:r>
            <w:r w:rsidRPr="00222AF4">
              <w:rPr>
                <w:rFonts w:ascii="Roboto Condensed" w:eastAsia="Calibri" w:hAnsi="Roboto Condensed" w:cs="Calibri"/>
                <w:position w:val="1"/>
                <w:sz w:val="20"/>
                <w:szCs w:val="20"/>
              </w:rPr>
              <w:t>3</w:t>
            </w:r>
          </w:p>
        </w:tc>
      </w:tr>
      <w:tr w:rsidR="00472F6E" w:rsidRPr="00222AF4" w14:paraId="369CEF03" w14:textId="77777777" w:rsidTr="003A33F7">
        <w:trPr>
          <w:trHeight w:hRule="exact" w:val="4971"/>
        </w:trPr>
        <w:tc>
          <w:tcPr>
            <w:tcW w:w="2518" w:type="dxa"/>
            <w:gridSpan w:val="2"/>
            <w:shd w:val="clear" w:color="auto" w:fill="282D46"/>
            <w:vAlign w:val="center"/>
          </w:tcPr>
          <w:p w14:paraId="2086DCA0" w14:textId="77777777" w:rsidR="00472F6E" w:rsidRPr="00FC3B33" w:rsidRDefault="00472F6E" w:rsidP="0076060A">
            <w:pPr>
              <w:spacing w:after="0" w:line="240" w:lineRule="auto"/>
              <w:ind w:left="97" w:right="-20"/>
              <w:rPr>
                <w:rFonts w:ascii="Roboto Condensed" w:eastAsia="Calibri" w:hAnsi="Roboto Condensed" w:cs="Calibri"/>
                <w:b/>
                <w:color w:val="FFFFFF" w:themeColor="background1"/>
              </w:rPr>
            </w:pPr>
            <w:r w:rsidRPr="00FC3B33">
              <w:rPr>
                <w:rFonts w:ascii="Roboto Condensed" w:eastAsia="Calibri" w:hAnsi="Roboto Condensed" w:cs="Calibri"/>
                <w:b/>
                <w:bCs/>
                <w:color w:val="FFFFFF" w:themeColor="background1"/>
                <w:spacing w:val="1"/>
                <w:position w:val="1"/>
              </w:rPr>
              <w:t>C</w:t>
            </w:r>
            <w:r w:rsidRPr="00FC3B33">
              <w:rPr>
                <w:rFonts w:ascii="Roboto Condensed" w:eastAsia="Calibri" w:hAnsi="Roboto Condensed" w:cs="Calibri"/>
                <w:b/>
                <w:bCs/>
                <w:color w:val="FFFFFF" w:themeColor="background1"/>
                <w:spacing w:val="-1"/>
                <w:position w:val="1"/>
              </w:rPr>
              <w:t>on</w:t>
            </w:r>
            <w:r w:rsidRPr="00FC3B33">
              <w:rPr>
                <w:rFonts w:ascii="Roboto Condensed" w:eastAsia="Calibri" w:hAnsi="Roboto Condensed" w:cs="Calibri"/>
                <w:b/>
                <w:bCs/>
                <w:color w:val="FFFFFF" w:themeColor="background1"/>
                <w:position w:val="1"/>
              </w:rPr>
              <w:t>te</w:t>
            </w:r>
            <w:r w:rsidRPr="00FC3B33">
              <w:rPr>
                <w:rFonts w:ascii="Roboto Condensed" w:eastAsia="Calibri" w:hAnsi="Roboto Condensed" w:cs="Calibri"/>
                <w:b/>
                <w:bCs/>
                <w:color w:val="FFFFFF" w:themeColor="background1"/>
                <w:spacing w:val="-1"/>
                <w:position w:val="1"/>
              </w:rPr>
              <w:t>n</w:t>
            </w:r>
            <w:r w:rsidRPr="00FC3B33">
              <w:rPr>
                <w:rFonts w:ascii="Roboto Condensed" w:eastAsia="Calibri" w:hAnsi="Roboto Condensed" w:cs="Calibri"/>
                <w:b/>
                <w:bCs/>
                <w:color w:val="FFFFFF" w:themeColor="background1"/>
                <w:position w:val="1"/>
              </w:rPr>
              <w:t>u</w:t>
            </w:r>
          </w:p>
        </w:tc>
        <w:tc>
          <w:tcPr>
            <w:tcW w:w="7230" w:type="dxa"/>
            <w:gridSpan w:val="3"/>
            <w:shd w:val="clear" w:color="auto" w:fill="F1E5F7"/>
            <w:vAlign w:val="center"/>
          </w:tcPr>
          <w:p w14:paraId="70CAB1BA" w14:textId="77777777" w:rsidR="00472F6E" w:rsidRPr="00222AF4" w:rsidRDefault="00472F6E" w:rsidP="0076060A">
            <w:pPr>
              <w:spacing w:after="0" w:line="240" w:lineRule="auto"/>
              <w:ind w:left="100" w:right="-20"/>
              <w:rPr>
                <w:rFonts w:ascii="Roboto Condensed" w:eastAsia="Calibri" w:hAnsi="Roboto Condensed" w:cs="Calibri"/>
                <w:sz w:val="20"/>
                <w:szCs w:val="20"/>
              </w:rPr>
            </w:pPr>
            <w:r w:rsidRPr="00222AF4">
              <w:rPr>
                <w:rFonts w:ascii="Roboto Condensed" w:eastAsia="Calibri" w:hAnsi="Roboto Condensed" w:cs="Calibri"/>
                <w:b/>
                <w:bCs/>
                <w:sz w:val="20"/>
                <w:szCs w:val="20"/>
              </w:rPr>
              <w:t xml:space="preserve">1  </w:t>
            </w:r>
            <w:r w:rsidRPr="00222AF4">
              <w:rPr>
                <w:rFonts w:ascii="Roboto Condensed" w:eastAsia="Calibri" w:hAnsi="Roboto Condensed" w:cs="Calibri"/>
                <w:b/>
                <w:bCs/>
                <w:spacing w:val="22"/>
                <w:sz w:val="20"/>
                <w:szCs w:val="20"/>
              </w:rPr>
              <w:t xml:space="preserve"> </w:t>
            </w:r>
            <w:r w:rsidRPr="00222AF4">
              <w:rPr>
                <w:rFonts w:ascii="Roboto Condensed" w:eastAsia="Calibri" w:hAnsi="Roboto Condensed" w:cs="Calibri"/>
                <w:b/>
                <w:bCs/>
                <w:sz w:val="20"/>
                <w:szCs w:val="20"/>
              </w:rPr>
              <w:t>E</w:t>
            </w:r>
            <w:r w:rsidRPr="00222AF4">
              <w:rPr>
                <w:rFonts w:ascii="Roboto Condensed" w:eastAsia="Calibri" w:hAnsi="Roboto Condensed" w:cs="Calibri"/>
                <w:b/>
                <w:bCs/>
                <w:spacing w:val="1"/>
                <w:sz w:val="20"/>
                <w:szCs w:val="20"/>
              </w:rPr>
              <w:t>N</w:t>
            </w:r>
            <w:r w:rsidRPr="00222AF4">
              <w:rPr>
                <w:rFonts w:ascii="Roboto Condensed" w:eastAsia="Calibri" w:hAnsi="Roboto Condensed" w:cs="Calibri"/>
                <w:b/>
                <w:bCs/>
                <w:spacing w:val="-1"/>
                <w:sz w:val="20"/>
                <w:szCs w:val="20"/>
              </w:rPr>
              <w:t>J</w:t>
            </w:r>
            <w:r w:rsidRPr="00222AF4">
              <w:rPr>
                <w:rFonts w:ascii="Roboto Condensed" w:eastAsia="Calibri" w:hAnsi="Roboto Condensed" w:cs="Calibri"/>
                <w:b/>
                <w:bCs/>
                <w:sz w:val="20"/>
                <w:szCs w:val="20"/>
              </w:rPr>
              <w:t>EUX</w:t>
            </w:r>
            <w:r w:rsidRPr="00222AF4">
              <w:rPr>
                <w:rFonts w:ascii="Roboto Condensed" w:eastAsia="Calibri" w:hAnsi="Roboto Condensed" w:cs="Calibri"/>
                <w:b/>
                <w:bCs/>
                <w:spacing w:val="-1"/>
                <w:sz w:val="20"/>
                <w:szCs w:val="20"/>
              </w:rPr>
              <w:t xml:space="preserve"> E</w:t>
            </w:r>
            <w:r w:rsidRPr="00222AF4">
              <w:rPr>
                <w:rFonts w:ascii="Roboto Condensed" w:eastAsia="Calibri" w:hAnsi="Roboto Condensed" w:cs="Calibri"/>
                <w:b/>
                <w:bCs/>
                <w:sz w:val="20"/>
                <w:szCs w:val="20"/>
              </w:rPr>
              <w:t>T</w:t>
            </w:r>
            <w:r w:rsidRPr="00222AF4">
              <w:rPr>
                <w:rFonts w:ascii="Roboto Condensed" w:eastAsia="Calibri" w:hAnsi="Roboto Condensed" w:cs="Calibri"/>
                <w:b/>
                <w:bCs/>
                <w:spacing w:val="1"/>
                <w:sz w:val="20"/>
                <w:szCs w:val="20"/>
              </w:rPr>
              <w:t xml:space="preserve"> R</w:t>
            </w:r>
            <w:r w:rsidRPr="00222AF4">
              <w:rPr>
                <w:rFonts w:ascii="Roboto Condensed" w:eastAsia="Calibri" w:hAnsi="Roboto Condensed" w:cs="Calibri"/>
                <w:b/>
                <w:bCs/>
                <w:spacing w:val="-3"/>
                <w:sz w:val="20"/>
                <w:szCs w:val="20"/>
              </w:rPr>
              <w:t>O</w:t>
            </w:r>
            <w:r w:rsidRPr="00222AF4">
              <w:rPr>
                <w:rFonts w:ascii="Roboto Condensed" w:eastAsia="Calibri" w:hAnsi="Roboto Condensed" w:cs="Calibri"/>
                <w:b/>
                <w:bCs/>
                <w:sz w:val="20"/>
                <w:szCs w:val="20"/>
              </w:rPr>
              <w:t>LES</w:t>
            </w:r>
            <w:r w:rsidRPr="00222AF4">
              <w:rPr>
                <w:rFonts w:ascii="Roboto Condensed" w:eastAsia="Calibri" w:hAnsi="Roboto Condensed" w:cs="Calibri"/>
                <w:b/>
                <w:bCs/>
                <w:spacing w:val="-1"/>
                <w:sz w:val="20"/>
                <w:szCs w:val="20"/>
              </w:rPr>
              <w:t xml:space="preserve"> </w:t>
            </w:r>
            <w:r w:rsidRPr="00222AF4">
              <w:rPr>
                <w:rFonts w:ascii="Roboto Condensed" w:eastAsia="Calibri" w:hAnsi="Roboto Condensed" w:cs="Calibri"/>
                <w:b/>
                <w:bCs/>
                <w:sz w:val="20"/>
                <w:szCs w:val="20"/>
              </w:rPr>
              <w:t>DE</w:t>
            </w:r>
            <w:r w:rsidRPr="00222AF4">
              <w:rPr>
                <w:rFonts w:ascii="Roboto Condensed" w:eastAsia="Calibri" w:hAnsi="Roboto Condensed" w:cs="Calibri"/>
                <w:b/>
                <w:bCs/>
                <w:spacing w:val="-1"/>
                <w:sz w:val="20"/>
                <w:szCs w:val="20"/>
              </w:rPr>
              <w:t xml:space="preserve"> </w:t>
            </w:r>
            <w:r w:rsidRPr="00222AF4">
              <w:rPr>
                <w:rFonts w:ascii="Roboto Condensed" w:eastAsia="Calibri" w:hAnsi="Roboto Condensed" w:cs="Calibri"/>
                <w:b/>
                <w:bCs/>
                <w:spacing w:val="2"/>
                <w:sz w:val="20"/>
                <w:szCs w:val="20"/>
              </w:rPr>
              <w:t>L</w:t>
            </w:r>
            <w:r w:rsidRPr="00222AF4">
              <w:rPr>
                <w:rFonts w:ascii="Roboto Condensed" w:eastAsia="Calibri" w:hAnsi="Roboto Condensed" w:cs="Calibri"/>
                <w:b/>
                <w:bCs/>
                <w:sz w:val="20"/>
                <w:szCs w:val="20"/>
              </w:rPr>
              <w:t>’</w:t>
            </w:r>
            <w:r w:rsidRPr="00222AF4">
              <w:rPr>
                <w:rFonts w:ascii="Roboto Condensed" w:eastAsia="Calibri" w:hAnsi="Roboto Condensed" w:cs="Calibri"/>
                <w:b/>
                <w:bCs/>
                <w:spacing w:val="1"/>
                <w:sz w:val="20"/>
                <w:szCs w:val="20"/>
              </w:rPr>
              <w:t>E</w:t>
            </w:r>
            <w:r w:rsidRPr="00222AF4">
              <w:rPr>
                <w:rFonts w:ascii="Roboto Condensed" w:eastAsia="Calibri" w:hAnsi="Roboto Condensed" w:cs="Calibri"/>
                <w:b/>
                <w:bCs/>
                <w:spacing w:val="-3"/>
                <w:sz w:val="20"/>
                <w:szCs w:val="20"/>
              </w:rPr>
              <w:t>V</w:t>
            </w:r>
            <w:r w:rsidRPr="00222AF4">
              <w:rPr>
                <w:rFonts w:ascii="Roboto Condensed" w:eastAsia="Calibri" w:hAnsi="Roboto Condensed" w:cs="Calibri"/>
                <w:b/>
                <w:bCs/>
                <w:spacing w:val="-2"/>
                <w:sz w:val="20"/>
                <w:szCs w:val="20"/>
              </w:rPr>
              <w:t>A</w:t>
            </w:r>
            <w:r w:rsidRPr="00222AF4">
              <w:rPr>
                <w:rFonts w:ascii="Roboto Condensed" w:eastAsia="Calibri" w:hAnsi="Roboto Condensed" w:cs="Calibri"/>
                <w:b/>
                <w:bCs/>
                <w:sz w:val="20"/>
                <w:szCs w:val="20"/>
              </w:rPr>
              <w:t>LUA</w:t>
            </w:r>
            <w:r w:rsidRPr="00222AF4">
              <w:rPr>
                <w:rFonts w:ascii="Roboto Condensed" w:eastAsia="Calibri" w:hAnsi="Roboto Condensed" w:cs="Calibri"/>
                <w:b/>
                <w:bCs/>
                <w:spacing w:val="-1"/>
                <w:sz w:val="20"/>
                <w:szCs w:val="20"/>
              </w:rPr>
              <w:t>T</w:t>
            </w:r>
            <w:r w:rsidRPr="00222AF4">
              <w:rPr>
                <w:rFonts w:ascii="Roboto Condensed" w:eastAsia="Calibri" w:hAnsi="Roboto Condensed" w:cs="Calibri"/>
                <w:b/>
                <w:bCs/>
                <w:spacing w:val="1"/>
                <w:sz w:val="20"/>
                <w:szCs w:val="20"/>
              </w:rPr>
              <w:t>I</w:t>
            </w:r>
            <w:r w:rsidRPr="00222AF4">
              <w:rPr>
                <w:rFonts w:ascii="Roboto Condensed" w:eastAsia="Calibri" w:hAnsi="Roboto Condensed" w:cs="Calibri"/>
                <w:b/>
                <w:bCs/>
                <w:spacing w:val="-3"/>
                <w:sz w:val="20"/>
                <w:szCs w:val="20"/>
              </w:rPr>
              <w:t>O</w:t>
            </w:r>
            <w:r w:rsidRPr="00222AF4">
              <w:rPr>
                <w:rFonts w:ascii="Roboto Condensed" w:eastAsia="Calibri" w:hAnsi="Roboto Condensed" w:cs="Calibri"/>
                <w:b/>
                <w:bCs/>
                <w:sz w:val="20"/>
                <w:szCs w:val="20"/>
              </w:rPr>
              <w:t>N</w:t>
            </w:r>
          </w:p>
          <w:p w14:paraId="2B1110FA" w14:textId="77777777" w:rsidR="00472F6E" w:rsidRPr="00222AF4" w:rsidRDefault="00472F6E" w:rsidP="0076060A">
            <w:pPr>
              <w:spacing w:after="0" w:line="240" w:lineRule="auto"/>
              <w:ind w:left="100" w:right="-20"/>
              <w:rPr>
                <w:rFonts w:ascii="Roboto Condensed" w:eastAsia="Calibri" w:hAnsi="Roboto Condensed" w:cs="Calibri"/>
                <w:sz w:val="20"/>
                <w:szCs w:val="20"/>
              </w:rPr>
            </w:pPr>
            <w:r w:rsidRPr="00222AF4">
              <w:rPr>
                <w:rFonts w:ascii="Roboto Condensed" w:eastAsia="Calibri" w:hAnsi="Roboto Condensed" w:cs="Calibri"/>
                <w:spacing w:val="1"/>
                <w:sz w:val="20"/>
                <w:szCs w:val="20"/>
              </w:rPr>
              <w:t>1</w:t>
            </w:r>
            <w:r w:rsidRPr="00222AF4">
              <w:rPr>
                <w:rFonts w:ascii="Roboto Condensed" w:eastAsia="Calibri" w:hAnsi="Roboto Condensed" w:cs="Calibri"/>
                <w:sz w:val="20"/>
                <w:szCs w:val="20"/>
              </w:rPr>
              <w:t>.1</w:t>
            </w:r>
            <w:r w:rsidRPr="00222AF4">
              <w:rPr>
                <w:rFonts w:ascii="Roboto Condensed" w:eastAsia="Calibri" w:hAnsi="Roboto Condensed" w:cs="Calibri"/>
                <w:spacing w:val="4"/>
                <w:sz w:val="20"/>
                <w:szCs w:val="20"/>
              </w:rPr>
              <w:t xml:space="preserve"> </w:t>
            </w:r>
            <w:r w:rsidRPr="00222AF4">
              <w:rPr>
                <w:rFonts w:ascii="Roboto Condensed" w:eastAsia="Calibri" w:hAnsi="Roboto Condensed" w:cs="Calibri"/>
                <w:sz w:val="20"/>
                <w:szCs w:val="20"/>
              </w:rPr>
              <w:t>A</w:t>
            </w:r>
            <w:r w:rsidRPr="00222AF4">
              <w:rPr>
                <w:rFonts w:ascii="Roboto Condensed" w:eastAsia="Calibri" w:hAnsi="Roboto Condensed" w:cs="Calibri"/>
                <w:spacing w:val="-1"/>
                <w:sz w:val="20"/>
                <w:szCs w:val="20"/>
              </w:rPr>
              <w:t>pp</w:t>
            </w:r>
            <w:r w:rsidRPr="00222AF4">
              <w:rPr>
                <w:rFonts w:ascii="Roboto Condensed" w:eastAsia="Calibri" w:hAnsi="Roboto Condensed" w:cs="Calibri"/>
                <w:sz w:val="20"/>
                <w:szCs w:val="20"/>
              </w:rPr>
              <w:t>r</w:t>
            </w:r>
            <w:r w:rsidRPr="00222AF4">
              <w:rPr>
                <w:rFonts w:ascii="Roboto Condensed" w:eastAsia="Calibri" w:hAnsi="Roboto Condensed" w:cs="Calibri"/>
                <w:spacing w:val="1"/>
                <w:sz w:val="20"/>
                <w:szCs w:val="20"/>
              </w:rPr>
              <w:t>o</w:t>
            </w:r>
            <w:r w:rsidRPr="00222AF4">
              <w:rPr>
                <w:rFonts w:ascii="Roboto Condensed" w:eastAsia="Calibri" w:hAnsi="Roboto Condensed" w:cs="Calibri"/>
                <w:sz w:val="20"/>
                <w:szCs w:val="20"/>
              </w:rPr>
              <w:t xml:space="preserve">che </w:t>
            </w:r>
            <w:r w:rsidRPr="00222AF4">
              <w:rPr>
                <w:rFonts w:ascii="Roboto Condensed" w:eastAsia="Calibri" w:hAnsi="Roboto Condensed" w:cs="Calibri"/>
                <w:spacing w:val="-3"/>
                <w:sz w:val="20"/>
                <w:szCs w:val="20"/>
              </w:rPr>
              <w:t>d</w:t>
            </w:r>
            <w:r w:rsidRPr="00222AF4">
              <w:rPr>
                <w:rFonts w:ascii="Roboto Condensed" w:eastAsia="Calibri" w:hAnsi="Roboto Condensed" w:cs="Calibri"/>
                <w:sz w:val="20"/>
                <w:szCs w:val="20"/>
              </w:rPr>
              <w:t>e</w:t>
            </w:r>
            <w:r w:rsidRPr="00222AF4">
              <w:rPr>
                <w:rFonts w:ascii="Roboto Condensed" w:eastAsia="Calibri" w:hAnsi="Roboto Condensed" w:cs="Calibri"/>
                <w:spacing w:val="1"/>
                <w:sz w:val="20"/>
                <w:szCs w:val="20"/>
              </w:rPr>
              <w:t xml:space="preserve"> </w:t>
            </w:r>
            <w:r w:rsidRPr="00222AF4">
              <w:rPr>
                <w:rFonts w:ascii="Roboto Condensed" w:eastAsia="Calibri" w:hAnsi="Roboto Condensed" w:cs="Calibri"/>
                <w:sz w:val="20"/>
                <w:szCs w:val="20"/>
              </w:rPr>
              <w:t xml:space="preserve">la </w:t>
            </w:r>
            <w:r w:rsidRPr="00222AF4">
              <w:rPr>
                <w:rFonts w:ascii="Roboto Condensed" w:eastAsia="Calibri" w:hAnsi="Roboto Condensed" w:cs="Calibri"/>
                <w:spacing w:val="-1"/>
                <w:sz w:val="20"/>
                <w:szCs w:val="20"/>
              </w:rPr>
              <w:t>g</w:t>
            </w:r>
            <w:r w:rsidRPr="00222AF4">
              <w:rPr>
                <w:rFonts w:ascii="Roboto Condensed" w:eastAsia="Calibri" w:hAnsi="Roboto Condensed" w:cs="Calibri"/>
                <w:spacing w:val="-2"/>
                <w:sz w:val="20"/>
                <w:szCs w:val="20"/>
              </w:rPr>
              <w:t>e</w:t>
            </w:r>
            <w:r w:rsidRPr="00222AF4">
              <w:rPr>
                <w:rFonts w:ascii="Roboto Condensed" w:eastAsia="Calibri" w:hAnsi="Roboto Condensed" w:cs="Calibri"/>
                <w:sz w:val="20"/>
                <w:szCs w:val="20"/>
              </w:rPr>
              <w:t>sti</w:t>
            </w:r>
            <w:r w:rsidRPr="00222AF4">
              <w:rPr>
                <w:rFonts w:ascii="Roboto Condensed" w:eastAsia="Calibri" w:hAnsi="Roboto Condensed" w:cs="Calibri"/>
                <w:spacing w:val="1"/>
                <w:sz w:val="20"/>
                <w:szCs w:val="20"/>
              </w:rPr>
              <w:t>o</w:t>
            </w:r>
            <w:r w:rsidRPr="00222AF4">
              <w:rPr>
                <w:rFonts w:ascii="Roboto Condensed" w:eastAsia="Calibri" w:hAnsi="Roboto Condensed" w:cs="Calibri"/>
                <w:sz w:val="20"/>
                <w:szCs w:val="20"/>
              </w:rPr>
              <w:t>n</w:t>
            </w:r>
            <w:r w:rsidRPr="00222AF4">
              <w:rPr>
                <w:rFonts w:ascii="Roboto Condensed" w:eastAsia="Calibri" w:hAnsi="Roboto Condensed" w:cs="Calibri"/>
                <w:spacing w:val="-3"/>
                <w:sz w:val="20"/>
                <w:szCs w:val="20"/>
              </w:rPr>
              <w:t xml:space="preserve"> </w:t>
            </w:r>
            <w:r w:rsidRPr="00222AF4">
              <w:rPr>
                <w:rFonts w:ascii="Roboto Condensed" w:eastAsia="Calibri" w:hAnsi="Roboto Condensed" w:cs="Calibri"/>
                <w:sz w:val="20"/>
                <w:szCs w:val="20"/>
              </w:rPr>
              <w:t>c</w:t>
            </w:r>
            <w:r w:rsidRPr="00222AF4">
              <w:rPr>
                <w:rFonts w:ascii="Roboto Condensed" w:eastAsia="Calibri" w:hAnsi="Roboto Condensed" w:cs="Calibri"/>
                <w:spacing w:val="1"/>
                <w:sz w:val="20"/>
                <w:szCs w:val="20"/>
              </w:rPr>
              <w:t>o</w:t>
            </w:r>
            <w:r w:rsidRPr="00222AF4">
              <w:rPr>
                <w:rFonts w:ascii="Roboto Condensed" w:eastAsia="Calibri" w:hAnsi="Roboto Condensed" w:cs="Calibri"/>
                <w:spacing w:val="-3"/>
                <w:sz w:val="20"/>
                <w:szCs w:val="20"/>
              </w:rPr>
              <w:t>l</w:t>
            </w:r>
            <w:r w:rsidRPr="00222AF4">
              <w:rPr>
                <w:rFonts w:ascii="Roboto Condensed" w:eastAsia="Calibri" w:hAnsi="Roboto Condensed" w:cs="Calibri"/>
                <w:sz w:val="20"/>
                <w:szCs w:val="20"/>
              </w:rPr>
              <w:t>lec</w:t>
            </w:r>
            <w:r w:rsidRPr="00222AF4">
              <w:rPr>
                <w:rFonts w:ascii="Roboto Condensed" w:eastAsia="Calibri" w:hAnsi="Roboto Condensed" w:cs="Calibri"/>
                <w:spacing w:val="1"/>
                <w:sz w:val="20"/>
                <w:szCs w:val="20"/>
              </w:rPr>
              <w:t>t</w:t>
            </w:r>
            <w:r w:rsidRPr="00222AF4">
              <w:rPr>
                <w:rFonts w:ascii="Roboto Condensed" w:eastAsia="Calibri" w:hAnsi="Roboto Condensed" w:cs="Calibri"/>
                <w:sz w:val="20"/>
                <w:szCs w:val="20"/>
              </w:rPr>
              <w:t>i</w:t>
            </w:r>
            <w:r w:rsidRPr="00222AF4">
              <w:rPr>
                <w:rFonts w:ascii="Roboto Condensed" w:eastAsia="Calibri" w:hAnsi="Roboto Condensed" w:cs="Calibri"/>
                <w:spacing w:val="-2"/>
                <w:sz w:val="20"/>
                <w:szCs w:val="20"/>
              </w:rPr>
              <w:t>v</w:t>
            </w:r>
            <w:r w:rsidRPr="00222AF4">
              <w:rPr>
                <w:rFonts w:ascii="Roboto Condensed" w:eastAsia="Calibri" w:hAnsi="Roboto Condensed" w:cs="Calibri"/>
                <w:sz w:val="20"/>
                <w:szCs w:val="20"/>
              </w:rPr>
              <w:t>e</w:t>
            </w:r>
            <w:r w:rsidRPr="00222AF4">
              <w:rPr>
                <w:rFonts w:ascii="Roboto Condensed" w:eastAsia="Calibri" w:hAnsi="Roboto Condensed" w:cs="Calibri"/>
                <w:spacing w:val="1"/>
                <w:sz w:val="20"/>
                <w:szCs w:val="20"/>
              </w:rPr>
              <w:t xml:space="preserve"> </w:t>
            </w:r>
            <w:r w:rsidRPr="00222AF4">
              <w:rPr>
                <w:rFonts w:ascii="Roboto Condensed" w:eastAsia="Calibri" w:hAnsi="Roboto Condensed" w:cs="Calibri"/>
                <w:spacing w:val="-1"/>
                <w:sz w:val="20"/>
                <w:szCs w:val="20"/>
              </w:rPr>
              <w:t>d</w:t>
            </w:r>
            <w:r w:rsidRPr="00222AF4">
              <w:rPr>
                <w:rFonts w:ascii="Roboto Condensed" w:eastAsia="Calibri" w:hAnsi="Roboto Condensed" w:cs="Calibri"/>
                <w:sz w:val="20"/>
                <w:szCs w:val="20"/>
              </w:rPr>
              <w:t>es</w:t>
            </w:r>
            <w:r w:rsidRPr="00222AF4">
              <w:rPr>
                <w:rFonts w:ascii="Roboto Condensed" w:eastAsia="Calibri" w:hAnsi="Roboto Condensed" w:cs="Calibri"/>
                <w:spacing w:val="-2"/>
                <w:sz w:val="20"/>
                <w:szCs w:val="20"/>
              </w:rPr>
              <w:t xml:space="preserve"> c</w:t>
            </w:r>
            <w:r w:rsidRPr="00222AF4">
              <w:rPr>
                <w:rFonts w:ascii="Roboto Condensed" w:eastAsia="Calibri" w:hAnsi="Roboto Condensed" w:cs="Calibri"/>
                <w:spacing w:val="1"/>
                <w:sz w:val="20"/>
                <w:szCs w:val="20"/>
              </w:rPr>
              <w:t>om</w:t>
            </w:r>
            <w:r w:rsidRPr="00222AF4">
              <w:rPr>
                <w:rFonts w:ascii="Roboto Condensed" w:eastAsia="Calibri" w:hAnsi="Roboto Condensed" w:cs="Calibri"/>
                <w:spacing w:val="-3"/>
                <w:sz w:val="20"/>
                <w:szCs w:val="20"/>
              </w:rPr>
              <w:t>p</w:t>
            </w:r>
            <w:r w:rsidRPr="00222AF4">
              <w:rPr>
                <w:rFonts w:ascii="Roboto Condensed" w:eastAsia="Calibri" w:hAnsi="Roboto Condensed" w:cs="Calibri"/>
                <w:sz w:val="20"/>
                <w:szCs w:val="20"/>
              </w:rPr>
              <w:t>é</w:t>
            </w:r>
            <w:r w:rsidRPr="00222AF4">
              <w:rPr>
                <w:rFonts w:ascii="Roboto Condensed" w:eastAsia="Calibri" w:hAnsi="Roboto Condensed" w:cs="Calibri"/>
                <w:spacing w:val="1"/>
                <w:sz w:val="20"/>
                <w:szCs w:val="20"/>
              </w:rPr>
              <w:t>t</w:t>
            </w:r>
            <w:r w:rsidRPr="00222AF4">
              <w:rPr>
                <w:rFonts w:ascii="Roboto Condensed" w:eastAsia="Calibri" w:hAnsi="Roboto Condensed" w:cs="Calibri"/>
                <w:sz w:val="20"/>
                <w:szCs w:val="20"/>
              </w:rPr>
              <w:t>en</w:t>
            </w:r>
            <w:r w:rsidRPr="00222AF4">
              <w:rPr>
                <w:rFonts w:ascii="Roboto Condensed" w:eastAsia="Calibri" w:hAnsi="Roboto Condensed" w:cs="Calibri"/>
                <w:spacing w:val="-2"/>
                <w:sz w:val="20"/>
                <w:szCs w:val="20"/>
              </w:rPr>
              <w:t>c</w:t>
            </w:r>
            <w:r w:rsidRPr="00222AF4">
              <w:rPr>
                <w:rFonts w:ascii="Roboto Condensed" w:eastAsia="Calibri" w:hAnsi="Roboto Condensed" w:cs="Calibri"/>
                <w:sz w:val="20"/>
                <w:szCs w:val="20"/>
              </w:rPr>
              <w:t>es</w:t>
            </w:r>
          </w:p>
          <w:p w14:paraId="48C50995" w14:textId="77777777" w:rsidR="00472F6E" w:rsidRPr="00222AF4" w:rsidRDefault="00472F6E" w:rsidP="0076060A">
            <w:pPr>
              <w:spacing w:after="0" w:line="240" w:lineRule="auto"/>
              <w:ind w:left="100" w:right="-20"/>
              <w:rPr>
                <w:rFonts w:ascii="Roboto Condensed" w:eastAsia="Calibri" w:hAnsi="Roboto Condensed" w:cs="Calibri"/>
                <w:sz w:val="20"/>
                <w:szCs w:val="20"/>
              </w:rPr>
            </w:pPr>
            <w:r w:rsidRPr="00222AF4">
              <w:rPr>
                <w:rFonts w:ascii="Roboto Condensed" w:eastAsia="Calibri" w:hAnsi="Roboto Condensed" w:cs="Calibri"/>
                <w:spacing w:val="1"/>
                <w:sz w:val="20"/>
                <w:szCs w:val="20"/>
              </w:rPr>
              <w:t>1</w:t>
            </w:r>
            <w:r w:rsidRPr="00222AF4">
              <w:rPr>
                <w:rFonts w:ascii="Roboto Condensed" w:eastAsia="Calibri" w:hAnsi="Roboto Condensed" w:cs="Calibri"/>
                <w:sz w:val="20"/>
                <w:szCs w:val="20"/>
              </w:rPr>
              <w:t>.2</w:t>
            </w:r>
            <w:r w:rsidRPr="00222AF4">
              <w:rPr>
                <w:rFonts w:ascii="Roboto Condensed" w:eastAsia="Calibri" w:hAnsi="Roboto Condensed" w:cs="Calibri"/>
                <w:spacing w:val="4"/>
                <w:sz w:val="20"/>
                <w:szCs w:val="20"/>
              </w:rPr>
              <w:t xml:space="preserve"> </w:t>
            </w:r>
            <w:r w:rsidRPr="00222AF4">
              <w:rPr>
                <w:rFonts w:ascii="Roboto Condensed" w:eastAsia="Calibri" w:hAnsi="Roboto Condensed" w:cs="Calibri"/>
                <w:spacing w:val="1"/>
                <w:sz w:val="20"/>
                <w:szCs w:val="20"/>
              </w:rPr>
              <w:t>L</w:t>
            </w:r>
            <w:r w:rsidRPr="00222AF4">
              <w:rPr>
                <w:rFonts w:ascii="Roboto Condensed" w:eastAsia="Calibri" w:hAnsi="Roboto Condensed" w:cs="Calibri"/>
                <w:sz w:val="20"/>
                <w:szCs w:val="20"/>
              </w:rPr>
              <w:t>e</w:t>
            </w:r>
            <w:r w:rsidRPr="00222AF4">
              <w:rPr>
                <w:rFonts w:ascii="Roboto Condensed" w:eastAsia="Calibri" w:hAnsi="Roboto Condensed" w:cs="Calibri"/>
                <w:spacing w:val="-1"/>
                <w:sz w:val="20"/>
                <w:szCs w:val="20"/>
              </w:rPr>
              <w:t xml:space="preserve"> </w:t>
            </w:r>
            <w:r w:rsidRPr="00222AF4">
              <w:rPr>
                <w:rFonts w:ascii="Roboto Condensed" w:eastAsia="Calibri" w:hAnsi="Roboto Condensed" w:cs="Calibri"/>
                <w:spacing w:val="1"/>
                <w:sz w:val="20"/>
                <w:szCs w:val="20"/>
              </w:rPr>
              <w:t>m</w:t>
            </w:r>
            <w:r w:rsidRPr="00222AF4">
              <w:rPr>
                <w:rFonts w:ascii="Roboto Condensed" w:eastAsia="Calibri" w:hAnsi="Roboto Condensed" w:cs="Calibri"/>
                <w:sz w:val="20"/>
                <w:szCs w:val="20"/>
              </w:rPr>
              <w:t>a</w:t>
            </w:r>
            <w:r w:rsidRPr="00222AF4">
              <w:rPr>
                <w:rFonts w:ascii="Roboto Condensed" w:eastAsia="Calibri" w:hAnsi="Roboto Condensed" w:cs="Calibri"/>
                <w:spacing w:val="-1"/>
                <w:sz w:val="20"/>
                <w:szCs w:val="20"/>
              </w:rPr>
              <w:t>n</w:t>
            </w:r>
            <w:r w:rsidRPr="00222AF4">
              <w:rPr>
                <w:rFonts w:ascii="Roboto Condensed" w:eastAsia="Calibri" w:hAnsi="Roboto Condensed" w:cs="Calibri"/>
                <w:sz w:val="20"/>
                <w:szCs w:val="20"/>
              </w:rPr>
              <w:t>a</w:t>
            </w:r>
            <w:r w:rsidRPr="00222AF4">
              <w:rPr>
                <w:rFonts w:ascii="Roboto Condensed" w:eastAsia="Calibri" w:hAnsi="Roboto Condensed" w:cs="Calibri"/>
                <w:spacing w:val="-1"/>
                <w:sz w:val="20"/>
                <w:szCs w:val="20"/>
              </w:rPr>
              <w:t>g</w:t>
            </w:r>
            <w:r w:rsidRPr="00222AF4">
              <w:rPr>
                <w:rFonts w:ascii="Roboto Condensed" w:eastAsia="Calibri" w:hAnsi="Roboto Condensed" w:cs="Calibri"/>
                <w:sz w:val="20"/>
                <w:szCs w:val="20"/>
              </w:rPr>
              <w:t>e</w:t>
            </w:r>
            <w:r w:rsidRPr="00222AF4">
              <w:rPr>
                <w:rFonts w:ascii="Roboto Condensed" w:eastAsia="Calibri" w:hAnsi="Roboto Condensed" w:cs="Calibri"/>
                <w:spacing w:val="-2"/>
                <w:sz w:val="20"/>
                <w:szCs w:val="20"/>
              </w:rPr>
              <w:t>r</w:t>
            </w:r>
            <w:r w:rsidRPr="00222AF4">
              <w:rPr>
                <w:rFonts w:ascii="Roboto Condensed" w:eastAsia="Calibri" w:hAnsi="Roboto Condensed" w:cs="Calibri"/>
                <w:sz w:val="20"/>
                <w:szCs w:val="20"/>
              </w:rPr>
              <w:t>, d</w:t>
            </w:r>
            <w:r w:rsidRPr="00222AF4">
              <w:rPr>
                <w:rFonts w:ascii="Roboto Condensed" w:eastAsia="Calibri" w:hAnsi="Roboto Condensed" w:cs="Calibri"/>
                <w:spacing w:val="-2"/>
                <w:sz w:val="20"/>
                <w:szCs w:val="20"/>
              </w:rPr>
              <w:t>é</w:t>
            </w:r>
            <w:r w:rsidRPr="00222AF4">
              <w:rPr>
                <w:rFonts w:ascii="Roboto Condensed" w:eastAsia="Calibri" w:hAnsi="Roboto Condensed" w:cs="Calibri"/>
                <w:spacing w:val="1"/>
                <w:sz w:val="20"/>
                <w:szCs w:val="20"/>
              </w:rPr>
              <w:t>v</w:t>
            </w:r>
            <w:r w:rsidRPr="00222AF4">
              <w:rPr>
                <w:rFonts w:ascii="Roboto Condensed" w:eastAsia="Calibri" w:hAnsi="Roboto Condensed" w:cs="Calibri"/>
                <w:sz w:val="20"/>
                <w:szCs w:val="20"/>
              </w:rPr>
              <w:t>e</w:t>
            </w:r>
            <w:r w:rsidRPr="00222AF4">
              <w:rPr>
                <w:rFonts w:ascii="Roboto Condensed" w:eastAsia="Calibri" w:hAnsi="Roboto Condensed" w:cs="Calibri"/>
                <w:spacing w:val="-2"/>
                <w:sz w:val="20"/>
                <w:szCs w:val="20"/>
              </w:rPr>
              <w:t>l</w:t>
            </w:r>
            <w:r w:rsidRPr="00222AF4">
              <w:rPr>
                <w:rFonts w:ascii="Roboto Condensed" w:eastAsia="Calibri" w:hAnsi="Roboto Condensed" w:cs="Calibri"/>
                <w:spacing w:val="1"/>
                <w:sz w:val="20"/>
                <w:szCs w:val="20"/>
              </w:rPr>
              <w:t>o</w:t>
            </w:r>
            <w:r w:rsidRPr="00222AF4">
              <w:rPr>
                <w:rFonts w:ascii="Roboto Condensed" w:eastAsia="Calibri" w:hAnsi="Roboto Condensed" w:cs="Calibri"/>
                <w:spacing w:val="-1"/>
                <w:sz w:val="20"/>
                <w:szCs w:val="20"/>
              </w:rPr>
              <w:t>pp</w:t>
            </w:r>
            <w:r w:rsidRPr="00222AF4">
              <w:rPr>
                <w:rFonts w:ascii="Roboto Condensed" w:eastAsia="Calibri" w:hAnsi="Roboto Condensed" w:cs="Calibri"/>
                <w:sz w:val="20"/>
                <w:szCs w:val="20"/>
              </w:rPr>
              <w:t>eur</w:t>
            </w:r>
            <w:r w:rsidRPr="00222AF4">
              <w:rPr>
                <w:rFonts w:ascii="Roboto Condensed" w:eastAsia="Calibri" w:hAnsi="Roboto Condensed" w:cs="Calibri"/>
                <w:spacing w:val="-2"/>
                <w:sz w:val="20"/>
                <w:szCs w:val="20"/>
              </w:rPr>
              <w:t xml:space="preserve"> </w:t>
            </w:r>
            <w:r w:rsidRPr="00222AF4">
              <w:rPr>
                <w:rFonts w:ascii="Roboto Condensed" w:eastAsia="Calibri" w:hAnsi="Roboto Condensed" w:cs="Calibri"/>
                <w:spacing w:val="-1"/>
                <w:sz w:val="20"/>
                <w:szCs w:val="20"/>
              </w:rPr>
              <w:t>d</w:t>
            </w:r>
            <w:r w:rsidRPr="00222AF4">
              <w:rPr>
                <w:rFonts w:ascii="Roboto Condensed" w:eastAsia="Calibri" w:hAnsi="Roboto Condensed" w:cs="Calibri"/>
                <w:sz w:val="20"/>
                <w:szCs w:val="20"/>
              </w:rPr>
              <w:t>es</w:t>
            </w:r>
            <w:r w:rsidRPr="00222AF4">
              <w:rPr>
                <w:rFonts w:ascii="Roboto Condensed" w:eastAsia="Calibri" w:hAnsi="Roboto Condensed" w:cs="Calibri"/>
                <w:spacing w:val="1"/>
                <w:sz w:val="20"/>
                <w:szCs w:val="20"/>
              </w:rPr>
              <w:t xml:space="preserve"> </w:t>
            </w:r>
            <w:r w:rsidRPr="00222AF4">
              <w:rPr>
                <w:rFonts w:ascii="Roboto Condensed" w:eastAsia="Calibri" w:hAnsi="Roboto Condensed" w:cs="Calibri"/>
                <w:spacing w:val="-2"/>
                <w:sz w:val="20"/>
                <w:szCs w:val="20"/>
              </w:rPr>
              <w:t>c</w:t>
            </w:r>
            <w:r w:rsidRPr="00222AF4">
              <w:rPr>
                <w:rFonts w:ascii="Roboto Condensed" w:eastAsia="Calibri" w:hAnsi="Roboto Condensed" w:cs="Calibri"/>
                <w:spacing w:val="1"/>
                <w:sz w:val="20"/>
                <w:szCs w:val="20"/>
              </w:rPr>
              <w:t>om</w:t>
            </w:r>
            <w:r w:rsidRPr="00222AF4">
              <w:rPr>
                <w:rFonts w:ascii="Roboto Condensed" w:eastAsia="Calibri" w:hAnsi="Roboto Condensed" w:cs="Calibri"/>
                <w:spacing w:val="-3"/>
                <w:sz w:val="20"/>
                <w:szCs w:val="20"/>
              </w:rPr>
              <w:t>p</w:t>
            </w:r>
            <w:r w:rsidRPr="00222AF4">
              <w:rPr>
                <w:rFonts w:ascii="Roboto Condensed" w:eastAsia="Calibri" w:hAnsi="Roboto Condensed" w:cs="Calibri"/>
                <w:sz w:val="20"/>
                <w:szCs w:val="20"/>
              </w:rPr>
              <w:t>é</w:t>
            </w:r>
            <w:r w:rsidRPr="00222AF4">
              <w:rPr>
                <w:rFonts w:ascii="Roboto Condensed" w:eastAsia="Calibri" w:hAnsi="Roboto Condensed" w:cs="Calibri"/>
                <w:spacing w:val="1"/>
                <w:sz w:val="20"/>
                <w:szCs w:val="20"/>
              </w:rPr>
              <w:t>t</w:t>
            </w:r>
            <w:r w:rsidRPr="00222AF4">
              <w:rPr>
                <w:rFonts w:ascii="Roboto Condensed" w:eastAsia="Calibri" w:hAnsi="Roboto Condensed" w:cs="Calibri"/>
                <w:sz w:val="20"/>
                <w:szCs w:val="20"/>
              </w:rPr>
              <w:t>en</w:t>
            </w:r>
            <w:r w:rsidRPr="00222AF4">
              <w:rPr>
                <w:rFonts w:ascii="Roboto Condensed" w:eastAsia="Calibri" w:hAnsi="Roboto Condensed" w:cs="Calibri"/>
                <w:spacing w:val="-2"/>
                <w:sz w:val="20"/>
                <w:szCs w:val="20"/>
              </w:rPr>
              <w:t>c</w:t>
            </w:r>
            <w:r w:rsidRPr="00222AF4">
              <w:rPr>
                <w:rFonts w:ascii="Roboto Condensed" w:eastAsia="Calibri" w:hAnsi="Roboto Condensed" w:cs="Calibri"/>
                <w:sz w:val="20"/>
                <w:szCs w:val="20"/>
              </w:rPr>
              <w:t>es</w:t>
            </w:r>
            <w:r w:rsidRPr="00222AF4">
              <w:rPr>
                <w:rFonts w:ascii="Roboto Condensed" w:eastAsia="Calibri" w:hAnsi="Roboto Condensed" w:cs="Calibri"/>
                <w:spacing w:val="1"/>
                <w:sz w:val="20"/>
                <w:szCs w:val="20"/>
              </w:rPr>
              <w:t xml:space="preserve"> </w:t>
            </w:r>
            <w:r w:rsidRPr="00222AF4">
              <w:rPr>
                <w:rFonts w:ascii="Roboto Condensed" w:eastAsia="Calibri" w:hAnsi="Roboto Condensed" w:cs="Calibri"/>
                <w:spacing w:val="-1"/>
                <w:sz w:val="20"/>
                <w:szCs w:val="20"/>
              </w:rPr>
              <w:t>d</w:t>
            </w:r>
            <w:r w:rsidRPr="00222AF4">
              <w:rPr>
                <w:rFonts w:ascii="Roboto Condensed" w:eastAsia="Calibri" w:hAnsi="Roboto Condensed" w:cs="Calibri"/>
                <w:sz w:val="20"/>
                <w:szCs w:val="20"/>
              </w:rPr>
              <w:t>es</w:t>
            </w:r>
            <w:r w:rsidRPr="00222AF4">
              <w:rPr>
                <w:rFonts w:ascii="Roboto Condensed" w:eastAsia="Calibri" w:hAnsi="Roboto Condensed" w:cs="Calibri"/>
                <w:spacing w:val="-2"/>
                <w:sz w:val="20"/>
                <w:szCs w:val="20"/>
              </w:rPr>
              <w:t xml:space="preserve"> </w:t>
            </w:r>
            <w:r w:rsidRPr="00222AF4">
              <w:rPr>
                <w:rFonts w:ascii="Roboto Condensed" w:eastAsia="Calibri" w:hAnsi="Roboto Condensed" w:cs="Calibri"/>
                <w:spacing w:val="-1"/>
                <w:sz w:val="20"/>
                <w:szCs w:val="20"/>
              </w:rPr>
              <w:t>m</w:t>
            </w:r>
            <w:r w:rsidRPr="00222AF4">
              <w:rPr>
                <w:rFonts w:ascii="Roboto Condensed" w:eastAsia="Calibri" w:hAnsi="Roboto Condensed" w:cs="Calibri"/>
                <w:spacing w:val="-2"/>
                <w:sz w:val="20"/>
                <w:szCs w:val="20"/>
              </w:rPr>
              <w:t>e</w:t>
            </w:r>
            <w:r w:rsidRPr="00222AF4">
              <w:rPr>
                <w:rFonts w:ascii="Roboto Condensed" w:eastAsia="Calibri" w:hAnsi="Roboto Condensed" w:cs="Calibri"/>
                <w:spacing w:val="-1"/>
                <w:sz w:val="20"/>
                <w:szCs w:val="20"/>
              </w:rPr>
              <w:t>mb</w:t>
            </w:r>
            <w:r w:rsidRPr="00222AF4">
              <w:rPr>
                <w:rFonts w:ascii="Roboto Condensed" w:eastAsia="Calibri" w:hAnsi="Roboto Condensed" w:cs="Calibri"/>
                <w:sz w:val="20"/>
                <w:szCs w:val="20"/>
              </w:rPr>
              <w:t>res</w:t>
            </w:r>
            <w:r w:rsidRPr="00222AF4">
              <w:rPr>
                <w:rFonts w:ascii="Roboto Condensed" w:eastAsia="Calibri" w:hAnsi="Roboto Condensed" w:cs="Calibri"/>
                <w:spacing w:val="1"/>
                <w:sz w:val="20"/>
                <w:szCs w:val="20"/>
              </w:rPr>
              <w:t xml:space="preserve"> </w:t>
            </w:r>
            <w:r w:rsidRPr="00222AF4">
              <w:rPr>
                <w:rFonts w:ascii="Roboto Condensed" w:eastAsia="Calibri" w:hAnsi="Roboto Condensed" w:cs="Calibri"/>
                <w:spacing w:val="-1"/>
                <w:sz w:val="20"/>
                <w:szCs w:val="20"/>
              </w:rPr>
              <w:t>d</w:t>
            </w:r>
            <w:r w:rsidRPr="00222AF4">
              <w:rPr>
                <w:rFonts w:ascii="Roboto Condensed" w:eastAsia="Calibri" w:hAnsi="Roboto Condensed" w:cs="Calibri"/>
                <w:sz w:val="20"/>
                <w:szCs w:val="20"/>
              </w:rPr>
              <w:t>e</w:t>
            </w:r>
            <w:r w:rsidRPr="00222AF4">
              <w:rPr>
                <w:rFonts w:ascii="Roboto Condensed" w:eastAsia="Calibri" w:hAnsi="Roboto Condensed" w:cs="Calibri"/>
                <w:spacing w:val="1"/>
                <w:sz w:val="20"/>
                <w:szCs w:val="20"/>
              </w:rPr>
              <w:t xml:space="preserve"> </w:t>
            </w:r>
            <w:r w:rsidRPr="00222AF4">
              <w:rPr>
                <w:rFonts w:ascii="Roboto Condensed" w:eastAsia="Calibri" w:hAnsi="Roboto Condensed" w:cs="Calibri"/>
                <w:spacing w:val="-2"/>
                <w:sz w:val="20"/>
                <w:szCs w:val="20"/>
              </w:rPr>
              <w:t>s</w:t>
            </w:r>
            <w:r w:rsidRPr="00222AF4">
              <w:rPr>
                <w:rFonts w:ascii="Roboto Condensed" w:eastAsia="Calibri" w:hAnsi="Roboto Condensed" w:cs="Calibri"/>
                <w:spacing w:val="1"/>
                <w:sz w:val="20"/>
                <w:szCs w:val="20"/>
              </w:rPr>
              <w:t>o</w:t>
            </w:r>
            <w:r w:rsidRPr="00222AF4">
              <w:rPr>
                <w:rFonts w:ascii="Roboto Condensed" w:eastAsia="Calibri" w:hAnsi="Roboto Condensed" w:cs="Calibri"/>
                <w:sz w:val="20"/>
                <w:szCs w:val="20"/>
              </w:rPr>
              <w:t>n</w:t>
            </w:r>
            <w:r w:rsidRPr="00222AF4">
              <w:rPr>
                <w:rFonts w:ascii="Roboto Condensed" w:eastAsia="Calibri" w:hAnsi="Roboto Condensed" w:cs="Calibri"/>
                <w:spacing w:val="-1"/>
                <w:sz w:val="20"/>
                <w:szCs w:val="20"/>
              </w:rPr>
              <w:t xml:space="preserve"> </w:t>
            </w:r>
            <w:r w:rsidRPr="00222AF4">
              <w:rPr>
                <w:rFonts w:ascii="Roboto Condensed" w:eastAsia="Calibri" w:hAnsi="Roboto Condensed" w:cs="Calibri"/>
                <w:spacing w:val="1"/>
                <w:sz w:val="20"/>
                <w:szCs w:val="20"/>
              </w:rPr>
              <w:t>é</w:t>
            </w:r>
            <w:r w:rsidRPr="00222AF4">
              <w:rPr>
                <w:rFonts w:ascii="Roboto Condensed" w:eastAsia="Calibri" w:hAnsi="Roboto Condensed" w:cs="Calibri"/>
                <w:spacing w:val="-1"/>
                <w:sz w:val="20"/>
                <w:szCs w:val="20"/>
              </w:rPr>
              <w:t>qu</w:t>
            </w:r>
            <w:r w:rsidRPr="00222AF4">
              <w:rPr>
                <w:rFonts w:ascii="Roboto Condensed" w:eastAsia="Calibri" w:hAnsi="Roboto Condensed" w:cs="Calibri"/>
                <w:sz w:val="20"/>
                <w:szCs w:val="20"/>
              </w:rPr>
              <w:t>i</w:t>
            </w:r>
            <w:r w:rsidRPr="00222AF4">
              <w:rPr>
                <w:rFonts w:ascii="Roboto Condensed" w:eastAsia="Calibri" w:hAnsi="Roboto Condensed" w:cs="Calibri"/>
                <w:spacing w:val="-1"/>
                <w:sz w:val="20"/>
                <w:szCs w:val="20"/>
              </w:rPr>
              <w:t>p</w:t>
            </w:r>
            <w:r w:rsidRPr="00222AF4">
              <w:rPr>
                <w:rFonts w:ascii="Roboto Condensed" w:eastAsia="Calibri" w:hAnsi="Roboto Condensed" w:cs="Calibri"/>
                <w:sz w:val="20"/>
                <w:szCs w:val="20"/>
              </w:rPr>
              <w:t>e</w:t>
            </w:r>
          </w:p>
          <w:p w14:paraId="4A0D6CE6" w14:textId="77777777" w:rsidR="00472F6E" w:rsidRPr="00222AF4" w:rsidRDefault="00472F6E" w:rsidP="0076060A">
            <w:pPr>
              <w:spacing w:after="0" w:line="240" w:lineRule="auto"/>
              <w:ind w:left="100" w:right="-20"/>
              <w:rPr>
                <w:rFonts w:ascii="Roboto Condensed" w:eastAsia="Calibri" w:hAnsi="Roboto Condensed" w:cs="Calibri"/>
                <w:sz w:val="20"/>
                <w:szCs w:val="20"/>
              </w:rPr>
            </w:pPr>
            <w:r w:rsidRPr="00222AF4">
              <w:rPr>
                <w:rFonts w:ascii="Roboto Condensed" w:eastAsia="Calibri" w:hAnsi="Roboto Condensed" w:cs="Calibri"/>
                <w:b/>
                <w:bCs/>
                <w:sz w:val="20"/>
                <w:szCs w:val="20"/>
              </w:rPr>
              <w:t xml:space="preserve">2  </w:t>
            </w:r>
            <w:r w:rsidRPr="00222AF4">
              <w:rPr>
                <w:rFonts w:ascii="Roboto Condensed" w:eastAsia="Calibri" w:hAnsi="Roboto Condensed" w:cs="Calibri"/>
                <w:b/>
                <w:bCs/>
                <w:spacing w:val="22"/>
                <w:sz w:val="20"/>
                <w:szCs w:val="20"/>
              </w:rPr>
              <w:t xml:space="preserve"> </w:t>
            </w:r>
            <w:r w:rsidRPr="00222AF4">
              <w:rPr>
                <w:rFonts w:ascii="Roboto Condensed" w:eastAsia="Calibri" w:hAnsi="Roboto Condensed" w:cs="Calibri"/>
                <w:b/>
                <w:bCs/>
                <w:spacing w:val="1"/>
                <w:sz w:val="20"/>
                <w:szCs w:val="20"/>
              </w:rPr>
              <w:t>C</w:t>
            </w:r>
            <w:r w:rsidRPr="00222AF4">
              <w:rPr>
                <w:rFonts w:ascii="Roboto Condensed" w:eastAsia="Calibri" w:hAnsi="Roboto Condensed" w:cs="Calibri"/>
                <w:b/>
                <w:bCs/>
                <w:sz w:val="20"/>
                <w:szCs w:val="20"/>
              </w:rPr>
              <w:t>L</w:t>
            </w:r>
            <w:r w:rsidRPr="00222AF4">
              <w:rPr>
                <w:rFonts w:ascii="Roboto Condensed" w:eastAsia="Calibri" w:hAnsi="Roboto Condensed" w:cs="Calibri"/>
                <w:b/>
                <w:bCs/>
                <w:spacing w:val="-2"/>
                <w:sz w:val="20"/>
                <w:szCs w:val="20"/>
              </w:rPr>
              <w:t>A</w:t>
            </w:r>
            <w:r w:rsidRPr="00222AF4">
              <w:rPr>
                <w:rFonts w:ascii="Roboto Condensed" w:eastAsia="Calibri" w:hAnsi="Roboto Condensed" w:cs="Calibri"/>
                <w:b/>
                <w:bCs/>
                <w:sz w:val="20"/>
                <w:szCs w:val="20"/>
              </w:rPr>
              <w:t>R</w:t>
            </w:r>
            <w:r w:rsidRPr="00222AF4">
              <w:rPr>
                <w:rFonts w:ascii="Roboto Condensed" w:eastAsia="Calibri" w:hAnsi="Roboto Condensed" w:cs="Calibri"/>
                <w:b/>
                <w:bCs/>
                <w:spacing w:val="1"/>
                <w:sz w:val="20"/>
                <w:szCs w:val="20"/>
              </w:rPr>
              <w:t>I</w:t>
            </w:r>
            <w:r w:rsidRPr="00222AF4">
              <w:rPr>
                <w:rFonts w:ascii="Roboto Condensed" w:eastAsia="Calibri" w:hAnsi="Roboto Condensed" w:cs="Calibri"/>
                <w:b/>
                <w:bCs/>
                <w:spacing w:val="-3"/>
                <w:sz w:val="20"/>
                <w:szCs w:val="20"/>
              </w:rPr>
              <w:t>F</w:t>
            </w:r>
            <w:r w:rsidRPr="00222AF4">
              <w:rPr>
                <w:rFonts w:ascii="Roboto Condensed" w:eastAsia="Calibri" w:hAnsi="Roboto Condensed" w:cs="Calibri"/>
                <w:b/>
                <w:bCs/>
                <w:spacing w:val="1"/>
                <w:sz w:val="20"/>
                <w:szCs w:val="20"/>
              </w:rPr>
              <w:t>I</w:t>
            </w:r>
            <w:r w:rsidRPr="00222AF4">
              <w:rPr>
                <w:rFonts w:ascii="Roboto Condensed" w:eastAsia="Calibri" w:hAnsi="Roboto Condensed" w:cs="Calibri"/>
                <w:b/>
                <w:bCs/>
                <w:spacing w:val="-2"/>
                <w:sz w:val="20"/>
                <w:szCs w:val="20"/>
              </w:rPr>
              <w:t>C</w:t>
            </w:r>
            <w:r w:rsidRPr="00222AF4">
              <w:rPr>
                <w:rFonts w:ascii="Roboto Condensed" w:eastAsia="Calibri" w:hAnsi="Roboto Condensed" w:cs="Calibri"/>
                <w:b/>
                <w:bCs/>
                <w:sz w:val="20"/>
                <w:szCs w:val="20"/>
              </w:rPr>
              <w:t>A</w:t>
            </w:r>
            <w:r w:rsidRPr="00222AF4">
              <w:rPr>
                <w:rFonts w:ascii="Roboto Condensed" w:eastAsia="Calibri" w:hAnsi="Roboto Condensed" w:cs="Calibri"/>
                <w:b/>
                <w:bCs/>
                <w:spacing w:val="-1"/>
                <w:sz w:val="20"/>
                <w:szCs w:val="20"/>
              </w:rPr>
              <w:t>T</w:t>
            </w:r>
            <w:r w:rsidRPr="00222AF4">
              <w:rPr>
                <w:rFonts w:ascii="Roboto Condensed" w:eastAsia="Calibri" w:hAnsi="Roboto Condensed" w:cs="Calibri"/>
                <w:b/>
                <w:bCs/>
                <w:spacing w:val="1"/>
                <w:sz w:val="20"/>
                <w:szCs w:val="20"/>
              </w:rPr>
              <w:t>I</w:t>
            </w:r>
            <w:r w:rsidRPr="00222AF4">
              <w:rPr>
                <w:rFonts w:ascii="Roboto Condensed" w:eastAsia="Calibri" w:hAnsi="Roboto Condensed" w:cs="Calibri"/>
                <w:b/>
                <w:bCs/>
                <w:sz w:val="20"/>
                <w:szCs w:val="20"/>
              </w:rPr>
              <w:t>ON</w:t>
            </w:r>
            <w:r w:rsidRPr="00222AF4">
              <w:rPr>
                <w:rFonts w:ascii="Roboto Condensed" w:eastAsia="Calibri" w:hAnsi="Roboto Condensed" w:cs="Calibri"/>
                <w:b/>
                <w:bCs/>
                <w:spacing w:val="-2"/>
                <w:sz w:val="20"/>
                <w:szCs w:val="20"/>
              </w:rPr>
              <w:t xml:space="preserve"> </w:t>
            </w:r>
            <w:r w:rsidRPr="00222AF4">
              <w:rPr>
                <w:rFonts w:ascii="Roboto Condensed" w:eastAsia="Calibri" w:hAnsi="Roboto Condensed" w:cs="Calibri"/>
                <w:b/>
                <w:bCs/>
                <w:sz w:val="20"/>
                <w:szCs w:val="20"/>
              </w:rPr>
              <w:t>D</w:t>
            </w:r>
            <w:r w:rsidRPr="00222AF4">
              <w:rPr>
                <w:rFonts w:ascii="Roboto Condensed" w:eastAsia="Calibri" w:hAnsi="Roboto Condensed" w:cs="Calibri"/>
                <w:b/>
                <w:bCs/>
                <w:spacing w:val="1"/>
                <w:sz w:val="20"/>
                <w:szCs w:val="20"/>
              </w:rPr>
              <w:t>E</w:t>
            </w:r>
            <w:r w:rsidRPr="00222AF4">
              <w:rPr>
                <w:rFonts w:ascii="Roboto Condensed" w:eastAsia="Calibri" w:hAnsi="Roboto Condensed" w:cs="Calibri"/>
                <w:b/>
                <w:bCs/>
                <w:sz w:val="20"/>
                <w:szCs w:val="20"/>
              </w:rPr>
              <w:t>S</w:t>
            </w:r>
            <w:r w:rsidRPr="00222AF4">
              <w:rPr>
                <w:rFonts w:ascii="Roboto Condensed" w:eastAsia="Calibri" w:hAnsi="Roboto Condensed" w:cs="Calibri"/>
                <w:b/>
                <w:bCs/>
                <w:spacing w:val="-3"/>
                <w:sz w:val="20"/>
                <w:szCs w:val="20"/>
              </w:rPr>
              <w:t xml:space="preserve"> </w:t>
            </w:r>
            <w:r w:rsidRPr="00222AF4">
              <w:rPr>
                <w:rFonts w:ascii="Roboto Condensed" w:eastAsia="Calibri" w:hAnsi="Roboto Condensed" w:cs="Calibri"/>
                <w:b/>
                <w:bCs/>
                <w:spacing w:val="1"/>
                <w:sz w:val="20"/>
                <w:szCs w:val="20"/>
              </w:rPr>
              <w:t>NO</w:t>
            </w:r>
            <w:r w:rsidRPr="00222AF4">
              <w:rPr>
                <w:rFonts w:ascii="Roboto Condensed" w:eastAsia="Calibri" w:hAnsi="Roboto Condensed" w:cs="Calibri"/>
                <w:b/>
                <w:bCs/>
                <w:spacing w:val="-1"/>
                <w:sz w:val="20"/>
                <w:szCs w:val="20"/>
              </w:rPr>
              <w:t>T</w:t>
            </w:r>
            <w:r w:rsidRPr="00222AF4">
              <w:rPr>
                <w:rFonts w:ascii="Roboto Condensed" w:eastAsia="Calibri" w:hAnsi="Roboto Condensed" w:cs="Calibri"/>
                <w:b/>
                <w:bCs/>
                <w:spacing w:val="1"/>
                <w:sz w:val="20"/>
                <w:szCs w:val="20"/>
              </w:rPr>
              <w:t>I</w:t>
            </w:r>
            <w:r w:rsidRPr="00222AF4">
              <w:rPr>
                <w:rFonts w:ascii="Roboto Condensed" w:eastAsia="Calibri" w:hAnsi="Roboto Condensed" w:cs="Calibri"/>
                <w:b/>
                <w:bCs/>
                <w:spacing w:val="-3"/>
                <w:sz w:val="20"/>
                <w:szCs w:val="20"/>
              </w:rPr>
              <w:t>O</w:t>
            </w:r>
            <w:r w:rsidRPr="00222AF4">
              <w:rPr>
                <w:rFonts w:ascii="Roboto Condensed" w:eastAsia="Calibri" w:hAnsi="Roboto Condensed" w:cs="Calibri"/>
                <w:b/>
                <w:bCs/>
                <w:spacing w:val="1"/>
                <w:sz w:val="20"/>
                <w:szCs w:val="20"/>
              </w:rPr>
              <w:t>N</w:t>
            </w:r>
            <w:r w:rsidRPr="00222AF4">
              <w:rPr>
                <w:rFonts w:ascii="Roboto Condensed" w:eastAsia="Calibri" w:hAnsi="Roboto Condensed" w:cs="Calibri"/>
                <w:b/>
                <w:bCs/>
                <w:sz w:val="20"/>
                <w:szCs w:val="20"/>
              </w:rPr>
              <w:t>S</w:t>
            </w:r>
            <w:r w:rsidRPr="00222AF4">
              <w:rPr>
                <w:rFonts w:ascii="Roboto Condensed" w:eastAsia="Calibri" w:hAnsi="Roboto Condensed" w:cs="Calibri"/>
                <w:b/>
                <w:bCs/>
                <w:spacing w:val="-1"/>
                <w:sz w:val="20"/>
                <w:szCs w:val="20"/>
              </w:rPr>
              <w:t xml:space="preserve"> </w:t>
            </w:r>
            <w:r w:rsidRPr="00222AF4">
              <w:rPr>
                <w:rFonts w:ascii="Roboto Condensed" w:eastAsia="Calibri" w:hAnsi="Roboto Condensed" w:cs="Calibri"/>
                <w:b/>
                <w:bCs/>
                <w:sz w:val="20"/>
                <w:szCs w:val="20"/>
              </w:rPr>
              <w:t>U</w:t>
            </w:r>
            <w:r w:rsidRPr="00222AF4">
              <w:rPr>
                <w:rFonts w:ascii="Roboto Condensed" w:eastAsia="Calibri" w:hAnsi="Roboto Condensed" w:cs="Calibri"/>
                <w:b/>
                <w:bCs/>
                <w:spacing w:val="-1"/>
                <w:sz w:val="20"/>
                <w:szCs w:val="20"/>
              </w:rPr>
              <w:t>T</w:t>
            </w:r>
            <w:r w:rsidRPr="00222AF4">
              <w:rPr>
                <w:rFonts w:ascii="Roboto Condensed" w:eastAsia="Calibri" w:hAnsi="Roboto Condensed" w:cs="Calibri"/>
                <w:b/>
                <w:bCs/>
                <w:spacing w:val="1"/>
                <w:sz w:val="20"/>
                <w:szCs w:val="20"/>
              </w:rPr>
              <w:t>I</w:t>
            </w:r>
            <w:r w:rsidRPr="00222AF4">
              <w:rPr>
                <w:rFonts w:ascii="Roboto Condensed" w:eastAsia="Calibri" w:hAnsi="Roboto Condensed" w:cs="Calibri"/>
                <w:b/>
                <w:bCs/>
                <w:spacing w:val="-2"/>
                <w:sz w:val="20"/>
                <w:szCs w:val="20"/>
              </w:rPr>
              <w:t>L</w:t>
            </w:r>
            <w:r w:rsidRPr="00222AF4">
              <w:rPr>
                <w:rFonts w:ascii="Roboto Condensed" w:eastAsia="Calibri" w:hAnsi="Roboto Condensed" w:cs="Calibri"/>
                <w:b/>
                <w:bCs/>
                <w:spacing w:val="1"/>
                <w:sz w:val="20"/>
                <w:szCs w:val="20"/>
              </w:rPr>
              <w:t>I</w:t>
            </w:r>
            <w:r w:rsidRPr="00222AF4">
              <w:rPr>
                <w:rFonts w:ascii="Roboto Condensed" w:eastAsia="Calibri" w:hAnsi="Roboto Condensed" w:cs="Calibri"/>
                <w:b/>
                <w:bCs/>
                <w:spacing w:val="-1"/>
                <w:sz w:val="20"/>
                <w:szCs w:val="20"/>
              </w:rPr>
              <w:t>S</w:t>
            </w:r>
            <w:r w:rsidRPr="00222AF4">
              <w:rPr>
                <w:rFonts w:ascii="Roboto Condensed" w:eastAsia="Calibri" w:hAnsi="Roboto Condensed" w:cs="Calibri"/>
                <w:b/>
                <w:bCs/>
                <w:sz w:val="20"/>
                <w:szCs w:val="20"/>
              </w:rPr>
              <w:t>EES</w:t>
            </w:r>
          </w:p>
          <w:p w14:paraId="0017903F" w14:textId="77777777" w:rsidR="00472F6E" w:rsidRPr="00222AF4" w:rsidRDefault="00472F6E" w:rsidP="0076060A">
            <w:pPr>
              <w:spacing w:after="0" w:line="240" w:lineRule="auto"/>
              <w:ind w:left="100" w:right="-20"/>
              <w:rPr>
                <w:rFonts w:ascii="Roboto Condensed" w:eastAsia="Calibri" w:hAnsi="Roboto Condensed" w:cs="Calibri"/>
                <w:sz w:val="20"/>
                <w:szCs w:val="20"/>
              </w:rPr>
            </w:pPr>
            <w:r w:rsidRPr="00222AF4">
              <w:rPr>
                <w:rFonts w:ascii="Roboto Condensed" w:eastAsia="Calibri" w:hAnsi="Roboto Condensed" w:cs="Calibri"/>
                <w:spacing w:val="1"/>
                <w:sz w:val="20"/>
                <w:szCs w:val="20"/>
              </w:rPr>
              <w:t>2</w:t>
            </w:r>
            <w:r w:rsidRPr="00222AF4">
              <w:rPr>
                <w:rFonts w:ascii="Roboto Condensed" w:eastAsia="Calibri" w:hAnsi="Roboto Condensed" w:cs="Calibri"/>
                <w:sz w:val="20"/>
                <w:szCs w:val="20"/>
              </w:rPr>
              <w:t>.1</w:t>
            </w:r>
            <w:r w:rsidRPr="00222AF4">
              <w:rPr>
                <w:rFonts w:ascii="Roboto Condensed" w:eastAsia="Calibri" w:hAnsi="Roboto Condensed" w:cs="Calibri"/>
                <w:spacing w:val="4"/>
                <w:sz w:val="20"/>
                <w:szCs w:val="20"/>
              </w:rPr>
              <w:t xml:space="preserve"> </w:t>
            </w:r>
            <w:r w:rsidRPr="00222AF4">
              <w:rPr>
                <w:rFonts w:ascii="Roboto Condensed" w:eastAsia="Calibri" w:hAnsi="Roboto Condensed" w:cs="Calibri"/>
                <w:spacing w:val="1"/>
                <w:sz w:val="20"/>
                <w:szCs w:val="20"/>
              </w:rPr>
              <w:t>P</w:t>
            </w:r>
            <w:r w:rsidRPr="00222AF4">
              <w:rPr>
                <w:rFonts w:ascii="Roboto Condensed" w:eastAsia="Calibri" w:hAnsi="Roboto Condensed" w:cs="Calibri"/>
                <w:sz w:val="20"/>
                <w:szCs w:val="20"/>
              </w:rPr>
              <w:t>er</w:t>
            </w:r>
            <w:r w:rsidRPr="00222AF4">
              <w:rPr>
                <w:rFonts w:ascii="Roboto Condensed" w:eastAsia="Calibri" w:hAnsi="Roboto Condensed" w:cs="Calibri"/>
                <w:spacing w:val="-2"/>
                <w:sz w:val="20"/>
                <w:szCs w:val="20"/>
              </w:rPr>
              <w:t>f</w:t>
            </w:r>
            <w:r w:rsidRPr="00222AF4">
              <w:rPr>
                <w:rFonts w:ascii="Roboto Condensed" w:eastAsia="Calibri" w:hAnsi="Roboto Condensed" w:cs="Calibri"/>
                <w:spacing w:val="1"/>
                <w:sz w:val="20"/>
                <w:szCs w:val="20"/>
              </w:rPr>
              <w:t>o</w:t>
            </w:r>
            <w:r w:rsidRPr="00222AF4">
              <w:rPr>
                <w:rFonts w:ascii="Roboto Condensed" w:eastAsia="Calibri" w:hAnsi="Roboto Condensed" w:cs="Calibri"/>
                <w:spacing w:val="-3"/>
                <w:sz w:val="20"/>
                <w:szCs w:val="20"/>
              </w:rPr>
              <w:t>r</w:t>
            </w:r>
            <w:r w:rsidRPr="00222AF4">
              <w:rPr>
                <w:rFonts w:ascii="Roboto Condensed" w:eastAsia="Calibri" w:hAnsi="Roboto Condensed" w:cs="Calibri"/>
                <w:spacing w:val="1"/>
                <w:sz w:val="20"/>
                <w:szCs w:val="20"/>
              </w:rPr>
              <w:t>m</w:t>
            </w:r>
            <w:r w:rsidRPr="00222AF4">
              <w:rPr>
                <w:rFonts w:ascii="Roboto Condensed" w:eastAsia="Calibri" w:hAnsi="Roboto Condensed" w:cs="Calibri"/>
                <w:sz w:val="20"/>
                <w:szCs w:val="20"/>
              </w:rPr>
              <w:t>a</w:t>
            </w:r>
            <w:r w:rsidRPr="00222AF4">
              <w:rPr>
                <w:rFonts w:ascii="Roboto Condensed" w:eastAsia="Calibri" w:hAnsi="Roboto Condensed" w:cs="Calibri"/>
                <w:spacing w:val="-1"/>
                <w:sz w:val="20"/>
                <w:szCs w:val="20"/>
              </w:rPr>
              <w:t>n</w:t>
            </w:r>
            <w:r w:rsidRPr="00222AF4">
              <w:rPr>
                <w:rFonts w:ascii="Roboto Condensed" w:eastAsia="Calibri" w:hAnsi="Roboto Condensed" w:cs="Calibri"/>
                <w:sz w:val="20"/>
                <w:szCs w:val="20"/>
              </w:rPr>
              <w:t>c</w:t>
            </w:r>
            <w:r w:rsidRPr="00222AF4">
              <w:rPr>
                <w:rFonts w:ascii="Roboto Condensed" w:eastAsia="Calibri" w:hAnsi="Roboto Condensed" w:cs="Calibri"/>
                <w:spacing w:val="-2"/>
                <w:sz w:val="20"/>
                <w:szCs w:val="20"/>
              </w:rPr>
              <w:t>e</w:t>
            </w:r>
            <w:r w:rsidRPr="00222AF4">
              <w:rPr>
                <w:rFonts w:ascii="Roboto Condensed" w:eastAsia="Calibri" w:hAnsi="Roboto Condensed" w:cs="Calibri"/>
                <w:sz w:val="20"/>
                <w:szCs w:val="20"/>
              </w:rPr>
              <w:t>, p</w:t>
            </w:r>
            <w:r w:rsidRPr="00222AF4">
              <w:rPr>
                <w:rFonts w:ascii="Roboto Condensed" w:eastAsia="Calibri" w:hAnsi="Roboto Condensed" w:cs="Calibri"/>
                <w:spacing w:val="-1"/>
                <w:sz w:val="20"/>
                <w:szCs w:val="20"/>
              </w:rPr>
              <w:t>o</w:t>
            </w:r>
            <w:r w:rsidRPr="00222AF4">
              <w:rPr>
                <w:rFonts w:ascii="Roboto Condensed" w:eastAsia="Calibri" w:hAnsi="Roboto Condensed" w:cs="Calibri"/>
                <w:sz w:val="20"/>
                <w:szCs w:val="20"/>
              </w:rPr>
              <w:t>t</w:t>
            </w:r>
            <w:r w:rsidRPr="00222AF4">
              <w:rPr>
                <w:rFonts w:ascii="Roboto Condensed" w:eastAsia="Calibri" w:hAnsi="Roboto Condensed" w:cs="Calibri"/>
                <w:spacing w:val="1"/>
                <w:sz w:val="20"/>
                <w:szCs w:val="20"/>
              </w:rPr>
              <w:t>e</w:t>
            </w:r>
            <w:r w:rsidRPr="00222AF4">
              <w:rPr>
                <w:rFonts w:ascii="Roboto Condensed" w:eastAsia="Calibri" w:hAnsi="Roboto Condensed" w:cs="Calibri"/>
                <w:spacing w:val="-1"/>
                <w:sz w:val="20"/>
                <w:szCs w:val="20"/>
              </w:rPr>
              <w:t>n</w:t>
            </w:r>
            <w:r w:rsidRPr="00222AF4">
              <w:rPr>
                <w:rFonts w:ascii="Roboto Condensed" w:eastAsia="Calibri" w:hAnsi="Roboto Condensed" w:cs="Calibri"/>
                <w:sz w:val="20"/>
                <w:szCs w:val="20"/>
              </w:rPr>
              <w:t>tie</w:t>
            </w:r>
            <w:r w:rsidRPr="00222AF4">
              <w:rPr>
                <w:rFonts w:ascii="Roboto Condensed" w:eastAsia="Calibri" w:hAnsi="Roboto Condensed" w:cs="Calibri"/>
                <w:spacing w:val="-2"/>
                <w:sz w:val="20"/>
                <w:szCs w:val="20"/>
              </w:rPr>
              <w:t>l</w:t>
            </w:r>
            <w:r w:rsidRPr="00222AF4">
              <w:rPr>
                <w:rFonts w:ascii="Roboto Condensed" w:eastAsia="Calibri" w:hAnsi="Roboto Condensed" w:cs="Calibri"/>
                <w:sz w:val="20"/>
                <w:szCs w:val="20"/>
              </w:rPr>
              <w:t>, a</w:t>
            </w:r>
            <w:r w:rsidRPr="00222AF4">
              <w:rPr>
                <w:rFonts w:ascii="Roboto Condensed" w:eastAsia="Calibri" w:hAnsi="Roboto Condensed" w:cs="Calibri"/>
                <w:spacing w:val="-3"/>
                <w:sz w:val="20"/>
                <w:szCs w:val="20"/>
              </w:rPr>
              <w:t>p</w:t>
            </w:r>
            <w:r w:rsidRPr="00222AF4">
              <w:rPr>
                <w:rFonts w:ascii="Roboto Condensed" w:eastAsia="Calibri" w:hAnsi="Roboto Condensed" w:cs="Calibri"/>
                <w:sz w:val="20"/>
                <w:szCs w:val="20"/>
              </w:rPr>
              <w:t>titu</w:t>
            </w:r>
            <w:r w:rsidRPr="00222AF4">
              <w:rPr>
                <w:rFonts w:ascii="Roboto Condensed" w:eastAsia="Calibri" w:hAnsi="Roboto Condensed" w:cs="Calibri"/>
                <w:spacing w:val="-1"/>
                <w:sz w:val="20"/>
                <w:szCs w:val="20"/>
              </w:rPr>
              <w:t>d</w:t>
            </w:r>
            <w:r w:rsidRPr="00222AF4">
              <w:rPr>
                <w:rFonts w:ascii="Roboto Condensed" w:eastAsia="Calibri" w:hAnsi="Roboto Condensed" w:cs="Calibri"/>
                <w:sz w:val="20"/>
                <w:szCs w:val="20"/>
              </w:rPr>
              <w:t>e,</w:t>
            </w:r>
            <w:r w:rsidRPr="00222AF4">
              <w:rPr>
                <w:rFonts w:ascii="Roboto Condensed" w:eastAsia="Calibri" w:hAnsi="Roboto Condensed" w:cs="Calibri"/>
                <w:spacing w:val="1"/>
                <w:sz w:val="20"/>
                <w:szCs w:val="20"/>
              </w:rPr>
              <w:t xml:space="preserve"> </w:t>
            </w:r>
            <w:r w:rsidRPr="00222AF4">
              <w:rPr>
                <w:rFonts w:ascii="Roboto Condensed" w:eastAsia="Calibri" w:hAnsi="Roboto Condensed" w:cs="Calibri"/>
                <w:spacing w:val="-2"/>
                <w:sz w:val="20"/>
                <w:szCs w:val="20"/>
              </w:rPr>
              <w:t>c</w:t>
            </w:r>
            <w:r w:rsidRPr="00222AF4">
              <w:rPr>
                <w:rFonts w:ascii="Roboto Condensed" w:eastAsia="Calibri" w:hAnsi="Roboto Condensed" w:cs="Calibri"/>
                <w:spacing w:val="-1"/>
                <w:sz w:val="20"/>
                <w:szCs w:val="20"/>
              </w:rPr>
              <w:t>o</w:t>
            </w:r>
            <w:r w:rsidRPr="00222AF4">
              <w:rPr>
                <w:rFonts w:ascii="Roboto Condensed" w:eastAsia="Calibri" w:hAnsi="Roboto Condensed" w:cs="Calibri"/>
                <w:spacing w:val="1"/>
                <w:sz w:val="20"/>
                <w:szCs w:val="20"/>
              </w:rPr>
              <w:t>m</w:t>
            </w:r>
            <w:r w:rsidRPr="00222AF4">
              <w:rPr>
                <w:rFonts w:ascii="Roboto Condensed" w:eastAsia="Calibri" w:hAnsi="Roboto Condensed" w:cs="Calibri"/>
                <w:spacing w:val="-1"/>
                <w:sz w:val="20"/>
                <w:szCs w:val="20"/>
              </w:rPr>
              <w:t>p</w:t>
            </w:r>
            <w:r w:rsidRPr="00222AF4">
              <w:rPr>
                <w:rFonts w:ascii="Roboto Condensed" w:eastAsia="Calibri" w:hAnsi="Roboto Condensed" w:cs="Calibri"/>
                <w:sz w:val="20"/>
                <w:szCs w:val="20"/>
              </w:rPr>
              <w:t>é</w:t>
            </w:r>
            <w:r w:rsidRPr="00222AF4">
              <w:rPr>
                <w:rFonts w:ascii="Roboto Condensed" w:eastAsia="Calibri" w:hAnsi="Roboto Condensed" w:cs="Calibri"/>
                <w:spacing w:val="-1"/>
                <w:sz w:val="20"/>
                <w:szCs w:val="20"/>
              </w:rPr>
              <w:t>t</w:t>
            </w:r>
            <w:r w:rsidRPr="00222AF4">
              <w:rPr>
                <w:rFonts w:ascii="Roboto Condensed" w:eastAsia="Calibri" w:hAnsi="Roboto Condensed" w:cs="Calibri"/>
                <w:sz w:val="20"/>
                <w:szCs w:val="20"/>
              </w:rPr>
              <w:t>ence</w:t>
            </w:r>
          </w:p>
          <w:p w14:paraId="23056873" w14:textId="77777777" w:rsidR="00472F6E" w:rsidRPr="00222AF4" w:rsidRDefault="00472F6E" w:rsidP="0076060A">
            <w:pPr>
              <w:spacing w:after="0" w:line="240" w:lineRule="auto"/>
              <w:ind w:left="100" w:right="-20"/>
              <w:rPr>
                <w:rFonts w:ascii="Roboto Condensed" w:eastAsia="Calibri" w:hAnsi="Roboto Condensed" w:cs="Calibri"/>
                <w:sz w:val="20"/>
                <w:szCs w:val="20"/>
              </w:rPr>
            </w:pPr>
            <w:r w:rsidRPr="00222AF4">
              <w:rPr>
                <w:rFonts w:ascii="Roboto Condensed" w:eastAsia="Calibri" w:hAnsi="Roboto Condensed" w:cs="Calibri"/>
                <w:spacing w:val="1"/>
                <w:position w:val="1"/>
                <w:sz w:val="20"/>
                <w:szCs w:val="20"/>
              </w:rPr>
              <w:t>2</w:t>
            </w:r>
            <w:r w:rsidRPr="00222AF4">
              <w:rPr>
                <w:rFonts w:ascii="Roboto Condensed" w:eastAsia="Calibri" w:hAnsi="Roboto Condensed" w:cs="Calibri"/>
                <w:position w:val="1"/>
                <w:sz w:val="20"/>
                <w:szCs w:val="20"/>
              </w:rPr>
              <w:t>.2</w:t>
            </w:r>
            <w:r w:rsidRPr="00222AF4">
              <w:rPr>
                <w:rFonts w:ascii="Roboto Condensed" w:eastAsia="Calibri" w:hAnsi="Roboto Condensed" w:cs="Calibri"/>
                <w:spacing w:val="4"/>
                <w:position w:val="1"/>
                <w:sz w:val="20"/>
                <w:szCs w:val="20"/>
              </w:rPr>
              <w:t xml:space="preserve"> </w:t>
            </w:r>
            <w:r w:rsidRPr="00222AF4">
              <w:rPr>
                <w:rFonts w:ascii="Roboto Condensed" w:eastAsia="Calibri" w:hAnsi="Roboto Condensed" w:cs="Calibri"/>
                <w:position w:val="1"/>
                <w:sz w:val="20"/>
                <w:szCs w:val="20"/>
              </w:rPr>
              <w:t>C</w:t>
            </w:r>
            <w:r w:rsidRPr="00222AF4">
              <w:rPr>
                <w:rFonts w:ascii="Roboto Condensed" w:eastAsia="Calibri" w:hAnsi="Roboto Condensed" w:cs="Calibri"/>
                <w:spacing w:val="1"/>
                <w:position w:val="1"/>
                <w:sz w:val="20"/>
                <w:szCs w:val="20"/>
              </w:rPr>
              <w:t>o</w:t>
            </w:r>
            <w:r w:rsidRPr="00222AF4">
              <w:rPr>
                <w:rFonts w:ascii="Roboto Condensed" w:eastAsia="Calibri" w:hAnsi="Roboto Condensed" w:cs="Calibri"/>
                <w:spacing w:val="-1"/>
                <w:position w:val="1"/>
                <w:sz w:val="20"/>
                <w:szCs w:val="20"/>
              </w:rPr>
              <w:t>n</w:t>
            </w:r>
            <w:r w:rsidRPr="00222AF4">
              <w:rPr>
                <w:rFonts w:ascii="Roboto Condensed" w:eastAsia="Calibri" w:hAnsi="Roboto Condensed" w:cs="Calibri"/>
                <w:position w:val="1"/>
                <w:sz w:val="20"/>
                <w:szCs w:val="20"/>
              </w:rPr>
              <w:t>séq</w:t>
            </w:r>
            <w:r w:rsidRPr="00222AF4">
              <w:rPr>
                <w:rFonts w:ascii="Roboto Condensed" w:eastAsia="Calibri" w:hAnsi="Roboto Condensed" w:cs="Calibri"/>
                <w:spacing w:val="-1"/>
                <w:position w:val="1"/>
                <w:sz w:val="20"/>
                <w:szCs w:val="20"/>
              </w:rPr>
              <w:t>u</w:t>
            </w:r>
            <w:r w:rsidRPr="00222AF4">
              <w:rPr>
                <w:rFonts w:ascii="Roboto Condensed" w:eastAsia="Calibri" w:hAnsi="Roboto Condensed" w:cs="Calibri"/>
                <w:position w:val="1"/>
                <w:sz w:val="20"/>
                <w:szCs w:val="20"/>
              </w:rPr>
              <w:t>e</w:t>
            </w:r>
            <w:r w:rsidRPr="00222AF4">
              <w:rPr>
                <w:rFonts w:ascii="Roboto Condensed" w:eastAsia="Calibri" w:hAnsi="Roboto Condensed" w:cs="Calibri"/>
                <w:spacing w:val="-3"/>
                <w:position w:val="1"/>
                <w:sz w:val="20"/>
                <w:szCs w:val="20"/>
              </w:rPr>
              <w:t>n</w:t>
            </w:r>
            <w:r w:rsidRPr="00222AF4">
              <w:rPr>
                <w:rFonts w:ascii="Roboto Condensed" w:eastAsia="Calibri" w:hAnsi="Roboto Condensed" w:cs="Calibri"/>
                <w:position w:val="1"/>
                <w:sz w:val="20"/>
                <w:szCs w:val="20"/>
              </w:rPr>
              <w:t>ces</w:t>
            </w:r>
            <w:r w:rsidRPr="00222AF4">
              <w:rPr>
                <w:rFonts w:ascii="Roboto Condensed" w:eastAsia="Calibri" w:hAnsi="Roboto Condensed" w:cs="Calibri"/>
                <w:spacing w:val="1"/>
                <w:position w:val="1"/>
                <w:sz w:val="20"/>
                <w:szCs w:val="20"/>
              </w:rPr>
              <w:t xml:space="preserve"> </w:t>
            </w:r>
            <w:r w:rsidRPr="00222AF4">
              <w:rPr>
                <w:rFonts w:ascii="Roboto Condensed" w:eastAsia="Calibri" w:hAnsi="Roboto Condensed" w:cs="Calibri"/>
                <w:position w:val="1"/>
                <w:sz w:val="20"/>
                <w:szCs w:val="20"/>
              </w:rPr>
              <w:t>pr</w:t>
            </w:r>
            <w:r w:rsidRPr="00222AF4">
              <w:rPr>
                <w:rFonts w:ascii="Roboto Condensed" w:eastAsia="Calibri" w:hAnsi="Roboto Condensed" w:cs="Calibri"/>
                <w:spacing w:val="-3"/>
                <w:position w:val="1"/>
                <w:sz w:val="20"/>
                <w:szCs w:val="20"/>
              </w:rPr>
              <w:t>a</w:t>
            </w:r>
            <w:r w:rsidRPr="00222AF4">
              <w:rPr>
                <w:rFonts w:ascii="Roboto Condensed" w:eastAsia="Calibri" w:hAnsi="Roboto Condensed" w:cs="Calibri"/>
                <w:position w:val="1"/>
                <w:sz w:val="20"/>
                <w:szCs w:val="20"/>
              </w:rPr>
              <w:t>ti</w:t>
            </w:r>
            <w:r w:rsidRPr="00222AF4">
              <w:rPr>
                <w:rFonts w:ascii="Roboto Condensed" w:eastAsia="Calibri" w:hAnsi="Roboto Condensed" w:cs="Calibri"/>
                <w:spacing w:val="-1"/>
                <w:position w:val="1"/>
                <w:sz w:val="20"/>
                <w:szCs w:val="20"/>
              </w:rPr>
              <w:t>qu</w:t>
            </w:r>
            <w:r w:rsidRPr="00222AF4">
              <w:rPr>
                <w:rFonts w:ascii="Roboto Condensed" w:eastAsia="Calibri" w:hAnsi="Roboto Condensed" w:cs="Calibri"/>
                <w:position w:val="1"/>
                <w:sz w:val="20"/>
                <w:szCs w:val="20"/>
              </w:rPr>
              <w:t>es</w:t>
            </w:r>
            <w:r w:rsidRPr="00222AF4">
              <w:rPr>
                <w:rFonts w:ascii="Roboto Condensed" w:eastAsia="Calibri" w:hAnsi="Roboto Condensed" w:cs="Calibri"/>
                <w:spacing w:val="1"/>
                <w:position w:val="1"/>
                <w:sz w:val="20"/>
                <w:szCs w:val="20"/>
              </w:rPr>
              <w:t xml:space="preserve"> </w:t>
            </w:r>
            <w:r w:rsidRPr="00222AF4">
              <w:rPr>
                <w:rFonts w:ascii="Roboto Condensed" w:eastAsia="Calibri" w:hAnsi="Roboto Condensed" w:cs="Calibri"/>
                <w:spacing w:val="-2"/>
                <w:position w:val="1"/>
                <w:sz w:val="20"/>
                <w:szCs w:val="20"/>
              </w:rPr>
              <w:t>s</w:t>
            </w:r>
            <w:r w:rsidRPr="00222AF4">
              <w:rPr>
                <w:rFonts w:ascii="Roboto Condensed" w:eastAsia="Calibri" w:hAnsi="Roboto Condensed" w:cs="Calibri"/>
                <w:spacing w:val="-1"/>
                <w:position w:val="1"/>
                <w:sz w:val="20"/>
                <w:szCs w:val="20"/>
              </w:rPr>
              <w:t>u</w:t>
            </w:r>
            <w:r w:rsidRPr="00222AF4">
              <w:rPr>
                <w:rFonts w:ascii="Roboto Condensed" w:eastAsia="Calibri" w:hAnsi="Roboto Condensed" w:cs="Calibri"/>
                <w:position w:val="1"/>
                <w:sz w:val="20"/>
                <w:szCs w:val="20"/>
              </w:rPr>
              <w:t>r les</w:t>
            </w:r>
            <w:r w:rsidRPr="00222AF4">
              <w:rPr>
                <w:rFonts w:ascii="Roboto Condensed" w:eastAsia="Calibri" w:hAnsi="Roboto Condensed" w:cs="Calibri"/>
                <w:spacing w:val="-1"/>
                <w:position w:val="1"/>
                <w:sz w:val="20"/>
                <w:szCs w:val="20"/>
              </w:rPr>
              <w:t xml:space="preserve"> </w:t>
            </w:r>
            <w:r w:rsidRPr="00222AF4">
              <w:rPr>
                <w:rFonts w:ascii="Roboto Condensed" w:eastAsia="Calibri" w:hAnsi="Roboto Condensed" w:cs="Calibri"/>
                <w:spacing w:val="1"/>
                <w:position w:val="1"/>
                <w:sz w:val="20"/>
                <w:szCs w:val="20"/>
              </w:rPr>
              <w:t>mo</w:t>
            </w:r>
            <w:r w:rsidRPr="00222AF4">
              <w:rPr>
                <w:rFonts w:ascii="Roboto Condensed" w:eastAsia="Calibri" w:hAnsi="Roboto Condensed" w:cs="Calibri"/>
                <w:spacing w:val="-1"/>
                <w:position w:val="1"/>
                <w:sz w:val="20"/>
                <w:szCs w:val="20"/>
              </w:rPr>
              <w:t>d</w:t>
            </w:r>
            <w:r w:rsidRPr="00222AF4">
              <w:rPr>
                <w:rFonts w:ascii="Roboto Condensed" w:eastAsia="Calibri" w:hAnsi="Roboto Condensed" w:cs="Calibri"/>
                <w:position w:val="1"/>
                <w:sz w:val="20"/>
                <w:szCs w:val="20"/>
              </w:rPr>
              <w:t>al</w:t>
            </w:r>
            <w:r w:rsidRPr="00222AF4">
              <w:rPr>
                <w:rFonts w:ascii="Roboto Condensed" w:eastAsia="Calibri" w:hAnsi="Roboto Condensed" w:cs="Calibri"/>
                <w:spacing w:val="-1"/>
                <w:position w:val="1"/>
                <w:sz w:val="20"/>
                <w:szCs w:val="20"/>
              </w:rPr>
              <w:t>i</w:t>
            </w:r>
            <w:r w:rsidRPr="00222AF4">
              <w:rPr>
                <w:rFonts w:ascii="Roboto Condensed" w:eastAsia="Calibri" w:hAnsi="Roboto Condensed" w:cs="Calibri"/>
                <w:spacing w:val="-2"/>
                <w:position w:val="1"/>
                <w:sz w:val="20"/>
                <w:szCs w:val="20"/>
              </w:rPr>
              <w:t>t</w:t>
            </w:r>
            <w:r w:rsidRPr="00222AF4">
              <w:rPr>
                <w:rFonts w:ascii="Roboto Condensed" w:eastAsia="Calibri" w:hAnsi="Roboto Condensed" w:cs="Calibri"/>
                <w:position w:val="1"/>
                <w:sz w:val="20"/>
                <w:szCs w:val="20"/>
              </w:rPr>
              <w:t>és</w:t>
            </w:r>
            <w:r w:rsidRPr="00222AF4">
              <w:rPr>
                <w:rFonts w:ascii="Roboto Condensed" w:eastAsia="Calibri" w:hAnsi="Roboto Condensed" w:cs="Calibri"/>
                <w:spacing w:val="1"/>
                <w:position w:val="1"/>
                <w:sz w:val="20"/>
                <w:szCs w:val="20"/>
              </w:rPr>
              <w:t xml:space="preserve"> </w:t>
            </w:r>
            <w:r w:rsidRPr="00222AF4">
              <w:rPr>
                <w:rFonts w:ascii="Roboto Condensed" w:eastAsia="Calibri" w:hAnsi="Roboto Condensed" w:cs="Calibri"/>
                <w:spacing w:val="-1"/>
                <w:position w:val="1"/>
                <w:sz w:val="20"/>
                <w:szCs w:val="20"/>
              </w:rPr>
              <w:t>d</w:t>
            </w:r>
            <w:r w:rsidRPr="00222AF4">
              <w:rPr>
                <w:rFonts w:ascii="Roboto Condensed" w:eastAsia="Calibri" w:hAnsi="Roboto Condensed" w:cs="Calibri"/>
                <w:spacing w:val="-2"/>
                <w:position w:val="1"/>
                <w:sz w:val="20"/>
                <w:szCs w:val="20"/>
              </w:rPr>
              <w:t>’</w:t>
            </w:r>
            <w:r w:rsidRPr="00222AF4">
              <w:rPr>
                <w:rFonts w:ascii="Roboto Condensed" w:eastAsia="Calibri" w:hAnsi="Roboto Condensed" w:cs="Calibri"/>
                <w:position w:val="1"/>
                <w:sz w:val="20"/>
                <w:szCs w:val="20"/>
              </w:rPr>
              <w:t>é</w:t>
            </w:r>
            <w:r w:rsidRPr="00222AF4">
              <w:rPr>
                <w:rFonts w:ascii="Roboto Condensed" w:eastAsia="Calibri" w:hAnsi="Roboto Condensed" w:cs="Calibri"/>
                <w:spacing w:val="1"/>
                <w:position w:val="1"/>
                <w:sz w:val="20"/>
                <w:szCs w:val="20"/>
              </w:rPr>
              <w:t>v</w:t>
            </w:r>
            <w:r w:rsidRPr="00222AF4">
              <w:rPr>
                <w:rFonts w:ascii="Roboto Condensed" w:eastAsia="Calibri" w:hAnsi="Roboto Condensed" w:cs="Calibri"/>
                <w:position w:val="1"/>
                <w:sz w:val="20"/>
                <w:szCs w:val="20"/>
              </w:rPr>
              <w:t>al</w:t>
            </w:r>
            <w:r w:rsidRPr="00222AF4">
              <w:rPr>
                <w:rFonts w:ascii="Roboto Condensed" w:eastAsia="Calibri" w:hAnsi="Roboto Condensed" w:cs="Calibri"/>
                <w:spacing w:val="-1"/>
                <w:position w:val="1"/>
                <w:sz w:val="20"/>
                <w:szCs w:val="20"/>
              </w:rPr>
              <w:t>u</w:t>
            </w:r>
            <w:r w:rsidRPr="00222AF4">
              <w:rPr>
                <w:rFonts w:ascii="Roboto Condensed" w:eastAsia="Calibri" w:hAnsi="Roboto Condensed" w:cs="Calibri"/>
                <w:position w:val="1"/>
                <w:sz w:val="20"/>
                <w:szCs w:val="20"/>
              </w:rPr>
              <w:t>at</w:t>
            </w:r>
            <w:r w:rsidRPr="00222AF4">
              <w:rPr>
                <w:rFonts w:ascii="Roboto Condensed" w:eastAsia="Calibri" w:hAnsi="Roboto Condensed" w:cs="Calibri"/>
                <w:spacing w:val="-2"/>
                <w:position w:val="1"/>
                <w:sz w:val="20"/>
                <w:szCs w:val="20"/>
              </w:rPr>
              <w:t>i</w:t>
            </w:r>
            <w:r w:rsidRPr="00222AF4">
              <w:rPr>
                <w:rFonts w:ascii="Roboto Condensed" w:eastAsia="Calibri" w:hAnsi="Roboto Condensed" w:cs="Calibri"/>
                <w:spacing w:val="1"/>
                <w:position w:val="1"/>
                <w:sz w:val="20"/>
                <w:szCs w:val="20"/>
              </w:rPr>
              <w:t>o</w:t>
            </w:r>
            <w:r w:rsidRPr="00222AF4">
              <w:rPr>
                <w:rFonts w:ascii="Roboto Condensed" w:eastAsia="Calibri" w:hAnsi="Roboto Condensed" w:cs="Calibri"/>
                <w:position w:val="1"/>
                <w:sz w:val="20"/>
                <w:szCs w:val="20"/>
              </w:rPr>
              <w:t>n</w:t>
            </w:r>
          </w:p>
          <w:p w14:paraId="2184DA06" w14:textId="77777777" w:rsidR="00472F6E" w:rsidRPr="00222AF4" w:rsidRDefault="00472F6E" w:rsidP="0076060A">
            <w:pPr>
              <w:spacing w:after="0" w:line="240" w:lineRule="auto"/>
              <w:ind w:left="100" w:right="-20"/>
              <w:rPr>
                <w:rFonts w:ascii="Roboto Condensed" w:eastAsia="Calibri" w:hAnsi="Roboto Condensed" w:cs="Calibri"/>
                <w:sz w:val="20"/>
                <w:szCs w:val="20"/>
              </w:rPr>
            </w:pPr>
            <w:r w:rsidRPr="00222AF4">
              <w:rPr>
                <w:rFonts w:ascii="Roboto Condensed" w:eastAsia="Calibri" w:hAnsi="Roboto Condensed" w:cs="Calibri"/>
                <w:b/>
                <w:bCs/>
                <w:sz w:val="20"/>
                <w:szCs w:val="20"/>
              </w:rPr>
              <w:t xml:space="preserve">3  </w:t>
            </w:r>
            <w:r w:rsidRPr="00222AF4">
              <w:rPr>
                <w:rFonts w:ascii="Roboto Condensed" w:eastAsia="Calibri" w:hAnsi="Roboto Condensed" w:cs="Calibri"/>
                <w:b/>
                <w:bCs/>
                <w:spacing w:val="22"/>
                <w:sz w:val="20"/>
                <w:szCs w:val="20"/>
              </w:rPr>
              <w:t xml:space="preserve"> </w:t>
            </w:r>
            <w:r w:rsidRPr="00222AF4">
              <w:rPr>
                <w:rFonts w:ascii="Roboto Condensed" w:eastAsia="Calibri" w:hAnsi="Roboto Condensed" w:cs="Calibri"/>
                <w:b/>
                <w:bCs/>
                <w:sz w:val="20"/>
                <w:szCs w:val="20"/>
              </w:rPr>
              <w:t>OUT</w:t>
            </w:r>
            <w:r w:rsidRPr="00222AF4">
              <w:rPr>
                <w:rFonts w:ascii="Roboto Condensed" w:eastAsia="Calibri" w:hAnsi="Roboto Condensed" w:cs="Calibri"/>
                <w:b/>
                <w:bCs/>
                <w:spacing w:val="-1"/>
                <w:sz w:val="20"/>
                <w:szCs w:val="20"/>
              </w:rPr>
              <w:t>I</w:t>
            </w:r>
            <w:r w:rsidRPr="00222AF4">
              <w:rPr>
                <w:rFonts w:ascii="Roboto Condensed" w:eastAsia="Calibri" w:hAnsi="Roboto Condensed" w:cs="Calibri"/>
                <w:b/>
                <w:bCs/>
                <w:sz w:val="20"/>
                <w:szCs w:val="20"/>
              </w:rPr>
              <w:t>LS</w:t>
            </w:r>
            <w:r w:rsidRPr="00222AF4">
              <w:rPr>
                <w:rFonts w:ascii="Roboto Condensed" w:eastAsia="Calibri" w:hAnsi="Roboto Condensed" w:cs="Calibri"/>
                <w:b/>
                <w:bCs/>
                <w:spacing w:val="-1"/>
                <w:sz w:val="20"/>
                <w:szCs w:val="20"/>
              </w:rPr>
              <w:t xml:space="preserve"> </w:t>
            </w:r>
            <w:r w:rsidRPr="00222AF4">
              <w:rPr>
                <w:rFonts w:ascii="Roboto Condensed" w:eastAsia="Calibri" w:hAnsi="Roboto Condensed" w:cs="Calibri"/>
                <w:b/>
                <w:bCs/>
                <w:sz w:val="20"/>
                <w:szCs w:val="20"/>
              </w:rPr>
              <w:t>ET</w:t>
            </w:r>
            <w:r w:rsidRPr="00222AF4">
              <w:rPr>
                <w:rFonts w:ascii="Roboto Condensed" w:eastAsia="Calibri" w:hAnsi="Roboto Condensed" w:cs="Calibri"/>
                <w:b/>
                <w:bCs/>
                <w:spacing w:val="-1"/>
                <w:sz w:val="20"/>
                <w:szCs w:val="20"/>
              </w:rPr>
              <w:t xml:space="preserve"> </w:t>
            </w:r>
            <w:r w:rsidRPr="00222AF4">
              <w:rPr>
                <w:rFonts w:ascii="Roboto Condensed" w:eastAsia="Calibri" w:hAnsi="Roboto Condensed" w:cs="Calibri"/>
                <w:b/>
                <w:bCs/>
                <w:spacing w:val="1"/>
                <w:sz w:val="20"/>
                <w:szCs w:val="20"/>
              </w:rPr>
              <w:t>C</w:t>
            </w:r>
            <w:r w:rsidRPr="00222AF4">
              <w:rPr>
                <w:rFonts w:ascii="Roboto Condensed" w:eastAsia="Calibri" w:hAnsi="Roboto Condensed" w:cs="Calibri"/>
                <w:b/>
                <w:bCs/>
                <w:spacing w:val="-2"/>
                <w:sz w:val="20"/>
                <w:szCs w:val="20"/>
              </w:rPr>
              <w:t>H</w:t>
            </w:r>
            <w:r w:rsidRPr="00222AF4">
              <w:rPr>
                <w:rFonts w:ascii="Roboto Condensed" w:eastAsia="Calibri" w:hAnsi="Roboto Condensed" w:cs="Calibri"/>
                <w:b/>
                <w:bCs/>
                <w:sz w:val="20"/>
                <w:szCs w:val="20"/>
              </w:rPr>
              <w:t>AMPS</w:t>
            </w:r>
            <w:r w:rsidRPr="00222AF4">
              <w:rPr>
                <w:rFonts w:ascii="Roboto Condensed" w:eastAsia="Calibri" w:hAnsi="Roboto Condensed" w:cs="Calibri"/>
                <w:b/>
                <w:bCs/>
                <w:spacing w:val="-1"/>
                <w:sz w:val="20"/>
                <w:szCs w:val="20"/>
              </w:rPr>
              <w:t xml:space="preserve"> </w:t>
            </w:r>
            <w:r w:rsidRPr="00222AF4">
              <w:rPr>
                <w:rFonts w:ascii="Roboto Condensed" w:eastAsia="Calibri" w:hAnsi="Roboto Condensed" w:cs="Calibri"/>
                <w:b/>
                <w:bCs/>
                <w:sz w:val="20"/>
                <w:szCs w:val="20"/>
              </w:rPr>
              <w:t>D</w:t>
            </w:r>
            <w:r w:rsidRPr="00222AF4">
              <w:rPr>
                <w:rFonts w:ascii="Roboto Condensed" w:eastAsia="Calibri" w:hAnsi="Roboto Condensed" w:cs="Calibri"/>
                <w:b/>
                <w:bCs/>
                <w:spacing w:val="-1"/>
                <w:sz w:val="20"/>
                <w:szCs w:val="20"/>
              </w:rPr>
              <w:t>’</w:t>
            </w:r>
            <w:r w:rsidRPr="00222AF4">
              <w:rPr>
                <w:rFonts w:ascii="Roboto Condensed" w:eastAsia="Calibri" w:hAnsi="Roboto Condensed" w:cs="Calibri"/>
                <w:b/>
                <w:bCs/>
                <w:spacing w:val="1"/>
                <w:sz w:val="20"/>
                <w:szCs w:val="20"/>
              </w:rPr>
              <w:t>A</w:t>
            </w:r>
            <w:r w:rsidRPr="00222AF4">
              <w:rPr>
                <w:rFonts w:ascii="Roboto Condensed" w:eastAsia="Calibri" w:hAnsi="Roboto Condensed" w:cs="Calibri"/>
                <w:b/>
                <w:bCs/>
                <w:sz w:val="20"/>
                <w:szCs w:val="20"/>
              </w:rPr>
              <w:t>P</w:t>
            </w:r>
            <w:r w:rsidRPr="00222AF4">
              <w:rPr>
                <w:rFonts w:ascii="Roboto Condensed" w:eastAsia="Calibri" w:hAnsi="Roboto Condensed" w:cs="Calibri"/>
                <w:b/>
                <w:bCs/>
                <w:spacing w:val="-2"/>
                <w:sz w:val="20"/>
                <w:szCs w:val="20"/>
              </w:rPr>
              <w:t>P</w:t>
            </w:r>
            <w:r w:rsidRPr="00222AF4">
              <w:rPr>
                <w:rFonts w:ascii="Roboto Condensed" w:eastAsia="Calibri" w:hAnsi="Roboto Condensed" w:cs="Calibri"/>
                <w:b/>
                <w:bCs/>
                <w:sz w:val="20"/>
                <w:szCs w:val="20"/>
              </w:rPr>
              <w:t>L</w:t>
            </w:r>
            <w:r w:rsidRPr="00222AF4">
              <w:rPr>
                <w:rFonts w:ascii="Roboto Condensed" w:eastAsia="Calibri" w:hAnsi="Roboto Condensed" w:cs="Calibri"/>
                <w:b/>
                <w:bCs/>
                <w:spacing w:val="1"/>
                <w:sz w:val="20"/>
                <w:szCs w:val="20"/>
              </w:rPr>
              <w:t>I</w:t>
            </w:r>
            <w:r w:rsidRPr="00222AF4">
              <w:rPr>
                <w:rFonts w:ascii="Roboto Condensed" w:eastAsia="Calibri" w:hAnsi="Roboto Condensed" w:cs="Calibri"/>
                <w:b/>
                <w:bCs/>
                <w:spacing w:val="-2"/>
                <w:sz w:val="20"/>
                <w:szCs w:val="20"/>
              </w:rPr>
              <w:t>C</w:t>
            </w:r>
            <w:r w:rsidRPr="00222AF4">
              <w:rPr>
                <w:rFonts w:ascii="Roboto Condensed" w:eastAsia="Calibri" w:hAnsi="Roboto Condensed" w:cs="Calibri"/>
                <w:b/>
                <w:bCs/>
                <w:sz w:val="20"/>
                <w:szCs w:val="20"/>
              </w:rPr>
              <w:t>A</w:t>
            </w:r>
            <w:r w:rsidRPr="00222AF4">
              <w:rPr>
                <w:rFonts w:ascii="Roboto Condensed" w:eastAsia="Calibri" w:hAnsi="Roboto Condensed" w:cs="Calibri"/>
                <w:b/>
                <w:bCs/>
                <w:spacing w:val="-1"/>
                <w:sz w:val="20"/>
                <w:szCs w:val="20"/>
              </w:rPr>
              <w:t>T</w:t>
            </w:r>
            <w:r w:rsidRPr="00222AF4">
              <w:rPr>
                <w:rFonts w:ascii="Roboto Condensed" w:eastAsia="Calibri" w:hAnsi="Roboto Condensed" w:cs="Calibri"/>
                <w:b/>
                <w:bCs/>
                <w:spacing w:val="1"/>
                <w:sz w:val="20"/>
                <w:szCs w:val="20"/>
              </w:rPr>
              <w:t>I</w:t>
            </w:r>
            <w:r w:rsidRPr="00222AF4">
              <w:rPr>
                <w:rFonts w:ascii="Roboto Condensed" w:eastAsia="Calibri" w:hAnsi="Roboto Condensed" w:cs="Calibri"/>
                <w:b/>
                <w:bCs/>
                <w:spacing w:val="-3"/>
                <w:sz w:val="20"/>
                <w:szCs w:val="20"/>
              </w:rPr>
              <w:t>O</w:t>
            </w:r>
            <w:r w:rsidRPr="00222AF4">
              <w:rPr>
                <w:rFonts w:ascii="Roboto Condensed" w:eastAsia="Calibri" w:hAnsi="Roboto Condensed" w:cs="Calibri"/>
                <w:b/>
                <w:bCs/>
                <w:sz w:val="20"/>
                <w:szCs w:val="20"/>
              </w:rPr>
              <w:t>N</w:t>
            </w:r>
            <w:r w:rsidRPr="00222AF4">
              <w:rPr>
                <w:rFonts w:ascii="Roboto Condensed" w:eastAsia="Calibri" w:hAnsi="Roboto Condensed" w:cs="Calibri"/>
                <w:b/>
                <w:bCs/>
                <w:spacing w:val="1"/>
                <w:sz w:val="20"/>
                <w:szCs w:val="20"/>
              </w:rPr>
              <w:t xml:space="preserve"> </w:t>
            </w:r>
            <w:r w:rsidRPr="00222AF4">
              <w:rPr>
                <w:rFonts w:ascii="Roboto Condensed" w:eastAsia="Calibri" w:hAnsi="Roboto Condensed" w:cs="Calibri"/>
                <w:b/>
                <w:bCs/>
                <w:sz w:val="20"/>
                <w:szCs w:val="20"/>
              </w:rPr>
              <w:t>D</w:t>
            </w:r>
            <w:r w:rsidRPr="00222AF4">
              <w:rPr>
                <w:rFonts w:ascii="Roboto Condensed" w:eastAsia="Calibri" w:hAnsi="Roboto Condensed" w:cs="Calibri"/>
                <w:b/>
                <w:bCs/>
                <w:spacing w:val="1"/>
                <w:sz w:val="20"/>
                <w:szCs w:val="20"/>
              </w:rPr>
              <w:t>E</w:t>
            </w:r>
            <w:r w:rsidRPr="00222AF4">
              <w:rPr>
                <w:rFonts w:ascii="Roboto Condensed" w:eastAsia="Calibri" w:hAnsi="Roboto Condensed" w:cs="Calibri"/>
                <w:b/>
                <w:bCs/>
                <w:sz w:val="20"/>
                <w:szCs w:val="20"/>
              </w:rPr>
              <w:t>S</w:t>
            </w:r>
            <w:r w:rsidRPr="00222AF4">
              <w:rPr>
                <w:rFonts w:ascii="Roboto Condensed" w:eastAsia="Calibri" w:hAnsi="Roboto Condensed" w:cs="Calibri"/>
                <w:b/>
                <w:bCs/>
                <w:spacing w:val="-1"/>
                <w:sz w:val="20"/>
                <w:szCs w:val="20"/>
              </w:rPr>
              <w:t xml:space="preserve"> </w:t>
            </w:r>
            <w:r w:rsidRPr="00222AF4">
              <w:rPr>
                <w:rFonts w:ascii="Roboto Condensed" w:eastAsia="Calibri" w:hAnsi="Roboto Condensed" w:cs="Calibri"/>
                <w:b/>
                <w:bCs/>
                <w:sz w:val="20"/>
                <w:szCs w:val="20"/>
              </w:rPr>
              <w:t>M</w:t>
            </w:r>
            <w:r w:rsidRPr="00222AF4">
              <w:rPr>
                <w:rFonts w:ascii="Roboto Condensed" w:eastAsia="Calibri" w:hAnsi="Roboto Condensed" w:cs="Calibri"/>
                <w:b/>
                <w:bCs/>
                <w:spacing w:val="-3"/>
                <w:sz w:val="20"/>
                <w:szCs w:val="20"/>
              </w:rPr>
              <w:t>E</w:t>
            </w:r>
            <w:r w:rsidRPr="00222AF4">
              <w:rPr>
                <w:rFonts w:ascii="Roboto Condensed" w:eastAsia="Calibri" w:hAnsi="Roboto Condensed" w:cs="Calibri"/>
                <w:b/>
                <w:bCs/>
                <w:spacing w:val="1"/>
                <w:sz w:val="20"/>
                <w:szCs w:val="20"/>
              </w:rPr>
              <w:t>T</w:t>
            </w:r>
            <w:r w:rsidRPr="00222AF4">
              <w:rPr>
                <w:rFonts w:ascii="Roboto Condensed" w:eastAsia="Calibri" w:hAnsi="Roboto Condensed" w:cs="Calibri"/>
                <w:b/>
                <w:bCs/>
                <w:sz w:val="20"/>
                <w:szCs w:val="20"/>
              </w:rPr>
              <w:t>HO</w:t>
            </w:r>
            <w:r w:rsidRPr="00222AF4">
              <w:rPr>
                <w:rFonts w:ascii="Roboto Condensed" w:eastAsia="Calibri" w:hAnsi="Roboto Condensed" w:cs="Calibri"/>
                <w:b/>
                <w:bCs/>
                <w:spacing w:val="-2"/>
                <w:sz w:val="20"/>
                <w:szCs w:val="20"/>
              </w:rPr>
              <w:t>D</w:t>
            </w:r>
            <w:r w:rsidRPr="00222AF4">
              <w:rPr>
                <w:rFonts w:ascii="Roboto Condensed" w:eastAsia="Calibri" w:hAnsi="Roboto Condensed" w:cs="Calibri"/>
                <w:b/>
                <w:bCs/>
                <w:sz w:val="20"/>
                <w:szCs w:val="20"/>
              </w:rPr>
              <w:t>ES</w:t>
            </w:r>
          </w:p>
          <w:p w14:paraId="00ACDBEB" w14:textId="77777777" w:rsidR="00472F6E" w:rsidRPr="00222AF4" w:rsidRDefault="00472F6E" w:rsidP="0076060A">
            <w:pPr>
              <w:spacing w:after="0" w:line="240" w:lineRule="auto"/>
              <w:ind w:left="100" w:right="-20"/>
              <w:rPr>
                <w:rFonts w:ascii="Roboto Condensed" w:eastAsia="Calibri" w:hAnsi="Roboto Condensed" w:cs="Calibri"/>
                <w:sz w:val="20"/>
                <w:szCs w:val="20"/>
              </w:rPr>
            </w:pPr>
            <w:r w:rsidRPr="00222AF4">
              <w:rPr>
                <w:rFonts w:ascii="Roboto Condensed" w:eastAsia="Calibri" w:hAnsi="Roboto Condensed" w:cs="Calibri"/>
                <w:spacing w:val="1"/>
                <w:sz w:val="20"/>
                <w:szCs w:val="20"/>
              </w:rPr>
              <w:t>3</w:t>
            </w:r>
            <w:r w:rsidRPr="00222AF4">
              <w:rPr>
                <w:rFonts w:ascii="Roboto Condensed" w:eastAsia="Calibri" w:hAnsi="Roboto Condensed" w:cs="Calibri"/>
                <w:sz w:val="20"/>
                <w:szCs w:val="20"/>
              </w:rPr>
              <w:t>.1</w:t>
            </w:r>
            <w:r w:rsidRPr="00222AF4">
              <w:rPr>
                <w:rFonts w:ascii="Roboto Condensed" w:eastAsia="Calibri" w:hAnsi="Roboto Condensed" w:cs="Calibri"/>
                <w:spacing w:val="4"/>
                <w:sz w:val="20"/>
                <w:szCs w:val="20"/>
              </w:rPr>
              <w:t xml:space="preserve"> </w:t>
            </w:r>
            <w:r w:rsidRPr="00222AF4">
              <w:rPr>
                <w:rFonts w:ascii="Roboto Condensed" w:eastAsia="Calibri" w:hAnsi="Roboto Condensed" w:cs="Calibri"/>
                <w:spacing w:val="1"/>
                <w:sz w:val="20"/>
                <w:szCs w:val="20"/>
              </w:rPr>
              <w:t>L</w:t>
            </w:r>
            <w:r w:rsidRPr="00222AF4">
              <w:rPr>
                <w:rFonts w:ascii="Roboto Condensed" w:eastAsia="Calibri" w:hAnsi="Roboto Condensed" w:cs="Calibri"/>
                <w:sz w:val="20"/>
                <w:szCs w:val="20"/>
              </w:rPr>
              <w:t>es</w:t>
            </w:r>
            <w:r w:rsidRPr="00222AF4">
              <w:rPr>
                <w:rFonts w:ascii="Roboto Condensed" w:eastAsia="Calibri" w:hAnsi="Roboto Condensed" w:cs="Calibri"/>
                <w:spacing w:val="-2"/>
                <w:sz w:val="20"/>
                <w:szCs w:val="20"/>
              </w:rPr>
              <w:t xml:space="preserve"> </w:t>
            </w:r>
            <w:r w:rsidRPr="00222AF4">
              <w:rPr>
                <w:rFonts w:ascii="Roboto Condensed" w:eastAsia="Calibri" w:hAnsi="Roboto Condensed" w:cs="Calibri"/>
                <w:sz w:val="20"/>
                <w:szCs w:val="20"/>
              </w:rPr>
              <w:t>s</w:t>
            </w:r>
            <w:r w:rsidRPr="00222AF4">
              <w:rPr>
                <w:rFonts w:ascii="Roboto Condensed" w:eastAsia="Calibri" w:hAnsi="Roboto Condensed" w:cs="Calibri"/>
                <w:spacing w:val="1"/>
                <w:sz w:val="20"/>
                <w:szCs w:val="20"/>
              </w:rPr>
              <w:t>y</w:t>
            </w:r>
            <w:r w:rsidRPr="00222AF4">
              <w:rPr>
                <w:rFonts w:ascii="Roboto Condensed" w:eastAsia="Calibri" w:hAnsi="Roboto Condensed" w:cs="Calibri"/>
                <w:spacing w:val="-2"/>
                <w:sz w:val="20"/>
                <w:szCs w:val="20"/>
              </w:rPr>
              <w:t>s</w:t>
            </w:r>
            <w:r w:rsidRPr="00222AF4">
              <w:rPr>
                <w:rFonts w:ascii="Roboto Condensed" w:eastAsia="Calibri" w:hAnsi="Roboto Condensed" w:cs="Calibri"/>
                <w:sz w:val="20"/>
                <w:szCs w:val="20"/>
              </w:rPr>
              <w:t>t</w:t>
            </w:r>
            <w:r w:rsidRPr="00222AF4">
              <w:rPr>
                <w:rFonts w:ascii="Roboto Condensed" w:eastAsia="Calibri" w:hAnsi="Roboto Condensed" w:cs="Calibri"/>
                <w:spacing w:val="-2"/>
                <w:sz w:val="20"/>
                <w:szCs w:val="20"/>
              </w:rPr>
              <w:t>è</w:t>
            </w:r>
            <w:r w:rsidRPr="00222AF4">
              <w:rPr>
                <w:rFonts w:ascii="Roboto Condensed" w:eastAsia="Calibri" w:hAnsi="Roboto Condensed" w:cs="Calibri"/>
                <w:spacing w:val="1"/>
                <w:sz w:val="20"/>
                <w:szCs w:val="20"/>
              </w:rPr>
              <w:t>m</w:t>
            </w:r>
            <w:r w:rsidRPr="00222AF4">
              <w:rPr>
                <w:rFonts w:ascii="Roboto Condensed" w:eastAsia="Calibri" w:hAnsi="Roboto Condensed" w:cs="Calibri"/>
                <w:sz w:val="20"/>
                <w:szCs w:val="20"/>
              </w:rPr>
              <w:t>es</w:t>
            </w:r>
            <w:r w:rsidRPr="00222AF4">
              <w:rPr>
                <w:rFonts w:ascii="Roboto Condensed" w:eastAsia="Calibri" w:hAnsi="Roboto Condensed" w:cs="Calibri"/>
                <w:spacing w:val="-2"/>
                <w:sz w:val="20"/>
                <w:szCs w:val="20"/>
              </w:rPr>
              <w:t xml:space="preserve"> </w:t>
            </w:r>
            <w:r w:rsidRPr="00222AF4">
              <w:rPr>
                <w:rFonts w:ascii="Roboto Condensed" w:eastAsia="Calibri" w:hAnsi="Roboto Condensed" w:cs="Calibri"/>
                <w:sz w:val="20"/>
                <w:szCs w:val="20"/>
              </w:rPr>
              <w:t>d’a</w:t>
            </w:r>
            <w:r w:rsidRPr="00222AF4">
              <w:rPr>
                <w:rFonts w:ascii="Roboto Condensed" w:eastAsia="Calibri" w:hAnsi="Roboto Condensed" w:cs="Calibri"/>
                <w:spacing w:val="-1"/>
                <w:sz w:val="20"/>
                <w:szCs w:val="20"/>
              </w:rPr>
              <w:t>pp</w:t>
            </w:r>
            <w:r w:rsidRPr="00222AF4">
              <w:rPr>
                <w:rFonts w:ascii="Roboto Condensed" w:eastAsia="Calibri" w:hAnsi="Roboto Condensed" w:cs="Calibri"/>
                <w:sz w:val="20"/>
                <w:szCs w:val="20"/>
              </w:rPr>
              <w:t>réciat</w:t>
            </w:r>
            <w:r w:rsidRPr="00222AF4">
              <w:rPr>
                <w:rFonts w:ascii="Roboto Condensed" w:eastAsia="Calibri" w:hAnsi="Roboto Condensed" w:cs="Calibri"/>
                <w:spacing w:val="-2"/>
                <w:sz w:val="20"/>
                <w:szCs w:val="20"/>
              </w:rPr>
              <w:t>i</w:t>
            </w:r>
            <w:r w:rsidRPr="00222AF4">
              <w:rPr>
                <w:rFonts w:ascii="Roboto Condensed" w:eastAsia="Calibri" w:hAnsi="Roboto Condensed" w:cs="Calibri"/>
                <w:spacing w:val="-1"/>
                <w:sz w:val="20"/>
                <w:szCs w:val="20"/>
              </w:rPr>
              <w:t>o</w:t>
            </w:r>
            <w:r w:rsidRPr="00222AF4">
              <w:rPr>
                <w:rFonts w:ascii="Roboto Condensed" w:eastAsia="Calibri" w:hAnsi="Roboto Condensed" w:cs="Calibri"/>
                <w:sz w:val="20"/>
                <w:szCs w:val="20"/>
              </w:rPr>
              <w:t>n des</w:t>
            </w:r>
            <w:r w:rsidRPr="00222AF4">
              <w:rPr>
                <w:rFonts w:ascii="Roboto Condensed" w:eastAsia="Calibri" w:hAnsi="Roboto Condensed" w:cs="Calibri"/>
                <w:spacing w:val="1"/>
                <w:sz w:val="20"/>
                <w:szCs w:val="20"/>
              </w:rPr>
              <w:t xml:space="preserve"> </w:t>
            </w:r>
            <w:r w:rsidRPr="00222AF4">
              <w:rPr>
                <w:rFonts w:ascii="Roboto Condensed" w:eastAsia="Calibri" w:hAnsi="Roboto Condensed" w:cs="Calibri"/>
                <w:spacing w:val="-1"/>
                <w:sz w:val="20"/>
                <w:szCs w:val="20"/>
              </w:rPr>
              <w:t>p</w:t>
            </w:r>
            <w:r w:rsidRPr="00222AF4">
              <w:rPr>
                <w:rFonts w:ascii="Roboto Condensed" w:eastAsia="Calibri" w:hAnsi="Roboto Condensed" w:cs="Calibri"/>
                <w:sz w:val="20"/>
                <w:szCs w:val="20"/>
              </w:rPr>
              <w:t>er</w:t>
            </w:r>
            <w:r w:rsidRPr="00222AF4">
              <w:rPr>
                <w:rFonts w:ascii="Roboto Condensed" w:eastAsia="Calibri" w:hAnsi="Roboto Condensed" w:cs="Calibri"/>
                <w:spacing w:val="-2"/>
                <w:sz w:val="20"/>
                <w:szCs w:val="20"/>
              </w:rPr>
              <w:t>s</w:t>
            </w:r>
            <w:r w:rsidRPr="00222AF4">
              <w:rPr>
                <w:rFonts w:ascii="Roboto Condensed" w:eastAsia="Calibri" w:hAnsi="Roboto Condensed" w:cs="Calibri"/>
                <w:spacing w:val="1"/>
                <w:sz w:val="20"/>
                <w:szCs w:val="20"/>
              </w:rPr>
              <w:t>o</w:t>
            </w:r>
            <w:r w:rsidRPr="00222AF4">
              <w:rPr>
                <w:rFonts w:ascii="Roboto Condensed" w:eastAsia="Calibri" w:hAnsi="Roboto Condensed" w:cs="Calibri"/>
                <w:spacing w:val="-1"/>
                <w:sz w:val="20"/>
                <w:szCs w:val="20"/>
              </w:rPr>
              <w:t>nn</w:t>
            </w:r>
            <w:r w:rsidRPr="00222AF4">
              <w:rPr>
                <w:rFonts w:ascii="Roboto Condensed" w:eastAsia="Calibri" w:hAnsi="Roboto Condensed" w:cs="Calibri"/>
                <w:sz w:val="20"/>
                <w:szCs w:val="20"/>
              </w:rPr>
              <w:t>es,</w:t>
            </w:r>
            <w:r w:rsidRPr="00222AF4">
              <w:rPr>
                <w:rFonts w:ascii="Roboto Condensed" w:eastAsia="Calibri" w:hAnsi="Roboto Condensed" w:cs="Calibri"/>
                <w:spacing w:val="1"/>
                <w:sz w:val="20"/>
                <w:szCs w:val="20"/>
              </w:rPr>
              <w:t xml:space="preserve"> </w:t>
            </w:r>
            <w:r w:rsidRPr="00222AF4">
              <w:rPr>
                <w:rFonts w:ascii="Roboto Condensed" w:eastAsia="Calibri" w:hAnsi="Roboto Condensed" w:cs="Calibri"/>
                <w:spacing w:val="-3"/>
                <w:sz w:val="20"/>
                <w:szCs w:val="20"/>
              </w:rPr>
              <w:t>d</w:t>
            </w:r>
            <w:r w:rsidRPr="00222AF4">
              <w:rPr>
                <w:rFonts w:ascii="Roboto Condensed" w:eastAsia="Calibri" w:hAnsi="Roboto Condensed" w:cs="Calibri"/>
                <w:sz w:val="20"/>
                <w:szCs w:val="20"/>
              </w:rPr>
              <w:t>es</w:t>
            </w:r>
            <w:r w:rsidRPr="00222AF4">
              <w:rPr>
                <w:rFonts w:ascii="Roboto Condensed" w:eastAsia="Calibri" w:hAnsi="Roboto Condensed" w:cs="Calibri"/>
                <w:spacing w:val="1"/>
                <w:sz w:val="20"/>
                <w:szCs w:val="20"/>
              </w:rPr>
              <w:t xml:space="preserve"> </w:t>
            </w:r>
            <w:r w:rsidRPr="00222AF4">
              <w:rPr>
                <w:rFonts w:ascii="Roboto Condensed" w:eastAsia="Calibri" w:hAnsi="Roboto Condensed" w:cs="Calibri"/>
                <w:sz w:val="20"/>
                <w:szCs w:val="20"/>
              </w:rPr>
              <w:t>r</w:t>
            </w:r>
            <w:r w:rsidRPr="00222AF4">
              <w:rPr>
                <w:rFonts w:ascii="Roboto Condensed" w:eastAsia="Calibri" w:hAnsi="Roboto Condensed" w:cs="Calibri"/>
                <w:spacing w:val="-2"/>
                <w:sz w:val="20"/>
                <w:szCs w:val="20"/>
              </w:rPr>
              <w:t>é</w:t>
            </w:r>
            <w:r w:rsidRPr="00222AF4">
              <w:rPr>
                <w:rFonts w:ascii="Roboto Condensed" w:eastAsia="Calibri" w:hAnsi="Roboto Condensed" w:cs="Calibri"/>
                <w:sz w:val="20"/>
                <w:szCs w:val="20"/>
              </w:rPr>
              <w:t>su</w:t>
            </w:r>
            <w:r w:rsidRPr="00222AF4">
              <w:rPr>
                <w:rFonts w:ascii="Roboto Condensed" w:eastAsia="Calibri" w:hAnsi="Roboto Condensed" w:cs="Calibri"/>
                <w:spacing w:val="-1"/>
                <w:sz w:val="20"/>
                <w:szCs w:val="20"/>
              </w:rPr>
              <w:t>l</w:t>
            </w:r>
            <w:r w:rsidRPr="00222AF4">
              <w:rPr>
                <w:rFonts w:ascii="Roboto Condensed" w:eastAsia="Calibri" w:hAnsi="Roboto Condensed" w:cs="Calibri"/>
                <w:spacing w:val="-2"/>
                <w:sz w:val="20"/>
                <w:szCs w:val="20"/>
              </w:rPr>
              <w:t>t</w:t>
            </w:r>
            <w:r w:rsidRPr="00222AF4">
              <w:rPr>
                <w:rFonts w:ascii="Roboto Condensed" w:eastAsia="Calibri" w:hAnsi="Roboto Condensed" w:cs="Calibri"/>
                <w:sz w:val="20"/>
                <w:szCs w:val="20"/>
              </w:rPr>
              <w:t>ats</w:t>
            </w:r>
          </w:p>
          <w:p w14:paraId="027D81A5" w14:textId="77777777" w:rsidR="00472F6E" w:rsidRPr="00222AF4" w:rsidRDefault="00472F6E" w:rsidP="0076060A">
            <w:pPr>
              <w:spacing w:after="0" w:line="240" w:lineRule="auto"/>
              <w:ind w:left="100" w:right="-20"/>
              <w:rPr>
                <w:rFonts w:ascii="Roboto Condensed" w:eastAsia="Calibri" w:hAnsi="Roboto Condensed" w:cs="Calibri"/>
                <w:sz w:val="20"/>
                <w:szCs w:val="20"/>
              </w:rPr>
            </w:pPr>
            <w:r w:rsidRPr="00222AF4">
              <w:rPr>
                <w:rFonts w:ascii="Roboto Condensed" w:eastAsia="Calibri" w:hAnsi="Roboto Condensed" w:cs="Calibri"/>
                <w:spacing w:val="1"/>
                <w:sz w:val="20"/>
                <w:szCs w:val="20"/>
              </w:rPr>
              <w:t>3</w:t>
            </w:r>
            <w:r w:rsidRPr="00222AF4">
              <w:rPr>
                <w:rFonts w:ascii="Roboto Condensed" w:eastAsia="Calibri" w:hAnsi="Roboto Condensed" w:cs="Calibri"/>
                <w:sz w:val="20"/>
                <w:szCs w:val="20"/>
              </w:rPr>
              <w:t>.2</w:t>
            </w:r>
            <w:r w:rsidRPr="00222AF4">
              <w:rPr>
                <w:rFonts w:ascii="Roboto Condensed" w:eastAsia="Calibri" w:hAnsi="Roboto Condensed" w:cs="Calibri"/>
                <w:spacing w:val="4"/>
                <w:sz w:val="20"/>
                <w:szCs w:val="20"/>
              </w:rPr>
              <w:t xml:space="preserve"> </w:t>
            </w:r>
            <w:r w:rsidRPr="00222AF4">
              <w:rPr>
                <w:rFonts w:ascii="Roboto Condensed" w:eastAsia="Calibri" w:hAnsi="Roboto Condensed" w:cs="Calibri"/>
                <w:spacing w:val="1"/>
                <w:sz w:val="20"/>
                <w:szCs w:val="20"/>
              </w:rPr>
              <w:t>L</w:t>
            </w:r>
            <w:r w:rsidRPr="00222AF4">
              <w:rPr>
                <w:rFonts w:ascii="Roboto Condensed" w:eastAsia="Calibri" w:hAnsi="Roboto Condensed" w:cs="Calibri"/>
                <w:sz w:val="20"/>
                <w:szCs w:val="20"/>
              </w:rPr>
              <w:t>es</w:t>
            </w:r>
            <w:r w:rsidRPr="00222AF4">
              <w:rPr>
                <w:rFonts w:ascii="Roboto Condensed" w:eastAsia="Calibri" w:hAnsi="Roboto Condensed" w:cs="Calibri"/>
                <w:spacing w:val="-2"/>
                <w:sz w:val="20"/>
                <w:szCs w:val="20"/>
              </w:rPr>
              <w:t xml:space="preserve"> </w:t>
            </w:r>
            <w:r w:rsidRPr="00222AF4">
              <w:rPr>
                <w:rFonts w:ascii="Roboto Condensed" w:eastAsia="Calibri" w:hAnsi="Roboto Condensed" w:cs="Calibri"/>
                <w:sz w:val="20"/>
                <w:szCs w:val="20"/>
              </w:rPr>
              <w:t>ap</w:t>
            </w:r>
            <w:r w:rsidRPr="00222AF4">
              <w:rPr>
                <w:rFonts w:ascii="Roboto Condensed" w:eastAsia="Calibri" w:hAnsi="Roboto Condensed" w:cs="Calibri"/>
                <w:spacing w:val="-1"/>
                <w:sz w:val="20"/>
                <w:szCs w:val="20"/>
              </w:rPr>
              <w:t>p</w:t>
            </w:r>
            <w:r w:rsidRPr="00222AF4">
              <w:rPr>
                <w:rFonts w:ascii="Roboto Condensed" w:eastAsia="Calibri" w:hAnsi="Roboto Condensed" w:cs="Calibri"/>
                <w:sz w:val="20"/>
                <w:szCs w:val="20"/>
              </w:rPr>
              <w:t>r</w:t>
            </w:r>
            <w:r w:rsidRPr="00222AF4">
              <w:rPr>
                <w:rFonts w:ascii="Roboto Condensed" w:eastAsia="Calibri" w:hAnsi="Roboto Condensed" w:cs="Calibri"/>
                <w:spacing w:val="1"/>
                <w:sz w:val="20"/>
                <w:szCs w:val="20"/>
              </w:rPr>
              <w:t>o</w:t>
            </w:r>
            <w:r w:rsidRPr="00222AF4">
              <w:rPr>
                <w:rFonts w:ascii="Roboto Condensed" w:eastAsia="Calibri" w:hAnsi="Roboto Condensed" w:cs="Calibri"/>
                <w:sz w:val="20"/>
                <w:szCs w:val="20"/>
              </w:rPr>
              <w:t>ch</w:t>
            </w:r>
            <w:r w:rsidRPr="00222AF4">
              <w:rPr>
                <w:rFonts w:ascii="Roboto Condensed" w:eastAsia="Calibri" w:hAnsi="Roboto Condensed" w:cs="Calibri"/>
                <w:spacing w:val="-2"/>
                <w:sz w:val="20"/>
                <w:szCs w:val="20"/>
              </w:rPr>
              <w:t>e</w:t>
            </w:r>
            <w:r w:rsidRPr="00222AF4">
              <w:rPr>
                <w:rFonts w:ascii="Roboto Condensed" w:eastAsia="Calibri" w:hAnsi="Roboto Condensed" w:cs="Calibri"/>
                <w:sz w:val="20"/>
                <w:szCs w:val="20"/>
              </w:rPr>
              <w:t xml:space="preserve">s </w:t>
            </w:r>
            <w:r w:rsidRPr="00222AF4">
              <w:rPr>
                <w:rFonts w:ascii="Roboto Condensed" w:eastAsia="Calibri" w:hAnsi="Roboto Condensed" w:cs="Calibri"/>
                <w:spacing w:val="1"/>
                <w:sz w:val="20"/>
                <w:szCs w:val="20"/>
              </w:rPr>
              <w:t>e</w:t>
            </w:r>
            <w:r w:rsidRPr="00222AF4">
              <w:rPr>
                <w:rFonts w:ascii="Roboto Condensed" w:eastAsia="Calibri" w:hAnsi="Roboto Condensed" w:cs="Calibri"/>
                <w:spacing w:val="-2"/>
                <w:sz w:val="20"/>
                <w:szCs w:val="20"/>
              </w:rPr>
              <w:t>s</w:t>
            </w:r>
            <w:r w:rsidRPr="00222AF4">
              <w:rPr>
                <w:rFonts w:ascii="Roboto Condensed" w:eastAsia="Calibri" w:hAnsi="Roboto Condensed" w:cs="Calibri"/>
                <w:sz w:val="20"/>
                <w:szCs w:val="20"/>
              </w:rPr>
              <w:t>sentialis</w:t>
            </w:r>
            <w:r w:rsidRPr="00222AF4">
              <w:rPr>
                <w:rFonts w:ascii="Roboto Condensed" w:eastAsia="Calibri" w:hAnsi="Roboto Condensed" w:cs="Calibri"/>
                <w:spacing w:val="-2"/>
                <w:sz w:val="20"/>
                <w:szCs w:val="20"/>
              </w:rPr>
              <w:t>t</w:t>
            </w:r>
            <w:r w:rsidRPr="00222AF4">
              <w:rPr>
                <w:rFonts w:ascii="Roboto Condensed" w:eastAsia="Calibri" w:hAnsi="Roboto Condensed" w:cs="Calibri"/>
                <w:sz w:val="20"/>
                <w:szCs w:val="20"/>
              </w:rPr>
              <w:t>es</w:t>
            </w:r>
            <w:r w:rsidRPr="00222AF4">
              <w:rPr>
                <w:rFonts w:ascii="Roboto Condensed" w:eastAsia="Calibri" w:hAnsi="Roboto Condensed" w:cs="Calibri"/>
                <w:spacing w:val="2"/>
                <w:sz w:val="20"/>
                <w:szCs w:val="20"/>
              </w:rPr>
              <w:t xml:space="preserve"> </w:t>
            </w:r>
            <w:r w:rsidRPr="00222AF4">
              <w:rPr>
                <w:rFonts w:ascii="Roboto Condensed" w:eastAsia="Calibri" w:hAnsi="Roboto Condensed" w:cs="Calibri"/>
                <w:sz w:val="20"/>
                <w:szCs w:val="20"/>
              </w:rPr>
              <w:t>:</w:t>
            </w:r>
            <w:r w:rsidRPr="00222AF4">
              <w:rPr>
                <w:rFonts w:ascii="Roboto Condensed" w:eastAsia="Calibri" w:hAnsi="Roboto Condensed" w:cs="Calibri"/>
                <w:spacing w:val="-1"/>
                <w:sz w:val="20"/>
                <w:szCs w:val="20"/>
              </w:rPr>
              <w:t xml:space="preserve"> </w:t>
            </w:r>
            <w:r w:rsidRPr="00222AF4">
              <w:rPr>
                <w:rFonts w:ascii="Roboto Condensed" w:eastAsia="Calibri" w:hAnsi="Roboto Condensed" w:cs="Calibri"/>
                <w:sz w:val="20"/>
                <w:szCs w:val="20"/>
              </w:rPr>
              <w:t>les</w:t>
            </w:r>
            <w:r w:rsidRPr="00222AF4">
              <w:rPr>
                <w:rFonts w:ascii="Roboto Condensed" w:eastAsia="Calibri" w:hAnsi="Roboto Condensed" w:cs="Calibri"/>
                <w:spacing w:val="-1"/>
                <w:sz w:val="20"/>
                <w:szCs w:val="20"/>
              </w:rPr>
              <w:t xml:space="preserve"> </w:t>
            </w:r>
            <w:r w:rsidRPr="00222AF4">
              <w:rPr>
                <w:rFonts w:ascii="Roboto Condensed" w:eastAsia="Calibri" w:hAnsi="Roboto Condensed" w:cs="Calibri"/>
                <w:sz w:val="20"/>
                <w:szCs w:val="20"/>
              </w:rPr>
              <w:t>t</w:t>
            </w:r>
            <w:r w:rsidRPr="00222AF4">
              <w:rPr>
                <w:rFonts w:ascii="Roboto Condensed" w:eastAsia="Calibri" w:hAnsi="Roboto Condensed" w:cs="Calibri"/>
                <w:spacing w:val="1"/>
                <w:sz w:val="20"/>
                <w:szCs w:val="20"/>
              </w:rPr>
              <w:t>e</w:t>
            </w:r>
            <w:r w:rsidRPr="00222AF4">
              <w:rPr>
                <w:rFonts w:ascii="Roboto Condensed" w:eastAsia="Calibri" w:hAnsi="Roboto Condensed" w:cs="Calibri"/>
                <w:sz w:val="20"/>
                <w:szCs w:val="20"/>
              </w:rPr>
              <w:t>s</w:t>
            </w:r>
            <w:r w:rsidRPr="00222AF4">
              <w:rPr>
                <w:rFonts w:ascii="Roboto Condensed" w:eastAsia="Calibri" w:hAnsi="Roboto Condensed" w:cs="Calibri"/>
                <w:spacing w:val="-2"/>
                <w:sz w:val="20"/>
                <w:szCs w:val="20"/>
              </w:rPr>
              <w:t>t</w:t>
            </w:r>
            <w:r w:rsidRPr="00222AF4">
              <w:rPr>
                <w:rFonts w:ascii="Roboto Condensed" w:eastAsia="Calibri" w:hAnsi="Roboto Condensed" w:cs="Calibri"/>
                <w:sz w:val="20"/>
                <w:szCs w:val="20"/>
              </w:rPr>
              <w:t>s, les</w:t>
            </w:r>
            <w:r w:rsidRPr="00222AF4">
              <w:rPr>
                <w:rFonts w:ascii="Roboto Condensed" w:eastAsia="Calibri" w:hAnsi="Roboto Condensed" w:cs="Calibri"/>
                <w:spacing w:val="-1"/>
                <w:sz w:val="20"/>
                <w:szCs w:val="20"/>
              </w:rPr>
              <w:t xml:space="preserve"> </w:t>
            </w:r>
            <w:r w:rsidRPr="00222AF4">
              <w:rPr>
                <w:rFonts w:ascii="Roboto Condensed" w:eastAsia="Calibri" w:hAnsi="Roboto Condensed" w:cs="Calibri"/>
                <w:spacing w:val="1"/>
                <w:sz w:val="20"/>
                <w:szCs w:val="20"/>
              </w:rPr>
              <w:t>e</w:t>
            </w:r>
            <w:r w:rsidRPr="00222AF4">
              <w:rPr>
                <w:rFonts w:ascii="Roboto Condensed" w:eastAsia="Calibri" w:hAnsi="Roboto Condensed" w:cs="Calibri"/>
                <w:spacing w:val="-1"/>
                <w:sz w:val="20"/>
                <w:szCs w:val="20"/>
              </w:rPr>
              <w:t>n</w:t>
            </w:r>
            <w:r w:rsidRPr="00222AF4">
              <w:rPr>
                <w:rFonts w:ascii="Roboto Condensed" w:eastAsia="Calibri" w:hAnsi="Roboto Condensed" w:cs="Calibri"/>
                <w:sz w:val="20"/>
                <w:szCs w:val="20"/>
              </w:rPr>
              <w:t>t</w:t>
            </w:r>
            <w:r w:rsidRPr="00222AF4">
              <w:rPr>
                <w:rFonts w:ascii="Roboto Condensed" w:eastAsia="Calibri" w:hAnsi="Roboto Condensed" w:cs="Calibri"/>
                <w:spacing w:val="-2"/>
                <w:sz w:val="20"/>
                <w:szCs w:val="20"/>
              </w:rPr>
              <w:t>r</w:t>
            </w:r>
            <w:r w:rsidRPr="00222AF4">
              <w:rPr>
                <w:rFonts w:ascii="Roboto Condensed" w:eastAsia="Calibri" w:hAnsi="Roboto Condensed" w:cs="Calibri"/>
                <w:sz w:val="20"/>
                <w:szCs w:val="20"/>
              </w:rPr>
              <w:t>e</w:t>
            </w:r>
            <w:r w:rsidRPr="00222AF4">
              <w:rPr>
                <w:rFonts w:ascii="Roboto Condensed" w:eastAsia="Calibri" w:hAnsi="Roboto Condensed" w:cs="Calibri"/>
                <w:spacing w:val="1"/>
                <w:sz w:val="20"/>
                <w:szCs w:val="20"/>
              </w:rPr>
              <w:t>t</w:t>
            </w:r>
            <w:r w:rsidRPr="00222AF4">
              <w:rPr>
                <w:rFonts w:ascii="Roboto Condensed" w:eastAsia="Calibri" w:hAnsi="Roboto Condensed" w:cs="Calibri"/>
                <w:sz w:val="20"/>
                <w:szCs w:val="20"/>
              </w:rPr>
              <w:t>ie</w:t>
            </w:r>
            <w:r w:rsidRPr="00222AF4">
              <w:rPr>
                <w:rFonts w:ascii="Roboto Condensed" w:eastAsia="Calibri" w:hAnsi="Roboto Condensed" w:cs="Calibri"/>
                <w:spacing w:val="-1"/>
                <w:sz w:val="20"/>
                <w:szCs w:val="20"/>
              </w:rPr>
              <w:t>n</w:t>
            </w:r>
            <w:r w:rsidRPr="00222AF4">
              <w:rPr>
                <w:rFonts w:ascii="Roboto Condensed" w:eastAsia="Calibri" w:hAnsi="Roboto Condensed" w:cs="Calibri"/>
                <w:sz w:val="20"/>
                <w:szCs w:val="20"/>
              </w:rPr>
              <w:t>s</w:t>
            </w:r>
          </w:p>
          <w:p w14:paraId="23E33E0F" w14:textId="77777777" w:rsidR="00472F6E" w:rsidRPr="00222AF4" w:rsidRDefault="00472F6E" w:rsidP="0076060A">
            <w:pPr>
              <w:spacing w:after="0" w:line="240" w:lineRule="auto"/>
              <w:ind w:left="100" w:right="-20"/>
              <w:rPr>
                <w:rFonts w:ascii="Roboto Condensed" w:eastAsia="Calibri" w:hAnsi="Roboto Condensed" w:cs="Calibri"/>
                <w:sz w:val="20"/>
                <w:szCs w:val="20"/>
              </w:rPr>
            </w:pPr>
            <w:r w:rsidRPr="00222AF4">
              <w:rPr>
                <w:rFonts w:ascii="Roboto Condensed" w:eastAsia="Calibri" w:hAnsi="Roboto Condensed" w:cs="Calibri"/>
                <w:spacing w:val="1"/>
                <w:sz w:val="20"/>
                <w:szCs w:val="20"/>
              </w:rPr>
              <w:t>3</w:t>
            </w:r>
            <w:r w:rsidRPr="00222AF4">
              <w:rPr>
                <w:rFonts w:ascii="Roboto Condensed" w:eastAsia="Calibri" w:hAnsi="Roboto Condensed" w:cs="Calibri"/>
                <w:sz w:val="20"/>
                <w:szCs w:val="20"/>
              </w:rPr>
              <w:t>.3</w:t>
            </w:r>
            <w:r w:rsidRPr="00222AF4">
              <w:rPr>
                <w:rFonts w:ascii="Roboto Condensed" w:eastAsia="Calibri" w:hAnsi="Roboto Condensed" w:cs="Calibri"/>
                <w:spacing w:val="4"/>
                <w:sz w:val="20"/>
                <w:szCs w:val="20"/>
              </w:rPr>
              <w:t xml:space="preserve"> </w:t>
            </w:r>
            <w:r w:rsidRPr="00222AF4">
              <w:rPr>
                <w:rFonts w:ascii="Roboto Condensed" w:eastAsia="Calibri" w:hAnsi="Roboto Condensed" w:cs="Calibri"/>
                <w:spacing w:val="1"/>
                <w:sz w:val="20"/>
                <w:szCs w:val="20"/>
              </w:rPr>
              <w:t>L</w:t>
            </w:r>
            <w:r w:rsidRPr="00222AF4">
              <w:rPr>
                <w:rFonts w:ascii="Roboto Condensed" w:eastAsia="Calibri" w:hAnsi="Roboto Condensed" w:cs="Calibri"/>
                <w:sz w:val="20"/>
                <w:szCs w:val="20"/>
              </w:rPr>
              <w:t>es</w:t>
            </w:r>
            <w:r w:rsidRPr="00222AF4">
              <w:rPr>
                <w:rFonts w:ascii="Roboto Condensed" w:eastAsia="Calibri" w:hAnsi="Roboto Condensed" w:cs="Calibri"/>
                <w:spacing w:val="-2"/>
                <w:sz w:val="20"/>
                <w:szCs w:val="20"/>
              </w:rPr>
              <w:t xml:space="preserve"> </w:t>
            </w:r>
            <w:r w:rsidRPr="00222AF4">
              <w:rPr>
                <w:rFonts w:ascii="Roboto Condensed" w:eastAsia="Calibri" w:hAnsi="Roboto Condensed" w:cs="Calibri"/>
                <w:sz w:val="20"/>
                <w:szCs w:val="20"/>
              </w:rPr>
              <w:t>ap</w:t>
            </w:r>
            <w:r w:rsidRPr="00222AF4">
              <w:rPr>
                <w:rFonts w:ascii="Roboto Condensed" w:eastAsia="Calibri" w:hAnsi="Roboto Condensed" w:cs="Calibri"/>
                <w:spacing w:val="-1"/>
                <w:sz w:val="20"/>
                <w:szCs w:val="20"/>
              </w:rPr>
              <w:t>p</w:t>
            </w:r>
            <w:r w:rsidRPr="00222AF4">
              <w:rPr>
                <w:rFonts w:ascii="Roboto Condensed" w:eastAsia="Calibri" w:hAnsi="Roboto Condensed" w:cs="Calibri"/>
                <w:sz w:val="20"/>
                <w:szCs w:val="20"/>
              </w:rPr>
              <w:t>r</w:t>
            </w:r>
            <w:r w:rsidRPr="00222AF4">
              <w:rPr>
                <w:rFonts w:ascii="Roboto Condensed" w:eastAsia="Calibri" w:hAnsi="Roboto Condensed" w:cs="Calibri"/>
                <w:spacing w:val="1"/>
                <w:sz w:val="20"/>
                <w:szCs w:val="20"/>
              </w:rPr>
              <w:t>o</w:t>
            </w:r>
            <w:r w:rsidRPr="00222AF4">
              <w:rPr>
                <w:rFonts w:ascii="Roboto Condensed" w:eastAsia="Calibri" w:hAnsi="Roboto Condensed" w:cs="Calibri"/>
                <w:sz w:val="20"/>
                <w:szCs w:val="20"/>
              </w:rPr>
              <w:t>ch</w:t>
            </w:r>
            <w:r w:rsidRPr="00222AF4">
              <w:rPr>
                <w:rFonts w:ascii="Roboto Condensed" w:eastAsia="Calibri" w:hAnsi="Roboto Condensed" w:cs="Calibri"/>
                <w:spacing w:val="-2"/>
                <w:sz w:val="20"/>
                <w:szCs w:val="20"/>
              </w:rPr>
              <w:t>e</w:t>
            </w:r>
            <w:r w:rsidRPr="00222AF4">
              <w:rPr>
                <w:rFonts w:ascii="Roboto Condensed" w:eastAsia="Calibri" w:hAnsi="Roboto Condensed" w:cs="Calibri"/>
                <w:sz w:val="20"/>
                <w:szCs w:val="20"/>
              </w:rPr>
              <w:t xml:space="preserve">s </w:t>
            </w:r>
            <w:r w:rsidRPr="00222AF4">
              <w:rPr>
                <w:rFonts w:ascii="Roboto Condensed" w:eastAsia="Calibri" w:hAnsi="Roboto Condensed" w:cs="Calibri"/>
                <w:spacing w:val="-2"/>
                <w:sz w:val="20"/>
                <w:szCs w:val="20"/>
              </w:rPr>
              <w:t>c</w:t>
            </w:r>
            <w:r w:rsidRPr="00222AF4">
              <w:rPr>
                <w:rFonts w:ascii="Roboto Condensed" w:eastAsia="Calibri" w:hAnsi="Roboto Condensed" w:cs="Calibri"/>
                <w:spacing w:val="-1"/>
                <w:sz w:val="20"/>
                <w:szCs w:val="20"/>
              </w:rPr>
              <w:t>o</w:t>
            </w:r>
            <w:r w:rsidRPr="00222AF4">
              <w:rPr>
                <w:rFonts w:ascii="Roboto Condensed" w:eastAsia="Calibri" w:hAnsi="Roboto Condensed" w:cs="Calibri"/>
                <w:spacing w:val="1"/>
                <w:sz w:val="20"/>
                <w:szCs w:val="20"/>
              </w:rPr>
              <w:t>m</w:t>
            </w:r>
            <w:r w:rsidRPr="00222AF4">
              <w:rPr>
                <w:rFonts w:ascii="Roboto Condensed" w:eastAsia="Calibri" w:hAnsi="Roboto Condensed" w:cs="Calibri"/>
                <w:spacing w:val="-1"/>
                <w:sz w:val="20"/>
                <w:szCs w:val="20"/>
              </w:rPr>
              <w:t>p</w:t>
            </w:r>
            <w:r w:rsidRPr="00222AF4">
              <w:rPr>
                <w:rFonts w:ascii="Roboto Condensed" w:eastAsia="Calibri" w:hAnsi="Roboto Condensed" w:cs="Calibri"/>
                <w:spacing w:val="1"/>
                <w:sz w:val="20"/>
                <w:szCs w:val="20"/>
              </w:rPr>
              <w:t>o</w:t>
            </w:r>
            <w:r w:rsidRPr="00222AF4">
              <w:rPr>
                <w:rFonts w:ascii="Roboto Condensed" w:eastAsia="Calibri" w:hAnsi="Roboto Condensed" w:cs="Calibri"/>
                <w:sz w:val="20"/>
                <w:szCs w:val="20"/>
              </w:rPr>
              <w:t>r</w:t>
            </w:r>
            <w:r w:rsidRPr="00222AF4">
              <w:rPr>
                <w:rFonts w:ascii="Roboto Condensed" w:eastAsia="Calibri" w:hAnsi="Roboto Condensed" w:cs="Calibri"/>
                <w:spacing w:val="-2"/>
                <w:sz w:val="20"/>
                <w:szCs w:val="20"/>
              </w:rPr>
              <w:t>te</w:t>
            </w:r>
            <w:r w:rsidRPr="00222AF4">
              <w:rPr>
                <w:rFonts w:ascii="Roboto Condensed" w:eastAsia="Calibri" w:hAnsi="Roboto Condensed" w:cs="Calibri"/>
                <w:spacing w:val="-1"/>
                <w:sz w:val="20"/>
                <w:szCs w:val="20"/>
              </w:rPr>
              <w:t>m</w:t>
            </w:r>
            <w:r w:rsidRPr="00222AF4">
              <w:rPr>
                <w:rFonts w:ascii="Roboto Condensed" w:eastAsia="Calibri" w:hAnsi="Roboto Condensed" w:cs="Calibri"/>
                <w:sz w:val="20"/>
                <w:szCs w:val="20"/>
              </w:rPr>
              <w:t>entales</w:t>
            </w:r>
          </w:p>
          <w:p w14:paraId="5FD07D61" w14:textId="77777777" w:rsidR="00472F6E" w:rsidRPr="00222AF4" w:rsidRDefault="00472F6E" w:rsidP="0076060A">
            <w:pPr>
              <w:spacing w:after="0" w:line="240" w:lineRule="auto"/>
              <w:ind w:left="100" w:right="-20"/>
              <w:rPr>
                <w:rFonts w:ascii="Roboto Condensed" w:eastAsia="Calibri" w:hAnsi="Roboto Condensed" w:cs="Calibri"/>
                <w:sz w:val="20"/>
                <w:szCs w:val="20"/>
              </w:rPr>
            </w:pPr>
            <w:r w:rsidRPr="00222AF4">
              <w:rPr>
                <w:rFonts w:ascii="Roboto Condensed" w:eastAsia="Calibri" w:hAnsi="Roboto Condensed" w:cs="Calibri"/>
                <w:spacing w:val="1"/>
                <w:sz w:val="20"/>
                <w:szCs w:val="20"/>
              </w:rPr>
              <w:t>3</w:t>
            </w:r>
            <w:r w:rsidRPr="00222AF4">
              <w:rPr>
                <w:rFonts w:ascii="Roboto Condensed" w:eastAsia="Calibri" w:hAnsi="Roboto Condensed" w:cs="Calibri"/>
                <w:sz w:val="20"/>
                <w:szCs w:val="20"/>
              </w:rPr>
              <w:t>.4</w:t>
            </w:r>
            <w:r w:rsidRPr="00222AF4">
              <w:rPr>
                <w:rFonts w:ascii="Roboto Condensed" w:eastAsia="Calibri" w:hAnsi="Roboto Condensed" w:cs="Calibri"/>
                <w:spacing w:val="4"/>
                <w:sz w:val="20"/>
                <w:szCs w:val="20"/>
              </w:rPr>
              <w:t xml:space="preserve"> </w:t>
            </w:r>
            <w:r w:rsidRPr="00222AF4">
              <w:rPr>
                <w:rFonts w:ascii="Roboto Condensed" w:eastAsia="Calibri" w:hAnsi="Roboto Condensed" w:cs="Calibri"/>
                <w:sz w:val="20"/>
                <w:szCs w:val="20"/>
              </w:rPr>
              <w:t>Va</w:t>
            </w:r>
            <w:r w:rsidRPr="00222AF4">
              <w:rPr>
                <w:rFonts w:ascii="Roboto Condensed" w:eastAsia="Calibri" w:hAnsi="Roboto Condensed" w:cs="Calibri"/>
                <w:spacing w:val="-1"/>
                <w:sz w:val="20"/>
                <w:szCs w:val="20"/>
              </w:rPr>
              <w:t>l</w:t>
            </w:r>
            <w:r w:rsidRPr="00222AF4">
              <w:rPr>
                <w:rFonts w:ascii="Roboto Condensed" w:eastAsia="Calibri" w:hAnsi="Roboto Condensed" w:cs="Calibri"/>
                <w:sz w:val="20"/>
                <w:szCs w:val="20"/>
              </w:rPr>
              <w:t>i</w:t>
            </w:r>
            <w:r w:rsidRPr="00222AF4">
              <w:rPr>
                <w:rFonts w:ascii="Roboto Condensed" w:eastAsia="Calibri" w:hAnsi="Roboto Condensed" w:cs="Calibri"/>
                <w:spacing w:val="-1"/>
                <w:sz w:val="20"/>
                <w:szCs w:val="20"/>
              </w:rPr>
              <w:t>d</w:t>
            </w:r>
            <w:r w:rsidRPr="00222AF4">
              <w:rPr>
                <w:rFonts w:ascii="Roboto Condensed" w:eastAsia="Calibri" w:hAnsi="Roboto Condensed" w:cs="Calibri"/>
                <w:sz w:val="20"/>
                <w:szCs w:val="20"/>
              </w:rPr>
              <w:t>ité</w:t>
            </w:r>
            <w:r w:rsidRPr="00222AF4">
              <w:rPr>
                <w:rFonts w:ascii="Roboto Condensed" w:eastAsia="Calibri" w:hAnsi="Roboto Condensed" w:cs="Calibri"/>
                <w:spacing w:val="1"/>
                <w:sz w:val="20"/>
                <w:szCs w:val="20"/>
              </w:rPr>
              <w:t xml:space="preserve"> </w:t>
            </w:r>
            <w:r w:rsidRPr="00222AF4">
              <w:rPr>
                <w:rFonts w:ascii="Roboto Condensed" w:eastAsia="Calibri" w:hAnsi="Roboto Condensed" w:cs="Calibri"/>
                <w:spacing w:val="-2"/>
                <w:sz w:val="20"/>
                <w:szCs w:val="20"/>
              </w:rPr>
              <w:t>c</w:t>
            </w:r>
            <w:r w:rsidRPr="00222AF4">
              <w:rPr>
                <w:rFonts w:ascii="Roboto Condensed" w:eastAsia="Calibri" w:hAnsi="Roboto Condensed" w:cs="Calibri"/>
                <w:spacing w:val="-1"/>
                <w:sz w:val="20"/>
                <w:szCs w:val="20"/>
              </w:rPr>
              <w:t>o</w:t>
            </w:r>
            <w:r w:rsidRPr="00222AF4">
              <w:rPr>
                <w:rFonts w:ascii="Roboto Condensed" w:eastAsia="Calibri" w:hAnsi="Roboto Condensed" w:cs="Calibri"/>
                <w:spacing w:val="1"/>
                <w:sz w:val="20"/>
                <w:szCs w:val="20"/>
              </w:rPr>
              <w:t>m</w:t>
            </w:r>
            <w:r w:rsidRPr="00222AF4">
              <w:rPr>
                <w:rFonts w:ascii="Roboto Condensed" w:eastAsia="Calibri" w:hAnsi="Roboto Condensed" w:cs="Calibri"/>
                <w:spacing w:val="-1"/>
                <w:sz w:val="20"/>
                <w:szCs w:val="20"/>
              </w:rPr>
              <w:t>p</w:t>
            </w:r>
            <w:r w:rsidRPr="00222AF4">
              <w:rPr>
                <w:rFonts w:ascii="Roboto Condensed" w:eastAsia="Calibri" w:hAnsi="Roboto Condensed" w:cs="Calibri"/>
                <w:sz w:val="20"/>
                <w:szCs w:val="20"/>
              </w:rPr>
              <w:t>arat</w:t>
            </w:r>
            <w:r w:rsidRPr="00222AF4">
              <w:rPr>
                <w:rFonts w:ascii="Roboto Condensed" w:eastAsia="Calibri" w:hAnsi="Roboto Condensed" w:cs="Calibri"/>
                <w:spacing w:val="-3"/>
                <w:sz w:val="20"/>
                <w:szCs w:val="20"/>
              </w:rPr>
              <w:t>i</w:t>
            </w:r>
            <w:r w:rsidRPr="00222AF4">
              <w:rPr>
                <w:rFonts w:ascii="Roboto Condensed" w:eastAsia="Calibri" w:hAnsi="Roboto Condensed" w:cs="Calibri"/>
                <w:spacing w:val="1"/>
                <w:sz w:val="20"/>
                <w:szCs w:val="20"/>
              </w:rPr>
              <w:t>v</w:t>
            </w:r>
            <w:r w:rsidRPr="00222AF4">
              <w:rPr>
                <w:rFonts w:ascii="Roboto Condensed" w:eastAsia="Calibri" w:hAnsi="Roboto Condensed" w:cs="Calibri"/>
                <w:sz w:val="20"/>
                <w:szCs w:val="20"/>
              </w:rPr>
              <w:t>e</w:t>
            </w:r>
            <w:r w:rsidRPr="00222AF4">
              <w:rPr>
                <w:rFonts w:ascii="Roboto Condensed" w:eastAsia="Calibri" w:hAnsi="Roboto Condensed" w:cs="Calibri"/>
                <w:spacing w:val="1"/>
                <w:sz w:val="20"/>
                <w:szCs w:val="20"/>
              </w:rPr>
              <w:t xml:space="preserve"> </w:t>
            </w:r>
            <w:r w:rsidRPr="00222AF4">
              <w:rPr>
                <w:rFonts w:ascii="Roboto Condensed" w:eastAsia="Calibri" w:hAnsi="Roboto Condensed" w:cs="Calibri"/>
                <w:spacing w:val="-1"/>
                <w:sz w:val="20"/>
                <w:szCs w:val="20"/>
              </w:rPr>
              <w:t>d</w:t>
            </w:r>
            <w:r w:rsidRPr="00222AF4">
              <w:rPr>
                <w:rFonts w:ascii="Roboto Condensed" w:eastAsia="Calibri" w:hAnsi="Roboto Condensed" w:cs="Calibri"/>
                <w:spacing w:val="-2"/>
                <w:sz w:val="20"/>
                <w:szCs w:val="20"/>
              </w:rPr>
              <w:t>e</w:t>
            </w:r>
            <w:r w:rsidRPr="00222AF4">
              <w:rPr>
                <w:rFonts w:ascii="Roboto Condensed" w:eastAsia="Calibri" w:hAnsi="Roboto Condensed" w:cs="Calibri"/>
                <w:sz w:val="20"/>
                <w:szCs w:val="20"/>
              </w:rPr>
              <w:t xml:space="preserve">s </w:t>
            </w:r>
            <w:r w:rsidRPr="00222AF4">
              <w:rPr>
                <w:rFonts w:ascii="Roboto Condensed" w:eastAsia="Calibri" w:hAnsi="Roboto Condensed" w:cs="Calibri"/>
                <w:spacing w:val="-3"/>
                <w:sz w:val="20"/>
                <w:szCs w:val="20"/>
              </w:rPr>
              <w:t>d</w:t>
            </w:r>
            <w:r w:rsidRPr="00222AF4">
              <w:rPr>
                <w:rFonts w:ascii="Roboto Condensed" w:eastAsia="Calibri" w:hAnsi="Roboto Condensed" w:cs="Calibri"/>
                <w:sz w:val="20"/>
                <w:szCs w:val="20"/>
              </w:rPr>
              <w:t>if</w:t>
            </w:r>
            <w:r w:rsidRPr="00222AF4">
              <w:rPr>
                <w:rFonts w:ascii="Roboto Condensed" w:eastAsia="Calibri" w:hAnsi="Roboto Condensed" w:cs="Calibri"/>
                <w:spacing w:val="-1"/>
                <w:sz w:val="20"/>
                <w:szCs w:val="20"/>
              </w:rPr>
              <w:t>f</w:t>
            </w:r>
            <w:r w:rsidRPr="00222AF4">
              <w:rPr>
                <w:rFonts w:ascii="Roboto Condensed" w:eastAsia="Calibri" w:hAnsi="Roboto Condensed" w:cs="Calibri"/>
                <w:sz w:val="20"/>
                <w:szCs w:val="20"/>
              </w:rPr>
              <w:t>érent</w:t>
            </w:r>
            <w:r w:rsidRPr="00222AF4">
              <w:rPr>
                <w:rFonts w:ascii="Roboto Condensed" w:eastAsia="Calibri" w:hAnsi="Roboto Condensed" w:cs="Calibri"/>
                <w:spacing w:val="1"/>
                <w:sz w:val="20"/>
                <w:szCs w:val="20"/>
              </w:rPr>
              <w:t>e</w:t>
            </w:r>
            <w:r w:rsidRPr="00222AF4">
              <w:rPr>
                <w:rFonts w:ascii="Roboto Condensed" w:eastAsia="Calibri" w:hAnsi="Roboto Condensed" w:cs="Calibri"/>
                <w:sz w:val="20"/>
                <w:szCs w:val="20"/>
              </w:rPr>
              <w:t>s</w:t>
            </w:r>
            <w:r w:rsidRPr="00222AF4">
              <w:rPr>
                <w:rFonts w:ascii="Roboto Condensed" w:eastAsia="Calibri" w:hAnsi="Roboto Condensed" w:cs="Calibri"/>
                <w:spacing w:val="-2"/>
                <w:sz w:val="20"/>
                <w:szCs w:val="20"/>
              </w:rPr>
              <w:t xml:space="preserve"> </w:t>
            </w:r>
            <w:r w:rsidRPr="00222AF4">
              <w:rPr>
                <w:rFonts w:ascii="Roboto Condensed" w:eastAsia="Calibri" w:hAnsi="Roboto Condensed" w:cs="Calibri"/>
                <w:sz w:val="20"/>
                <w:szCs w:val="20"/>
              </w:rPr>
              <w:t>ap</w:t>
            </w:r>
            <w:r w:rsidRPr="00222AF4">
              <w:rPr>
                <w:rFonts w:ascii="Roboto Condensed" w:eastAsia="Calibri" w:hAnsi="Roboto Condensed" w:cs="Calibri"/>
                <w:spacing w:val="-1"/>
                <w:sz w:val="20"/>
                <w:szCs w:val="20"/>
              </w:rPr>
              <w:t>p</w:t>
            </w:r>
            <w:r w:rsidRPr="00222AF4">
              <w:rPr>
                <w:rFonts w:ascii="Roboto Condensed" w:eastAsia="Calibri" w:hAnsi="Roboto Condensed" w:cs="Calibri"/>
                <w:sz w:val="20"/>
                <w:szCs w:val="20"/>
              </w:rPr>
              <w:t>r</w:t>
            </w:r>
            <w:r w:rsidRPr="00222AF4">
              <w:rPr>
                <w:rFonts w:ascii="Roboto Condensed" w:eastAsia="Calibri" w:hAnsi="Roboto Condensed" w:cs="Calibri"/>
                <w:spacing w:val="1"/>
                <w:sz w:val="20"/>
                <w:szCs w:val="20"/>
              </w:rPr>
              <w:t>o</w:t>
            </w:r>
            <w:r w:rsidRPr="00222AF4">
              <w:rPr>
                <w:rFonts w:ascii="Roboto Condensed" w:eastAsia="Calibri" w:hAnsi="Roboto Condensed" w:cs="Calibri"/>
                <w:sz w:val="20"/>
                <w:szCs w:val="20"/>
              </w:rPr>
              <w:t>c</w:t>
            </w:r>
            <w:r w:rsidRPr="00222AF4">
              <w:rPr>
                <w:rFonts w:ascii="Roboto Condensed" w:eastAsia="Calibri" w:hAnsi="Roboto Condensed" w:cs="Calibri"/>
                <w:spacing w:val="-3"/>
                <w:sz w:val="20"/>
                <w:szCs w:val="20"/>
              </w:rPr>
              <w:t>h</w:t>
            </w:r>
            <w:r w:rsidRPr="00222AF4">
              <w:rPr>
                <w:rFonts w:ascii="Roboto Condensed" w:eastAsia="Calibri" w:hAnsi="Roboto Condensed" w:cs="Calibri"/>
                <w:sz w:val="20"/>
                <w:szCs w:val="20"/>
              </w:rPr>
              <w:t>es</w:t>
            </w:r>
          </w:p>
          <w:p w14:paraId="5C66DF12" w14:textId="77777777" w:rsidR="00472F6E" w:rsidRPr="00222AF4" w:rsidRDefault="00472F6E" w:rsidP="0076060A">
            <w:pPr>
              <w:spacing w:after="0" w:line="240" w:lineRule="auto"/>
              <w:ind w:left="100" w:right="-20"/>
              <w:rPr>
                <w:rFonts w:ascii="Roboto Condensed" w:eastAsia="Calibri" w:hAnsi="Roboto Condensed" w:cs="Calibri"/>
                <w:sz w:val="20"/>
                <w:szCs w:val="20"/>
              </w:rPr>
            </w:pPr>
            <w:r w:rsidRPr="00222AF4">
              <w:rPr>
                <w:rFonts w:ascii="Roboto Condensed" w:eastAsia="Calibri" w:hAnsi="Roboto Condensed" w:cs="Calibri"/>
                <w:b/>
                <w:bCs/>
                <w:sz w:val="20"/>
                <w:szCs w:val="20"/>
              </w:rPr>
              <w:t xml:space="preserve">4  </w:t>
            </w:r>
            <w:r w:rsidRPr="00222AF4">
              <w:rPr>
                <w:rFonts w:ascii="Roboto Condensed" w:eastAsia="Calibri" w:hAnsi="Roboto Condensed" w:cs="Calibri"/>
                <w:b/>
                <w:bCs/>
                <w:spacing w:val="22"/>
                <w:sz w:val="20"/>
                <w:szCs w:val="20"/>
              </w:rPr>
              <w:t xml:space="preserve"> </w:t>
            </w:r>
            <w:r w:rsidRPr="00222AF4">
              <w:rPr>
                <w:rFonts w:ascii="Roboto Condensed" w:eastAsia="Calibri" w:hAnsi="Roboto Condensed" w:cs="Calibri"/>
                <w:b/>
                <w:bCs/>
                <w:spacing w:val="-1"/>
                <w:sz w:val="20"/>
                <w:szCs w:val="20"/>
              </w:rPr>
              <w:t>"</w:t>
            </w:r>
            <w:r w:rsidRPr="00222AF4">
              <w:rPr>
                <w:rFonts w:ascii="Roboto Condensed" w:eastAsia="Calibri" w:hAnsi="Roboto Condensed" w:cs="Calibri"/>
                <w:b/>
                <w:bCs/>
                <w:sz w:val="20"/>
                <w:szCs w:val="20"/>
              </w:rPr>
              <w:t>L</w:t>
            </w:r>
            <w:r w:rsidRPr="00222AF4">
              <w:rPr>
                <w:rFonts w:ascii="Roboto Condensed" w:eastAsia="Calibri" w:hAnsi="Roboto Condensed" w:cs="Calibri"/>
                <w:b/>
                <w:bCs/>
                <w:spacing w:val="-1"/>
                <w:sz w:val="20"/>
                <w:szCs w:val="20"/>
              </w:rPr>
              <w:t>'</w:t>
            </w:r>
            <w:r w:rsidRPr="00222AF4">
              <w:rPr>
                <w:rFonts w:ascii="Roboto Condensed" w:eastAsia="Calibri" w:hAnsi="Roboto Condensed" w:cs="Calibri"/>
                <w:b/>
                <w:bCs/>
                <w:sz w:val="20"/>
                <w:szCs w:val="20"/>
              </w:rPr>
              <w:t>APPR</w:t>
            </w:r>
            <w:r w:rsidRPr="00222AF4">
              <w:rPr>
                <w:rFonts w:ascii="Roboto Condensed" w:eastAsia="Calibri" w:hAnsi="Roboto Condensed" w:cs="Calibri"/>
                <w:b/>
                <w:bCs/>
                <w:spacing w:val="-2"/>
                <w:sz w:val="20"/>
                <w:szCs w:val="20"/>
              </w:rPr>
              <w:t>E</w:t>
            </w:r>
            <w:r w:rsidRPr="00222AF4">
              <w:rPr>
                <w:rFonts w:ascii="Roboto Condensed" w:eastAsia="Calibri" w:hAnsi="Roboto Condensed" w:cs="Calibri"/>
                <w:b/>
                <w:bCs/>
                <w:spacing w:val="1"/>
                <w:sz w:val="20"/>
                <w:szCs w:val="20"/>
              </w:rPr>
              <w:t>C</w:t>
            </w:r>
            <w:r w:rsidRPr="00222AF4">
              <w:rPr>
                <w:rFonts w:ascii="Roboto Condensed" w:eastAsia="Calibri" w:hAnsi="Roboto Condensed" w:cs="Calibri"/>
                <w:b/>
                <w:bCs/>
                <w:spacing w:val="-1"/>
                <w:sz w:val="20"/>
                <w:szCs w:val="20"/>
              </w:rPr>
              <w:t>I</w:t>
            </w:r>
            <w:r w:rsidRPr="00222AF4">
              <w:rPr>
                <w:rFonts w:ascii="Roboto Condensed" w:eastAsia="Calibri" w:hAnsi="Roboto Condensed" w:cs="Calibri"/>
                <w:b/>
                <w:bCs/>
                <w:sz w:val="20"/>
                <w:szCs w:val="20"/>
              </w:rPr>
              <w:t>A</w:t>
            </w:r>
            <w:r w:rsidRPr="00222AF4">
              <w:rPr>
                <w:rFonts w:ascii="Roboto Condensed" w:eastAsia="Calibri" w:hAnsi="Roboto Condensed" w:cs="Calibri"/>
                <w:b/>
                <w:bCs/>
                <w:spacing w:val="-1"/>
                <w:sz w:val="20"/>
                <w:szCs w:val="20"/>
              </w:rPr>
              <w:t>T</w:t>
            </w:r>
            <w:r w:rsidRPr="00222AF4">
              <w:rPr>
                <w:rFonts w:ascii="Roboto Condensed" w:eastAsia="Calibri" w:hAnsi="Roboto Condensed" w:cs="Calibri"/>
                <w:b/>
                <w:bCs/>
                <w:spacing w:val="1"/>
                <w:sz w:val="20"/>
                <w:szCs w:val="20"/>
              </w:rPr>
              <w:t>I</w:t>
            </w:r>
            <w:r w:rsidRPr="00222AF4">
              <w:rPr>
                <w:rFonts w:ascii="Roboto Condensed" w:eastAsia="Calibri" w:hAnsi="Roboto Condensed" w:cs="Calibri"/>
                <w:b/>
                <w:bCs/>
                <w:sz w:val="20"/>
                <w:szCs w:val="20"/>
              </w:rPr>
              <w:t>ON</w:t>
            </w:r>
            <w:r w:rsidRPr="00222AF4">
              <w:rPr>
                <w:rFonts w:ascii="Roboto Condensed" w:eastAsia="Calibri" w:hAnsi="Roboto Condensed" w:cs="Calibri"/>
                <w:b/>
                <w:bCs/>
                <w:spacing w:val="-2"/>
                <w:sz w:val="20"/>
                <w:szCs w:val="20"/>
              </w:rPr>
              <w:t xml:space="preserve"> </w:t>
            </w:r>
            <w:r w:rsidRPr="00222AF4">
              <w:rPr>
                <w:rFonts w:ascii="Roboto Condensed" w:eastAsia="Calibri" w:hAnsi="Roboto Condensed" w:cs="Calibri"/>
                <w:b/>
                <w:bCs/>
                <w:sz w:val="20"/>
                <w:szCs w:val="20"/>
              </w:rPr>
              <w:t>DU</w:t>
            </w:r>
            <w:r w:rsidRPr="00222AF4">
              <w:rPr>
                <w:rFonts w:ascii="Roboto Condensed" w:eastAsia="Calibri" w:hAnsi="Roboto Condensed" w:cs="Calibri"/>
                <w:b/>
                <w:bCs/>
                <w:spacing w:val="-1"/>
                <w:sz w:val="20"/>
                <w:szCs w:val="20"/>
              </w:rPr>
              <w:t xml:space="preserve"> </w:t>
            </w:r>
            <w:r w:rsidRPr="00222AF4">
              <w:rPr>
                <w:rFonts w:ascii="Roboto Condensed" w:eastAsia="Calibri" w:hAnsi="Roboto Condensed" w:cs="Calibri"/>
                <w:b/>
                <w:bCs/>
                <w:spacing w:val="1"/>
                <w:sz w:val="20"/>
                <w:szCs w:val="20"/>
              </w:rPr>
              <w:t>P</w:t>
            </w:r>
            <w:r w:rsidRPr="00222AF4">
              <w:rPr>
                <w:rFonts w:ascii="Roboto Condensed" w:eastAsia="Calibri" w:hAnsi="Roboto Condensed" w:cs="Calibri"/>
                <w:b/>
                <w:bCs/>
                <w:sz w:val="20"/>
                <w:szCs w:val="20"/>
              </w:rPr>
              <w:t>O</w:t>
            </w:r>
            <w:r w:rsidRPr="00222AF4">
              <w:rPr>
                <w:rFonts w:ascii="Roboto Condensed" w:eastAsia="Calibri" w:hAnsi="Roboto Condensed" w:cs="Calibri"/>
                <w:b/>
                <w:bCs/>
                <w:spacing w:val="-2"/>
                <w:sz w:val="20"/>
                <w:szCs w:val="20"/>
              </w:rPr>
              <w:t>T</w:t>
            </w:r>
            <w:r w:rsidRPr="00222AF4">
              <w:rPr>
                <w:rFonts w:ascii="Roboto Condensed" w:eastAsia="Calibri" w:hAnsi="Roboto Condensed" w:cs="Calibri"/>
                <w:b/>
                <w:bCs/>
                <w:sz w:val="20"/>
                <w:szCs w:val="20"/>
              </w:rPr>
              <w:t>E</w:t>
            </w:r>
            <w:r w:rsidRPr="00222AF4">
              <w:rPr>
                <w:rFonts w:ascii="Roboto Condensed" w:eastAsia="Calibri" w:hAnsi="Roboto Condensed" w:cs="Calibri"/>
                <w:b/>
                <w:bCs/>
                <w:spacing w:val="-1"/>
                <w:sz w:val="20"/>
                <w:szCs w:val="20"/>
              </w:rPr>
              <w:t>N</w:t>
            </w:r>
            <w:r w:rsidRPr="00222AF4">
              <w:rPr>
                <w:rFonts w:ascii="Roboto Condensed" w:eastAsia="Calibri" w:hAnsi="Roboto Condensed" w:cs="Calibri"/>
                <w:b/>
                <w:bCs/>
                <w:spacing w:val="1"/>
                <w:sz w:val="20"/>
                <w:szCs w:val="20"/>
              </w:rPr>
              <w:t>TI</w:t>
            </w:r>
            <w:r w:rsidRPr="00222AF4">
              <w:rPr>
                <w:rFonts w:ascii="Roboto Condensed" w:eastAsia="Calibri" w:hAnsi="Roboto Condensed" w:cs="Calibri"/>
                <w:b/>
                <w:bCs/>
                <w:spacing w:val="-2"/>
                <w:sz w:val="20"/>
                <w:szCs w:val="20"/>
              </w:rPr>
              <w:t>E</w:t>
            </w:r>
            <w:r w:rsidRPr="00222AF4">
              <w:rPr>
                <w:rFonts w:ascii="Roboto Condensed" w:eastAsia="Calibri" w:hAnsi="Roboto Condensed" w:cs="Calibri"/>
                <w:b/>
                <w:bCs/>
                <w:sz w:val="20"/>
                <w:szCs w:val="20"/>
              </w:rPr>
              <w:t>L</w:t>
            </w:r>
            <w:r w:rsidRPr="00222AF4">
              <w:rPr>
                <w:rFonts w:ascii="Roboto Condensed" w:eastAsia="Calibri" w:hAnsi="Roboto Condensed" w:cs="Calibri"/>
                <w:b/>
                <w:bCs/>
                <w:spacing w:val="1"/>
                <w:sz w:val="20"/>
                <w:szCs w:val="20"/>
              </w:rPr>
              <w:t xml:space="preserve"> </w:t>
            </w:r>
            <w:r w:rsidRPr="00222AF4">
              <w:rPr>
                <w:rFonts w:ascii="Roboto Condensed" w:eastAsia="Calibri" w:hAnsi="Roboto Condensed" w:cs="Calibri"/>
                <w:b/>
                <w:bCs/>
                <w:spacing w:val="-2"/>
                <w:sz w:val="20"/>
                <w:szCs w:val="20"/>
              </w:rPr>
              <w:t>P</w:t>
            </w:r>
            <w:r w:rsidRPr="00222AF4">
              <w:rPr>
                <w:rFonts w:ascii="Roboto Condensed" w:eastAsia="Calibri" w:hAnsi="Roboto Condensed" w:cs="Calibri"/>
                <w:b/>
                <w:bCs/>
                <w:sz w:val="20"/>
                <w:szCs w:val="20"/>
              </w:rPr>
              <w:t>AR</w:t>
            </w:r>
            <w:r w:rsidRPr="00222AF4">
              <w:rPr>
                <w:rFonts w:ascii="Roboto Condensed" w:eastAsia="Calibri" w:hAnsi="Roboto Condensed" w:cs="Calibri"/>
                <w:b/>
                <w:bCs/>
                <w:spacing w:val="1"/>
                <w:sz w:val="20"/>
                <w:szCs w:val="20"/>
              </w:rPr>
              <w:t xml:space="preserve"> </w:t>
            </w:r>
            <w:r w:rsidRPr="00222AF4">
              <w:rPr>
                <w:rFonts w:ascii="Roboto Condensed" w:eastAsia="Calibri" w:hAnsi="Roboto Condensed" w:cs="Calibri"/>
                <w:b/>
                <w:bCs/>
                <w:spacing w:val="-1"/>
                <w:sz w:val="20"/>
                <w:szCs w:val="20"/>
              </w:rPr>
              <w:t>S</w:t>
            </w:r>
            <w:r w:rsidRPr="00222AF4">
              <w:rPr>
                <w:rFonts w:ascii="Roboto Condensed" w:eastAsia="Calibri" w:hAnsi="Roboto Condensed" w:cs="Calibri"/>
                <w:b/>
                <w:bCs/>
                <w:spacing w:val="1"/>
                <w:sz w:val="20"/>
                <w:szCs w:val="20"/>
              </w:rPr>
              <w:t>I</w:t>
            </w:r>
            <w:r w:rsidRPr="00222AF4">
              <w:rPr>
                <w:rFonts w:ascii="Roboto Condensed" w:eastAsia="Calibri" w:hAnsi="Roboto Condensed" w:cs="Calibri"/>
                <w:b/>
                <w:bCs/>
                <w:spacing w:val="-1"/>
                <w:sz w:val="20"/>
                <w:szCs w:val="20"/>
              </w:rPr>
              <w:t>M</w:t>
            </w:r>
            <w:r w:rsidRPr="00222AF4">
              <w:rPr>
                <w:rFonts w:ascii="Roboto Condensed" w:eastAsia="Calibri" w:hAnsi="Roboto Condensed" w:cs="Calibri"/>
                <w:b/>
                <w:bCs/>
                <w:spacing w:val="-3"/>
                <w:sz w:val="20"/>
                <w:szCs w:val="20"/>
              </w:rPr>
              <w:t>U</w:t>
            </w:r>
            <w:r w:rsidRPr="00222AF4">
              <w:rPr>
                <w:rFonts w:ascii="Roboto Condensed" w:eastAsia="Calibri" w:hAnsi="Roboto Condensed" w:cs="Calibri"/>
                <w:b/>
                <w:bCs/>
                <w:sz w:val="20"/>
                <w:szCs w:val="20"/>
              </w:rPr>
              <w:t>L</w:t>
            </w:r>
            <w:r w:rsidRPr="00222AF4">
              <w:rPr>
                <w:rFonts w:ascii="Roboto Condensed" w:eastAsia="Calibri" w:hAnsi="Roboto Condensed" w:cs="Calibri"/>
                <w:b/>
                <w:bCs/>
                <w:spacing w:val="-2"/>
                <w:sz w:val="20"/>
                <w:szCs w:val="20"/>
              </w:rPr>
              <w:t>A</w:t>
            </w:r>
            <w:r w:rsidRPr="00222AF4">
              <w:rPr>
                <w:rFonts w:ascii="Roboto Condensed" w:eastAsia="Calibri" w:hAnsi="Roboto Condensed" w:cs="Calibri"/>
                <w:b/>
                <w:bCs/>
                <w:spacing w:val="2"/>
                <w:sz w:val="20"/>
                <w:szCs w:val="20"/>
              </w:rPr>
              <w:t>T</w:t>
            </w:r>
            <w:r w:rsidRPr="00222AF4">
              <w:rPr>
                <w:rFonts w:ascii="Roboto Condensed" w:eastAsia="Calibri" w:hAnsi="Roboto Condensed" w:cs="Calibri"/>
                <w:b/>
                <w:bCs/>
                <w:spacing w:val="1"/>
                <w:sz w:val="20"/>
                <w:szCs w:val="20"/>
              </w:rPr>
              <w:t>I</w:t>
            </w:r>
            <w:r w:rsidRPr="00222AF4">
              <w:rPr>
                <w:rFonts w:ascii="Roboto Condensed" w:eastAsia="Calibri" w:hAnsi="Roboto Condensed" w:cs="Calibri"/>
                <w:b/>
                <w:bCs/>
                <w:spacing w:val="-3"/>
                <w:sz w:val="20"/>
                <w:szCs w:val="20"/>
              </w:rPr>
              <w:t>O</w:t>
            </w:r>
            <w:r w:rsidRPr="00222AF4">
              <w:rPr>
                <w:rFonts w:ascii="Roboto Condensed" w:eastAsia="Calibri" w:hAnsi="Roboto Condensed" w:cs="Calibri"/>
                <w:b/>
                <w:bCs/>
                <w:sz w:val="20"/>
                <w:szCs w:val="20"/>
              </w:rPr>
              <w:t>N</w:t>
            </w:r>
            <w:r w:rsidRPr="00222AF4">
              <w:rPr>
                <w:rFonts w:ascii="Roboto Condensed" w:eastAsia="Calibri" w:hAnsi="Roboto Condensed" w:cs="Calibri"/>
                <w:b/>
                <w:bCs/>
                <w:spacing w:val="2"/>
                <w:sz w:val="20"/>
                <w:szCs w:val="20"/>
              </w:rPr>
              <w:t xml:space="preserve"> </w:t>
            </w:r>
            <w:r w:rsidRPr="00222AF4">
              <w:rPr>
                <w:rFonts w:ascii="Roboto Condensed" w:eastAsia="Calibri" w:hAnsi="Roboto Condensed" w:cs="Calibri"/>
                <w:b/>
                <w:bCs/>
                <w:sz w:val="20"/>
                <w:szCs w:val="20"/>
              </w:rPr>
              <w:t>"</w:t>
            </w:r>
          </w:p>
          <w:p w14:paraId="71889C30" w14:textId="77777777" w:rsidR="00472F6E" w:rsidRPr="00222AF4" w:rsidRDefault="00472F6E" w:rsidP="0076060A">
            <w:pPr>
              <w:spacing w:after="0" w:line="240" w:lineRule="auto"/>
              <w:ind w:left="100" w:right="-20"/>
              <w:rPr>
                <w:rFonts w:ascii="Roboto Condensed" w:eastAsia="Calibri" w:hAnsi="Roboto Condensed" w:cs="Calibri"/>
                <w:sz w:val="20"/>
                <w:szCs w:val="20"/>
              </w:rPr>
            </w:pPr>
            <w:r w:rsidRPr="00222AF4">
              <w:rPr>
                <w:rFonts w:ascii="Roboto Condensed" w:eastAsia="Calibri" w:hAnsi="Roboto Condensed" w:cs="Calibri"/>
                <w:spacing w:val="1"/>
                <w:sz w:val="20"/>
                <w:szCs w:val="20"/>
              </w:rPr>
              <w:t>4</w:t>
            </w:r>
            <w:r w:rsidRPr="00222AF4">
              <w:rPr>
                <w:rFonts w:ascii="Roboto Condensed" w:eastAsia="Calibri" w:hAnsi="Roboto Condensed" w:cs="Calibri"/>
                <w:sz w:val="20"/>
                <w:szCs w:val="20"/>
              </w:rPr>
              <w:t>.1</w:t>
            </w:r>
            <w:r w:rsidRPr="00222AF4">
              <w:rPr>
                <w:rFonts w:ascii="Roboto Condensed" w:eastAsia="Calibri" w:hAnsi="Roboto Condensed" w:cs="Calibri"/>
                <w:spacing w:val="4"/>
                <w:sz w:val="20"/>
                <w:szCs w:val="20"/>
              </w:rPr>
              <w:t xml:space="preserve"> </w:t>
            </w:r>
            <w:r w:rsidRPr="00222AF4">
              <w:rPr>
                <w:rFonts w:ascii="Roboto Condensed" w:eastAsia="Calibri" w:hAnsi="Roboto Condensed" w:cs="Calibri"/>
                <w:sz w:val="20"/>
                <w:szCs w:val="20"/>
              </w:rPr>
              <w:t>Objecti</w:t>
            </w:r>
            <w:r w:rsidRPr="00222AF4">
              <w:rPr>
                <w:rFonts w:ascii="Roboto Condensed" w:eastAsia="Calibri" w:hAnsi="Roboto Condensed" w:cs="Calibri"/>
                <w:spacing w:val="-2"/>
                <w:sz w:val="20"/>
                <w:szCs w:val="20"/>
              </w:rPr>
              <w:t>f</w:t>
            </w:r>
            <w:r w:rsidRPr="00222AF4">
              <w:rPr>
                <w:rFonts w:ascii="Roboto Condensed" w:eastAsia="Calibri" w:hAnsi="Roboto Condensed" w:cs="Calibri"/>
                <w:sz w:val="20"/>
                <w:szCs w:val="20"/>
              </w:rPr>
              <w:t>s</w:t>
            </w:r>
          </w:p>
          <w:p w14:paraId="20DCD7CC" w14:textId="77777777" w:rsidR="00472F6E" w:rsidRPr="00222AF4" w:rsidRDefault="00472F6E" w:rsidP="0076060A">
            <w:pPr>
              <w:spacing w:after="0" w:line="240" w:lineRule="auto"/>
              <w:ind w:left="100" w:right="-20"/>
              <w:rPr>
                <w:rFonts w:ascii="Roboto Condensed" w:eastAsia="Calibri" w:hAnsi="Roboto Condensed" w:cs="Calibri"/>
                <w:sz w:val="20"/>
                <w:szCs w:val="20"/>
              </w:rPr>
            </w:pPr>
            <w:r w:rsidRPr="00222AF4">
              <w:rPr>
                <w:rFonts w:ascii="Roboto Condensed" w:eastAsia="Calibri" w:hAnsi="Roboto Condensed" w:cs="Calibri"/>
                <w:spacing w:val="1"/>
                <w:sz w:val="20"/>
                <w:szCs w:val="20"/>
              </w:rPr>
              <w:t>4</w:t>
            </w:r>
            <w:r w:rsidRPr="00222AF4">
              <w:rPr>
                <w:rFonts w:ascii="Roboto Condensed" w:eastAsia="Calibri" w:hAnsi="Roboto Condensed" w:cs="Calibri"/>
                <w:sz w:val="20"/>
                <w:szCs w:val="20"/>
              </w:rPr>
              <w:t>.2</w:t>
            </w:r>
            <w:r w:rsidRPr="00222AF4">
              <w:rPr>
                <w:rFonts w:ascii="Roboto Condensed" w:eastAsia="Calibri" w:hAnsi="Roboto Condensed" w:cs="Calibri"/>
                <w:spacing w:val="4"/>
                <w:sz w:val="20"/>
                <w:szCs w:val="20"/>
              </w:rPr>
              <w:t xml:space="preserve"> </w:t>
            </w:r>
            <w:r w:rsidRPr="00222AF4">
              <w:rPr>
                <w:rFonts w:ascii="Roboto Condensed" w:eastAsia="Calibri" w:hAnsi="Roboto Condensed" w:cs="Calibri"/>
                <w:spacing w:val="1"/>
                <w:sz w:val="20"/>
                <w:szCs w:val="20"/>
              </w:rPr>
              <w:t>P</w:t>
            </w:r>
            <w:r w:rsidRPr="00222AF4">
              <w:rPr>
                <w:rFonts w:ascii="Roboto Condensed" w:eastAsia="Calibri" w:hAnsi="Roboto Condensed" w:cs="Calibri"/>
                <w:spacing w:val="-3"/>
                <w:sz w:val="20"/>
                <w:szCs w:val="20"/>
              </w:rPr>
              <w:t>r</w:t>
            </w:r>
            <w:r w:rsidRPr="00222AF4">
              <w:rPr>
                <w:rFonts w:ascii="Roboto Condensed" w:eastAsia="Calibri" w:hAnsi="Roboto Condensed" w:cs="Calibri"/>
                <w:spacing w:val="1"/>
                <w:sz w:val="20"/>
                <w:szCs w:val="20"/>
              </w:rPr>
              <w:t>o</w:t>
            </w:r>
            <w:r w:rsidRPr="00222AF4">
              <w:rPr>
                <w:rFonts w:ascii="Roboto Condensed" w:eastAsia="Calibri" w:hAnsi="Roboto Condensed" w:cs="Calibri"/>
                <w:sz w:val="20"/>
                <w:szCs w:val="20"/>
              </w:rPr>
              <w:t>ce</w:t>
            </w:r>
            <w:r w:rsidRPr="00222AF4">
              <w:rPr>
                <w:rFonts w:ascii="Roboto Condensed" w:eastAsia="Calibri" w:hAnsi="Roboto Condensed" w:cs="Calibri"/>
                <w:spacing w:val="-2"/>
                <w:sz w:val="20"/>
                <w:szCs w:val="20"/>
              </w:rPr>
              <w:t>s</w:t>
            </w:r>
            <w:r w:rsidRPr="00222AF4">
              <w:rPr>
                <w:rFonts w:ascii="Roboto Condensed" w:eastAsia="Calibri" w:hAnsi="Roboto Condensed" w:cs="Calibri"/>
                <w:sz w:val="20"/>
                <w:szCs w:val="20"/>
              </w:rPr>
              <w:t xml:space="preserve">sus </w:t>
            </w:r>
            <w:r w:rsidRPr="00222AF4">
              <w:rPr>
                <w:rFonts w:ascii="Roboto Condensed" w:eastAsia="Calibri" w:hAnsi="Roboto Condensed" w:cs="Calibri"/>
                <w:spacing w:val="-1"/>
                <w:sz w:val="20"/>
                <w:szCs w:val="20"/>
              </w:rPr>
              <w:t>g</w:t>
            </w:r>
            <w:r w:rsidRPr="00222AF4">
              <w:rPr>
                <w:rFonts w:ascii="Roboto Condensed" w:eastAsia="Calibri" w:hAnsi="Roboto Condensed" w:cs="Calibri"/>
                <w:sz w:val="20"/>
                <w:szCs w:val="20"/>
              </w:rPr>
              <w:t>énéri</w:t>
            </w:r>
            <w:r w:rsidRPr="00222AF4">
              <w:rPr>
                <w:rFonts w:ascii="Roboto Condensed" w:eastAsia="Calibri" w:hAnsi="Roboto Condensed" w:cs="Calibri"/>
                <w:spacing w:val="-1"/>
                <w:sz w:val="20"/>
                <w:szCs w:val="20"/>
              </w:rPr>
              <w:t>qu</w:t>
            </w:r>
            <w:r w:rsidRPr="00222AF4">
              <w:rPr>
                <w:rFonts w:ascii="Roboto Condensed" w:eastAsia="Calibri" w:hAnsi="Roboto Condensed" w:cs="Calibri"/>
                <w:sz w:val="20"/>
                <w:szCs w:val="20"/>
              </w:rPr>
              <w:t>e</w:t>
            </w:r>
          </w:p>
          <w:p w14:paraId="534F7869" w14:textId="77777777" w:rsidR="00472F6E" w:rsidRPr="00222AF4" w:rsidRDefault="00472F6E" w:rsidP="0076060A">
            <w:pPr>
              <w:spacing w:after="0" w:line="240" w:lineRule="auto"/>
              <w:ind w:left="100" w:right="-20"/>
              <w:rPr>
                <w:rFonts w:ascii="Roboto Condensed" w:eastAsia="Calibri" w:hAnsi="Roboto Condensed" w:cs="Calibri"/>
                <w:sz w:val="20"/>
                <w:szCs w:val="20"/>
              </w:rPr>
            </w:pPr>
            <w:r w:rsidRPr="00222AF4">
              <w:rPr>
                <w:rFonts w:ascii="Roboto Condensed" w:eastAsia="Calibri" w:hAnsi="Roboto Condensed" w:cs="Calibri"/>
                <w:spacing w:val="1"/>
                <w:sz w:val="20"/>
                <w:szCs w:val="20"/>
              </w:rPr>
              <w:t>4</w:t>
            </w:r>
            <w:r w:rsidRPr="00222AF4">
              <w:rPr>
                <w:rFonts w:ascii="Roboto Condensed" w:eastAsia="Calibri" w:hAnsi="Roboto Condensed" w:cs="Calibri"/>
                <w:sz w:val="20"/>
                <w:szCs w:val="20"/>
              </w:rPr>
              <w:t>.3</w:t>
            </w:r>
            <w:r w:rsidRPr="00222AF4">
              <w:rPr>
                <w:rFonts w:ascii="Roboto Condensed" w:eastAsia="Calibri" w:hAnsi="Roboto Condensed" w:cs="Calibri"/>
                <w:spacing w:val="4"/>
                <w:sz w:val="20"/>
                <w:szCs w:val="20"/>
              </w:rPr>
              <w:t xml:space="preserve"> </w:t>
            </w:r>
            <w:r w:rsidRPr="00222AF4">
              <w:rPr>
                <w:rFonts w:ascii="Roboto Condensed" w:eastAsia="Calibri" w:hAnsi="Roboto Condensed" w:cs="Calibri"/>
                <w:sz w:val="20"/>
                <w:szCs w:val="20"/>
              </w:rPr>
              <w:t>C</w:t>
            </w:r>
            <w:r w:rsidRPr="00222AF4">
              <w:rPr>
                <w:rFonts w:ascii="Roboto Condensed" w:eastAsia="Calibri" w:hAnsi="Roboto Condensed" w:cs="Calibri"/>
                <w:spacing w:val="1"/>
                <w:sz w:val="20"/>
                <w:szCs w:val="20"/>
              </w:rPr>
              <w:t>o</w:t>
            </w:r>
            <w:r w:rsidRPr="00222AF4">
              <w:rPr>
                <w:rFonts w:ascii="Roboto Condensed" w:eastAsia="Calibri" w:hAnsi="Roboto Condensed" w:cs="Calibri"/>
                <w:spacing w:val="-1"/>
                <w:sz w:val="20"/>
                <w:szCs w:val="20"/>
              </w:rPr>
              <w:t>nd</w:t>
            </w:r>
            <w:r w:rsidRPr="00222AF4">
              <w:rPr>
                <w:rFonts w:ascii="Roboto Condensed" w:eastAsia="Calibri" w:hAnsi="Roboto Condensed" w:cs="Calibri"/>
                <w:sz w:val="20"/>
                <w:szCs w:val="20"/>
              </w:rPr>
              <w:t>it</w:t>
            </w:r>
            <w:r w:rsidRPr="00222AF4">
              <w:rPr>
                <w:rFonts w:ascii="Roboto Condensed" w:eastAsia="Calibri" w:hAnsi="Roboto Condensed" w:cs="Calibri"/>
                <w:spacing w:val="-2"/>
                <w:sz w:val="20"/>
                <w:szCs w:val="20"/>
              </w:rPr>
              <w:t>i</w:t>
            </w:r>
            <w:r w:rsidRPr="00222AF4">
              <w:rPr>
                <w:rFonts w:ascii="Roboto Condensed" w:eastAsia="Calibri" w:hAnsi="Roboto Condensed" w:cs="Calibri"/>
                <w:spacing w:val="1"/>
                <w:sz w:val="20"/>
                <w:szCs w:val="20"/>
              </w:rPr>
              <w:t>o</w:t>
            </w:r>
            <w:r w:rsidRPr="00222AF4">
              <w:rPr>
                <w:rFonts w:ascii="Roboto Condensed" w:eastAsia="Calibri" w:hAnsi="Roboto Condensed" w:cs="Calibri"/>
                <w:spacing w:val="-1"/>
                <w:sz w:val="20"/>
                <w:szCs w:val="20"/>
              </w:rPr>
              <w:t>n</w:t>
            </w:r>
            <w:r w:rsidRPr="00222AF4">
              <w:rPr>
                <w:rFonts w:ascii="Roboto Condensed" w:eastAsia="Calibri" w:hAnsi="Roboto Condensed" w:cs="Calibri"/>
                <w:sz w:val="20"/>
                <w:szCs w:val="20"/>
              </w:rPr>
              <w:t>s de</w:t>
            </w:r>
            <w:r w:rsidRPr="00222AF4">
              <w:rPr>
                <w:rFonts w:ascii="Roboto Condensed" w:eastAsia="Calibri" w:hAnsi="Roboto Condensed" w:cs="Calibri"/>
                <w:spacing w:val="-1"/>
                <w:sz w:val="20"/>
                <w:szCs w:val="20"/>
              </w:rPr>
              <w:t xml:space="preserve"> </w:t>
            </w:r>
            <w:r w:rsidRPr="00222AF4">
              <w:rPr>
                <w:rFonts w:ascii="Roboto Condensed" w:eastAsia="Calibri" w:hAnsi="Roboto Condensed" w:cs="Calibri"/>
                <w:spacing w:val="1"/>
                <w:sz w:val="20"/>
                <w:szCs w:val="20"/>
              </w:rPr>
              <w:t>v</w:t>
            </w:r>
            <w:r w:rsidRPr="00222AF4">
              <w:rPr>
                <w:rFonts w:ascii="Roboto Condensed" w:eastAsia="Calibri" w:hAnsi="Roboto Condensed" w:cs="Calibri"/>
                <w:sz w:val="20"/>
                <w:szCs w:val="20"/>
              </w:rPr>
              <w:t>al</w:t>
            </w:r>
            <w:r w:rsidRPr="00222AF4">
              <w:rPr>
                <w:rFonts w:ascii="Roboto Condensed" w:eastAsia="Calibri" w:hAnsi="Roboto Condensed" w:cs="Calibri"/>
                <w:spacing w:val="-1"/>
                <w:sz w:val="20"/>
                <w:szCs w:val="20"/>
              </w:rPr>
              <w:t>id</w:t>
            </w:r>
            <w:r w:rsidRPr="00222AF4">
              <w:rPr>
                <w:rFonts w:ascii="Roboto Condensed" w:eastAsia="Calibri" w:hAnsi="Roboto Condensed" w:cs="Calibri"/>
                <w:sz w:val="20"/>
                <w:szCs w:val="20"/>
              </w:rPr>
              <w:t>ité</w:t>
            </w:r>
          </w:p>
          <w:p w14:paraId="2ACB430A" w14:textId="77777777" w:rsidR="00472F6E" w:rsidRPr="00222AF4" w:rsidRDefault="00472F6E" w:rsidP="0076060A">
            <w:pPr>
              <w:spacing w:after="0" w:line="240" w:lineRule="auto"/>
              <w:ind w:left="100" w:right="-20"/>
              <w:rPr>
                <w:rFonts w:ascii="Roboto Condensed" w:eastAsia="Calibri" w:hAnsi="Roboto Condensed" w:cs="Calibri"/>
                <w:sz w:val="20"/>
                <w:szCs w:val="20"/>
              </w:rPr>
            </w:pPr>
            <w:r w:rsidRPr="00222AF4">
              <w:rPr>
                <w:rFonts w:ascii="Roboto Condensed" w:eastAsia="Calibri" w:hAnsi="Roboto Condensed" w:cs="Calibri"/>
                <w:spacing w:val="1"/>
                <w:position w:val="1"/>
                <w:sz w:val="20"/>
                <w:szCs w:val="20"/>
              </w:rPr>
              <w:t>4</w:t>
            </w:r>
            <w:r w:rsidRPr="00222AF4">
              <w:rPr>
                <w:rFonts w:ascii="Roboto Condensed" w:eastAsia="Calibri" w:hAnsi="Roboto Condensed" w:cs="Calibri"/>
                <w:position w:val="1"/>
                <w:sz w:val="20"/>
                <w:szCs w:val="20"/>
              </w:rPr>
              <w:t>.4</w:t>
            </w:r>
            <w:r w:rsidRPr="00222AF4">
              <w:rPr>
                <w:rFonts w:ascii="Roboto Condensed" w:eastAsia="Calibri" w:hAnsi="Roboto Condensed" w:cs="Calibri"/>
                <w:spacing w:val="4"/>
                <w:position w:val="1"/>
                <w:sz w:val="20"/>
                <w:szCs w:val="20"/>
              </w:rPr>
              <w:t xml:space="preserve"> </w:t>
            </w:r>
            <w:r w:rsidRPr="00222AF4">
              <w:rPr>
                <w:rFonts w:ascii="Roboto Condensed" w:eastAsia="Calibri" w:hAnsi="Roboto Condensed" w:cs="Calibri"/>
                <w:position w:val="1"/>
                <w:sz w:val="20"/>
                <w:szCs w:val="20"/>
              </w:rPr>
              <w:t>T</w:t>
            </w:r>
            <w:r w:rsidRPr="00222AF4">
              <w:rPr>
                <w:rFonts w:ascii="Roboto Condensed" w:eastAsia="Calibri" w:hAnsi="Roboto Condensed" w:cs="Calibri"/>
                <w:spacing w:val="1"/>
                <w:position w:val="1"/>
                <w:sz w:val="20"/>
                <w:szCs w:val="20"/>
              </w:rPr>
              <w:t>e</w:t>
            </w:r>
            <w:r w:rsidRPr="00222AF4">
              <w:rPr>
                <w:rFonts w:ascii="Roboto Condensed" w:eastAsia="Calibri" w:hAnsi="Roboto Condensed" w:cs="Calibri"/>
                <w:position w:val="1"/>
                <w:sz w:val="20"/>
                <w:szCs w:val="20"/>
              </w:rPr>
              <w:t>ch</w:t>
            </w:r>
            <w:r w:rsidRPr="00222AF4">
              <w:rPr>
                <w:rFonts w:ascii="Roboto Condensed" w:eastAsia="Calibri" w:hAnsi="Roboto Condensed" w:cs="Calibri"/>
                <w:spacing w:val="-1"/>
                <w:position w:val="1"/>
                <w:sz w:val="20"/>
                <w:szCs w:val="20"/>
              </w:rPr>
              <w:t>n</w:t>
            </w:r>
            <w:r w:rsidRPr="00222AF4">
              <w:rPr>
                <w:rFonts w:ascii="Roboto Condensed" w:eastAsia="Calibri" w:hAnsi="Roboto Condensed" w:cs="Calibri"/>
                <w:position w:val="1"/>
                <w:sz w:val="20"/>
                <w:szCs w:val="20"/>
              </w:rPr>
              <w:t>i</w:t>
            </w:r>
            <w:r w:rsidRPr="00222AF4">
              <w:rPr>
                <w:rFonts w:ascii="Roboto Condensed" w:eastAsia="Calibri" w:hAnsi="Roboto Condensed" w:cs="Calibri"/>
                <w:spacing w:val="-1"/>
                <w:position w:val="1"/>
                <w:sz w:val="20"/>
                <w:szCs w:val="20"/>
              </w:rPr>
              <w:t>qu</w:t>
            </w:r>
            <w:r w:rsidRPr="00222AF4">
              <w:rPr>
                <w:rFonts w:ascii="Roboto Condensed" w:eastAsia="Calibri" w:hAnsi="Roboto Condensed" w:cs="Calibri"/>
                <w:position w:val="1"/>
                <w:sz w:val="20"/>
                <w:szCs w:val="20"/>
              </w:rPr>
              <w:t>es</w:t>
            </w:r>
            <w:r w:rsidRPr="00222AF4">
              <w:rPr>
                <w:rFonts w:ascii="Roboto Condensed" w:eastAsia="Calibri" w:hAnsi="Roboto Condensed" w:cs="Calibri"/>
                <w:spacing w:val="-1"/>
                <w:position w:val="1"/>
                <w:sz w:val="20"/>
                <w:szCs w:val="20"/>
              </w:rPr>
              <w:t xml:space="preserve"> </w:t>
            </w:r>
            <w:r w:rsidRPr="00222AF4">
              <w:rPr>
                <w:rFonts w:ascii="Roboto Condensed" w:eastAsia="Calibri" w:hAnsi="Roboto Condensed" w:cs="Calibri"/>
                <w:position w:val="1"/>
                <w:sz w:val="20"/>
                <w:szCs w:val="20"/>
              </w:rPr>
              <w:t>(</w:t>
            </w:r>
            <w:r w:rsidRPr="00222AF4">
              <w:rPr>
                <w:rFonts w:ascii="Roboto Condensed" w:eastAsia="Calibri" w:hAnsi="Roboto Condensed" w:cs="Calibri"/>
                <w:spacing w:val="1"/>
                <w:position w:val="1"/>
                <w:sz w:val="20"/>
                <w:szCs w:val="20"/>
              </w:rPr>
              <w:t>o</w:t>
            </w:r>
            <w:r w:rsidRPr="00222AF4">
              <w:rPr>
                <w:rFonts w:ascii="Roboto Condensed" w:eastAsia="Calibri" w:hAnsi="Roboto Condensed" w:cs="Calibri"/>
                <w:spacing w:val="-1"/>
                <w:position w:val="1"/>
                <w:sz w:val="20"/>
                <w:szCs w:val="20"/>
              </w:rPr>
              <w:t>b</w:t>
            </w:r>
            <w:r w:rsidRPr="00222AF4">
              <w:rPr>
                <w:rFonts w:ascii="Roboto Condensed" w:eastAsia="Calibri" w:hAnsi="Roboto Condensed" w:cs="Calibri"/>
                <w:spacing w:val="-2"/>
                <w:position w:val="1"/>
                <w:sz w:val="20"/>
                <w:szCs w:val="20"/>
              </w:rPr>
              <w:t>s</w:t>
            </w:r>
            <w:r w:rsidRPr="00222AF4">
              <w:rPr>
                <w:rFonts w:ascii="Roboto Condensed" w:eastAsia="Calibri" w:hAnsi="Roboto Condensed" w:cs="Calibri"/>
                <w:position w:val="1"/>
                <w:sz w:val="20"/>
                <w:szCs w:val="20"/>
              </w:rPr>
              <w:t>er</w:t>
            </w:r>
            <w:r w:rsidRPr="00222AF4">
              <w:rPr>
                <w:rFonts w:ascii="Roboto Condensed" w:eastAsia="Calibri" w:hAnsi="Roboto Condensed" w:cs="Calibri"/>
                <w:spacing w:val="1"/>
                <w:position w:val="1"/>
                <w:sz w:val="20"/>
                <w:szCs w:val="20"/>
              </w:rPr>
              <w:t>v</w:t>
            </w:r>
            <w:r w:rsidRPr="00222AF4">
              <w:rPr>
                <w:rFonts w:ascii="Roboto Condensed" w:eastAsia="Calibri" w:hAnsi="Roboto Condensed" w:cs="Calibri"/>
                <w:spacing w:val="-3"/>
                <w:position w:val="1"/>
                <w:sz w:val="20"/>
                <w:szCs w:val="20"/>
              </w:rPr>
              <w:t>a</w:t>
            </w:r>
            <w:r w:rsidRPr="00222AF4">
              <w:rPr>
                <w:rFonts w:ascii="Roboto Condensed" w:eastAsia="Calibri" w:hAnsi="Roboto Condensed" w:cs="Calibri"/>
                <w:position w:val="1"/>
                <w:sz w:val="20"/>
                <w:szCs w:val="20"/>
              </w:rPr>
              <w:t>ti</w:t>
            </w:r>
            <w:r w:rsidRPr="00222AF4">
              <w:rPr>
                <w:rFonts w:ascii="Roboto Condensed" w:eastAsia="Calibri" w:hAnsi="Roboto Condensed" w:cs="Calibri"/>
                <w:spacing w:val="1"/>
                <w:position w:val="1"/>
                <w:sz w:val="20"/>
                <w:szCs w:val="20"/>
              </w:rPr>
              <w:t>o</w:t>
            </w:r>
            <w:r w:rsidRPr="00222AF4">
              <w:rPr>
                <w:rFonts w:ascii="Roboto Condensed" w:eastAsia="Calibri" w:hAnsi="Roboto Condensed" w:cs="Calibri"/>
                <w:spacing w:val="-3"/>
                <w:position w:val="1"/>
                <w:sz w:val="20"/>
                <w:szCs w:val="20"/>
              </w:rPr>
              <w:t>n</w:t>
            </w:r>
            <w:r w:rsidRPr="00222AF4">
              <w:rPr>
                <w:rFonts w:ascii="Roboto Condensed" w:eastAsia="Calibri" w:hAnsi="Roboto Condensed" w:cs="Calibri"/>
                <w:spacing w:val="1"/>
                <w:position w:val="1"/>
                <w:sz w:val="20"/>
                <w:szCs w:val="20"/>
              </w:rPr>
              <w:t>/</w:t>
            </w:r>
            <w:r w:rsidRPr="00222AF4">
              <w:rPr>
                <w:rFonts w:ascii="Roboto Condensed" w:eastAsia="Calibri" w:hAnsi="Roboto Condensed" w:cs="Calibri"/>
                <w:spacing w:val="-2"/>
                <w:position w:val="1"/>
                <w:sz w:val="20"/>
                <w:szCs w:val="20"/>
              </w:rPr>
              <w:t>j</w:t>
            </w:r>
            <w:r w:rsidRPr="00222AF4">
              <w:rPr>
                <w:rFonts w:ascii="Roboto Condensed" w:eastAsia="Calibri" w:hAnsi="Roboto Condensed" w:cs="Calibri"/>
                <w:spacing w:val="-1"/>
                <w:position w:val="1"/>
                <w:sz w:val="20"/>
                <w:szCs w:val="20"/>
              </w:rPr>
              <w:t>ug</w:t>
            </w:r>
            <w:r w:rsidRPr="00222AF4">
              <w:rPr>
                <w:rFonts w:ascii="Roboto Condensed" w:eastAsia="Calibri" w:hAnsi="Roboto Condensed" w:cs="Calibri"/>
                <w:position w:val="1"/>
                <w:sz w:val="20"/>
                <w:szCs w:val="20"/>
              </w:rPr>
              <w:t>e</w:t>
            </w:r>
            <w:r w:rsidRPr="00222AF4">
              <w:rPr>
                <w:rFonts w:ascii="Roboto Condensed" w:eastAsia="Calibri" w:hAnsi="Roboto Condensed" w:cs="Calibri"/>
                <w:spacing w:val="1"/>
                <w:position w:val="1"/>
                <w:sz w:val="20"/>
                <w:szCs w:val="20"/>
              </w:rPr>
              <w:t>m</w:t>
            </w:r>
            <w:r w:rsidRPr="00222AF4">
              <w:rPr>
                <w:rFonts w:ascii="Roboto Condensed" w:eastAsia="Calibri" w:hAnsi="Roboto Condensed" w:cs="Calibri"/>
                <w:position w:val="1"/>
                <w:sz w:val="20"/>
                <w:szCs w:val="20"/>
              </w:rPr>
              <w:t>en</w:t>
            </w:r>
            <w:r w:rsidRPr="00222AF4">
              <w:rPr>
                <w:rFonts w:ascii="Roboto Condensed" w:eastAsia="Calibri" w:hAnsi="Roboto Condensed" w:cs="Calibri"/>
                <w:spacing w:val="-2"/>
                <w:position w:val="1"/>
                <w:sz w:val="20"/>
                <w:szCs w:val="20"/>
              </w:rPr>
              <w:t>t</w:t>
            </w:r>
            <w:r w:rsidRPr="00222AF4">
              <w:rPr>
                <w:rFonts w:ascii="Roboto Condensed" w:eastAsia="Calibri" w:hAnsi="Roboto Condensed" w:cs="Calibri"/>
                <w:position w:val="1"/>
                <w:sz w:val="20"/>
                <w:szCs w:val="20"/>
              </w:rPr>
              <w:t>)</w:t>
            </w:r>
          </w:p>
          <w:p w14:paraId="52D7A9E1" w14:textId="77777777" w:rsidR="00472F6E" w:rsidRPr="00222AF4" w:rsidRDefault="00472F6E" w:rsidP="0076060A">
            <w:pPr>
              <w:spacing w:after="0" w:line="240" w:lineRule="auto"/>
              <w:ind w:left="100" w:right="-20"/>
              <w:rPr>
                <w:rFonts w:ascii="Roboto Condensed" w:eastAsia="Calibri" w:hAnsi="Roboto Condensed" w:cs="Calibri"/>
                <w:sz w:val="20"/>
                <w:szCs w:val="20"/>
              </w:rPr>
            </w:pPr>
            <w:r w:rsidRPr="00222AF4">
              <w:rPr>
                <w:rFonts w:ascii="Roboto Condensed" w:eastAsia="Calibri" w:hAnsi="Roboto Condensed" w:cs="Calibri"/>
                <w:spacing w:val="1"/>
                <w:sz w:val="20"/>
                <w:szCs w:val="20"/>
              </w:rPr>
              <w:t>4</w:t>
            </w:r>
            <w:r w:rsidRPr="00222AF4">
              <w:rPr>
                <w:rFonts w:ascii="Roboto Condensed" w:eastAsia="Calibri" w:hAnsi="Roboto Condensed" w:cs="Calibri"/>
                <w:sz w:val="20"/>
                <w:szCs w:val="20"/>
              </w:rPr>
              <w:t>.5</w:t>
            </w:r>
            <w:r w:rsidRPr="00222AF4">
              <w:rPr>
                <w:rFonts w:ascii="Roboto Condensed" w:eastAsia="Calibri" w:hAnsi="Roboto Condensed" w:cs="Calibri"/>
                <w:spacing w:val="4"/>
                <w:sz w:val="20"/>
                <w:szCs w:val="20"/>
              </w:rPr>
              <w:t xml:space="preserve"> </w:t>
            </w:r>
            <w:r w:rsidRPr="00222AF4">
              <w:rPr>
                <w:rFonts w:ascii="Roboto Condensed" w:eastAsia="Calibri" w:hAnsi="Roboto Condensed" w:cs="Calibri"/>
                <w:sz w:val="20"/>
                <w:szCs w:val="20"/>
              </w:rPr>
              <w:t>S</w:t>
            </w:r>
            <w:r w:rsidRPr="00222AF4">
              <w:rPr>
                <w:rFonts w:ascii="Roboto Condensed" w:eastAsia="Calibri" w:hAnsi="Roboto Condensed" w:cs="Calibri"/>
                <w:spacing w:val="-1"/>
                <w:sz w:val="20"/>
                <w:szCs w:val="20"/>
              </w:rPr>
              <w:t>upp</w:t>
            </w:r>
            <w:r w:rsidRPr="00222AF4">
              <w:rPr>
                <w:rFonts w:ascii="Roboto Condensed" w:eastAsia="Calibri" w:hAnsi="Roboto Condensed" w:cs="Calibri"/>
                <w:spacing w:val="1"/>
                <w:sz w:val="20"/>
                <w:szCs w:val="20"/>
              </w:rPr>
              <w:t>o</w:t>
            </w:r>
            <w:r w:rsidRPr="00222AF4">
              <w:rPr>
                <w:rFonts w:ascii="Roboto Condensed" w:eastAsia="Calibri" w:hAnsi="Roboto Condensed" w:cs="Calibri"/>
                <w:sz w:val="20"/>
                <w:szCs w:val="20"/>
              </w:rPr>
              <w:t>rts</w:t>
            </w:r>
            <w:r w:rsidRPr="00222AF4">
              <w:rPr>
                <w:rFonts w:ascii="Roboto Condensed" w:eastAsia="Calibri" w:hAnsi="Roboto Condensed" w:cs="Calibri"/>
                <w:spacing w:val="-2"/>
                <w:sz w:val="20"/>
                <w:szCs w:val="20"/>
              </w:rPr>
              <w:t xml:space="preserve"> </w:t>
            </w:r>
            <w:r w:rsidRPr="00222AF4">
              <w:rPr>
                <w:rFonts w:ascii="Roboto Condensed" w:eastAsia="Calibri" w:hAnsi="Roboto Condensed" w:cs="Calibri"/>
                <w:spacing w:val="1"/>
                <w:sz w:val="20"/>
                <w:szCs w:val="20"/>
              </w:rPr>
              <w:t>m</w:t>
            </w:r>
            <w:r w:rsidRPr="00222AF4">
              <w:rPr>
                <w:rFonts w:ascii="Roboto Condensed" w:eastAsia="Calibri" w:hAnsi="Roboto Condensed" w:cs="Calibri"/>
                <w:spacing w:val="-2"/>
                <w:sz w:val="20"/>
                <w:szCs w:val="20"/>
              </w:rPr>
              <w:t>é</w:t>
            </w:r>
            <w:r w:rsidRPr="00222AF4">
              <w:rPr>
                <w:rFonts w:ascii="Roboto Condensed" w:eastAsia="Calibri" w:hAnsi="Roboto Condensed" w:cs="Calibri"/>
                <w:sz w:val="20"/>
                <w:szCs w:val="20"/>
              </w:rPr>
              <w:t>th</w:t>
            </w:r>
            <w:r w:rsidRPr="00222AF4">
              <w:rPr>
                <w:rFonts w:ascii="Roboto Condensed" w:eastAsia="Calibri" w:hAnsi="Roboto Condensed" w:cs="Calibri"/>
                <w:spacing w:val="1"/>
                <w:sz w:val="20"/>
                <w:szCs w:val="20"/>
              </w:rPr>
              <w:t>o</w:t>
            </w:r>
            <w:r w:rsidRPr="00222AF4">
              <w:rPr>
                <w:rFonts w:ascii="Roboto Condensed" w:eastAsia="Calibri" w:hAnsi="Roboto Condensed" w:cs="Calibri"/>
                <w:spacing w:val="-3"/>
                <w:sz w:val="20"/>
                <w:szCs w:val="20"/>
              </w:rPr>
              <w:t>d</w:t>
            </w:r>
            <w:r w:rsidRPr="00222AF4">
              <w:rPr>
                <w:rFonts w:ascii="Roboto Condensed" w:eastAsia="Calibri" w:hAnsi="Roboto Condensed" w:cs="Calibri"/>
                <w:spacing w:val="1"/>
                <w:sz w:val="20"/>
                <w:szCs w:val="20"/>
              </w:rPr>
              <w:t>o</w:t>
            </w:r>
            <w:r w:rsidRPr="00222AF4">
              <w:rPr>
                <w:rFonts w:ascii="Roboto Condensed" w:eastAsia="Calibri" w:hAnsi="Roboto Condensed" w:cs="Calibri"/>
                <w:sz w:val="20"/>
                <w:szCs w:val="20"/>
              </w:rPr>
              <w:t>l</w:t>
            </w:r>
            <w:r w:rsidRPr="00222AF4">
              <w:rPr>
                <w:rFonts w:ascii="Roboto Condensed" w:eastAsia="Calibri" w:hAnsi="Roboto Condensed" w:cs="Calibri"/>
                <w:spacing w:val="1"/>
                <w:sz w:val="20"/>
                <w:szCs w:val="20"/>
              </w:rPr>
              <w:t>o</w:t>
            </w:r>
            <w:r w:rsidRPr="00222AF4">
              <w:rPr>
                <w:rFonts w:ascii="Roboto Condensed" w:eastAsia="Calibri" w:hAnsi="Roboto Condensed" w:cs="Calibri"/>
                <w:spacing w:val="-1"/>
                <w:sz w:val="20"/>
                <w:szCs w:val="20"/>
              </w:rPr>
              <w:t>g</w:t>
            </w:r>
            <w:r w:rsidRPr="00222AF4">
              <w:rPr>
                <w:rFonts w:ascii="Roboto Condensed" w:eastAsia="Calibri" w:hAnsi="Roboto Condensed" w:cs="Calibri"/>
                <w:sz w:val="20"/>
                <w:szCs w:val="20"/>
              </w:rPr>
              <w:t>i</w:t>
            </w:r>
            <w:r w:rsidRPr="00222AF4">
              <w:rPr>
                <w:rFonts w:ascii="Roboto Condensed" w:eastAsia="Calibri" w:hAnsi="Roboto Condensed" w:cs="Calibri"/>
                <w:spacing w:val="-1"/>
                <w:sz w:val="20"/>
                <w:szCs w:val="20"/>
              </w:rPr>
              <w:t>qu</w:t>
            </w:r>
            <w:r w:rsidRPr="00222AF4">
              <w:rPr>
                <w:rFonts w:ascii="Roboto Condensed" w:eastAsia="Calibri" w:hAnsi="Roboto Condensed" w:cs="Calibri"/>
                <w:spacing w:val="-2"/>
                <w:sz w:val="20"/>
                <w:szCs w:val="20"/>
              </w:rPr>
              <w:t>e</w:t>
            </w:r>
            <w:r w:rsidRPr="00222AF4">
              <w:rPr>
                <w:rFonts w:ascii="Roboto Condensed" w:eastAsia="Calibri" w:hAnsi="Roboto Condensed" w:cs="Calibri"/>
                <w:sz w:val="20"/>
                <w:szCs w:val="20"/>
              </w:rPr>
              <w:t xml:space="preserve">s </w:t>
            </w:r>
            <w:r w:rsidRPr="00222AF4">
              <w:rPr>
                <w:rFonts w:ascii="Roboto Condensed" w:eastAsia="Calibri" w:hAnsi="Roboto Condensed" w:cs="Calibri"/>
                <w:spacing w:val="1"/>
                <w:sz w:val="20"/>
                <w:szCs w:val="20"/>
              </w:rPr>
              <w:t>(</w:t>
            </w:r>
            <w:r w:rsidRPr="00222AF4">
              <w:rPr>
                <w:rFonts w:ascii="Roboto Condensed" w:eastAsia="Calibri" w:hAnsi="Roboto Condensed" w:cs="Calibri"/>
                <w:sz w:val="20"/>
                <w:szCs w:val="20"/>
              </w:rPr>
              <w:t>réfé</w:t>
            </w:r>
            <w:r w:rsidRPr="00222AF4">
              <w:rPr>
                <w:rFonts w:ascii="Roboto Condensed" w:eastAsia="Calibri" w:hAnsi="Roboto Condensed" w:cs="Calibri"/>
                <w:spacing w:val="-2"/>
                <w:sz w:val="20"/>
                <w:szCs w:val="20"/>
              </w:rPr>
              <w:t>r</w:t>
            </w:r>
            <w:r w:rsidRPr="00222AF4">
              <w:rPr>
                <w:rFonts w:ascii="Roboto Condensed" w:eastAsia="Calibri" w:hAnsi="Roboto Condensed" w:cs="Calibri"/>
                <w:sz w:val="20"/>
                <w:szCs w:val="20"/>
              </w:rPr>
              <w:t>entiel</w:t>
            </w:r>
            <w:r w:rsidRPr="00222AF4">
              <w:rPr>
                <w:rFonts w:ascii="Roboto Condensed" w:eastAsia="Calibri" w:hAnsi="Roboto Condensed" w:cs="Calibri"/>
                <w:spacing w:val="-2"/>
                <w:sz w:val="20"/>
                <w:szCs w:val="20"/>
              </w:rPr>
              <w:t xml:space="preserve"> </w:t>
            </w:r>
            <w:r w:rsidRPr="00222AF4">
              <w:rPr>
                <w:rFonts w:ascii="Roboto Condensed" w:eastAsia="Calibri" w:hAnsi="Roboto Condensed" w:cs="Calibri"/>
                <w:sz w:val="20"/>
                <w:szCs w:val="20"/>
              </w:rPr>
              <w:t>d’a</w:t>
            </w:r>
            <w:r w:rsidRPr="00222AF4">
              <w:rPr>
                <w:rFonts w:ascii="Roboto Condensed" w:eastAsia="Calibri" w:hAnsi="Roboto Condensed" w:cs="Calibri"/>
                <w:spacing w:val="-1"/>
                <w:sz w:val="20"/>
                <w:szCs w:val="20"/>
              </w:rPr>
              <w:t>p</w:t>
            </w:r>
            <w:r w:rsidRPr="00222AF4">
              <w:rPr>
                <w:rFonts w:ascii="Roboto Condensed" w:eastAsia="Calibri" w:hAnsi="Roboto Condensed" w:cs="Calibri"/>
                <w:sz w:val="20"/>
                <w:szCs w:val="20"/>
              </w:rPr>
              <w:t>titu</w:t>
            </w:r>
            <w:r w:rsidRPr="00222AF4">
              <w:rPr>
                <w:rFonts w:ascii="Roboto Condensed" w:eastAsia="Calibri" w:hAnsi="Roboto Condensed" w:cs="Calibri"/>
                <w:spacing w:val="-1"/>
                <w:sz w:val="20"/>
                <w:szCs w:val="20"/>
              </w:rPr>
              <w:t>d</w:t>
            </w:r>
            <w:r w:rsidRPr="00222AF4">
              <w:rPr>
                <w:rFonts w:ascii="Roboto Condensed" w:eastAsia="Calibri" w:hAnsi="Roboto Condensed" w:cs="Calibri"/>
                <w:sz w:val="20"/>
                <w:szCs w:val="20"/>
              </w:rPr>
              <w:t>es</w:t>
            </w:r>
            <w:r w:rsidRPr="00222AF4">
              <w:rPr>
                <w:rFonts w:ascii="Roboto Condensed" w:eastAsia="Calibri" w:hAnsi="Roboto Condensed" w:cs="Calibri"/>
                <w:spacing w:val="2"/>
                <w:sz w:val="20"/>
                <w:szCs w:val="20"/>
              </w:rPr>
              <w:t>.</w:t>
            </w:r>
            <w:r w:rsidRPr="00222AF4">
              <w:rPr>
                <w:rFonts w:ascii="Roboto Condensed" w:eastAsia="Calibri" w:hAnsi="Roboto Condensed" w:cs="Calibri"/>
                <w:spacing w:val="-1"/>
                <w:sz w:val="20"/>
                <w:szCs w:val="20"/>
              </w:rPr>
              <w:t>.</w:t>
            </w:r>
            <w:r w:rsidRPr="00222AF4">
              <w:rPr>
                <w:rFonts w:ascii="Roboto Condensed" w:eastAsia="Calibri" w:hAnsi="Roboto Condensed" w:cs="Calibri"/>
                <w:sz w:val="20"/>
                <w:szCs w:val="20"/>
              </w:rPr>
              <w:t>.)</w:t>
            </w:r>
          </w:p>
        </w:tc>
      </w:tr>
      <w:tr w:rsidR="00472F6E" w:rsidRPr="00222AF4" w14:paraId="3CBA3155" w14:textId="77777777" w:rsidTr="003A33F7">
        <w:trPr>
          <w:trHeight w:hRule="exact" w:val="1125"/>
        </w:trPr>
        <w:tc>
          <w:tcPr>
            <w:tcW w:w="2518" w:type="dxa"/>
            <w:gridSpan w:val="2"/>
            <w:shd w:val="clear" w:color="auto" w:fill="282D46"/>
            <w:vAlign w:val="center"/>
          </w:tcPr>
          <w:p w14:paraId="3D8A0A80" w14:textId="77777777" w:rsidR="00472F6E" w:rsidRPr="00FC3B33" w:rsidRDefault="00472F6E" w:rsidP="0076060A">
            <w:pPr>
              <w:spacing w:after="0" w:line="240" w:lineRule="auto"/>
              <w:ind w:left="97" w:right="-20"/>
              <w:rPr>
                <w:rFonts w:ascii="Roboto Condensed" w:eastAsia="Calibri" w:hAnsi="Roboto Condensed" w:cs="Calibri"/>
                <w:b/>
                <w:color w:val="FFFFFF" w:themeColor="background1"/>
              </w:rPr>
            </w:pPr>
            <w:r w:rsidRPr="00FC3B33">
              <w:rPr>
                <w:rFonts w:ascii="Roboto Condensed" w:eastAsia="Calibri" w:hAnsi="Roboto Condensed" w:cs="Calibri"/>
                <w:b/>
                <w:bCs/>
                <w:color w:val="FFFFFF" w:themeColor="background1"/>
                <w:spacing w:val="-1"/>
                <w:position w:val="1"/>
              </w:rPr>
              <w:t>Moda</w:t>
            </w:r>
            <w:r w:rsidRPr="00FC3B33">
              <w:rPr>
                <w:rFonts w:ascii="Roboto Condensed" w:eastAsia="Calibri" w:hAnsi="Roboto Condensed" w:cs="Calibri"/>
                <w:b/>
                <w:bCs/>
                <w:color w:val="FFFFFF" w:themeColor="background1"/>
                <w:spacing w:val="1"/>
                <w:position w:val="1"/>
              </w:rPr>
              <w:t>li</w:t>
            </w:r>
            <w:r w:rsidRPr="00FC3B33">
              <w:rPr>
                <w:rFonts w:ascii="Roboto Condensed" w:eastAsia="Calibri" w:hAnsi="Roboto Condensed" w:cs="Calibri"/>
                <w:b/>
                <w:bCs/>
                <w:color w:val="FFFFFF" w:themeColor="background1"/>
                <w:position w:val="1"/>
              </w:rPr>
              <w:t xml:space="preserve">tés </w:t>
            </w:r>
            <w:r w:rsidRPr="00FC3B33">
              <w:rPr>
                <w:rFonts w:ascii="Roboto Condensed" w:eastAsia="Calibri" w:hAnsi="Roboto Condensed" w:cs="Calibri"/>
                <w:b/>
                <w:bCs/>
                <w:color w:val="FFFFFF" w:themeColor="background1"/>
                <w:spacing w:val="-1"/>
              </w:rPr>
              <w:t>d</w:t>
            </w:r>
            <w:r w:rsidRPr="00FC3B33">
              <w:rPr>
                <w:rFonts w:ascii="Roboto Condensed" w:eastAsia="Calibri" w:hAnsi="Roboto Condensed" w:cs="Calibri"/>
                <w:b/>
                <w:bCs/>
                <w:color w:val="FFFFFF" w:themeColor="background1"/>
              </w:rPr>
              <w:t>’e</w:t>
            </w:r>
            <w:r w:rsidRPr="00FC3B33">
              <w:rPr>
                <w:rFonts w:ascii="Roboto Condensed" w:eastAsia="Calibri" w:hAnsi="Roboto Condensed" w:cs="Calibri"/>
                <w:b/>
                <w:bCs/>
                <w:color w:val="FFFFFF" w:themeColor="background1"/>
                <w:spacing w:val="-1"/>
              </w:rPr>
              <w:t>n</w:t>
            </w:r>
            <w:r w:rsidRPr="00FC3B33">
              <w:rPr>
                <w:rFonts w:ascii="Roboto Condensed" w:eastAsia="Calibri" w:hAnsi="Roboto Condensed" w:cs="Calibri"/>
                <w:b/>
                <w:bCs/>
                <w:color w:val="FFFFFF" w:themeColor="background1"/>
              </w:rPr>
              <w:t>s</w:t>
            </w:r>
            <w:r w:rsidRPr="00FC3B33">
              <w:rPr>
                <w:rFonts w:ascii="Roboto Condensed" w:eastAsia="Calibri" w:hAnsi="Roboto Condensed" w:cs="Calibri"/>
                <w:b/>
                <w:bCs/>
                <w:color w:val="FFFFFF" w:themeColor="background1"/>
                <w:spacing w:val="-1"/>
              </w:rPr>
              <w:t>e</w:t>
            </w:r>
            <w:r w:rsidRPr="00FC3B33">
              <w:rPr>
                <w:rFonts w:ascii="Roboto Condensed" w:eastAsia="Calibri" w:hAnsi="Roboto Condensed" w:cs="Calibri"/>
                <w:b/>
                <w:bCs/>
                <w:color w:val="FFFFFF" w:themeColor="background1"/>
                <w:spacing w:val="1"/>
              </w:rPr>
              <w:t>ig</w:t>
            </w:r>
            <w:r w:rsidRPr="00FC3B33">
              <w:rPr>
                <w:rFonts w:ascii="Roboto Condensed" w:eastAsia="Calibri" w:hAnsi="Roboto Condensed" w:cs="Calibri"/>
                <w:b/>
                <w:bCs/>
                <w:color w:val="FFFFFF" w:themeColor="background1"/>
                <w:spacing w:val="-1"/>
              </w:rPr>
              <w:t>ne</w:t>
            </w:r>
            <w:r w:rsidRPr="00FC3B33">
              <w:rPr>
                <w:rFonts w:ascii="Roboto Condensed" w:eastAsia="Calibri" w:hAnsi="Roboto Condensed" w:cs="Calibri"/>
                <w:b/>
                <w:bCs/>
                <w:color w:val="FFFFFF" w:themeColor="background1"/>
              </w:rPr>
              <w:t>me</w:t>
            </w:r>
            <w:r w:rsidRPr="00FC3B33">
              <w:rPr>
                <w:rFonts w:ascii="Roboto Condensed" w:eastAsia="Calibri" w:hAnsi="Roboto Condensed" w:cs="Calibri"/>
                <w:b/>
                <w:bCs/>
                <w:color w:val="FFFFFF" w:themeColor="background1"/>
                <w:spacing w:val="-1"/>
              </w:rPr>
              <w:t>n</w:t>
            </w:r>
            <w:r w:rsidRPr="00FC3B33">
              <w:rPr>
                <w:rFonts w:ascii="Roboto Condensed" w:eastAsia="Calibri" w:hAnsi="Roboto Condensed" w:cs="Calibri"/>
                <w:b/>
                <w:bCs/>
                <w:color w:val="FFFFFF" w:themeColor="background1"/>
              </w:rPr>
              <w:t>t</w:t>
            </w:r>
          </w:p>
        </w:tc>
        <w:tc>
          <w:tcPr>
            <w:tcW w:w="7230" w:type="dxa"/>
            <w:gridSpan w:val="3"/>
            <w:shd w:val="clear" w:color="auto" w:fill="F1E5F7"/>
            <w:vAlign w:val="center"/>
          </w:tcPr>
          <w:p w14:paraId="73C1A41E" w14:textId="77777777" w:rsidR="00472F6E" w:rsidRPr="00222AF4" w:rsidRDefault="00472F6E" w:rsidP="0076060A">
            <w:pPr>
              <w:spacing w:after="0" w:line="240" w:lineRule="auto"/>
              <w:ind w:left="100" w:right="-20"/>
              <w:rPr>
                <w:rFonts w:ascii="Roboto Condensed" w:eastAsia="Calibri" w:hAnsi="Roboto Condensed" w:cs="Calibri"/>
                <w:sz w:val="20"/>
                <w:szCs w:val="20"/>
              </w:rPr>
            </w:pPr>
            <w:r w:rsidRPr="00222AF4">
              <w:rPr>
                <w:rFonts w:ascii="Roboto Condensed" w:eastAsia="Calibri" w:hAnsi="Roboto Condensed" w:cs="Calibri"/>
                <w:position w:val="1"/>
                <w:sz w:val="20"/>
                <w:szCs w:val="20"/>
              </w:rPr>
              <w:t>CM</w:t>
            </w:r>
            <w:r w:rsidRPr="00222AF4">
              <w:rPr>
                <w:rFonts w:ascii="Roboto Condensed" w:eastAsia="Calibri" w:hAnsi="Roboto Condensed" w:cs="Calibri"/>
                <w:spacing w:val="-1"/>
                <w:position w:val="1"/>
                <w:sz w:val="20"/>
                <w:szCs w:val="20"/>
              </w:rPr>
              <w:t>/</w:t>
            </w:r>
            <w:r w:rsidRPr="00222AF4">
              <w:rPr>
                <w:rFonts w:ascii="Roboto Condensed" w:eastAsia="Calibri" w:hAnsi="Roboto Condensed" w:cs="Calibri"/>
                <w:position w:val="1"/>
                <w:sz w:val="20"/>
                <w:szCs w:val="20"/>
              </w:rPr>
              <w:t>TD</w:t>
            </w:r>
            <w:r w:rsidRPr="00222AF4">
              <w:rPr>
                <w:rFonts w:ascii="Roboto Condensed" w:eastAsia="Calibri" w:hAnsi="Roboto Condensed" w:cs="Calibri"/>
                <w:spacing w:val="-1"/>
                <w:position w:val="1"/>
                <w:sz w:val="20"/>
                <w:szCs w:val="20"/>
              </w:rPr>
              <w:t xml:space="preserve"> </w:t>
            </w:r>
            <w:r w:rsidRPr="00222AF4">
              <w:rPr>
                <w:rFonts w:ascii="Roboto Condensed" w:eastAsia="Calibri" w:hAnsi="Roboto Condensed" w:cs="Calibri"/>
                <w:position w:val="1"/>
                <w:sz w:val="20"/>
                <w:szCs w:val="20"/>
              </w:rPr>
              <w:t>p</w:t>
            </w:r>
            <w:r w:rsidRPr="00222AF4">
              <w:rPr>
                <w:rFonts w:ascii="Roboto Condensed" w:eastAsia="Calibri" w:hAnsi="Roboto Condensed" w:cs="Calibri"/>
                <w:spacing w:val="1"/>
                <w:position w:val="1"/>
                <w:sz w:val="20"/>
                <w:szCs w:val="20"/>
              </w:rPr>
              <w:t>o</w:t>
            </w:r>
            <w:r w:rsidRPr="00222AF4">
              <w:rPr>
                <w:rFonts w:ascii="Roboto Condensed" w:eastAsia="Calibri" w:hAnsi="Roboto Condensed" w:cs="Calibri"/>
                <w:spacing w:val="-1"/>
                <w:position w:val="1"/>
                <w:sz w:val="20"/>
                <w:szCs w:val="20"/>
              </w:rPr>
              <w:t>u</w:t>
            </w:r>
            <w:r w:rsidRPr="00222AF4">
              <w:rPr>
                <w:rFonts w:ascii="Roboto Condensed" w:eastAsia="Calibri" w:hAnsi="Roboto Condensed" w:cs="Calibri"/>
                <w:position w:val="1"/>
                <w:sz w:val="20"/>
                <w:szCs w:val="20"/>
              </w:rPr>
              <w:t xml:space="preserve">r </w:t>
            </w:r>
            <w:r w:rsidRPr="00222AF4">
              <w:rPr>
                <w:rFonts w:ascii="Roboto Condensed" w:eastAsia="Calibri" w:hAnsi="Roboto Condensed" w:cs="Calibri"/>
                <w:spacing w:val="-3"/>
                <w:position w:val="1"/>
                <w:sz w:val="20"/>
                <w:szCs w:val="20"/>
              </w:rPr>
              <w:t>l</w:t>
            </w:r>
            <w:r w:rsidRPr="00222AF4">
              <w:rPr>
                <w:rFonts w:ascii="Roboto Condensed" w:eastAsia="Calibri" w:hAnsi="Roboto Condensed" w:cs="Calibri"/>
                <w:position w:val="1"/>
                <w:sz w:val="20"/>
                <w:szCs w:val="20"/>
              </w:rPr>
              <w:t>es</w:t>
            </w:r>
            <w:r w:rsidRPr="00222AF4">
              <w:rPr>
                <w:rFonts w:ascii="Roboto Condensed" w:eastAsia="Calibri" w:hAnsi="Roboto Condensed" w:cs="Calibri"/>
                <w:spacing w:val="1"/>
                <w:position w:val="1"/>
                <w:sz w:val="20"/>
                <w:szCs w:val="20"/>
              </w:rPr>
              <w:t xml:space="preserve"> </w:t>
            </w:r>
            <w:r w:rsidRPr="00222AF4">
              <w:rPr>
                <w:rFonts w:ascii="Roboto Condensed" w:eastAsia="Calibri" w:hAnsi="Roboto Condensed" w:cs="Calibri"/>
                <w:position w:val="1"/>
                <w:sz w:val="20"/>
                <w:szCs w:val="20"/>
              </w:rPr>
              <w:t>a</w:t>
            </w:r>
            <w:r w:rsidRPr="00222AF4">
              <w:rPr>
                <w:rFonts w:ascii="Roboto Condensed" w:eastAsia="Calibri" w:hAnsi="Roboto Condensed" w:cs="Calibri"/>
                <w:spacing w:val="-1"/>
                <w:position w:val="1"/>
                <w:sz w:val="20"/>
                <w:szCs w:val="20"/>
              </w:rPr>
              <w:t>pp</w:t>
            </w:r>
            <w:r w:rsidRPr="00222AF4">
              <w:rPr>
                <w:rFonts w:ascii="Roboto Condensed" w:eastAsia="Calibri" w:hAnsi="Roboto Condensed" w:cs="Calibri"/>
                <w:spacing w:val="1"/>
                <w:position w:val="1"/>
                <w:sz w:val="20"/>
                <w:szCs w:val="20"/>
              </w:rPr>
              <w:t>o</w:t>
            </w:r>
            <w:r w:rsidRPr="00222AF4">
              <w:rPr>
                <w:rFonts w:ascii="Roboto Condensed" w:eastAsia="Calibri" w:hAnsi="Roboto Condensed" w:cs="Calibri"/>
                <w:spacing w:val="-3"/>
                <w:position w:val="1"/>
                <w:sz w:val="20"/>
                <w:szCs w:val="20"/>
              </w:rPr>
              <w:t>r</w:t>
            </w:r>
            <w:r w:rsidRPr="00222AF4">
              <w:rPr>
                <w:rFonts w:ascii="Roboto Condensed" w:eastAsia="Calibri" w:hAnsi="Roboto Condensed" w:cs="Calibri"/>
                <w:position w:val="1"/>
                <w:sz w:val="20"/>
                <w:szCs w:val="20"/>
              </w:rPr>
              <w:t>ts</w:t>
            </w:r>
            <w:r w:rsidRPr="00222AF4">
              <w:rPr>
                <w:rFonts w:ascii="Roboto Condensed" w:eastAsia="Calibri" w:hAnsi="Roboto Condensed" w:cs="Calibri"/>
                <w:spacing w:val="1"/>
                <w:position w:val="1"/>
                <w:sz w:val="20"/>
                <w:szCs w:val="20"/>
              </w:rPr>
              <w:t xml:space="preserve"> </w:t>
            </w:r>
            <w:r w:rsidRPr="00222AF4">
              <w:rPr>
                <w:rFonts w:ascii="Roboto Condensed" w:eastAsia="Calibri" w:hAnsi="Roboto Condensed" w:cs="Calibri"/>
                <w:spacing w:val="-2"/>
                <w:position w:val="1"/>
                <w:sz w:val="20"/>
                <w:szCs w:val="20"/>
              </w:rPr>
              <w:t>c</w:t>
            </w:r>
            <w:r w:rsidRPr="00222AF4">
              <w:rPr>
                <w:rFonts w:ascii="Roboto Condensed" w:eastAsia="Calibri" w:hAnsi="Roboto Condensed" w:cs="Calibri"/>
                <w:spacing w:val="-1"/>
                <w:position w:val="1"/>
                <w:sz w:val="20"/>
                <w:szCs w:val="20"/>
              </w:rPr>
              <w:t>on</w:t>
            </w:r>
            <w:r w:rsidRPr="00222AF4">
              <w:rPr>
                <w:rFonts w:ascii="Roboto Condensed" w:eastAsia="Calibri" w:hAnsi="Roboto Condensed" w:cs="Calibri"/>
                <w:position w:val="1"/>
                <w:sz w:val="20"/>
                <w:szCs w:val="20"/>
              </w:rPr>
              <w:t>ceptuels</w:t>
            </w:r>
            <w:r w:rsidRPr="00222AF4">
              <w:rPr>
                <w:rFonts w:ascii="Roboto Condensed" w:eastAsia="Calibri" w:hAnsi="Roboto Condensed" w:cs="Calibri"/>
                <w:spacing w:val="-2"/>
                <w:position w:val="1"/>
                <w:sz w:val="20"/>
                <w:szCs w:val="20"/>
              </w:rPr>
              <w:t xml:space="preserve"> </w:t>
            </w:r>
            <w:r w:rsidRPr="00222AF4">
              <w:rPr>
                <w:rFonts w:ascii="Roboto Condensed" w:eastAsia="Calibri" w:hAnsi="Roboto Condensed" w:cs="Calibri"/>
                <w:position w:val="1"/>
                <w:sz w:val="20"/>
                <w:szCs w:val="20"/>
              </w:rPr>
              <w:t>et</w:t>
            </w:r>
            <w:r w:rsidRPr="00222AF4">
              <w:rPr>
                <w:rFonts w:ascii="Roboto Condensed" w:eastAsia="Calibri" w:hAnsi="Roboto Condensed" w:cs="Calibri"/>
                <w:spacing w:val="-1"/>
                <w:position w:val="1"/>
                <w:sz w:val="20"/>
                <w:szCs w:val="20"/>
              </w:rPr>
              <w:t xml:space="preserve"> </w:t>
            </w:r>
            <w:r w:rsidRPr="00222AF4">
              <w:rPr>
                <w:rFonts w:ascii="Roboto Condensed" w:eastAsia="Calibri" w:hAnsi="Roboto Condensed" w:cs="Calibri"/>
                <w:spacing w:val="1"/>
                <w:position w:val="1"/>
                <w:sz w:val="20"/>
                <w:szCs w:val="20"/>
              </w:rPr>
              <w:t>m</w:t>
            </w:r>
            <w:r w:rsidRPr="00222AF4">
              <w:rPr>
                <w:rFonts w:ascii="Roboto Condensed" w:eastAsia="Calibri" w:hAnsi="Roboto Condensed" w:cs="Calibri"/>
                <w:spacing w:val="-2"/>
                <w:position w:val="1"/>
                <w:sz w:val="20"/>
                <w:szCs w:val="20"/>
              </w:rPr>
              <w:t>é</w:t>
            </w:r>
            <w:r w:rsidRPr="00222AF4">
              <w:rPr>
                <w:rFonts w:ascii="Roboto Condensed" w:eastAsia="Calibri" w:hAnsi="Roboto Condensed" w:cs="Calibri"/>
                <w:position w:val="1"/>
                <w:sz w:val="20"/>
                <w:szCs w:val="20"/>
              </w:rPr>
              <w:t>th</w:t>
            </w:r>
            <w:r w:rsidRPr="00222AF4">
              <w:rPr>
                <w:rFonts w:ascii="Roboto Condensed" w:eastAsia="Calibri" w:hAnsi="Roboto Condensed" w:cs="Calibri"/>
                <w:spacing w:val="1"/>
                <w:position w:val="1"/>
                <w:sz w:val="20"/>
                <w:szCs w:val="20"/>
              </w:rPr>
              <w:t>o</w:t>
            </w:r>
            <w:r w:rsidRPr="00222AF4">
              <w:rPr>
                <w:rFonts w:ascii="Roboto Condensed" w:eastAsia="Calibri" w:hAnsi="Roboto Condensed" w:cs="Calibri"/>
                <w:spacing w:val="-3"/>
                <w:position w:val="1"/>
                <w:sz w:val="20"/>
                <w:szCs w:val="20"/>
              </w:rPr>
              <w:t>d</w:t>
            </w:r>
            <w:r w:rsidRPr="00222AF4">
              <w:rPr>
                <w:rFonts w:ascii="Roboto Condensed" w:eastAsia="Calibri" w:hAnsi="Roboto Condensed" w:cs="Calibri"/>
                <w:spacing w:val="1"/>
                <w:position w:val="1"/>
                <w:sz w:val="20"/>
                <w:szCs w:val="20"/>
              </w:rPr>
              <w:t>o</w:t>
            </w:r>
            <w:r w:rsidRPr="00222AF4">
              <w:rPr>
                <w:rFonts w:ascii="Roboto Condensed" w:eastAsia="Calibri" w:hAnsi="Roboto Condensed" w:cs="Calibri"/>
                <w:position w:val="1"/>
                <w:sz w:val="20"/>
                <w:szCs w:val="20"/>
              </w:rPr>
              <w:t>l</w:t>
            </w:r>
            <w:r w:rsidRPr="00222AF4">
              <w:rPr>
                <w:rFonts w:ascii="Roboto Condensed" w:eastAsia="Calibri" w:hAnsi="Roboto Condensed" w:cs="Calibri"/>
                <w:spacing w:val="1"/>
                <w:position w:val="1"/>
                <w:sz w:val="20"/>
                <w:szCs w:val="20"/>
              </w:rPr>
              <w:t>o</w:t>
            </w:r>
            <w:r w:rsidRPr="00222AF4">
              <w:rPr>
                <w:rFonts w:ascii="Roboto Condensed" w:eastAsia="Calibri" w:hAnsi="Roboto Condensed" w:cs="Calibri"/>
                <w:spacing w:val="-1"/>
                <w:position w:val="1"/>
                <w:sz w:val="20"/>
                <w:szCs w:val="20"/>
              </w:rPr>
              <w:t>g</w:t>
            </w:r>
            <w:r w:rsidRPr="00222AF4">
              <w:rPr>
                <w:rFonts w:ascii="Roboto Condensed" w:eastAsia="Calibri" w:hAnsi="Roboto Condensed" w:cs="Calibri"/>
                <w:position w:val="1"/>
                <w:sz w:val="20"/>
                <w:szCs w:val="20"/>
              </w:rPr>
              <w:t>i</w:t>
            </w:r>
            <w:r w:rsidRPr="00222AF4">
              <w:rPr>
                <w:rFonts w:ascii="Roboto Condensed" w:eastAsia="Calibri" w:hAnsi="Roboto Condensed" w:cs="Calibri"/>
                <w:spacing w:val="-4"/>
                <w:position w:val="1"/>
                <w:sz w:val="20"/>
                <w:szCs w:val="20"/>
              </w:rPr>
              <w:t>q</w:t>
            </w:r>
            <w:r w:rsidRPr="00222AF4">
              <w:rPr>
                <w:rFonts w:ascii="Roboto Condensed" w:eastAsia="Calibri" w:hAnsi="Roboto Condensed" w:cs="Calibri"/>
                <w:spacing w:val="-1"/>
                <w:position w:val="1"/>
                <w:sz w:val="20"/>
                <w:szCs w:val="20"/>
              </w:rPr>
              <w:t>u</w:t>
            </w:r>
            <w:r w:rsidRPr="00222AF4">
              <w:rPr>
                <w:rFonts w:ascii="Roboto Condensed" w:eastAsia="Calibri" w:hAnsi="Roboto Condensed" w:cs="Calibri"/>
                <w:position w:val="1"/>
                <w:sz w:val="20"/>
                <w:szCs w:val="20"/>
              </w:rPr>
              <w:t>es.</w:t>
            </w:r>
          </w:p>
          <w:p w14:paraId="66C20802" w14:textId="77777777" w:rsidR="00472F6E" w:rsidRPr="00222AF4" w:rsidRDefault="00472F6E" w:rsidP="0076060A">
            <w:pPr>
              <w:spacing w:after="0" w:line="240" w:lineRule="auto"/>
              <w:ind w:left="100" w:right="734"/>
              <w:rPr>
                <w:rFonts w:ascii="Roboto Condensed" w:eastAsia="Calibri" w:hAnsi="Roboto Condensed" w:cs="Calibri"/>
                <w:sz w:val="20"/>
                <w:szCs w:val="20"/>
              </w:rPr>
            </w:pPr>
            <w:r w:rsidRPr="00222AF4">
              <w:rPr>
                <w:rFonts w:ascii="Roboto Condensed" w:eastAsia="Calibri" w:hAnsi="Roboto Condensed" w:cs="Calibri"/>
                <w:sz w:val="20"/>
                <w:szCs w:val="20"/>
              </w:rPr>
              <w:t>Sessi</w:t>
            </w:r>
            <w:r w:rsidRPr="00222AF4">
              <w:rPr>
                <w:rFonts w:ascii="Roboto Condensed" w:eastAsia="Calibri" w:hAnsi="Roboto Condensed" w:cs="Calibri"/>
                <w:spacing w:val="1"/>
                <w:sz w:val="20"/>
                <w:szCs w:val="20"/>
              </w:rPr>
              <w:t>o</w:t>
            </w:r>
            <w:r w:rsidRPr="00222AF4">
              <w:rPr>
                <w:rFonts w:ascii="Roboto Condensed" w:eastAsia="Calibri" w:hAnsi="Roboto Condensed" w:cs="Calibri"/>
                <w:sz w:val="20"/>
                <w:szCs w:val="20"/>
              </w:rPr>
              <w:t>n</w:t>
            </w:r>
            <w:r w:rsidRPr="00222AF4">
              <w:rPr>
                <w:rFonts w:ascii="Roboto Condensed" w:eastAsia="Calibri" w:hAnsi="Roboto Condensed" w:cs="Calibri"/>
                <w:spacing w:val="-1"/>
                <w:sz w:val="20"/>
                <w:szCs w:val="20"/>
              </w:rPr>
              <w:t xml:space="preserve"> </w:t>
            </w:r>
            <w:r w:rsidRPr="00222AF4">
              <w:rPr>
                <w:rFonts w:ascii="Roboto Condensed" w:eastAsia="Calibri" w:hAnsi="Roboto Condensed" w:cs="Calibri"/>
                <w:spacing w:val="-3"/>
                <w:sz w:val="20"/>
                <w:szCs w:val="20"/>
              </w:rPr>
              <w:t>A</w:t>
            </w:r>
            <w:r w:rsidRPr="00222AF4">
              <w:rPr>
                <w:rFonts w:ascii="Roboto Condensed" w:eastAsia="Calibri" w:hAnsi="Roboto Condensed" w:cs="Calibri"/>
                <w:spacing w:val="1"/>
                <w:sz w:val="20"/>
                <w:szCs w:val="20"/>
              </w:rPr>
              <w:t>P</w:t>
            </w:r>
            <w:r w:rsidRPr="00222AF4">
              <w:rPr>
                <w:rFonts w:ascii="Roboto Condensed" w:eastAsia="Calibri" w:hAnsi="Roboto Condensed" w:cs="Calibri"/>
                <w:sz w:val="20"/>
                <w:szCs w:val="20"/>
              </w:rPr>
              <w:t xml:space="preserve">S </w:t>
            </w:r>
            <w:r w:rsidRPr="00222AF4">
              <w:rPr>
                <w:rFonts w:ascii="Roboto Condensed" w:eastAsia="Calibri" w:hAnsi="Roboto Condensed" w:cs="Calibri"/>
                <w:spacing w:val="-2"/>
                <w:sz w:val="20"/>
                <w:szCs w:val="20"/>
              </w:rPr>
              <w:t>(</w:t>
            </w:r>
            <w:r w:rsidRPr="00222AF4">
              <w:rPr>
                <w:rFonts w:ascii="Roboto Condensed" w:eastAsia="Calibri" w:hAnsi="Roboto Condensed" w:cs="Calibri"/>
                <w:sz w:val="20"/>
                <w:szCs w:val="20"/>
              </w:rPr>
              <w:t>T</w:t>
            </w:r>
            <w:r w:rsidRPr="00222AF4">
              <w:rPr>
                <w:rFonts w:ascii="Roboto Condensed" w:eastAsia="Calibri" w:hAnsi="Roboto Condensed" w:cs="Calibri"/>
                <w:spacing w:val="1"/>
                <w:sz w:val="20"/>
                <w:szCs w:val="20"/>
              </w:rPr>
              <w:t>P</w:t>
            </w:r>
            <w:r w:rsidRPr="00222AF4">
              <w:rPr>
                <w:rFonts w:ascii="Roboto Condensed" w:eastAsia="Calibri" w:hAnsi="Roboto Condensed" w:cs="Calibri"/>
                <w:sz w:val="20"/>
                <w:szCs w:val="20"/>
              </w:rPr>
              <w:t>)</w:t>
            </w:r>
            <w:r w:rsidRPr="00222AF4">
              <w:rPr>
                <w:rFonts w:ascii="Roboto Condensed" w:eastAsia="Calibri" w:hAnsi="Roboto Condensed" w:cs="Calibri"/>
                <w:spacing w:val="-1"/>
                <w:sz w:val="20"/>
                <w:szCs w:val="20"/>
              </w:rPr>
              <w:t xml:space="preserve"> </w:t>
            </w:r>
            <w:r w:rsidRPr="00222AF4">
              <w:rPr>
                <w:rFonts w:ascii="Roboto Condensed" w:eastAsia="Calibri" w:hAnsi="Roboto Condensed" w:cs="Calibri"/>
                <w:sz w:val="20"/>
                <w:szCs w:val="20"/>
              </w:rPr>
              <w:t>:</w:t>
            </w:r>
            <w:r w:rsidRPr="00222AF4">
              <w:rPr>
                <w:rFonts w:ascii="Roboto Condensed" w:eastAsia="Calibri" w:hAnsi="Roboto Condensed" w:cs="Calibri"/>
                <w:spacing w:val="-1"/>
                <w:sz w:val="20"/>
                <w:szCs w:val="20"/>
              </w:rPr>
              <w:t xml:space="preserve"> </w:t>
            </w:r>
            <w:r w:rsidRPr="00222AF4">
              <w:rPr>
                <w:rFonts w:ascii="Roboto Condensed" w:eastAsia="Calibri" w:hAnsi="Roboto Condensed" w:cs="Calibri"/>
                <w:spacing w:val="1"/>
                <w:sz w:val="20"/>
                <w:szCs w:val="20"/>
              </w:rPr>
              <w:t>m</w:t>
            </w:r>
            <w:r w:rsidRPr="00222AF4">
              <w:rPr>
                <w:rFonts w:ascii="Roboto Condensed" w:eastAsia="Calibri" w:hAnsi="Roboto Condensed" w:cs="Calibri"/>
                <w:sz w:val="20"/>
                <w:szCs w:val="20"/>
              </w:rPr>
              <w:t>i</w:t>
            </w:r>
            <w:r w:rsidRPr="00222AF4">
              <w:rPr>
                <w:rFonts w:ascii="Roboto Condensed" w:eastAsia="Calibri" w:hAnsi="Roboto Condensed" w:cs="Calibri"/>
                <w:spacing w:val="-3"/>
                <w:sz w:val="20"/>
                <w:szCs w:val="20"/>
              </w:rPr>
              <w:t>s</w:t>
            </w:r>
            <w:r w:rsidRPr="00222AF4">
              <w:rPr>
                <w:rFonts w:ascii="Roboto Condensed" w:eastAsia="Calibri" w:hAnsi="Roboto Condensed" w:cs="Calibri"/>
                <w:sz w:val="20"/>
                <w:szCs w:val="20"/>
              </w:rPr>
              <w:t>e</w:t>
            </w:r>
            <w:r w:rsidRPr="00222AF4">
              <w:rPr>
                <w:rFonts w:ascii="Roboto Condensed" w:eastAsia="Calibri" w:hAnsi="Roboto Condensed" w:cs="Calibri"/>
                <w:spacing w:val="1"/>
                <w:sz w:val="20"/>
                <w:szCs w:val="20"/>
              </w:rPr>
              <w:t xml:space="preserve"> </w:t>
            </w:r>
            <w:r w:rsidRPr="00222AF4">
              <w:rPr>
                <w:rFonts w:ascii="Roboto Condensed" w:eastAsia="Calibri" w:hAnsi="Roboto Condensed" w:cs="Calibri"/>
                <w:sz w:val="20"/>
                <w:szCs w:val="20"/>
              </w:rPr>
              <w:t>en</w:t>
            </w:r>
            <w:r w:rsidRPr="00222AF4">
              <w:rPr>
                <w:rFonts w:ascii="Roboto Condensed" w:eastAsia="Calibri" w:hAnsi="Roboto Condensed" w:cs="Calibri"/>
                <w:spacing w:val="-2"/>
                <w:sz w:val="20"/>
                <w:szCs w:val="20"/>
              </w:rPr>
              <w:t xml:space="preserve"> </w:t>
            </w:r>
            <w:r w:rsidRPr="00222AF4">
              <w:rPr>
                <w:rFonts w:ascii="Roboto Condensed" w:eastAsia="Calibri" w:hAnsi="Roboto Condensed" w:cs="Calibri"/>
                <w:sz w:val="20"/>
                <w:szCs w:val="20"/>
              </w:rPr>
              <w:t>œ</w:t>
            </w:r>
            <w:r w:rsidRPr="00222AF4">
              <w:rPr>
                <w:rFonts w:ascii="Roboto Condensed" w:eastAsia="Calibri" w:hAnsi="Roboto Condensed" w:cs="Calibri"/>
                <w:spacing w:val="-1"/>
                <w:sz w:val="20"/>
                <w:szCs w:val="20"/>
              </w:rPr>
              <w:t>u</w:t>
            </w:r>
            <w:r w:rsidRPr="00222AF4">
              <w:rPr>
                <w:rFonts w:ascii="Roboto Condensed" w:eastAsia="Calibri" w:hAnsi="Roboto Condensed" w:cs="Calibri"/>
                <w:spacing w:val="1"/>
                <w:sz w:val="20"/>
                <w:szCs w:val="20"/>
              </w:rPr>
              <w:t>v</w:t>
            </w:r>
            <w:r w:rsidRPr="00222AF4">
              <w:rPr>
                <w:rFonts w:ascii="Roboto Condensed" w:eastAsia="Calibri" w:hAnsi="Roboto Condensed" w:cs="Calibri"/>
                <w:sz w:val="20"/>
                <w:szCs w:val="20"/>
              </w:rPr>
              <w:t>re</w:t>
            </w:r>
            <w:r w:rsidRPr="00222AF4">
              <w:rPr>
                <w:rFonts w:ascii="Roboto Condensed" w:eastAsia="Calibri" w:hAnsi="Roboto Condensed" w:cs="Calibri"/>
                <w:spacing w:val="1"/>
                <w:sz w:val="20"/>
                <w:szCs w:val="20"/>
              </w:rPr>
              <w:t xml:space="preserve"> </w:t>
            </w:r>
            <w:r w:rsidRPr="00222AF4">
              <w:rPr>
                <w:rFonts w:ascii="Roboto Condensed" w:eastAsia="Calibri" w:hAnsi="Roboto Condensed" w:cs="Calibri"/>
                <w:spacing w:val="-1"/>
                <w:sz w:val="20"/>
                <w:szCs w:val="20"/>
              </w:rPr>
              <w:t>d</w:t>
            </w:r>
            <w:r w:rsidRPr="00222AF4">
              <w:rPr>
                <w:rFonts w:ascii="Roboto Condensed" w:eastAsia="Calibri" w:hAnsi="Roboto Condensed" w:cs="Calibri"/>
                <w:sz w:val="20"/>
                <w:szCs w:val="20"/>
              </w:rPr>
              <w:t>e</w:t>
            </w:r>
            <w:r w:rsidRPr="00222AF4">
              <w:rPr>
                <w:rFonts w:ascii="Roboto Condensed" w:eastAsia="Calibri" w:hAnsi="Roboto Condensed" w:cs="Calibri"/>
                <w:spacing w:val="-2"/>
                <w:sz w:val="20"/>
                <w:szCs w:val="20"/>
              </w:rPr>
              <w:t xml:space="preserve"> </w:t>
            </w:r>
            <w:r w:rsidRPr="00222AF4">
              <w:rPr>
                <w:rFonts w:ascii="Roboto Condensed" w:eastAsia="Calibri" w:hAnsi="Roboto Condensed" w:cs="Calibri"/>
                <w:sz w:val="20"/>
                <w:szCs w:val="20"/>
              </w:rPr>
              <w:t>la</w:t>
            </w:r>
            <w:r w:rsidRPr="00222AF4">
              <w:rPr>
                <w:rFonts w:ascii="Roboto Condensed" w:eastAsia="Calibri" w:hAnsi="Roboto Condensed" w:cs="Calibri"/>
                <w:spacing w:val="-2"/>
                <w:sz w:val="20"/>
                <w:szCs w:val="20"/>
              </w:rPr>
              <w:t xml:space="preserve"> </w:t>
            </w:r>
            <w:r w:rsidRPr="00222AF4">
              <w:rPr>
                <w:rFonts w:ascii="Roboto Condensed" w:eastAsia="Calibri" w:hAnsi="Roboto Condensed" w:cs="Calibri"/>
                <w:spacing w:val="1"/>
                <w:sz w:val="20"/>
                <w:szCs w:val="20"/>
              </w:rPr>
              <w:t>m</w:t>
            </w:r>
            <w:r w:rsidRPr="00222AF4">
              <w:rPr>
                <w:rFonts w:ascii="Roboto Condensed" w:eastAsia="Calibri" w:hAnsi="Roboto Condensed" w:cs="Calibri"/>
                <w:spacing w:val="-2"/>
                <w:sz w:val="20"/>
                <w:szCs w:val="20"/>
              </w:rPr>
              <w:t>é</w:t>
            </w:r>
            <w:r w:rsidRPr="00222AF4">
              <w:rPr>
                <w:rFonts w:ascii="Roboto Condensed" w:eastAsia="Calibri" w:hAnsi="Roboto Condensed" w:cs="Calibri"/>
                <w:sz w:val="20"/>
                <w:szCs w:val="20"/>
              </w:rPr>
              <w:t>th</w:t>
            </w:r>
            <w:r w:rsidRPr="00222AF4">
              <w:rPr>
                <w:rFonts w:ascii="Roboto Condensed" w:eastAsia="Calibri" w:hAnsi="Roboto Condensed" w:cs="Calibri"/>
                <w:spacing w:val="1"/>
                <w:sz w:val="20"/>
                <w:szCs w:val="20"/>
              </w:rPr>
              <w:t>o</w:t>
            </w:r>
            <w:r w:rsidRPr="00222AF4">
              <w:rPr>
                <w:rFonts w:ascii="Roboto Condensed" w:eastAsia="Calibri" w:hAnsi="Roboto Condensed" w:cs="Calibri"/>
                <w:spacing w:val="-1"/>
                <w:sz w:val="20"/>
                <w:szCs w:val="20"/>
              </w:rPr>
              <w:t>d</w:t>
            </w:r>
            <w:r w:rsidRPr="00222AF4">
              <w:rPr>
                <w:rFonts w:ascii="Roboto Condensed" w:eastAsia="Calibri" w:hAnsi="Roboto Condensed" w:cs="Calibri"/>
                <w:sz w:val="20"/>
                <w:szCs w:val="20"/>
              </w:rPr>
              <w:t>e</w:t>
            </w:r>
            <w:r w:rsidRPr="00222AF4">
              <w:rPr>
                <w:rFonts w:ascii="Roboto Condensed" w:eastAsia="Calibri" w:hAnsi="Roboto Condensed" w:cs="Calibri"/>
                <w:spacing w:val="-2"/>
                <w:sz w:val="20"/>
                <w:szCs w:val="20"/>
              </w:rPr>
              <w:t xml:space="preserve"> </w:t>
            </w:r>
            <w:r w:rsidRPr="00222AF4">
              <w:rPr>
                <w:rFonts w:ascii="Roboto Condensed" w:eastAsia="Calibri" w:hAnsi="Roboto Condensed" w:cs="Calibri"/>
                <w:sz w:val="20"/>
                <w:szCs w:val="20"/>
              </w:rPr>
              <w:t>da</w:t>
            </w:r>
            <w:r w:rsidRPr="00222AF4">
              <w:rPr>
                <w:rFonts w:ascii="Roboto Condensed" w:eastAsia="Calibri" w:hAnsi="Roboto Condensed" w:cs="Calibri"/>
                <w:spacing w:val="-1"/>
                <w:sz w:val="20"/>
                <w:szCs w:val="20"/>
              </w:rPr>
              <w:t>n</w:t>
            </w:r>
            <w:r w:rsidRPr="00222AF4">
              <w:rPr>
                <w:rFonts w:ascii="Roboto Condensed" w:eastAsia="Calibri" w:hAnsi="Roboto Condensed" w:cs="Calibri"/>
                <w:sz w:val="20"/>
                <w:szCs w:val="20"/>
              </w:rPr>
              <w:t>s</w:t>
            </w:r>
            <w:r w:rsidRPr="00222AF4">
              <w:rPr>
                <w:rFonts w:ascii="Roboto Condensed" w:eastAsia="Calibri" w:hAnsi="Roboto Condensed" w:cs="Calibri"/>
                <w:spacing w:val="-2"/>
                <w:sz w:val="20"/>
                <w:szCs w:val="20"/>
              </w:rPr>
              <w:t xml:space="preserve"> </w:t>
            </w:r>
            <w:r w:rsidRPr="00222AF4">
              <w:rPr>
                <w:rFonts w:ascii="Roboto Condensed" w:eastAsia="Calibri" w:hAnsi="Roboto Condensed" w:cs="Calibri"/>
                <w:sz w:val="20"/>
                <w:szCs w:val="20"/>
              </w:rPr>
              <w:t>les d</w:t>
            </w:r>
            <w:r w:rsidRPr="00222AF4">
              <w:rPr>
                <w:rFonts w:ascii="Roboto Condensed" w:eastAsia="Calibri" w:hAnsi="Roboto Condensed" w:cs="Calibri"/>
                <w:spacing w:val="1"/>
                <w:sz w:val="20"/>
                <w:szCs w:val="20"/>
              </w:rPr>
              <w:t>o</w:t>
            </w:r>
            <w:r w:rsidRPr="00222AF4">
              <w:rPr>
                <w:rFonts w:ascii="Roboto Condensed" w:eastAsia="Calibri" w:hAnsi="Roboto Condensed" w:cs="Calibri"/>
                <w:spacing w:val="-1"/>
                <w:sz w:val="20"/>
                <w:szCs w:val="20"/>
              </w:rPr>
              <w:t>ub</w:t>
            </w:r>
            <w:r w:rsidRPr="00222AF4">
              <w:rPr>
                <w:rFonts w:ascii="Roboto Condensed" w:eastAsia="Calibri" w:hAnsi="Roboto Condensed" w:cs="Calibri"/>
                <w:sz w:val="20"/>
                <w:szCs w:val="20"/>
              </w:rPr>
              <w:t>les</w:t>
            </w:r>
            <w:r w:rsidRPr="00222AF4">
              <w:rPr>
                <w:rFonts w:ascii="Roboto Condensed" w:eastAsia="Calibri" w:hAnsi="Roboto Condensed" w:cs="Calibri"/>
                <w:spacing w:val="-2"/>
                <w:sz w:val="20"/>
                <w:szCs w:val="20"/>
              </w:rPr>
              <w:t xml:space="preserve"> </w:t>
            </w:r>
            <w:r w:rsidRPr="00222AF4">
              <w:rPr>
                <w:rFonts w:ascii="Roboto Condensed" w:eastAsia="Calibri" w:hAnsi="Roboto Condensed" w:cs="Calibri"/>
                <w:sz w:val="20"/>
                <w:szCs w:val="20"/>
              </w:rPr>
              <w:t>r</w:t>
            </w:r>
            <w:r w:rsidRPr="00222AF4">
              <w:rPr>
                <w:rFonts w:ascii="Roboto Condensed" w:eastAsia="Calibri" w:hAnsi="Roboto Condensed" w:cs="Calibri"/>
                <w:spacing w:val="1"/>
                <w:sz w:val="20"/>
                <w:szCs w:val="20"/>
              </w:rPr>
              <w:t>ô</w:t>
            </w:r>
            <w:r w:rsidRPr="00222AF4">
              <w:rPr>
                <w:rFonts w:ascii="Roboto Condensed" w:eastAsia="Calibri" w:hAnsi="Roboto Condensed" w:cs="Calibri"/>
                <w:spacing w:val="-3"/>
                <w:sz w:val="20"/>
                <w:szCs w:val="20"/>
              </w:rPr>
              <w:t>l</w:t>
            </w:r>
            <w:r w:rsidRPr="00222AF4">
              <w:rPr>
                <w:rFonts w:ascii="Roboto Condensed" w:eastAsia="Calibri" w:hAnsi="Roboto Condensed" w:cs="Calibri"/>
                <w:sz w:val="20"/>
                <w:szCs w:val="20"/>
              </w:rPr>
              <w:t xml:space="preserve">es </w:t>
            </w:r>
            <w:r w:rsidRPr="00222AF4">
              <w:rPr>
                <w:rFonts w:ascii="Roboto Condensed" w:eastAsia="Calibri" w:hAnsi="Roboto Condensed" w:cs="Calibri"/>
                <w:spacing w:val="-1"/>
                <w:sz w:val="20"/>
                <w:szCs w:val="20"/>
              </w:rPr>
              <w:t>d</w:t>
            </w:r>
            <w:r w:rsidRPr="00222AF4">
              <w:rPr>
                <w:rFonts w:ascii="Roboto Condensed" w:eastAsia="Calibri" w:hAnsi="Roboto Condensed" w:cs="Calibri"/>
                <w:sz w:val="20"/>
                <w:szCs w:val="20"/>
              </w:rPr>
              <w:t>’é</w:t>
            </w:r>
            <w:r w:rsidRPr="00222AF4">
              <w:rPr>
                <w:rFonts w:ascii="Roboto Condensed" w:eastAsia="Calibri" w:hAnsi="Roboto Condensed" w:cs="Calibri"/>
                <w:spacing w:val="1"/>
                <w:sz w:val="20"/>
                <w:szCs w:val="20"/>
              </w:rPr>
              <w:t>v</w:t>
            </w:r>
            <w:r w:rsidRPr="00222AF4">
              <w:rPr>
                <w:rFonts w:ascii="Roboto Condensed" w:eastAsia="Calibri" w:hAnsi="Roboto Condensed" w:cs="Calibri"/>
                <w:sz w:val="20"/>
                <w:szCs w:val="20"/>
              </w:rPr>
              <w:t>al</w:t>
            </w:r>
            <w:r w:rsidRPr="00222AF4">
              <w:rPr>
                <w:rFonts w:ascii="Roboto Condensed" w:eastAsia="Calibri" w:hAnsi="Roboto Condensed" w:cs="Calibri"/>
                <w:spacing w:val="-1"/>
                <w:sz w:val="20"/>
                <w:szCs w:val="20"/>
              </w:rPr>
              <w:t>u</w:t>
            </w:r>
            <w:r w:rsidRPr="00222AF4">
              <w:rPr>
                <w:rFonts w:ascii="Roboto Condensed" w:eastAsia="Calibri" w:hAnsi="Roboto Condensed" w:cs="Calibri"/>
                <w:sz w:val="20"/>
                <w:szCs w:val="20"/>
              </w:rPr>
              <w:t>a</w:t>
            </w:r>
            <w:r w:rsidRPr="00222AF4">
              <w:rPr>
                <w:rFonts w:ascii="Roboto Condensed" w:eastAsia="Calibri" w:hAnsi="Roboto Condensed" w:cs="Calibri"/>
                <w:spacing w:val="-2"/>
                <w:sz w:val="20"/>
                <w:szCs w:val="20"/>
              </w:rPr>
              <w:t>t</w:t>
            </w:r>
            <w:r w:rsidRPr="00222AF4">
              <w:rPr>
                <w:rFonts w:ascii="Roboto Condensed" w:eastAsia="Calibri" w:hAnsi="Roboto Condensed" w:cs="Calibri"/>
                <w:sz w:val="20"/>
                <w:szCs w:val="20"/>
              </w:rPr>
              <w:t>eur et</w:t>
            </w:r>
            <w:r w:rsidRPr="00222AF4">
              <w:rPr>
                <w:rFonts w:ascii="Roboto Condensed" w:eastAsia="Calibri" w:hAnsi="Roboto Condensed" w:cs="Calibri"/>
                <w:spacing w:val="-1"/>
                <w:sz w:val="20"/>
                <w:szCs w:val="20"/>
              </w:rPr>
              <w:t xml:space="preserve"> </w:t>
            </w:r>
            <w:r w:rsidRPr="00222AF4">
              <w:rPr>
                <w:rFonts w:ascii="Roboto Condensed" w:eastAsia="Calibri" w:hAnsi="Roboto Condensed" w:cs="Calibri"/>
                <w:sz w:val="20"/>
                <w:szCs w:val="20"/>
              </w:rPr>
              <w:t>d’</w:t>
            </w:r>
            <w:r w:rsidRPr="00222AF4">
              <w:rPr>
                <w:rFonts w:ascii="Roboto Condensed" w:eastAsia="Calibri" w:hAnsi="Roboto Condensed" w:cs="Calibri"/>
                <w:spacing w:val="-2"/>
                <w:sz w:val="20"/>
                <w:szCs w:val="20"/>
              </w:rPr>
              <w:t>é</w:t>
            </w:r>
            <w:r w:rsidRPr="00222AF4">
              <w:rPr>
                <w:rFonts w:ascii="Roboto Condensed" w:eastAsia="Calibri" w:hAnsi="Roboto Condensed" w:cs="Calibri"/>
                <w:spacing w:val="1"/>
                <w:sz w:val="20"/>
                <w:szCs w:val="20"/>
              </w:rPr>
              <w:t>v</w:t>
            </w:r>
            <w:r w:rsidRPr="00222AF4">
              <w:rPr>
                <w:rFonts w:ascii="Roboto Condensed" w:eastAsia="Calibri" w:hAnsi="Roboto Condensed" w:cs="Calibri"/>
                <w:sz w:val="20"/>
                <w:szCs w:val="20"/>
              </w:rPr>
              <w:t>al</w:t>
            </w:r>
            <w:r w:rsidRPr="00222AF4">
              <w:rPr>
                <w:rFonts w:ascii="Roboto Condensed" w:eastAsia="Calibri" w:hAnsi="Roboto Condensed" w:cs="Calibri"/>
                <w:spacing w:val="-1"/>
                <w:sz w:val="20"/>
                <w:szCs w:val="20"/>
              </w:rPr>
              <w:t>u</w:t>
            </w:r>
            <w:r w:rsidRPr="00222AF4">
              <w:rPr>
                <w:rFonts w:ascii="Roboto Condensed" w:eastAsia="Calibri" w:hAnsi="Roboto Condensed" w:cs="Calibri"/>
                <w:sz w:val="20"/>
                <w:szCs w:val="20"/>
              </w:rPr>
              <w:t>é.</w:t>
            </w:r>
          </w:p>
        </w:tc>
      </w:tr>
      <w:tr w:rsidR="00472F6E" w:rsidRPr="00222AF4" w14:paraId="29052A84" w14:textId="77777777" w:rsidTr="003A33F7">
        <w:trPr>
          <w:trHeight w:hRule="exact" w:val="826"/>
        </w:trPr>
        <w:tc>
          <w:tcPr>
            <w:tcW w:w="2518" w:type="dxa"/>
            <w:gridSpan w:val="2"/>
            <w:shd w:val="clear" w:color="auto" w:fill="282D46"/>
            <w:vAlign w:val="center"/>
          </w:tcPr>
          <w:p w14:paraId="4E036657" w14:textId="77777777" w:rsidR="00472F6E" w:rsidRPr="00FC3B33" w:rsidRDefault="00472F6E" w:rsidP="0076060A">
            <w:pPr>
              <w:spacing w:after="0" w:line="240" w:lineRule="auto"/>
              <w:ind w:left="97" w:right="-20"/>
              <w:rPr>
                <w:rFonts w:ascii="Roboto Condensed" w:eastAsia="Calibri" w:hAnsi="Roboto Condensed" w:cs="Calibri"/>
                <w:b/>
                <w:color w:val="FFFFFF" w:themeColor="background1"/>
              </w:rPr>
            </w:pPr>
            <w:r w:rsidRPr="00FC3B33">
              <w:rPr>
                <w:rFonts w:ascii="Roboto Condensed" w:eastAsia="Calibri" w:hAnsi="Roboto Condensed" w:cs="Calibri"/>
                <w:b/>
                <w:bCs/>
                <w:color w:val="FFFFFF" w:themeColor="background1"/>
                <w:spacing w:val="-1"/>
                <w:position w:val="1"/>
              </w:rPr>
              <w:t>Moda</w:t>
            </w:r>
            <w:r w:rsidRPr="00FC3B33">
              <w:rPr>
                <w:rFonts w:ascii="Roboto Condensed" w:eastAsia="Calibri" w:hAnsi="Roboto Condensed" w:cs="Calibri"/>
                <w:b/>
                <w:bCs/>
                <w:color w:val="FFFFFF" w:themeColor="background1"/>
                <w:spacing w:val="1"/>
                <w:position w:val="1"/>
              </w:rPr>
              <w:t>li</w:t>
            </w:r>
            <w:r w:rsidRPr="00FC3B33">
              <w:rPr>
                <w:rFonts w:ascii="Roboto Condensed" w:eastAsia="Calibri" w:hAnsi="Roboto Condensed" w:cs="Calibri"/>
                <w:b/>
                <w:bCs/>
                <w:color w:val="FFFFFF" w:themeColor="background1"/>
                <w:position w:val="1"/>
              </w:rPr>
              <w:t>tés</w:t>
            </w:r>
            <w:r w:rsidRPr="00FC3B33">
              <w:rPr>
                <w:rFonts w:ascii="Roboto Condensed" w:eastAsia="Calibri" w:hAnsi="Roboto Condensed" w:cs="Calibri"/>
                <w:b/>
                <w:bCs/>
                <w:color w:val="FFFFFF" w:themeColor="background1"/>
                <w:spacing w:val="1"/>
                <w:position w:val="1"/>
              </w:rPr>
              <w:t xml:space="preserve"> </w:t>
            </w:r>
            <w:r w:rsidRPr="00FC3B33">
              <w:rPr>
                <w:rFonts w:ascii="Roboto Condensed" w:eastAsia="Calibri" w:hAnsi="Roboto Condensed" w:cs="Calibri"/>
                <w:b/>
                <w:bCs/>
                <w:color w:val="FFFFFF" w:themeColor="background1"/>
                <w:spacing w:val="-1"/>
                <w:position w:val="1"/>
              </w:rPr>
              <w:t>d</w:t>
            </w:r>
            <w:r w:rsidRPr="00FC3B33">
              <w:rPr>
                <w:rFonts w:ascii="Roboto Condensed" w:eastAsia="Calibri" w:hAnsi="Roboto Condensed" w:cs="Calibri"/>
                <w:b/>
                <w:bCs/>
                <w:color w:val="FFFFFF" w:themeColor="background1"/>
                <w:position w:val="1"/>
              </w:rPr>
              <w:t>’</w:t>
            </w:r>
            <w:r w:rsidRPr="00FC3B33">
              <w:rPr>
                <w:rFonts w:ascii="Roboto Condensed" w:eastAsia="Calibri" w:hAnsi="Roboto Condensed" w:cs="Calibri"/>
                <w:b/>
                <w:bCs/>
                <w:color w:val="FFFFFF" w:themeColor="background1"/>
                <w:spacing w:val="-2"/>
                <w:position w:val="1"/>
              </w:rPr>
              <w:t>é</w:t>
            </w:r>
            <w:r w:rsidRPr="00FC3B33">
              <w:rPr>
                <w:rFonts w:ascii="Roboto Condensed" w:eastAsia="Calibri" w:hAnsi="Roboto Condensed" w:cs="Calibri"/>
                <w:b/>
                <w:bCs/>
                <w:color w:val="FFFFFF" w:themeColor="background1"/>
                <w:spacing w:val="1"/>
                <w:position w:val="1"/>
              </w:rPr>
              <w:t>v</w:t>
            </w:r>
            <w:r w:rsidRPr="00FC3B33">
              <w:rPr>
                <w:rFonts w:ascii="Roboto Condensed" w:eastAsia="Calibri" w:hAnsi="Roboto Condensed" w:cs="Calibri"/>
                <w:b/>
                <w:bCs/>
                <w:color w:val="FFFFFF" w:themeColor="background1"/>
                <w:spacing w:val="-1"/>
                <w:position w:val="1"/>
              </w:rPr>
              <w:t>a</w:t>
            </w:r>
            <w:r w:rsidRPr="00FC3B33">
              <w:rPr>
                <w:rFonts w:ascii="Roboto Condensed" w:eastAsia="Calibri" w:hAnsi="Roboto Condensed" w:cs="Calibri"/>
                <w:b/>
                <w:bCs/>
                <w:color w:val="FFFFFF" w:themeColor="background1"/>
                <w:spacing w:val="1"/>
                <w:position w:val="1"/>
              </w:rPr>
              <w:t>l</w:t>
            </w:r>
            <w:r w:rsidRPr="00FC3B33">
              <w:rPr>
                <w:rFonts w:ascii="Roboto Condensed" w:eastAsia="Calibri" w:hAnsi="Roboto Condensed" w:cs="Calibri"/>
                <w:b/>
                <w:bCs/>
                <w:color w:val="FFFFFF" w:themeColor="background1"/>
                <w:spacing w:val="-1"/>
                <w:position w:val="1"/>
              </w:rPr>
              <w:t>ua</w:t>
            </w:r>
            <w:r w:rsidRPr="00FC3B33">
              <w:rPr>
                <w:rFonts w:ascii="Roboto Condensed" w:eastAsia="Calibri" w:hAnsi="Roboto Condensed" w:cs="Calibri"/>
                <w:b/>
                <w:bCs/>
                <w:color w:val="FFFFFF" w:themeColor="background1"/>
                <w:position w:val="1"/>
              </w:rPr>
              <w:t>t</w:t>
            </w:r>
            <w:r w:rsidRPr="00FC3B33">
              <w:rPr>
                <w:rFonts w:ascii="Roboto Condensed" w:eastAsia="Calibri" w:hAnsi="Roboto Condensed" w:cs="Calibri"/>
                <w:b/>
                <w:bCs/>
                <w:color w:val="FFFFFF" w:themeColor="background1"/>
                <w:spacing w:val="1"/>
                <w:position w:val="1"/>
              </w:rPr>
              <w:t>i</w:t>
            </w:r>
            <w:r w:rsidRPr="00FC3B33">
              <w:rPr>
                <w:rFonts w:ascii="Roboto Condensed" w:eastAsia="Calibri" w:hAnsi="Roboto Condensed" w:cs="Calibri"/>
                <w:b/>
                <w:bCs/>
                <w:color w:val="FFFFFF" w:themeColor="background1"/>
                <w:spacing w:val="-1"/>
                <w:position w:val="1"/>
              </w:rPr>
              <w:t>o</w:t>
            </w:r>
            <w:r w:rsidRPr="00FC3B33">
              <w:rPr>
                <w:rFonts w:ascii="Roboto Condensed" w:eastAsia="Calibri" w:hAnsi="Roboto Condensed" w:cs="Calibri"/>
                <w:b/>
                <w:bCs/>
                <w:color w:val="FFFFFF" w:themeColor="background1"/>
                <w:position w:val="1"/>
              </w:rPr>
              <w:t xml:space="preserve">n </w:t>
            </w:r>
            <w:r w:rsidRPr="00FC3B33">
              <w:rPr>
                <w:rFonts w:ascii="Roboto Condensed" w:eastAsia="Calibri" w:hAnsi="Roboto Condensed" w:cs="Calibri"/>
                <w:b/>
                <w:bCs/>
                <w:color w:val="FFFFFF" w:themeColor="background1"/>
                <w:spacing w:val="-1"/>
              </w:rPr>
              <w:t>de</w:t>
            </w:r>
            <w:r w:rsidRPr="00FC3B33">
              <w:rPr>
                <w:rFonts w:ascii="Roboto Condensed" w:eastAsia="Calibri" w:hAnsi="Roboto Condensed" w:cs="Calibri"/>
                <w:b/>
                <w:bCs/>
                <w:color w:val="FFFFFF" w:themeColor="background1"/>
              </w:rPr>
              <w:t>s</w:t>
            </w:r>
            <w:r w:rsidRPr="00FC3B33">
              <w:rPr>
                <w:rFonts w:ascii="Roboto Condensed" w:eastAsia="Calibri" w:hAnsi="Roboto Condensed" w:cs="Calibri"/>
                <w:b/>
                <w:bCs/>
                <w:color w:val="FFFFFF" w:themeColor="background1"/>
                <w:spacing w:val="1"/>
              </w:rPr>
              <w:t xml:space="preserve"> </w:t>
            </w:r>
            <w:r w:rsidRPr="00FC3B33">
              <w:rPr>
                <w:rFonts w:ascii="Roboto Condensed" w:eastAsia="Calibri" w:hAnsi="Roboto Condensed" w:cs="Calibri"/>
                <w:b/>
                <w:bCs/>
                <w:color w:val="FFFFFF" w:themeColor="background1"/>
              </w:rPr>
              <w:t>ac</w:t>
            </w:r>
            <w:r w:rsidRPr="00FC3B33">
              <w:rPr>
                <w:rFonts w:ascii="Roboto Condensed" w:eastAsia="Calibri" w:hAnsi="Roboto Condensed" w:cs="Calibri"/>
                <w:b/>
                <w:bCs/>
                <w:color w:val="FFFFFF" w:themeColor="background1"/>
                <w:spacing w:val="-1"/>
              </w:rPr>
              <w:t>qu</w:t>
            </w:r>
            <w:r w:rsidRPr="00FC3B33">
              <w:rPr>
                <w:rFonts w:ascii="Roboto Condensed" w:eastAsia="Calibri" w:hAnsi="Roboto Condensed" w:cs="Calibri"/>
                <w:b/>
                <w:bCs/>
                <w:color w:val="FFFFFF" w:themeColor="background1"/>
                <w:spacing w:val="1"/>
              </w:rPr>
              <w:t>i</w:t>
            </w:r>
            <w:r w:rsidRPr="00FC3B33">
              <w:rPr>
                <w:rFonts w:ascii="Roboto Condensed" w:eastAsia="Calibri" w:hAnsi="Roboto Condensed" w:cs="Calibri"/>
                <w:b/>
                <w:bCs/>
                <w:color w:val="FFFFFF" w:themeColor="background1"/>
              </w:rPr>
              <w:t xml:space="preserve">s </w:t>
            </w:r>
            <w:r w:rsidRPr="00FC3B33">
              <w:rPr>
                <w:rFonts w:ascii="Roboto Condensed" w:eastAsia="Calibri" w:hAnsi="Roboto Condensed" w:cs="Calibri"/>
                <w:b/>
                <w:bCs/>
                <w:color w:val="FFFFFF" w:themeColor="background1"/>
                <w:spacing w:val="-1"/>
              </w:rPr>
              <w:t>d</w:t>
            </w:r>
            <w:r w:rsidRPr="00FC3B33">
              <w:rPr>
                <w:rFonts w:ascii="Roboto Condensed" w:eastAsia="Calibri" w:hAnsi="Roboto Condensed" w:cs="Calibri"/>
                <w:b/>
                <w:bCs/>
                <w:color w:val="FFFFFF" w:themeColor="background1"/>
              </w:rPr>
              <w:t>’a</w:t>
            </w:r>
            <w:r w:rsidRPr="00FC3B33">
              <w:rPr>
                <w:rFonts w:ascii="Roboto Condensed" w:eastAsia="Calibri" w:hAnsi="Roboto Condensed" w:cs="Calibri"/>
                <w:b/>
                <w:bCs/>
                <w:color w:val="FFFFFF" w:themeColor="background1"/>
                <w:spacing w:val="-1"/>
              </w:rPr>
              <w:t>pp</w:t>
            </w:r>
            <w:r w:rsidRPr="00FC3B33">
              <w:rPr>
                <w:rFonts w:ascii="Roboto Condensed" w:eastAsia="Calibri" w:hAnsi="Roboto Condensed" w:cs="Calibri"/>
                <w:b/>
                <w:bCs/>
                <w:color w:val="FFFFFF" w:themeColor="background1"/>
                <w:spacing w:val="1"/>
              </w:rPr>
              <w:t>r</w:t>
            </w:r>
            <w:r w:rsidRPr="00FC3B33">
              <w:rPr>
                <w:rFonts w:ascii="Roboto Condensed" w:eastAsia="Calibri" w:hAnsi="Roboto Condensed" w:cs="Calibri"/>
                <w:b/>
                <w:bCs/>
                <w:color w:val="FFFFFF" w:themeColor="background1"/>
                <w:spacing w:val="-1"/>
              </w:rPr>
              <w:t>en</w:t>
            </w:r>
            <w:r w:rsidRPr="00FC3B33">
              <w:rPr>
                <w:rFonts w:ascii="Roboto Condensed" w:eastAsia="Calibri" w:hAnsi="Roboto Condensed" w:cs="Calibri"/>
                <w:b/>
                <w:bCs/>
                <w:color w:val="FFFFFF" w:themeColor="background1"/>
              </w:rPr>
              <w:t>t</w:t>
            </w:r>
            <w:r w:rsidRPr="00FC3B33">
              <w:rPr>
                <w:rFonts w:ascii="Roboto Condensed" w:eastAsia="Calibri" w:hAnsi="Roboto Condensed" w:cs="Calibri"/>
                <w:b/>
                <w:bCs/>
                <w:color w:val="FFFFFF" w:themeColor="background1"/>
                <w:spacing w:val="1"/>
              </w:rPr>
              <w:t>i</w:t>
            </w:r>
            <w:r w:rsidRPr="00FC3B33">
              <w:rPr>
                <w:rFonts w:ascii="Roboto Condensed" w:eastAsia="Calibri" w:hAnsi="Roboto Condensed" w:cs="Calibri"/>
                <w:b/>
                <w:bCs/>
                <w:color w:val="FFFFFF" w:themeColor="background1"/>
              </w:rPr>
              <w:t>ss</w:t>
            </w:r>
            <w:r w:rsidRPr="00FC3B33">
              <w:rPr>
                <w:rFonts w:ascii="Roboto Condensed" w:eastAsia="Calibri" w:hAnsi="Roboto Condensed" w:cs="Calibri"/>
                <w:b/>
                <w:bCs/>
                <w:color w:val="FFFFFF" w:themeColor="background1"/>
                <w:spacing w:val="-1"/>
              </w:rPr>
              <w:t>a</w:t>
            </w:r>
            <w:r w:rsidRPr="00FC3B33">
              <w:rPr>
                <w:rFonts w:ascii="Roboto Condensed" w:eastAsia="Calibri" w:hAnsi="Roboto Condensed" w:cs="Calibri"/>
                <w:b/>
                <w:bCs/>
                <w:color w:val="FFFFFF" w:themeColor="background1"/>
                <w:spacing w:val="1"/>
              </w:rPr>
              <w:t>g</w:t>
            </w:r>
            <w:r w:rsidRPr="00FC3B33">
              <w:rPr>
                <w:rFonts w:ascii="Roboto Condensed" w:eastAsia="Calibri" w:hAnsi="Roboto Condensed" w:cs="Calibri"/>
                <w:b/>
                <w:bCs/>
                <w:color w:val="FFFFFF" w:themeColor="background1"/>
              </w:rPr>
              <w:t>e</w:t>
            </w:r>
          </w:p>
        </w:tc>
        <w:tc>
          <w:tcPr>
            <w:tcW w:w="7230" w:type="dxa"/>
            <w:gridSpan w:val="3"/>
            <w:shd w:val="clear" w:color="auto" w:fill="F1E5F7"/>
            <w:vAlign w:val="center"/>
          </w:tcPr>
          <w:p w14:paraId="7379F6FD" w14:textId="77777777" w:rsidR="00472F6E" w:rsidRPr="00222AF4" w:rsidRDefault="00472F6E" w:rsidP="0076060A">
            <w:pPr>
              <w:spacing w:after="0" w:line="240" w:lineRule="auto"/>
              <w:ind w:left="100" w:right="-20"/>
              <w:rPr>
                <w:rFonts w:ascii="Roboto Condensed" w:eastAsia="Calibri" w:hAnsi="Roboto Condensed" w:cs="Calibri"/>
                <w:sz w:val="20"/>
                <w:szCs w:val="20"/>
              </w:rPr>
            </w:pPr>
            <w:r w:rsidRPr="00222AF4">
              <w:rPr>
                <w:rFonts w:ascii="Roboto Condensed" w:eastAsia="Calibri" w:hAnsi="Roboto Condensed" w:cs="Calibri"/>
                <w:spacing w:val="1"/>
                <w:position w:val="1"/>
                <w:sz w:val="20"/>
                <w:szCs w:val="20"/>
              </w:rPr>
              <w:t>P</w:t>
            </w:r>
            <w:r w:rsidRPr="00222AF4">
              <w:rPr>
                <w:rFonts w:ascii="Roboto Condensed" w:eastAsia="Calibri" w:hAnsi="Roboto Condensed" w:cs="Calibri"/>
                <w:position w:val="1"/>
                <w:sz w:val="20"/>
                <w:szCs w:val="20"/>
              </w:rPr>
              <w:t>ré</w:t>
            </w:r>
            <w:r w:rsidRPr="00222AF4">
              <w:rPr>
                <w:rFonts w:ascii="Roboto Condensed" w:eastAsia="Calibri" w:hAnsi="Roboto Condensed" w:cs="Calibri"/>
                <w:spacing w:val="-2"/>
                <w:position w:val="1"/>
                <w:sz w:val="20"/>
                <w:szCs w:val="20"/>
              </w:rPr>
              <w:t>s</w:t>
            </w:r>
            <w:r w:rsidRPr="00222AF4">
              <w:rPr>
                <w:rFonts w:ascii="Roboto Condensed" w:eastAsia="Calibri" w:hAnsi="Roboto Condensed" w:cs="Calibri"/>
                <w:position w:val="1"/>
                <w:sz w:val="20"/>
                <w:szCs w:val="20"/>
              </w:rPr>
              <w:t>ence</w:t>
            </w:r>
            <w:r w:rsidRPr="00222AF4">
              <w:rPr>
                <w:rFonts w:ascii="Roboto Condensed" w:eastAsia="Calibri" w:hAnsi="Roboto Condensed" w:cs="Calibri"/>
                <w:spacing w:val="1"/>
                <w:position w:val="1"/>
                <w:sz w:val="20"/>
                <w:szCs w:val="20"/>
              </w:rPr>
              <w:t xml:space="preserve"> </w:t>
            </w:r>
            <w:r w:rsidRPr="00222AF4">
              <w:rPr>
                <w:rFonts w:ascii="Roboto Condensed" w:eastAsia="Calibri" w:hAnsi="Roboto Condensed" w:cs="Calibri"/>
                <w:spacing w:val="-1"/>
                <w:position w:val="1"/>
                <w:sz w:val="20"/>
                <w:szCs w:val="20"/>
              </w:rPr>
              <w:t>et implication dans la qualité des retours.</w:t>
            </w:r>
          </w:p>
        </w:tc>
      </w:tr>
    </w:tbl>
    <w:p w14:paraId="327CCE53" w14:textId="57EEF435" w:rsidR="005D433E" w:rsidRDefault="005D433E"/>
    <w:p w14:paraId="051B6C79" w14:textId="77777777" w:rsidR="005D433E" w:rsidRDefault="005D433E">
      <w:r>
        <w:br w:type="page"/>
      </w:r>
    </w:p>
    <w:tbl>
      <w:tblPr>
        <w:tblW w:w="9748" w:type="dxa"/>
        <w:tblInd w:w="97" w:type="dxa"/>
        <w:tblBorders>
          <w:top w:val="single" w:sz="12" w:space="0" w:color="FFFFFF" w:themeColor="background1"/>
          <w:left w:val="single" w:sz="12" w:space="0" w:color="FFFFFF" w:themeColor="background1"/>
          <w:bottom w:val="single" w:sz="12" w:space="0" w:color="FFFFFF" w:themeColor="background1"/>
          <w:right w:val="single" w:sz="12" w:space="0" w:color="FFFFFF" w:themeColor="background1"/>
          <w:insideH w:val="single" w:sz="12" w:space="0" w:color="FFFFFF" w:themeColor="background1"/>
          <w:insideV w:val="single" w:sz="12" w:space="0" w:color="FFFFFF" w:themeColor="background1"/>
        </w:tblBorders>
        <w:tblLayout w:type="fixed"/>
        <w:tblCellMar>
          <w:left w:w="0" w:type="dxa"/>
          <w:right w:w="0" w:type="dxa"/>
        </w:tblCellMar>
        <w:tblLook w:val="01E0" w:firstRow="1" w:lastRow="1" w:firstColumn="1" w:lastColumn="1" w:noHBand="0" w:noVBand="0"/>
      </w:tblPr>
      <w:tblGrid>
        <w:gridCol w:w="1951"/>
        <w:gridCol w:w="666"/>
        <w:gridCol w:w="1603"/>
        <w:gridCol w:w="3121"/>
        <w:gridCol w:w="908"/>
        <w:gridCol w:w="1499"/>
      </w:tblGrid>
      <w:tr w:rsidR="00005323" w14:paraId="0C45D6DF" w14:textId="77777777" w:rsidTr="006236C0">
        <w:trPr>
          <w:trHeight w:hRule="exact" w:val="1013"/>
        </w:trPr>
        <w:tc>
          <w:tcPr>
            <w:tcW w:w="9748" w:type="dxa"/>
            <w:gridSpan w:val="6"/>
            <w:shd w:val="clear" w:color="auto" w:fill="62257F"/>
          </w:tcPr>
          <w:p w14:paraId="7446F720" w14:textId="77777777" w:rsidR="00005323" w:rsidRPr="00AD1CEB" w:rsidRDefault="00005323" w:rsidP="006236C0">
            <w:pPr>
              <w:tabs>
                <w:tab w:val="left" w:pos="1440"/>
                <w:tab w:val="center" w:pos="4852"/>
              </w:tabs>
              <w:spacing w:after="0" w:line="240" w:lineRule="auto"/>
              <w:ind w:left="37" w:right="60"/>
              <w:jc w:val="center"/>
              <w:rPr>
                <w:rFonts w:ascii="Ando Bold" w:eastAsia="Calibri" w:hAnsi="Ando Bold" w:cs="Calibri"/>
                <w:color w:val="FFFFFF" w:themeColor="background1"/>
                <w:sz w:val="40"/>
                <w:szCs w:val="40"/>
              </w:rPr>
            </w:pPr>
            <w:r w:rsidRPr="00AD1CEB">
              <w:rPr>
                <w:rFonts w:ascii="Ando Bold" w:eastAsia="Calibri" w:hAnsi="Ando Bold" w:cs="Calibri"/>
                <w:bCs/>
                <w:color w:val="FFFFFF" w:themeColor="background1"/>
                <w:spacing w:val="-1"/>
                <w:position w:val="1"/>
                <w:sz w:val="40"/>
                <w:szCs w:val="40"/>
              </w:rPr>
              <w:lastRenderedPageBreak/>
              <w:t>[M</w:t>
            </w:r>
            <w:r w:rsidRPr="00AD1CEB">
              <w:rPr>
                <w:rFonts w:ascii="Ando Bold" w:eastAsia="Calibri" w:hAnsi="Ando Bold" w:cs="Calibri"/>
                <w:bCs/>
                <w:color w:val="FFFFFF" w:themeColor="background1"/>
                <w:position w:val="1"/>
                <w:sz w:val="40"/>
                <w:szCs w:val="40"/>
              </w:rPr>
              <w:t>P3</w:t>
            </w:r>
            <w:r w:rsidRPr="00AD1CEB">
              <w:rPr>
                <w:rFonts w:ascii="Ando Bold" w:eastAsia="Calibri" w:hAnsi="Ando Bold" w:cs="Calibri"/>
                <w:bCs/>
                <w:color w:val="FFFFFF" w:themeColor="background1"/>
                <w:spacing w:val="2"/>
                <w:position w:val="1"/>
                <w:sz w:val="40"/>
                <w:szCs w:val="40"/>
              </w:rPr>
              <w:t>-</w:t>
            </w:r>
            <w:r w:rsidRPr="00AD1CEB">
              <w:rPr>
                <w:rFonts w:ascii="Ando Bold" w:eastAsia="Calibri" w:hAnsi="Ando Bold" w:cs="Calibri"/>
                <w:bCs/>
                <w:color w:val="FFFFFF" w:themeColor="background1"/>
                <w:position w:val="1"/>
                <w:sz w:val="40"/>
                <w:szCs w:val="40"/>
              </w:rPr>
              <w:t>1</w:t>
            </w:r>
            <w:r w:rsidRPr="00AD1CEB">
              <w:rPr>
                <w:rFonts w:ascii="Ando Bold" w:eastAsia="Calibri" w:hAnsi="Ando Bold" w:cs="Calibri"/>
                <w:bCs/>
                <w:color w:val="FFFFFF" w:themeColor="background1"/>
                <w:spacing w:val="1"/>
                <w:position w:val="1"/>
                <w:sz w:val="40"/>
                <w:szCs w:val="40"/>
              </w:rPr>
              <w:t>4</w:t>
            </w:r>
            <w:r w:rsidRPr="00AD1CEB">
              <w:rPr>
                <w:rFonts w:ascii="Ando Bold" w:eastAsia="Calibri" w:hAnsi="Ando Bold" w:cs="Calibri"/>
                <w:bCs/>
                <w:color w:val="FFFFFF" w:themeColor="background1"/>
                <w:position w:val="1"/>
                <w:sz w:val="40"/>
                <w:szCs w:val="40"/>
              </w:rPr>
              <w:t>]</w:t>
            </w:r>
            <w:r w:rsidRPr="00AD1CEB">
              <w:rPr>
                <w:rFonts w:ascii="Ando Bold" w:eastAsia="Calibri" w:hAnsi="Ando Bold" w:cs="Calibri"/>
                <w:bCs/>
                <w:color w:val="FFFFFF" w:themeColor="background1"/>
                <w:spacing w:val="51"/>
                <w:position w:val="1"/>
                <w:sz w:val="40"/>
                <w:szCs w:val="40"/>
              </w:rPr>
              <w:t xml:space="preserve"> </w:t>
            </w:r>
            <w:r w:rsidRPr="00AD1CEB">
              <w:rPr>
                <w:rFonts w:ascii="Ando Bold" w:eastAsia="Calibri" w:hAnsi="Ando Bold" w:cs="Calibri"/>
                <w:bCs/>
                <w:color w:val="FFFFFF" w:themeColor="background1"/>
                <w:spacing w:val="-1"/>
                <w:position w:val="1"/>
                <w:sz w:val="40"/>
                <w:szCs w:val="40"/>
              </w:rPr>
              <w:t>M</w:t>
            </w:r>
            <w:r w:rsidRPr="00AD1CEB">
              <w:rPr>
                <w:rFonts w:ascii="Ando Bold" w:eastAsia="Calibri" w:hAnsi="Ando Bold" w:cs="Calibri"/>
                <w:bCs/>
                <w:color w:val="FFFFFF" w:themeColor="background1"/>
                <w:spacing w:val="1"/>
                <w:position w:val="1"/>
                <w:sz w:val="40"/>
                <w:szCs w:val="40"/>
              </w:rPr>
              <w:t>A</w:t>
            </w:r>
            <w:r w:rsidRPr="00AD1CEB">
              <w:rPr>
                <w:rFonts w:ascii="Ando Bold" w:eastAsia="Calibri" w:hAnsi="Ando Bold" w:cs="Calibri"/>
                <w:bCs/>
                <w:color w:val="FFFFFF" w:themeColor="background1"/>
                <w:position w:val="1"/>
                <w:sz w:val="40"/>
                <w:szCs w:val="40"/>
              </w:rPr>
              <w:t>N</w:t>
            </w:r>
            <w:r w:rsidRPr="00AD1CEB">
              <w:rPr>
                <w:rFonts w:ascii="Ando Bold" w:eastAsia="Calibri" w:hAnsi="Ando Bold" w:cs="Calibri"/>
                <w:bCs/>
                <w:color w:val="FFFFFF" w:themeColor="background1"/>
                <w:spacing w:val="1"/>
                <w:position w:val="1"/>
                <w:sz w:val="40"/>
                <w:szCs w:val="40"/>
              </w:rPr>
              <w:t>A</w:t>
            </w:r>
            <w:r w:rsidRPr="00AD1CEB">
              <w:rPr>
                <w:rFonts w:ascii="Ando Bold" w:eastAsia="Calibri" w:hAnsi="Ando Bold" w:cs="Calibri"/>
                <w:bCs/>
                <w:color w:val="FFFFFF" w:themeColor="background1"/>
                <w:spacing w:val="-2"/>
                <w:position w:val="1"/>
                <w:sz w:val="40"/>
                <w:szCs w:val="40"/>
              </w:rPr>
              <w:t>G</w:t>
            </w:r>
            <w:r w:rsidRPr="00AD1CEB">
              <w:rPr>
                <w:rFonts w:ascii="Ando Bold" w:eastAsia="Calibri" w:hAnsi="Ando Bold" w:cs="Calibri"/>
                <w:bCs/>
                <w:color w:val="FFFFFF" w:themeColor="background1"/>
                <w:position w:val="1"/>
                <w:sz w:val="40"/>
                <w:szCs w:val="40"/>
              </w:rPr>
              <w:t>EMENT</w:t>
            </w:r>
            <w:r w:rsidRPr="00AD1CEB">
              <w:rPr>
                <w:rFonts w:ascii="Ando Bold" w:eastAsia="Calibri" w:hAnsi="Ando Bold" w:cs="Calibri"/>
                <w:bCs/>
                <w:color w:val="FFFFFF" w:themeColor="background1"/>
                <w:spacing w:val="-10"/>
                <w:position w:val="1"/>
                <w:sz w:val="40"/>
                <w:szCs w:val="40"/>
              </w:rPr>
              <w:t xml:space="preserve"> </w:t>
            </w:r>
            <w:r w:rsidRPr="00AD1CEB">
              <w:rPr>
                <w:rFonts w:ascii="Ando Bold" w:eastAsia="Calibri" w:hAnsi="Ando Bold" w:cs="Calibri"/>
                <w:bCs/>
                <w:color w:val="FFFFFF" w:themeColor="background1"/>
                <w:spacing w:val="-2"/>
                <w:position w:val="1"/>
                <w:sz w:val="40"/>
                <w:szCs w:val="40"/>
              </w:rPr>
              <w:t>E</w:t>
            </w:r>
            <w:r w:rsidRPr="00AD1CEB">
              <w:rPr>
                <w:rFonts w:ascii="Ando Bold" w:eastAsia="Calibri" w:hAnsi="Ando Bold" w:cs="Calibri"/>
                <w:bCs/>
                <w:color w:val="FFFFFF" w:themeColor="background1"/>
                <w:position w:val="1"/>
                <w:sz w:val="40"/>
                <w:szCs w:val="40"/>
              </w:rPr>
              <w:t>T</w:t>
            </w:r>
            <w:r w:rsidRPr="00AD1CEB">
              <w:rPr>
                <w:rFonts w:ascii="Ando Bold" w:eastAsia="Calibri" w:hAnsi="Ando Bold" w:cs="Calibri"/>
                <w:bCs/>
                <w:color w:val="FFFFFF" w:themeColor="background1"/>
                <w:spacing w:val="1"/>
                <w:position w:val="1"/>
                <w:sz w:val="40"/>
                <w:szCs w:val="40"/>
              </w:rPr>
              <w:t xml:space="preserve"> </w:t>
            </w:r>
            <w:r w:rsidRPr="00AD1CEB">
              <w:rPr>
                <w:rFonts w:ascii="Ando Bold" w:eastAsia="Calibri" w:hAnsi="Ando Bold" w:cs="Calibri"/>
                <w:bCs/>
                <w:color w:val="FFFFFF" w:themeColor="background1"/>
                <w:position w:val="1"/>
                <w:sz w:val="40"/>
                <w:szCs w:val="40"/>
              </w:rPr>
              <w:t>P</w:t>
            </w:r>
            <w:r w:rsidRPr="00AD1CEB">
              <w:rPr>
                <w:rFonts w:ascii="Ando Bold" w:eastAsia="Calibri" w:hAnsi="Ando Bold" w:cs="Calibri"/>
                <w:bCs/>
                <w:color w:val="FFFFFF" w:themeColor="background1"/>
                <w:spacing w:val="-1"/>
                <w:position w:val="1"/>
                <w:sz w:val="40"/>
                <w:szCs w:val="40"/>
              </w:rPr>
              <w:t>R</w:t>
            </w:r>
            <w:r w:rsidRPr="00AD1CEB">
              <w:rPr>
                <w:rFonts w:ascii="Ando Bold" w:eastAsia="Calibri" w:hAnsi="Ando Bold" w:cs="Calibri"/>
                <w:bCs/>
                <w:color w:val="FFFFFF" w:themeColor="background1"/>
                <w:spacing w:val="1"/>
                <w:position w:val="1"/>
                <w:sz w:val="40"/>
                <w:szCs w:val="40"/>
              </w:rPr>
              <w:t>I</w:t>
            </w:r>
            <w:r w:rsidRPr="00AD1CEB">
              <w:rPr>
                <w:rFonts w:ascii="Ando Bold" w:eastAsia="Calibri" w:hAnsi="Ando Bold" w:cs="Calibri"/>
                <w:bCs/>
                <w:color w:val="FFFFFF" w:themeColor="background1"/>
                <w:position w:val="1"/>
                <w:sz w:val="40"/>
                <w:szCs w:val="40"/>
              </w:rPr>
              <w:t>SE</w:t>
            </w:r>
            <w:r w:rsidRPr="00AD1CEB">
              <w:rPr>
                <w:rFonts w:ascii="Ando Bold" w:eastAsia="Calibri" w:hAnsi="Ando Bold" w:cs="Calibri"/>
                <w:bCs/>
                <w:color w:val="FFFFFF" w:themeColor="background1"/>
                <w:spacing w:val="-2"/>
                <w:position w:val="1"/>
                <w:sz w:val="40"/>
                <w:szCs w:val="40"/>
              </w:rPr>
              <w:t xml:space="preserve"> </w:t>
            </w:r>
            <w:r w:rsidRPr="00AD1CEB">
              <w:rPr>
                <w:rFonts w:ascii="Ando Bold" w:eastAsia="Calibri" w:hAnsi="Ando Bold" w:cs="Calibri"/>
                <w:bCs/>
                <w:color w:val="FFFFFF" w:themeColor="background1"/>
                <w:position w:val="1"/>
                <w:sz w:val="40"/>
                <w:szCs w:val="40"/>
              </w:rPr>
              <w:t>DE</w:t>
            </w:r>
            <w:r w:rsidRPr="00AD1CEB">
              <w:rPr>
                <w:rFonts w:ascii="Ando Bold" w:eastAsia="Calibri" w:hAnsi="Ando Bold" w:cs="Calibri"/>
                <w:bCs/>
                <w:color w:val="FFFFFF" w:themeColor="background1"/>
                <w:spacing w:val="-1"/>
                <w:position w:val="1"/>
                <w:sz w:val="40"/>
                <w:szCs w:val="40"/>
              </w:rPr>
              <w:t xml:space="preserve"> </w:t>
            </w:r>
            <w:r w:rsidRPr="00AD1CEB">
              <w:rPr>
                <w:rFonts w:ascii="Ando Bold" w:eastAsia="Calibri" w:hAnsi="Ando Bold" w:cs="Calibri"/>
                <w:bCs/>
                <w:color w:val="FFFFFF" w:themeColor="background1"/>
                <w:position w:val="1"/>
                <w:sz w:val="40"/>
                <w:szCs w:val="40"/>
              </w:rPr>
              <w:t>DEC</w:t>
            </w:r>
            <w:r w:rsidRPr="00AD1CEB">
              <w:rPr>
                <w:rFonts w:ascii="Ando Bold" w:eastAsia="Calibri" w:hAnsi="Ando Bold" w:cs="Calibri"/>
                <w:bCs/>
                <w:color w:val="FFFFFF" w:themeColor="background1"/>
                <w:spacing w:val="1"/>
                <w:position w:val="1"/>
                <w:sz w:val="40"/>
                <w:szCs w:val="40"/>
              </w:rPr>
              <w:t>I</w:t>
            </w:r>
            <w:r w:rsidRPr="00AD1CEB">
              <w:rPr>
                <w:rFonts w:ascii="Ando Bold" w:eastAsia="Calibri" w:hAnsi="Ando Bold" w:cs="Calibri"/>
                <w:bCs/>
                <w:color w:val="FFFFFF" w:themeColor="background1"/>
                <w:position w:val="1"/>
                <w:sz w:val="40"/>
                <w:szCs w:val="40"/>
              </w:rPr>
              <w:t>S</w:t>
            </w:r>
            <w:r w:rsidRPr="00AD1CEB">
              <w:rPr>
                <w:rFonts w:ascii="Ando Bold" w:eastAsia="Calibri" w:hAnsi="Ando Bold" w:cs="Calibri"/>
                <w:bCs/>
                <w:color w:val="FFFFFF" w:themeColor="background1"/>
                <w:spacing w:val="-2"/>
                <w:position w:val="1"/>
                <w:sz w:val="40"/>
                <w:szCs w:val="40"/>
              </w:rPr>
              <w:t>I</w:t>
            </w:r>
            <w:r w:rsidRPr="00AD1CEB">
              <w:rPr>
                <w:rFonts w:ascii="Ando Bold" w:eastAsia="Calibri" w:hAnsi="Ando Bold" w:cs="Calibri"/>
                <w:bCs/>
                <w:color w:val="FFFFFF" w:themeColor="background1"/>
                <w:spacing w:val="1"/>
                <w:position w:val="1"/>
                <w:sz w:val="40"/>
                <w:szCs w:val="40"/>
              </w:rPr>
              <w:t>ON</w:t>
            </w:r>
            <w:r w:rsidRPr="00AD1CEB">
              <w:rPr>
                <w:rFonts w:ascii="Ando Bold" w:eastAsia="Calibri" w:hAnsi="Ando Bold" w:cs="Calibri"/>
                <w:i/>
                <w:color w:val="FFFFFF" w:themeColor="background1"/>
                <w:position w:val="1"/>
                <w:sz w:val="40"/>
                <w:szCs w:val="40"/>
              </w:rPr>
              <w:t>–</w:t>
            </w:r>
            <w:r w:rsidRPr="00AD1CEB">
              <w:rPr>
                <w:rFonts w:ascii="Ando Bold" w:eastAsia="Calibri" w:hAnsi="Ando Bold" w:cs="Calibri"/>
                <w:i/>
                <w:color w:val="FFFFFF" w:themeColor="background1"/>
                <w:spacing w:val="-2"/>
                <w:position w:val="1"/>
                <w:sz w:val="40"/>
                <w:szCs w:val="40"/>
              </w:rPr>
              <w:t xml:space="preserve"> </w:t>
            </w:r>
            <w:r w:rsidRPr="00AD1CEB">
              <w:rPr>
                <w:rFonts w:ascii="Ando Bold" w:eastAsia="Calibri" w:hAnsi="Ando Bold" w:cs="Calibri"/>
                <w:i/>
                <w:color w:val="FFFFFF" w:themeColor="background1"/>
                <w:spacing w:val="1"/>
                <w:position w:val="1"/>
                <w:sz w:val="40"/>
                <w:szCs w:val="40"/>
              </w:rPr>
              <w:t>1</w:t>
            </w:r>
            <w:r w:rsidRPr="00AD1CEB">
              <w:rPr>
                <w:rFonts w:ascii="Ando Bold" w:eastAsia="Calibri" w:hAnsi="Ando Bold" w:cs="Calibri"/>
                <w:i/>
                <w:color w:val="FFFFFF" w:themeColor="background1"/>
                <w:position w:val="8"/>
                <w:sz w:val="40"/>
                <w:szCs w:val="40"/>
              </w:rPr>
              <w:t>ère</w:t>
            </w:r>
            <w:r w:rsidRPr="00AD1CEB">
              <w:rPr>
                <w:rFonts w:ascii="Ando Bold" w:eastAsia="Calibri" w:hAnsi="Ando Bold" w:cs="Calibri"/>
                <w:i/>
                <w:color w:val="FFFFFF" w:themeColor="background1"/>
                <w:spacing w:val="16"/>
                <w:position w:val="8"/>
                <w:sz w:val="40"/>
                <w:szCs w:val="40"/>
              </w:rPr>
              <w:t xml:space="preserve"> </w:t>
            </w:r>
            <w:r w:rsidRPr="00AD1CEB">
              <w:rPr>
                <w:rFonts w:ascii="Ando Bold" w:eastAsia="Calibri" w:hAnsi="Ando Bold" w:cs="Calibri"/>
                <w:i/>
                <w:color w:val="FFFFFF" w:themeColor="background1"/>
                <w:spacing w:val="-1"/>
                <w:position w:val="1"/>
                <w:sz w:val="40"/>
                <w:szCs w:val="40"/>
              </w:rPr>
              <w:t>pa</w:t>
            </w:r>
            <w:r w:rsidRPr="00AD1CEB">
              <w:rPr>
                <w:rFonts w:ascii="Ando Bold" w:eastAsia="Calibri" w:hAnsi="Ando Bold" w:cs="Calibri"/>
                <w:i/>
                <w:color w:val="FFFFFF" w:themeColor="background1"/>
                <w:w w:val="99"/>
                <w:position w:val="1"/>
                <w:sz w:val="40"/>
                <w:szCs w:val="40"/>
              </w:rPr>
              <w:t>rtie</w:t>
            </w:r>
          </w:p>
          <w:p w14:paraId="61837C56" w14:textId="77777777" w:rsidR="00005323" w:rsidRDefault="00005323" w:rsidP="006236C0">
            <w:pPr>
              <w:spacing w:after="0" w:line="240" w:lineRule="auto"/>
              <w:ind w:left="37" w:right="202"/>
              <w:jc w:val="center"/>
              <w:rPr>
                <w:rFonts w:ascii="Calibri" w:eastAsia="Calibri" w:hAnsi="Calibri" w:cs="Calibri"/>
                <w:sz w:val="24"/>
                <w:szCs w:val="24"/>
              </w:rPr>
            </w:pPr>
            <w:r w:rsidRPr="00AD1CEB">
              <w:rPr>
                <w:rFonts w:ascii="Ando Bold" w:eastAsia="Calibri" w:hAnsi="Ando Bold" w:cs="Calibri"/>
                <w:i/>
                <w:color w:val="FFFFFF" w:themeColor="background1"/>
                <w:position w:val="1"/>
                <w:sz w:val="40"/>
                <w:szCs w:val="40"/>
              </w:rPr>
              <w:t xml:space="preserve">« </w:t>
            </w:r>
            <w:r w:rsidRPr="00AD1CEB">
              <w:rPr>
                <w:rFonts w:ascii="Ando Bold" w:eastAsia="Calibri" w:hAnsi="Ando Bold" w:cs="Calibri"/>
                <w:i/>
                <w:color w:val="FFFFFF" w:themeColor="background1"/>
                <w:spacing w:val="1"/>
                <w:position w:val="1"/>
                <w:sz w:val="40"/>
                <w:szCs w:val="40"/>
              </w:rPr>
              <w:t>M</w:t>
            </w:r>
            <w:r w:rsidRPr="00AD1CEB">
              <w:rPr>
                <w:rFonts w:ascii="Ando Bold" w:eastAsia="Calibri" w:hAnsi="Ando Bold" w:cs="Calibri"/>
                <w:i/>
                <w:color w:val="FFFFFF" w:themeColor="background1"/>
                <w:spacing w:val="-1"/>
                <w:position w:val="1"/>
                <w:sz w:val="40"/>
                <w:szCs w:val="40"/>
              </w:rPr>
              <w:t>anag</w:t>
            </w:r>
            <w:r w:rsidRPr="00AD1CEB">
              <w:rPr>
                <w:rFonts w:ascii="Ando Bold" w:eastAsia="Calibri" w:hAnsi="Ando Bold" w:cs="Calibri"/>
                <w:i/>
                <w:color w:val="FFFFFF" w:themeColor="background1"/>
                <w:position w:val="1"/>
                <w:sz w:val="40"/>
                <w:szCs w:val="40"/>
              </w:rPr>
              <w:t>em</w:t>
            </w:r>
            <w:r w:rsidRPr="00AD1CEB">
              <w:rPr>
                <w:rFonts w:ascii="Ando Bold" w:eastAsia="Calibri" w:hAnsi="Ando Bold" w:cs="Calibri"/>
                <w:i/>
                <w:color w:val="FFFFFF" w:themeColor="background1"/>
                <w:spacing w:val="1"/>
                <w:position w:val="1"/>
                <w:sz w:val="40"/>
                <w:szCs w:val="40"/>
              </w:rPr>
              <w:t>e</w:t>
            </w:r>
            <w:r w:rsidRPr="00AD1CEB">
              <w:rPr>
                <w:rFonts w:ascii="Ando Bold" w:eastAsia="Calibri" w:hAnsi="Ando Bold" w:cs="Calibri"/>
                <w:i/>
                <w:color w:val="FFFFFF" w:themeColor="background1"/>
                <w:spacing w:val="-1"/>
                <w:position w:val="1"/>
                <w:sz w:val="40"/>
                <w:szCs w:val="40"/>
              </w:rPr>
              <w:t>n</w:t>
            </w:r>
            <w:r w:rsidRPr="00AD1CEB">
              <w:rPr>
                <w:rFonts w:ascii="Ando Bold" w:eastAsia="Calibri" w:hAnsi="Ando Bold" w:cs="Calibri"/>
                <w:i/>
                <w:color w:val="FFFFFF" w:themeColor="background1"/>
                <w:position w:val="1"/>
                <w:sz w:val="40"/>
                <w:szCs w:val="40"/>
              </w:rPr>
              <w:t>t</w:t>
            </w:r>
            <w:r w:rsidRPr="00AD1CEB">
              <w:rPr>
                <w:rFonts w:ascii="Ando Bold" w:eastAsia="Calibri" w:hAnsi="Ando Bold" w:cs="Calibri"/>
                <w:i/>
                <w:color w:val="FFFFFF" w:themeColor="background1"/>
                <w:spacing w:val="-5"/>
                <w:position w:val="1"/>
                <w:sz w:val="40"/>
                <w:szCs w:val="40"/>
              </w:rPr>
              <w:t xml:space="preserve"> </w:t>
            </w:r>
            <w:r w:rsidRPr="00AD1CEB">
              <w:rPr>
                <w:rFonts w:ascii="Ando Bold" w:eastAsia="Calibri" w:hAnsi="Ando Bold" w:cs="Calibri"/>
                <w:i/>
                <w:color w:val="FFFFFF" w:themeColor="background1"/>
                <w:spacing w:val="1"/>
                <w:position w:val="1"/>
                <w:sz w:val="40"/>
                <w:szCs w:val="40"/>
              </w:rPr>
              <w:t>t</w:t>
            </w:r>
            <w:r w:rsidRPr="00AD1CEB">
              <w:rPr>
                <w:rFonts w:ascii="Ando Bold" w:eastAsia="Calibri" w:hAnsi="Ando Bold" w:cs="Calibri"/>
                <w:i/>
                <w:color w:val="FFFFFF" w:themeColor="background1"/>
                <w:position w:val="1"/>
                <w:sz w:val="40"/>
                <w:szCs w:val="40"/>
              </w:rPr>
              <w:t>r</w:t>
            </w:r>
            <w:r w:rsidRPr="00AD1CEB">
              <w:rPr>
                <w:rFonts w:ascii="Ando Bold" w:eastAsia="Calibri" w:hAnsi="Ando Bold" w:cs="Calibri"/>
                <w:i/>
                <w:color w:val="FFFFFF" w:themeColor="background1"/>
                <w:spacing w:val="-2"/>
                <w:position w:val="1"/>
                <w:sz w:val="40"/>
                <w:szCs w:val="40"/>
              </w:rPr>
              <w:t>a</w:t>
            </w:r>
            <w:r w:rsidRPr="00AD1CEB">
              <w:rPr>
                <w:rFonts w:ascii="Ando Bold" w:eastAsia="Calibri" w:hAnsi="Ando Bold" w:cs="Calibri"/>
                <w:i/>
                <w:color w:val="FFFFFF" w:themeColor="background1"/>
                <w:spacing w:val="-1"/>
                <w:position w:val="1"/>
                <w:sz w:val="40"/>
                <w:szCs w:val="40"/>
              </w:rPr>
              <w:t>n</w:t>
            </w:r>
            <w:r w:rsidRPr="00AD1CEB">
              <w:rPr>
                <w:rFonts w:ascii="Ando Bold" w:eastAsia="Calibri" w:hAnsi="Ando Bold" w:cs="Calibri"/>
                <w:i/>
                <w:color w:val="FFFFFF" w:themeColor="background1"/>
                <w:position w:val="1"/>
                <w:sz w:val="40"/>
                <w:szCs w:val="40"/>
              </w:rPr>
              <w:t>s</w:t>
            </w:r>
            <w:r w:rsidRPr="00AD1CEB">
              <w:rPr>
                <w:rFonts w:ascii="Ando Bold" w:eastAsia="Calibri" w:hAnsi="Ando Bold" w:cs="Calibri"/>
                <w:i/>
                <w:color w:val="FFFFFF" w:themeColor="background1"/>
                <w:spacing w:val="1"/>
                <w:position w:val="1"/>
                <w:sz w:val="40"/>
                <w:szCs w:val="40"/>
              </w:rPr>
              <w:t>v</w:t>
            </w:r>
            <w:r w:rsidRPr="00AD1CEB">
              <w:rPr>
                <w:rFonts w:ascii="Ando Bold" w:eastAsia="Calibri" w:hAnsi="Ando Bold" w:cs="Calibri"/>
                <w:i/>
                <w:color w:val="FFFFFF" w:themeColor="background1"/>
                <w:position w:val="1"/>
                <w:sz w:val="40"/>
                <w:szCs w:val="40"/>
              </w:rPr>
              <w:t>ers</w:t>
            </w:r>
            <w:r w:rsidRPr="00AD1CEB">
              <w:rPr>
                <w:rFonts w:ascii="Ando Bold" w:eastAsia="Calibri" w:hAnsi="Ando Bold" w:cs="Calibri"/>
                <w:i/>
                <w:color w:val="FFFFFF" w:themeColor="background1"/>
                <w:spacing w:val="-1"/>
                <w:position w:val="1"/>
                <w:sz w:val="40"/>
                <w:szCs w:val="40"/>
              </w:rPr>
              <w:t>a</w:t>
            </w:r>
            <w:r w:rsidRPr="00AD1CEB">
              <w:rPr>
                <w:rFonts w:ascii="Ando Bold" w:eastAsia="Calibri" w:hAnsi="Ando Bold" w:cs="Calibri"/>
                <w:i/>
                <w:color w:val="FFFFFF" w:themeColor="background1"/>
                <w:position w:val="1"/>
                <w:sz w:val="40"/>
                <w:szCs w:val="40"/>
              </w:rPr>
              <w:t>l</w:t>
            </w:r>
            <w:r w:rsidRPr="00AD1CEB">
              <w:rPr>
                <w:rFonts w:ascii="Ando Bold" w:eastAsia="Calibri" w:hAnsi="Ando Bold" w:cs="Calibri"/>
                <w:i/>
                <w:color w:val="FFFFFF" w:themeColor="background1"/>
                <w:spacing w:val="-8"/>
                <w:position w:val="1"/>
                <w:sz w:val="40"/>
                <w:szCs w:val="40"/>
              </w:rPr>
              <w:t xml:space="preserve"> </w:t>
            </w:r>
            <w:r w:rsidRPr="00AD1CEB">
              <w:rPr>
                <w:rFonts w:ascii="Ando Bold" w:eastAsia="Calibri" w:hAnsi="Ando Bold" w:cs="Calibri"/>
                <w:i/>
                <w:color w:val="FFFFFF" w:themeColor="background1"/>
                <w:position w:val="1"/>
                <w:sz w:val="40"/>
                <w:szCs w:val="40"/>
              </w:rPr>
              <w:t xml:space="preserve">et </w:t>
            </w:r>
            <w:r w:rsidRPr="00AD1CEB">
              <w:rPr>
                <w:rFonts w:ascii="Ando Bold" w:eastAsia="Calibri" w:hAnsi="Ando Bold" w:cs="Calibri"/>
                <w:i/>
                <w:color w:val="FFFFFF" w:themeColor="background1"/>
                <w:spacing w:val="-1"/>
                <w:position w:val="1"/>
                <w:sz w:val="40"/>
                <w:szCs w:val="40"/>
                <w:shd w:val="clear" w:color="auto" w:fill="62257F"/>
              </w:rPr>
              <w:t>p</w:t>
            </w:r>
            <w:r w:rsidRPr="00AD1CEB">
              <w:rPr>
                <w:rFonts w:ascii="Ando Bold" w:eastAsia="Calibri" w:hAnsi="Ando Bold" w:cs="Calibri"/>
                <w:i/>
                <w:color w:val="FFFFFF" w:themeColor="background1"/>
                <w:position w:val="1"/>
                <w:sz w:val="40"/>
                <w:szCs w:val="40"/>
                <w:shd w:val="clear" w:color="auto" w:fill="62257F"/>
              </w:rPr>
              <w:t>r</w:t>
            </w:r>
            <w:r w:rsidRPr="00AD1CEB">
              <w:rPr>
                <w:rFonts w:ascii="Ando Bold" w:eastAsia="Calibri" w:hAnsi="Ando Bold" w:cs="Calibri"/>
                <w:i/>
                <w:color w:val="FFFFFF" w:themeColor="background1"/>
                <w:spacing w:val="-1"/>
                <w:position w:val="1"/>
                <w:sz w:val="40"/>
                <w:szCs w:val="40"/>
                <w:shd w:val="clear" w:color="auto" w:fill="62257F"/>
              </w:rPr>
              <w:t>i</w:t>
            </w:r>
            <w:r w:rsidRPr="00AD1CEB">
              <w:rPr>
                <w:rFonts w:ascii="Ando Bold" w:eastAsia="Calibri" w:hAnsi="Ando Bold" w:cs="Calibri"/>
                <w:i/>
                <w:color w:val="FFFFFF" w:themeColor="background1"/>
                <w:position w:val="1"/>
                <w:sz w:val="40"/>
                <w:szCs w:val="40"/>
                <w:shd w:val="clear" w:color="auto" w:fill="62257F"/>
              </w:rPr>
              <w:t>se</w:t>
            </w:r>
            <w:r w:rsidRPr="00AD1CEB">
              <w:rPr>
                <w:rFonts w:ascii="Ando Bold" w:eastAsia="Calibri" w:hAnsi="Ando Bold" w:cs="Calibri"/>
                <w:i/>
                <w:color w:val="FFFFFF" w:themeColor="background1"/>
                <w:spacing w:val="-1"/>
                <w:position w:val="1"/>
                <w:sz w:val="40"/>
                <w:szCs w:val="40"/>
              </w:rPr>
              <w:t xml:space="preserve"> d</w:t>
            </w:r>
            <w:r w:rsidRPr="00AD1CEB">
              <w:rPr>
                <w:rFonts w:ascii="Ando Bold" w:eastAsia="Calibri" w:hAnsi="Ando Bold" w:cs="Calibri"/>
                <w:i/>
                <w:color w:val="FFFFFF" w:themeColor="background1"/>
                <w:position w:val="1"/>
                <w:sz w:val="40"/>
                <w:szCs w:val="40"/>
              </w:rPr>
              <w:t xml:space="preserve">e </w:t>
            </w:r>
            <w:r w:rsidRPr="00AD1CEB">
              <w:rPr>
                <w:rFonts w:ascii="Ando Bold" w:eastAsia="Calibri" w:hAnsi="Ando Bold" w:cs="Calibri"/>
                <w:i/>
                <w:color w:val="FFFFFF" w:themeColor="background1"/>
                <w:spacing w:val="-1"/>
                <w:position w:val="1"/>
                <w:sz w:val="40"/>
                <w:szCs w:val="40"/>
              </w:rPr>
              <w:t>d</w:t>
            </w:r>
            <w:r w:rsidRPr="00AD1CEB">
              <w:rPr>
                <w:rFonts w:ascii="Ando Bold" w:eastAsia="Calibri" w:hAnsi="Ando Bold" w:cs="Calibri"/>
                <w:i/>
                <w:color w:val="FFFFFF" w:themeColor="background1"/>
                <w:spacing w:val="-2"/>
                <w:position w:val="1"/>
                <w:sz w:val="40"/>
                <w:szCs w:val="40"/>
              </w:rPr>
              <w:t>é</w:t>
            </w:r>
            <w:r w:rsidRPr="00AD1CEB">
              <w:rPr>
                <w:rFonts w:ascii="Ando Bold" w:eastAsia="Calibri" w:hAnsi="Ando Bold" w:cs="Calibri"/>
                <w:i/>
                <w:color w:val="FFFFFF" w:themeColor="background1"/>
                <w:spacing w:val="1"/>
                <w:position w:val="1"/>
                <w:sz w:val="40"/>
                <w:szCs w:val="40"/>
              </w:rPr>
              <w:t>c</w:t>
            </w:r>
            <w:r w:rsidRPr="00AD1CEB">
              <w:rPr>
                <w:rFonts w:ascii="Ando Bold" w:eastAsia="Calibri" w:hAnsi="Ando Bold" w:cs="Calibri"/>
                <w:i/>
                <w:color w:val="FFFFFF" w:themeColor="background1"/>
                <w:position w:val="1"/>
                <w:sz w:val="40"/>
                <w:szCs w:val="40"/>
              </w:rPr>
              <w:t>ision</w:t>
            </w:r>
            <w:r w:rsidRPr="00AD1CEB">
              <w:rPr>
                <w:rFonts w:ascii="Ando Bold" w:eastAsia="Calibri" w:hAnsi="Ando Bold" w:cs="Calibri"/>
                <w:i/>
                <w:color w:val="FFFFFF" w:themeColor="background1"/>
                <w:spacing w:val="2"/>
                <w:position w:val="1"/>
                <w:sz w:val="40"/>
                <w:szCs w:val="40"/>
              </w:rPr>
              <w:t xml:space="preserve"> </w:t>
            </w:r>
            <w:r w:rsidRPr="00AD1CEB">
              <w:rPr>
                <w:rFonts w:ascii="Ando Bold" w:eastAsia="Calibri" w:hAnsi="Ando Bold" w:cs="Calibri"/>
                <w:i/>
                <w:color w:val="FFFFFF" w:themeColor="background1"/>
                <w:position w:val="1"/>
                <w:sz w:val="40"/>
                <w:szCs w:val="40"/>
              </w:rPr>
              <w:t>»</w:t>
            </w:r>
          </w:p>
        </w:tc>
      </w:tr>
      <w:tr w:rsidR="00005323" w:rsidRPr="005D433E" w14:paraId="21F2979C" w14:textId="77777777" w:rsidTr="006236C0">
        <w:trPr>
          <w:trHeight w:hRule="exact" w:val="418"/>
        </w:trPr>
        <w:tc>
          <w:tcPr>
            <w:tcW w:w="1951" w:type="dxa"/>
            <w:shd w:val="clear" w:color="auto" w:fill="282D46"/>
            <w:vAlign w:val="center"/>
          </w:tcPr>
          <w:p w14:paraId="6E50E481" w14:textId="77777777" w:rsidR="00005323" w:rsidRPr="00F144C7" w:rsidRDefault="00005323" w:rsidP="006236C0">
            <w:pPr>
              <w:spacing w:after="0" w:line="240" w:lineRule="auto"/>
              <w:ind w:left="176" w:right="-20"/>
              <w:rPr>
                <w:rFonts w:ascii="Roboto Condensed" w:eastAsia="Calibri" w:hAnsi="Roboto Condensed" w:cs="Calibri"/>
                <w:b/>
                <w:color w:val="FFFFFF" w:themeColor="background1"/>
                <w:szCs w:val="20"/>
              </w:rPr>
            </w:pPr>
            <w:r w:rsidRPr="00F144C7">
              <w:rPr>
                <w:rFonts w:ascii="Roboto Condensed" w:eastAsia="Calibri" w:hAnsi="Roboto Condensed" w:cs="Calibri"/>
                <w:b/>
                <w:bCs/>
                <w:color w:val="FFFFFF" w:themeColor="background1"/>
                <w:spacing w:val="-1"/>
                <w:szCs w:val="20"/>
                <w:shd w:val="clear" w:color="auto" w:fill="282D46"/>
              </w:rPr>
              <w:t>S</w:t>
            </w:r>
            <w:r w:rsidRPr="00F144C7">
              <w:rPr>
                <w:rFonts w:ascii="Roboto Condensed" w:eastAsia="Calibri" w:hAnsi="Roboto Condensed" w:cs="Calibri"/>
                <w:b/>
                <w:bCs/>
                <w:color w:val="FFFFFF" w:themeColor="background1"/>
                <w:szCs w:val="20"/>
                <w:shd w:val="clear" w:color="auto" w:fill="282D46"/>
              </w:rPr>
              <w:t>E</w:t>
            </w:r>
            <w:r w:rsidRPr="00F144C7">
              <w:rPr>
                <w:rFonts w:ascii="Roboto Condensed" w:eastAsia="Calibri" w:hAnsi="Roboto Condensed" w:cs="Calibri"/>
                <w:b/>
                <w:bCs/>
                <w:color w:val="FFFFFF" w:themeColor="background1"/>
                <w:spacing w:val="-1"/>
                <w:szCs w:val="20"/>
                <w:shd w:val="clear" w:color="auto" w:fill="282D46"/>
              </w:rPr>
              <w:t>M</w:t>
            </w:r>
            <w:r w:rsidRPr="00F144C7">
              <w:rPr>
                <w:rFonts w:ascii="Roboto Condensed" w:eastAsia="Calibri" w:hAnsi="Roboto Condensed" w:cs="Calibri"/>
                <w:b/>
                <w:bCs/>
                <w:color w:val="FFFFFF" w:themeColor="background1"/>
                <w:szCs w:val="20"/>
                <w:shd w:val="clear" w:color="auto" w:fill="282D46"/>
              </w:rPr>
              <w:t>E</w:t>
            </w:r>
            <w:r w:rsidRPr="00F144C7">
              <w:rPr>
                <w:rFonts w:ascii="Roboto Condensed" w:eastAsia="Calibri" w:hAnsi="Roboto Condensed" w:cs="Calibri"/>
                <w:b/>
                <w:bCs/>
                <w:color w:val="FFFFFF" w:themeColor="background1"/>
                <w:spacing w:val="-1"/>
                <w:szCs w:val="20"/>
                <w:shd w:val="clear" w:color="auto" w:fill="282D46"/>
              </w:rPr>
              <w:t>S</w:t>
            </w:r>
            <w:r w:rsidRPr="00F144C7">
              <w:rPr>
                <w:rFonts w:ascii="Roboto Condensed" w:eastAsia="Calibri" w:hAnsi="Roboto Condensed" w:cs="Calibri"/>
                <w:b/>
                <w:bCs/>
                <w:color w:val="FFFFFF" w:themeColor="background1"/>
                <w:spacing w:val="1"/>
                <w:szCs w:val="20"/>
                <w:shd w:val="clear" w:color="auto" w:fill="282D46"/>
              </w:rPr>
              <w:t>T</w:t>
            </w:r>
            <w:r w:rsidRPr="00F144C7">
              <w:rPr>
                <w:rFonts w:ascii="Roboto Condensed" w:eastAsia="Calibri" w:hAnsi="Roboto Condensed" w:cs="Calibri"/>
                <w:b/>
                <w:bCs/>
                <w:color w:val="FFFFFF" w:themeColor="background1"/>
                <w:szCs w:val="20"/>
                <w:shd w:val="clear" w:color="auto" w:fill="282D46"/>
              </w:rPr>
              <w:t>RE</w:t>
            </w:r>
            <w:r w:rsidRPr="00F144C7">
              <w:rPr>
                <w:rFonts w:ascii="Roboto Condensed" w:eastAsia="Calibri" w:hAnsi="Roboto Condensed" w:cs="Calibri"/>
                <w:b/>
                <w:bCs/>
                <w:color w:val="FFFFFF" w:themeColor="background1"/>
                <w:spacing w:val="-1"/>
                <w:szCs w:val="20"/>
              </w:rPr>
              <w:t xml:space="preserve"> </w:t>
            </w:r>
            <w:r w:rsidRPr="00F144C7">
              <w:rPr>
                <w:rFonts w:ascii="Roboto Condensed" w:eastAsia="Calibri" w:hAnsi="Roboto Condensed" w:cs="Calibri"/>
                <w:b/>
                <w:bCs/>
                <w:color w:val="FFFFFF" w:themeColor="background1"/>
                <w:szCs w:val="20"/>
              </w:rPr>
              <w:t>9</w:t>
            </w:r>
          </w:p>
        </w:tc>
        <w:tc>
          <w:tcPr>
            <w:tcW w:w="5390" w:type="dxa"/>
            <w:gridSpan w:val="3"/>
            <w:shd w:val="clear" w:color="auto" w:fill="F1E5F7"/>
            <w:vAlign w:val="center"/>
          </w:tcPr>
          <w:p w14:paraId="305B0B3F" w14:textId="77777777" w:rsidR="00005323" w:rsidRPr="005D433E" w:rsidRDefault="00005323" w:rsidP="006236C0">
            <w:pPr>
              <w:spacing w:after="0" w:line="240" w:lineRule="auto"/>
              <w:ind w:left="97" w:right="-20"/>
              <w:rPr>
                <w:rFonts w:ascii="Roboto Condensed" w:eastAsia="Calibri" w:hAnsi="Roboto Condensed" w:cs="Calibri"/>
                <w:szCs w:val="20"/>
              </w:rPr>
            </w:pPr>
            <w:r w:rsidRPr="005D433E">
              <w:rPr>
                <w:rFonts w:ascii="Roboto Condensed" w:eastAsia="Calibri" w:hAnsi="Roboto Condensed" w:cs="Calibri"/>
                <w:spacing w:val="1"/>
                <w:position w:val="1"/>
                <w:szCs w:val="20"/>
              </w:rPr>
              <w:t>Pô</w:t>
            </w:r>
            <w:r w:rsidRPr="005D433E">
              <w:rPr>
                <w:rFonts w:ascii="Roboto Condensed" w:eastAsia="Calibri" w:hAnsi="Roboto Condensed" w:cs="Calibri"/>
                <w:spacing w:val="-3"/>
                <w:position w:val="1"/>
                <w:szCs w:val="20"/>
              </w:rPr>
              <w:t>l</w:t>
            </w:r>
            <w:r w:rsidRPr="005D433E">
              <w:rPr>
                <w:rFonts w:ascii="Roboto Condensed" w:eastAsia="Calibri" w:hAnsi="Roboto Condensed" w:cs="Calibri"/>
                <w:position w:val="1"/>
                <w:szCs w:val="20"/>
              </w:rPr>
              <w:t>e</w:t>
            </w:r>
            <w:r w:rsidRPr="005D433E">
              <w:rPr>
                <w:rFonts w:ascii="Roboto Condensed" w:eastAsia="Calibri" w:hAnsi="Roboto Condensed" w:cs="Calibri"/>
                <w:spacing w:val="2"/>
                <w:position w:val="1"/>
                <w:szCs w:val="20"/>
              </w:rPr>
              <w:t xml:space="preserve"> </w:t>
            </w:r>
            <w:r w:rsidRPr="005D433E">
              <w:rPr>
                <w:rFonts w:ascii="Roboto Condensed" w:eastAsia="Calibri" w:hAnsi="Roboto Condensed" w:cs="Calibri"/>
                <w:position w:val="1"/>
                <w:szCs w:val="20"/>
              </w:rPr>
              <w:t>:</w:t>
            </w:r>
            <w:r w:rsidRPr="005D433E">
              <w:rPr>
                <w:rFonts w:ascii="Roboto Condensed" w:eastAsia="Calibri" w:hAnsi="Roboto Condensed" w:cs="Calibri"/>
                <w:spacing w:val="-1"/>
                <w:position w:val="1"/>
                <w:szCs w:val="20"/>
              </w:rPr>
              <w:t xml:space="preserve"> </w:t>
            </w:r>
            <w:r w:rsidRPr="005D433E">
              <w:rPr>
                <w:rFonts w:ascii="Roboto Condensed" w:eastAsia="Calibri" w:hAnsi="Roboto Condensed" w:cs="Calibri"/>
                <w:spacing w:val="1"/>
                <w:position w:val="1"/>
                <w:szCs w:val="20"/>
              </w:rPr>
              <w:t>M</w:t>
            </w:r>
            <w:r w:rsidRPr="005D433E">
              <w:rPr>
                <w:rFonts w:ascii="Roboto Condensed" w:eastAsia="Calibri" w:hAnsi="Roboto Condensed" w:cs="Calibri"/>
                <w:position w:val="1"/>
                <w:szCs w:val="20"/>
              </w:rPr>
              <w:t>a</w:t>
            </w:r>
            <w:r w:rsidRPr="005D433E">
              <w:rPr>
                <w:rFonts w:ascii="Roboto Condensed" w:eastAsia="Calibri" w:hAnsi="Roboto Condensed" w:cs="Calibri"/>
                <w:spacing w:val="-1"/>
                <w:position w:val="1"/>
                <w:szCs w:val="20"/>
              </w:rPr>
              <w:t>n</w:t>
            </w:r>
            <w:r w:rsidRPr="005D433E">
              <w:rPr>
                <w:rFonts w:ascii="Roboto Condensed" w:eastAsia="Calibri" w:hAnsi="Roboto Condensed" w:cs="Calibri"/>
                <w:position w:val="1"/>
                <w:szCs w:val="20"/>
              </w:rPr>
              <w:t>a</w:t>
            </w:r>
            <w:r w:rsidRPr="005D433E">
              <w:rPr>
                <w:rFonts w:ascii="Roboto Condensed" w:eastAsia="Calibri" w:hAnsi="Roboto Condensed" w:cs="Calibri"/>
                <w:spacing w:val="-3"/>
                <w:position w:val="1"/>
                <w:szCs w:val="20"/>
              </w:rPr>
              <w:t>g</w:t>
            </w:r>
            <w:r w:rsidRPr="005D433E">
              <w:rPr>
                <w:rFonts w:ascii="Roboto Condensed" w:eastAsia="Calibri" w:hAnsi="Roboto Condensed" w:cs="Calibri"/>
                <w:position w:val="1"/>
                <w:szCs w:val="20"/>
              </w:rPr>
              <w:t>e</w:t>
            </w:r>
            <w:r w:rsidRPr="005D433E">
              <w:rPr>
                <w:rFonts w:ascii="Roboto Condensed" w:eastAsia="Calibri" w:hAnsi="Roboto Condensed" w:cs="Calibri"/>
                <w:spacing w:val="-1"/>
                <w:position w:val="1"/>
                <w:szCs w:val="20"/>
              </w:rPr>
              <w:t>m</w:t>
            </w:r>
            <w:r w:rsidRPr="005D433E">
              <w:rPr>
                <w:rFonts w:ascii="Roboto Condensed" w:eastAsia="Calibri" w:hAnsi="Roboto Condensed" w:cs="Calibri"/>
                <w:position w:val="1"/>
                <w:szCs w:val="20"/>
              </w:rPr>
              <w:t>ent,</w:t>
            </w:r>
            <w:r w:rsidRPr="005D433E">
              <w:rPr>
                <w:rFonts w:ascii="Roboto Condensed" w:eastAsia="Calibri" w:hAnsi="Roboto Condensed" w:cs="Calibri"/>
                <w:spacing w:val="-1"/>
                <w:position w:val="1"/>
                <w:szCs w:val="20"/>
              </w:rPr>
              <w:t xml:space="preserve"> </w:t>
            </w:r>
            <w:r w:rsidRPr="005D433E">
              <w:rPr>
                <w:rFonts w:ascii="Roboto Condensed" w:eastAsia="Calibri" w:hAnsi="Roboto Condensed" w:cs="Calibri"/>
                <w:spacing w:val="1"/>
                <w:position w:val="1"/>
                <w:szCs w:val="20"/>
              </w:rPr>
              <w:t>P</w:t>
            </w:r>
            <w:r w:rsidRPr="005D433E">
              <w:rPr>
                <w:rFonts w:ascii="Roboto Condensed" w:eastAsia="Calibri" w:hAnsi="Roboto Condensed" w:cs="Calibri"/>
                <w:spacing w:val="-3"/>
                <w:position w:val="1"/>
                <w:szCs w:val="20"/>
              </w:rPr>
              <w:t>r</w:t>
            </w:r>
            <w:r w:rsidRPr="005D433E">
              <w:rPr>
                <w:rFonts w:ascii="Roboto Condensed" w:eastAsia="Calibri" w:hAnsi="Roboto Condensed" w:cs="Calibri"/>
                <w:spacing w:val="1"/>
                <w:position w:val="1"/>
                <w:szCs w:val="20"/>
              </w:rPr>
              <w:t>o</w:t>
            </w:r>
            <w:r w:rsidRPr="005D433E">
              <w:rPr>
                <w:rFonts w:ascii="Roboto Condensed" w:eastAsia="Calibri" w:hAnsi="Roboto Condensed" w:cs="Calibri"/>
                <w:position w:val="1"/>
                <w:szCs w:val="20"/>
              </w:rPr>
              <w:t>jet</w:t>
            </w:r>
            <w:r w:rsidRPr="005D433E">
              <w:rPr>
                <w:rFonts w:ascii="Roboto Condensed" w:eastAsia="Calibri" w:hAnsi="Roboto Condensed" w:cs="Calibri"/>
                <w:spacing w:val="-3"/>
                <w:position w:val="1"/>
                <w:szCs w:val="20"/>
              </w:rPr>
              <w:t xml:space="preserve"> </w:t>
            </w:r>
            <w:r w:rsidRPr="005D433E">
              <w:rPr>
                <w:rFonts w:ascii="Roboto Condensed" w:eastAsia="Calibri" w:hAnsi="Roboto Condensed" w:cs="Calibri"/>
                <w:spacing w:val="1"/>
                <w:position w:val="1"/>
                <w:szCs w:val="20"/>
              </w:rPr>
              <w:t>P</w:t>
            </w:r>
            <w:r w:rsidRPr="005D433E">
              <w:rPr>
                <w:rFonts w:ascii="Roboto Condensed" w:eastAsia="Calibri" w:hAnsi="Roboto Condensed" w:cs="Calibri"/>
                <w:position w:val="1"/>
                <w:szCs w:val="20"/>
              </w:rPr>
              <w:t>r</w:t>
            </w:r>
            <w:r w:rsidRPr="005D433E">
              <w:rPr>
                <w:rFonts w:ascii="Roboto Condensed" w:eastAsia="Calibri" w:hAnsi="Roboto Condensed" w:cs="Calibri"/>
                <w:spacing w:val="1"/>
                <w:position w:val="1"/>
                <w:szCs w:val="20"/>
              </w:rPr>
              <w:t>o</w:t>
            </w:r>
            <w:r w:rsidRPr="005D433E">
              <w:rPr>
                <w:rFonts w:ascii="Roboto Condensed" w:eastAsia="Calibri" w:hAnsi="Roboto Condensed" w:cs="Calibri"/>
                <w:spacing w:val="-3"/>
                <w:position w:val="1"/>
                <w:szCs w:val="20"/>
              </w:rPr>
              <w:t>f</w:t>
            </w:r>
            <w:r w:rsidRPr="005D433E">
              <w:rPr>
                <w:rFonts w:ascii="Roboto Condensed" w:eastAsia="Calibri" w:hAnsi="Roboto Condensed" w:cs="Calibri"/>
                <w:position w:val="1"/>
                <w:szCs w:val="20"/>
              </w:rPr>
              <w:t>ess</w:t>
            </w:r>
            <w:r w:rsidRPr="005D433E">
              <w:rPr>
                <w:rFonts w:ascii="Roboto Condensed" w:eastAsia="Calibri" w:hAnsi="Roboto Condensed" w:cs="Calibri"/>
                <w:spacing w:val="-2"/>
                <w:position w:val="1"/>
                <w:szCs w:val="20"/>
              </w:rPr>
              <w:t>i</w:t>
            </w:r>
            <w:r w:rsidRPr="005D433E">
              <w:rPr>
                <w:rFonts w:ascii="Roboto Condensed" w:eastAsia="Calibri" w:hAnsi="Roboto Condensed" w:cs="Calibri"/>
                <w:spacing w:val="1"/>
                <w:position w:val="1"/>
                <w:szCs w:val="20"/>
              </w:rPr>
              <w:t>o</w:t>
            </w:r>
            <w:r w:rsidRPr="005D433E">
              <w:rPr>
                <w:rFonts w:ascii="Roboto Condensed" w:eastAsia="Calibri" w:hAnsi="Roboto Condensed" w:cs="Calibri"/>
                <w:spacing w:val="-1"/>
                <w:position w:val="1"/>
                <w:szCs w:val="20"/>
              </w:rPr>
              <w:t>nn</w:t>
            </w:r>
            <w:r w:rsidRPr="005D433E">
              <w:rPr>
                <w:rFonts w:ascii="Roboto Condensed" w:eastAsia="Calibri" w:hAnsi="Roboto Condensed" w:cs="Calibri"/>
                <w:position w:val="1"/>
                <w:szCs w:val="20"/>
              </w:rPr>
              <w:t xml:space="preserve">el </w:t>
            </w:r>
            <w:r w:rsidRPr="005D433E">
              <w:rPr>
                <w:rFonts w:ascii="Roboto Condensed" w:eastAsia="Calibri" w:hAnsi="Roboto Condensed" w:cs="Calibri"/>
                <w:spacing w:val="-1"/>
                <w:position w:val="1"/>
                <w:szCs w:val="20"/>
              </w:rPr>
              <w:t>e</w:t>
            </w:r>
            <w:r w:rsidRPr="005D433E">
              <w:rPr>
                <w:rFonts w:ascii="Roboto Condensed" w:eastAsia="Calibri" w:hAnsi="Roboto Condensed" w:cs="Calibri"/>
                <w:position w:val="1"/>
                <w:szCs w:val="20"/>
              </w:rPr>
              <w:t>t</w:t>
            </w:r>
            <w:r w:rsidRPr="005D433E">
              <w:rPr>
                <w:rFonts w:ascii="Roboto Condensed" w:eastAsia="Calibri" w:hAnsi="Roboto Condensed" w:cs="Calibri"/>
                <w:spacing w:val="1"/>
                <w:position w:val="1"/>
                <w:szCs w:val="20"/>
              </w:rPr>
              <w:t xml:space="preserve"> </w:t>
            </w:r>
            <w:r w:rsidRPr="005D433E">
              <w:rPr>
                <w:rFonts w:ascii="Roboto Condensed" w:eastAsia="Calibri" w:hAnsi="Roboto Condensed" w:cs="Calibri"/>
                <w:spacing w:val="-1"/>
                <w:position w:val="1"/>
                <w:szCs w:val="20"/>
              </w:rPr>
              <w:t>p</w:t>
            </w:r>
            <w:r w:rsidRPr="005D433E">
              <w:rPr>
                <w:rFonts w:ascii="Roboto Condensed" w:eastAsia="Calibri" w:hAnsi="Roboto Condensed" w:cs="Calibri"/>
                <w:position w:val="1"/>
                <w:szCs w:val="20"/>
              </w:rPr>
              <w:t>er</w:t>
            </w:r>
            <w:r w:rsidRPr="005D433E">
              <w:rPr>
                <w:rFonts w:ascii="Roboto Condensed" w:eastAsia="Calibri" w:hAnsi="Roboto Condensed" w:cs="Calibri"/>
                <w:spacing w:val="-2"/>
                <w:position w:val="1"/>
                <w:szCs w:val="20"/>
              </w:rPr>
              <w:t>s</w:t>
            </w:r>
            <w:r w:rsidRPr="005D433E">
              <w:rPr>
                <w:rFonts w:ascii="Roboto Condensed" w:eastAsia="Calibri" w:hAnsi="Roboto Condensed" w:cs="Calibri"/>
                <w:spacing w:val="1"/>
                <w:position w:val="1"/>
                <w:szCs w:val="20"/>
              </w:rPr>
              <w:t>o</w:t>
            </w:r>
            <w:r w:rsidRPr="005D433E">
              <w:rPr>
                <w:rFonts w:ascii="Roboto Condensed" w:eastAsia="Calibri" w:hAnsi="Roboto Condensed" w:cs="Calibri"/>
                <w:spacing w:val="-1"/>
                <w:position w:val="1"/>
                <w:szCs w:val="20"/>
              </w:rPr>
              <w:t>nn</w:t>
            </w:r>
            <w:r w:rsidRPr="005D433E">
              <w:rPr>
                <w:rFonts w:ascii="Roboto Condensed" w:eastAsia="Calibri" w:hAnsi="Roboto Condensed" w:cs="Calibri"/>
                <w:position w:val="1"/>
                <w:szCs w:val="20"/>
              </w:rPr>
              <w:t>el</w:t>
            </w:r>
          </w:p>
        </w:tc>
        <w:tc>
          <w:tcPr>
            <w:tcW w:w="2407" w:type="dxa"/>
            <w:gridSpan w:val="2"/>
            <w:shd w:val="clear" w:color="auto" w:fill="F1E5F7"/>
            <w:vAlign w:val="center"/>
          </w:tcPr>
          <w:p w14:paraId="2FCB3665" w14:textId="57E15C44" w:rsidR="00005323" w:rsidRPr="005D433E" w:rsidRDefault="00005323" w:rsidP="006236C0">
            <w:pPr>
              <w:spacing w:after="0" w:line="240" w:lineRule="auto"/>
              <w:ind w:left="95" w:right="-20"/>
              <w:rPr>
                <w:rFonts w:ascii="Roboto Condensed" w:eastAsia="Calibri" w:hAnsi="Roboto Condensed" w:cs="Calibri"/>
                <w:szCs w:val="20"/>
              </w:rPr>
            </w:pPr>
            <w:r w:rsidRPr="005D433E">
              <w:rPr>
                <w:rFonts w:ascii="Roboto Condensed" w:eastAsia="Calibri" w:hAnsi="Roboto Condensed" w:cs="Calibri"/>
                <w:i/>
                <w:color w:val="A6A6A6"/>
                <w:spacing w:val="1"/>
                <w:szCs w:val="20"/>
              </w:rPr>
              <w:t>M</w:t>
            </w:r>
            <w:r w:rsidRPr="005D433E">
              <w:rPr>
                <w:rFonts w:ascii="Roboto Condensed" w:eastAsia="Calibri" w:hAnsi="Roboto Condensed" w:cs="Calibri"/>
                <w:i/>
                <w:color w:val="A6A6A6"/>
                <w:szCs w:val="20"/>
              </w:rPr>
              <w:t>AJ</w:t>
            </w:r>
            <w:r w:rsidRPr="005D433E">
              <w:rPr>
                <w:rFonts w:ascii="Roboto Condensed" w:eastAsia="Calibri" w:hAnsi="Roboto Condensed" w:cs="Calibri"/>
                <w:i/>
                <w:color w:val="A6A6A6"/>
                <w:spacing w:val="-1"/>
                <w:szCs w:val="20"/>
              </w:rPr>
              <w:t xml:space="preserve"> </w:t>
            </w:r>
            <w:r w:rsidRPr="005D433E">
              <w:rPr>
                <w:rFonts w:ascii="Roboto Condensed" w:eastAsia="Calibri" w:hAnsi="Roboto Condensed" w:cs="Calibri"/>
                <w:i/>
                <w:color w:val="A6A6A6"/>
                <w:szCs w:val="20"/>
              </w:rPr>
              <w:t>:</w:t>
            </w:r>
            <w:r w:rsidRPr="005D433E">
              <w:rPr>
                <w:rFonts w:ascii="Roboto Condensed" w:eastAsia="Calibri" w:hAnsi="Roboto Condensed" w:cs="Calibri"/>
                <w:i/>
                <w:color w:val="A6A6A6"/>
                <w:spacing w:val="-1"/>
                <w:szCs w:val="20"/>
              </w:rPr>
              <w:t xml:space="preserve"> </w:t>
            </w:r>
            <w:r>
              <w:rPr>
                <w:rFonts w:ascii="Roboto Condensed" w:eastAsia="Calibri" w:hAnsi="Roboto Condensed" w:cs="Calibri"/>
                <w:i/>
                <w:color w:val="A6A6A6"/>
                <w:spacing w:val="1"/>
                <w:szCs w:val="20"/>
              </w:rPr>
              <w:t>07/2024</w:t>
            </w:r>
          </w:p>
        </w:tc>
      </w:tr>
      <w:tr w:rsidR="00005323" w:rsidRPr="005D433E" w14:paraId="46162014" w14:textId="77777777" w:rsidTr="006236C0">
        <w:trPr>
          <w:trHeight w:hRule="exact" w:val="360"/>
        </w:trPr>
        <w:tc>
          <w:tcPr>
            <w:tcW w:w="4220" w:type="dxa"/>
            <w:gridSpan w:val="3"/>
            <w:shd w:val="clear" w:color="auto" w:fill="F1E5F7"/>
            <w:vAlign w:val="center"/>
          </w:tcPr>
          <w:p w14:paraId="72AF0A1E" w14:textId="77777777" w:rsidR="00005323" w:rsidRPr="00973EEA" w:rsidRDefault="00005323" w:rsidP="006236C0">
            <w:pPr>
              <w:spacing w:after="0" w:line="240" w:lineRule="auto"/>
              <w:ind w:left="97" w:right="-20"/>
              <w:rPr>
                <w:rFonts w:ascii="Roboto Condensed" w:eastAsia="Calibri" w:hAnsi="Roboto Condensed" w:cs="Calibri"/>
                <w:b/>
                <w:szCs w:val="20"/>
              </w:rPr>
            </w:pPr>
            <w:r w:rsidRPr="00973EEA">
              <w:rPr>
                <w:rFonts w:ascii="Roboto Condensed" w:eastAsia="Calibri" w:hAnsi="Roboto Condensed" w:cs="Calibri"/>
                <w:b/>
                <w:spacing w:val="-1"/>
                <w:position w:val="1"/>
                <w:szCs w:val="20"/>
              </w:rPr>
              <w:t>H</w:t>
            </w:r>
            <w:r w:rsidRPr="00973EEA">
              <w:rPr>
                <w:rFonts w:ascii="Roboto Condensed" w:eastAsia="Calibri" w:hAnsi="Roboto Condensed" w:cs="Calibri"/>
                <w:b/>
                <w:spacing w:val="1"/>
                <w:position w:val="1"/>
                <w:szCs w:val="20"/>
              </w:rPr>
              <w:t>o</w:t>
            </w:r>
            <w:r w:rsidRPr="00973EEA">
              <w:rPr>
                <w:rFonts w:ascii="Roboto Condensed" w:eastAsia="Calibri" w:hAnsi="Roboto Condensed" w:cs="Calibri"/>
                <w:b/>
                <w:position w:val="1"/>
                <w:szCs w:val="20"/>
              </w:rPr>
              <w:t>ra</w:t>
            </w:r>
            <w:r w:rsidRPr="00973EEA">
              <w:rPr>
                <w:rFonts w:ascii="Roboto Condensed" w:eastAsia="Calibri" w:hAnsi="Roboto Condensed" w:cs="Calibri"/>
                <w:b/>
                <w:spacing w:val="-1"/>
                <w:position w:val="1"/>
                <w:szCs w:val="20"/>
              </w:rPr>
              <w:t>i</w:t>
            </w:r>
            <w:r w:rsidRPr="00973EEA">
              <w:rPr>
                <w:rFonts w:ascii="Roboto Condensed" w:eastAsia="Calibri" w:hAnsi="Roboto Condensed" w:cs="Calibri"/>
                <w:b/>
                <w:position w:val="1"/>
                <w:szCs w:val="20"/>
              </w:rPr>
              <w:t>re</w:t>
            </w:r>
            <w:r w:rsidRPr="00973EEA">
              <w:rPr>
                <w:rFonts w:ascii="Roboto Condensed" w:eastAsia="Calibri" w:hAnsi="Roboto Condensed" w:cs="Calibri"/>
                <w:b/>
                <w:spacing w:val="1"/>
                <w:position w:val="1"/>
                <w:szCs w:val="20"/>
              </w:rPr>
              <w:t xml:space="preserve"> </w:t>
            </w:r>
            <w:r w:rsidRPr="00973EEA">
              <w:rPr>
                <w:rFonts w:ascii="Roboto Condensed" w:eastAsia="Calibri" w:hAnsi="Roboto Condensed" w:cs="Calibri"/>
                <w:b/>
                <w:spacing w:val="-1"/>
                <w:position w:val="1"/>
                <w:szCs w:val="20"/>
              </w:rPr>
              <w:t>p</w:t>
            </w:r>
            <w:r w:rsidRPr="00973EEA">
              <w:rPr>
                <w:rFonts w:ascii="Roboto Condensed" w:eastAsia="Calibri" w:hAnsi="Roboto Condensed" w:cs="Calibri"/>
                <w:b/>
                <w:spacing w:val="-3"/>
                <w:position w:val="1"/>
                <w:szCs w:val="20"/>
              </w:rPr>
              <w:t>r</w:t>
            </w:r>
            <w:r w:rsidRPr="00973EEA">
              <w:rPr>
                <w:rFonts w:ascii="Roboto Condensed" w:eastAsia="Calibri" w:hAnsi="Roboto Condensed" w:cs="Calibri"/>
                <w:b/>
                <w:position w:val="1"/>
                <w:szCs w:val="20"/>
              </w:rPr>
              <w:t>és</w:t>
            </w:r>
            <w:r w:rsidRPr="00973EEA">
              <w:rPr>
                <w:rFonts w:ascii="Roboto Condensed" w:eastAsia="Calibri" w:hAnsi="Roboto Condensed" w:cs="Calibri"/>
                <w:b/>
                <w:spacing w:val="1"/>
                <w:position w:val="1"/>
                <w:szCs w:val="20"/>
              </w:rPr>
              <w:t>e</w:t>
            </w:r>
            <w:r w:rsidRPr="00973EEA">
              <w:rPr>
                <w:rFonts w:ascii="Roboto Condensed" w:eastAsia="Calibri" w:hAnsi="Roboto Condensed" w:cs="Calibri"/>
                <w:b/>
                <w:spacing w:val="-1"/>
                <w:position w:val="1"/>
                <w:szCs w:val="20"/>
              </w:rPr>
              <w:t>n</w:t>
            </w:r>
            <w:r w:rsidRPr="00973EEA">
              <w:rPr>
                <w:rFonts w:ascii="Roboto Condensed" w:eastAsia="Calibri" w:hAnsi="Roboto Condensed" w:cs="Calibri"/>
                <w:b/>
                <w:position w:val="1"/>
                <w:szCs w:val="20"/>
              </w:rPr>
              <w:t>t</w:t>
            </w:r>
            <w:r w:rsidRPr="00973EEA">
              <w:rPr>
                <w:rFonts w:ascii="Roboto Condensed" w:eastAsia="Calibri" w:hAnsi="Roboto Condensed" w:cs="Calibri"/>
                <w:b/>
                <w:spacing w:val="-2"/>
                <w:position w:val="1"/>
                <w:szCs w:val="20"/>
              </w:rPr>
              <w:t>i</w:t>
            </w:r>
            <w:r w:rsidRPr="00973EEA">
              <w:rPr>
                <w:rFonts w:ascii="Roboto Condensed" w:eastAsia="Calibri" w:hAnsi="Roboto Condensed" w:cs="Calibri"/>
                <w:b/>
                <w:position w:val="1"/>
                <w:szCs w:val="20"/>
              </w:rPr>
              <w:t>el</w:t>
            </w:r>
            <w:r w:rsidRPr="00973EEA">
              <w:rPr>
                <w:rFonts w:ascii="Roboto Condensed" w:eastAsia="Calibri" w:hAnsi="Roboto Condensed" w:cs="Calibri"/>
                <w:b/>
                <w:spacing w:val="1"/>
                <w:position w:val="1"/>
                <w:szCs w:val="20"/>
              </w:rPr>
              <w:t xml:space="preserve"> </w:t>
            </w:r>
            <w:r w:rsidRPr="00973EEA">
              <w:rPr>
                <w:rFonts w:ascii="Roboto Condensed" w:eastAsia="Calibri" w:hAnsi="Roboto Condensed" w:cs="Calibri"/>
                <w:b/>
                <w:position w:val="1"/>
                <w:szCs w:val="20"/>
              </w:rPr>
              <w:t>:</w:t>
            </w:r>
            <w:r w:rsidRPr="00973EEA">
              <w:rPr>
                <w:rFonts w:ascii="Roboto Condensed" w:eastAsia="Calibri" w:hAnsi="Roboto Condensed" w:cs="Calibri"/>
                <w:b/>
                <w:spacing w:val="-1"/>
                <w:position w:val="1"/>
                <w:szCs w:val="20"/>
              </w:rPr>
              <w:t xml:space="preserve"> 1</w:t>
            </w:r>
            <w:r w:rsidRPr="00973EEA">
              <w:rPr>
                <w:rFonts w:ascii="Roboto Condensed" w:eastAsia="Calibri" w:hAnsi="Roboto Condensed" w:cs="Calibri"/>
                <w:b/>
                <w:spacing w:val="1"/>
                <w:position w:val="1"/>
                <w:szCs w:val="20"/>
              </w:rPr>
              <w:t>3h</w:t>
            </w:r>
            <w:r w:rsidRPr="00973EEA">
              <w:rPr>
                <w:rFonts w:ascii="Roboto Condensed" w:eastAsia="Calibri" w:hAnsi="Roboto Condensed" w:cs="Calibri"/>
                <w:b/>
                <w:position w:val="1"/>
                <w:szCs w:val="20"/>
              </w:rPr>
              <w:t xml:space="preserve"> </w:t>
            </w:r>
            <w:r w:rsidRPr="00973EEA">
              <w:rPr>
                <w:rFonts w:ascii="Roboto Condensed" w:eastAsia="Calibri" w:hAnsi="Roboto Condensed" w:cs="Calibri"/>
                <w:b/>
                <w:spacing w:val="-2"/>
                <w:position w:val="1"/>
                <w:szCs w:val="20"/>
              </w:rPr>
              <w:t>C</w:t>
            </w:r>
            <w:r w:rsidRPr="00973EEA">
              <w:rPr>
                <w:rFonts w:ascii="Roboto Condensed" w:eastAsia="Calibri" w:hAnsi="Roboto Condensed" w:cs="Calibri"/>
                <w:b/>
                <w:position w:val="1"/>
                <w:szCs w:val="20"/>
              </w:rPr>
              <w:t>M</w:t>
            </w:r>
            <w:r w:rsidRPr="00973EEA">
              <w:rPr>
                <w:rFonts w:ascii="Roboto Condensed" w:eastAsia="Calibri" w:hAnsi="Roboto Condensed" w:cs="Calibri"/>
                <w:b/>
                <w:spacing w:val="2"/>
                <w:position w:val="1"/>
                <w:szCs w:val="20"/>
              </w:rPr>
              <w:t xml:space="preserve"> </w:t>
            </w:r>
            <w:r w:rsidRPr="00973EEA">
              <w:rPr>
                <w:rFonts w:ascii="Roboto Condensed" w:eastAsia="Calibri" w:hAnsi="Roboto Condensed" w:cs="Calibri"/>
                <w:b/>
                <w:position w:val="1"/>
                <w:szCs w:val="20"/>
              </w:rPr>
              <w:t>–</w:t>
            </w:r>
            <w:r w:rsidRPr="00973EEA">
              <w:rPr>
                <w:rFonts w:ascii="Roboto Condensed" w:eastAsia="Calibri" w:hAnsi="Roboto Condensed" w:cs="Calibri"/>
                <w:b/>
                <w:spacing w:val="-1"/>
                <w:position w:val="1"/>
                <w:szCs w:val="20"/>
              </w:rPr>
              <w:t xml:space="preserve"> </w:t>
            </w:r>
            <w:r w:rsidRPr="00973EEA">
              <w:rPr>
                <w:rFonts w:ascii="Roboto Condensed" w:eastAsia="Calibri" w:hAnsi="Roboto Condensed" w:cs="Calibri"/>
                <w:b/>
                <w:spacing w:val="-2"/>
                <w:position w:val="1"/>
                <w:szCs w:val="20"/>
              </w:rPr>
              <w:t>1</w:t>
            </w:r>
            <w:r w:rsidRPr="00973EEA">
              <w:rPr>
                <w:rFonts w:ascii="Roboto Condensed" w:eastAsia="Calibri" w:hAnsi="Roboto Condensed" w:cs="Calibri"/>
                <w:b/>
                <w:spacing w:val="1"/>
                <w:position w:val="1"/>
                <w:szCs w:val="20"/>
              </w:rPr>
              <w:t>3</w:t>
            </w:r>
            <w:r w:rsidRPr="00973EEA">
              <w:rPr>
                <w:rFonts w:ascii="Roboto Condensed" w:eastAsia="Calibri" w:hAnsi="Roboto Condensed" w:cs="Calibri"/>
                <w:b/>
                <w:position w:val="1"/>
                <w:szCs w:val="20"/>
              </w:rPr>
              <w:t xml:space="preserve">h </w:t>
            </w:r>
            <w:r w:rsidRPr="00973EEA">
              <w:rPr>
                <w:rFonts w:ascii="Roboto Condensed" w:eastAsia="Calibri" w:hAnsi="Roboto Condensed" w:cs="Calibri"/>
                <w:b/>
                <w:spacing w:val="-1"/>
                <w:position w:val="1"/>
                <w:szCs w:val="20"/>
              </w:rPr>
              <w:t>T</w:t>
            </w:r>
            <w:r w:rsidRPr="00973EEA">
              <w:rPr>
                <w:rFonts w:ascii="Roboto Condensed" w:eastAsia="Calibri" w:hAnsi="Roboto Condensed" w:cs="Calibri"/>
                <w:b/>
                <w:position w:val="1"/>
                <w:szCs w:val="20"/>
              </w:rPr>
              <w:t>D</w:t>
            </w:r>
          </w:p>
        </w:tc>
        <w:tc>
          <w:tcPr>
            <w:tcW w:w="3121" w:type="dxa"/>
            <w:shd w:val="clear" w:color="auto" w:fill="F1E5F7"/>
            <w:vAlign w:val="center"/>
          </w:tcPr>
          <w:p w14:paraId="402427EB" w14:textId="77777777" w:rsidR="00005323" w:rsidRPr="005D433E" w:rsidRDefault="00005323" w:rsidP="006236C0">
            <w:pPr>
              <w:spacing w:after="0" w:line="240" w:lineRule="auto"/>
              <w:ind w:left="97" w:right="-20"/>
              <w:rPr>
                <w:rFonts w:ascii="Roboto Condensed" w:eastAsia="Calibri" w:hAnsi="Roboto Condensed" w:cs="Calibri"/>
                <w:szCs w:val="20"/>
              </w:rPr>
            </w:pPr>
            <w:r w:rsidRPr="005D433E">
              <w:rPr>
                <w:rFonts w:ascii="Roboto Condensed" w:eastAsia="Calibri" w:hAnsi="Roboto Condensed" w:cs="Calibri"/>
                <w:position w:val="1"/>
                <w:szCs w:val="20"/>
              </w:rPr>
              <w:t>Tra</w:t>
            </w:r>
            <w:r w:rsidRPr="005D433E">
              <w:rPr>
                <w:rFonts w:ascii="Roboto Condensed" w:eastAsia="Calibri" w:hAnsi="Roboto Condensed" w:cs="Calibri"/>
                <w:spacing w:val="1"/>
                <w:position w:val="1"/>
                <w:szCs w:val="20"/>
              </w:rPr>
              <w:t>v</w:t>
            </w:r>
            <w:r w:rsidRPr="005D433E">
              <w:rPr>
                <w:rFonts w:ascii="Roboto Condensed" w:eastAsia="Calibri" w:hAnsi="Roboto Condensed" w:cs="Calibri"/>
                <w:position w:val="1"/>
                <w:szCs w:val="20"/>
              </w:rPr>
              <w:t xml:space="preserve">ail </w:t>
            </w:r>
            <w:r w:rsidRPr="005D433E">
              <w:rPr>
                <w:rFonts w:ascii="Roboto Condensed" w:eastAsia="Calibri" w:hAnsi="Roboto Condensed" w:cs="Calibri"/>
                <w:spacing w:val="-3"/>
                <w:position w:val="1"/>
                <w:szCs w:val="20"/>
              </w:rPr>
              <w:t>p</w:t>
            </w:r>
            <w:r w:rsidRPr="005D433E">
              <w:rPr>
                <w:rFonts w:ascii="Roboto Condensed" w:eastAsia="Calibri" w:hAnsi="Roboto Condensed" w:cs="Calibri"/>
                <w:position w:val="1"/>
                <w:szCs w:val="20"/>
              </w:rPr>
              <w:t>ers</w:t>
            </w:r>
            <w:r w:rsidRPr="005D433E">
              <w:rPr>
                <w:rFonts w:ascii="Roboto Condensed" w:eastAsia="Calibri" w:hAnsi="Roboto Condensed" w:cs="Calibri"/>
                <w:spacing w:val="1"/>
                <w:position w:val="1"/>
                <w:szCs w:val="20"/>
              </w:rPr>
              <w:t>o</w:t>
            </w:r>
            <w:r w:rsidRPr="005D433E">
              <w:rPr>
                <w:rFonts w:ascii="Roboto Condensed" w:eastAsia="Calibri" w:hAnsi="Roboto Condensed" w:cs="Calibri"/>
                <w:spacing w:val="-1"/>
                <w:position w:val="1"/>
                <w:szCs w:val="20"/>
              </w:rPr>
              <w:t>nn</w:t>
            </w:r>
            <w:r w:rsidRPr="005D433E">
              <w:rPr>
                <w:rFonts w:ascii="Roboto Condensed" w:eastAsia="Calibri" w:hAnsi="Roboto Condensed" w:cs="Calibri"/>
                <w:position w:val="1"/>
                <w:szCs w:val="20"/>
              </w:rPr>
              <w:t>el</w:t>
            </w:r>
            <w:r w:rsidRPr="005D433E">
              <w:rPr>
                <w:rFonts w:ascii="Roboto Condensed" w:eastAsia="Calibri" w:hAnsi="Roboto Condensed" w:cs="Calibri"/>
                <w:spacing w:val="-1"/>
                <w:position w:val="1"/>
                <w:szCs w:val="20"/>
              </w:rPr>
              <w:t xml:space="preserve"> </w:t>
            </w:r>
            <w:r w:rsidRPr="005D433E">
              <w:rPr>
                <w:rFonts w:ascii="Roboto Condensed" w:eastAsia="Calibri" w:hAnsi="Roboto Condensed" w:cs="Calibri"/>
                <w:position w:val="1"/>
                <w:szCs w:val="20"/>
              </w:rPr>
              <w:t>:</w:t>
            </w:r>
            <w:r w:rsidRPr="005D433E">
              <w:rPr>
                <w:rFonts w:ascii="Roboto Condensed" w:eastAsia="Calibri" w:hAnsi="Roboto Condensed" w:cs="Calibri"/>
                <w:spacing w:val="-1"/>
                <w:position w:val="1"/>
                <w:szCs w:val="20"/>
              </w:rPr>
              <w:t xml:space="preserve"> </w:t>
            </w:r>
            <w:r w:rsidRPr="005D433E">
              <w:rPr>
                <w:rFonts w:ascii="Roboto Condensed" w:eastAsia="Calibri" w:hAnsi="Roboto Condensed" w:cs="Calibri"/>
                <w:spacing w:val="-2"/>
                <w:position w:val="1"/>
                <w:szCs w:val="20"/>
              </w:rPr>
              <w:t>1</w:t>
            </w:r>
            <w:r w:rsidRPr="005D433E">
              <w:rPr>
                <w:rFonts w:ascii="Roboto Condensed" w:eastAsia="Calibri" w:hAnsi="Roboto Condensed" w:cs="Calibri"/>
                <w:spacing w:val="1"/>
                <w:position w:val="1"/>
                <w:szCs w:val="20"/>
              </w:rPr>
              <w:t>4</w:t>
            </w:r>
            <w:r>
              <w:rPr>
                <w:rFonts w:ascii="Roboto Condensed" w:eastAsia="Calibri" w:hAnsi="Roboto Condensed" w:cs="Calibri"/>
                <w:position w:val="1"/>
                <w:szCs w:val="20"/>
              </w:rPr>
              <w:t>h</w:t>
            </w:r>
          </w:p>
        </w:tc>
        <w:tc>
          <w:tcPr>
            <w:tcW w:w="2407" w:type="dxa"/>
            <w:gridSpan w:val="2"/>
            <w:shd w:val="clear" w:color="auto" w:fill="F1E5F7"/>
            <w:vAlign w:val="center"/>
          </w:tcPr>
          <w:p w14:paraId="461C4880" w14:textId="77777777" w:rsidR="00005323" w:rsidRPr="005D433E" w:rsidRDefault="00005323" w:rsidP="006236C0">
            <w:pPr>
              <w:spacing w:after="0" w:line="240" w:lineRule="auto"/>
              <w:ind w:left="61"/>
              <w:rPr>
                <w:rFonts w:ascii="Roboto Condensed" w:hAnsi="Roboto Condensed"/>
                <w:szCs w:val="20"/>
              </w:rPr>
            </w:pPr>
            <w:r w:rsidRPr="005D433E">
              <w:rPr>
                <w:rFonts w:ascii="Roboto Condensed" w:eastAsia="Calibri" w:hAnsi="Roboto Condensed" w:cs="Calibri"/>
                <w:position w:val="1"/>
                <w:szCs w:val="20"/>
              </w:rPr>
              <w:t>ECTS</w:t>
            </w:r>
            <w:r w:rsidRPr="005D433E">
              <w:rPr>
                <w:rFonts w:ascii="Roboto Condensed" w:eastAsia="Calibri" w:hAnsi="Roboto Condensed" w:cs="Calibri"/>
                <w:spacing w:val="1"/>
                <w:position w:val="1"/>
                <w:szCs w:val="20"/>
              </w:rPr>
              <w:t xml:space="preserve"> </w:t>
            </w:r>
            <w:r w:rsidRPr="005D433E">
              <w:rPr>
                <w:rFonts w:ascii="Roboto Condensed" w:eastAsia="Calibri" w:hAnsi="Roboto Condensed" w:cs="Calibri"/>
                <w:position w:val="1"/>
                <w:szCs w:val="20"/>
              </w:rPr>
              <w:t>:</w:t>
            </w:r>
            <w:r w:rsidRPr="005D433E">
              <w:rPr>
                <w:rFonts w:ascii="Roboto Condensed" w:eastAsia="Calibri" w:hAnsi="Roboto Condensed" w:cs="Calibri"/>
                <w:spacing w:val="-1"/>
                <w:position w:val="1"/>
                <w:szCs w:val="20"/>
              </w:rPr>
              <w:t xml:space="preserve"> </w:t>
            </w:r>
            <w:r w:rsidRPr="005D433E">
              <w:rPr>
                <w:rFonts w:ascii="Roboto Condensed" w:eastAsia="Calibri" w:hAnsi="Roboto Condensed" w:cs="Calibri"/>
                <w:position w:val="1"/>
                <w:szCs w:val="20"/>
              </w:rPr>
              <w:t>1,5</w:t>
            </w:r>
          </w:p>
        </w:tc>
      </w:tr>
      <w:tr w:rsidR="00005323" w:rsidRPr="005D433E" w14:paraId="2A65294D" w14:textId="77777777" w:rsidTr="006236C0">
        <w:trPr>
          <w:trHeight w:hRule="exact" w:val="454"/>
        </w:trPr>
        <w:tc>
          <w:tcPr>
            <w:tcW w:w="4220" w:type="dxa"/>
            <w:gridSpan w:val="3"/>
            <w:shd w:val="clear" w:color="auto" w:fill="282D46"/>
            <w:vAlign w:val="center"/>
          </w:tcPr>
          <w:p w14:paraId="59D98757" w14:textId="77777777" w:rsidR="00005323" w:rsidRPr="00D12C37" w:rsidRDefault="00005323" w:rsidP="006236C0">
            <w:pPr>
              <w:spacing w:after="0" w:line="240" w:lineRule="auto"/>
              <w:ind w:left="176"/>
              <w:rPr>
                <w:rFonts w:ascii="Roboto Condensed" w:hAnsi="Roboto Condensed"/>
                <w:b/>
                <w:color w:val="FFFFFF" w:themeColor="background1"/>
                <w:szCs w:val="20"/>
                <w:lang w:val="en-GB"/>
              </w:rPr>
            </w:pPr>
            <w:proofErr w:type="gramStart"/>
            <w:r w:rsidRPr="00D12C37">
              <w:rPr>
                <w:rFonts w:ascii="Roboto Condensed" w:eastAsia="Calibri" w:hAnsi="Roboto Condensed" w:cs="Calibri"/>
                <w:b/>
                <w:bCs/>
                <w:color w:val="FFFFFF" w:themeColor="background1"/>
                <w:szCs w:val="28"/>
                <w:lang w:val="en-GB"/>
              </w:rPr>
              <w:t>Resp</w:t>
            </w:r>
            <w:r w:rsidRPr="00D12C37">
              <w:rPr>
                <w:rFonts w:ascii="Roboto Condensed" w:eastAsia="Calibri" w:hAnsi="Roboto Condensed" w:cs="Calibri"/>
                <w:b/>
                <w:bCs/>
                <w:color w:val="FFFFFF" w:themeColor="background1"/>
                <w:spacing w:val="-1"/>
                <w:szCs w:val="28"/>
                <w:lang w:val="en-GB"/>
              </w:rPr>
              <w:t>on</w:t>
            </w:r>
            <w:r w:rsidRPr="00D12C37">
              <w:rPr>
                <w:rFonts w:ascii="Roboto Condensed" w:eastAsia="Calibri" w:hAnsi="Roboto Condensed" w:cs="Calibri"/>
                <w:b/>
                <w:bCs/>
                <w:color w:val="FFFFFF" w:themeColor="background1"/>
                <w:szCs w:val="28"/>
                <w:lang w:val="en-GB"/>
              </w:rPr>
              <w:t>s</w:t>
            </w:r>
            <w:r w:rsidRPr="00D12C37">
              <w:rPr>
                <w:rFonts w:ascii="Roboto Condensed" w:eastAsia="Calibri" w:hAnsi="Roboto Condensed" w:cs="Calibri"/>
                <w:b/>
                <w:bCs/>
                <w:color w:val="FFFFFF" w:themeColor="background1"/>
                <w:spacing w:val="-1"/>
                <w:szCs w:val="28"/>
                <w:lang w:val="en-GB"/>
              </w:rPr>
              <w:t>ab</w:t>
            </w:r>
            <w:r w:rsidRPr="00D12C37">
              <w:rPr>
                <w:rFonts w:ascii="Roboto Condensed" w:eastAsia="Calibri" w:hAnsi="Roboto Condensed" w:cs="Calibri"/>
                <w:b/>
                <w:bCs/>
                <w:color w:val="FFFFFF" w:themeColor="background1"/>
                <w:spacing w:val="1"/>
                <w:szCs w:val="28"/>
                <w:lang w:val="en-GB"/>
              </w:rPr>
              <w:t>l</w:t>
            </w:r>
            <w:r w:rsidRPr="00D12C37">
              <w:rPr>
                <w:rFonts w:ascii="Roboto Condensed" w:eastAsia="Calibri" w:hAnsi="Roboto Condensed" w:cs="Calibri"/>
                <w:b/>
                <w:bCs/>
                <w:color w:val="FFFFFF" w:themeColor="background1"/>
                <w:szCs w:val="28"/>
                <w:lang w:val="en-GB"/>
              </w:rPr>
              <w:t>e :</w:t>
            </w:r>
            <w:proofErr w:type="gramEnd"/>
            <w:r w:rsidRPr="00D12C37">
              <w:rPr>
                <w:rFonts w:ascii="Roboto Condensed" w:eastAsia="Calibri" w:hAnsi="Roboto Condensed" w:cs="Calibri"/>
                <w:b/>
                <w:bCs/>
                <w:color w:val="FFFFFF" w:themeColor="background1"/>
                <w:szCs w:val="28"/>
                <w:lang w:val="en-GB"/>
              </w:rPr>
              <w:t xml:space="preserve"> O</w:t>
            </w:r>
            <w:r w:rsidRPr="00D12C37">
              <w:rPr>
                <w:rFonts w:ascii="Roboto Condensed" w:eastAsia="Calibri" w:hAnsi="Roboto Condensed" w:cs="Calibri"/>
                <w:b/>
                <w:bCs/>
                <w:color w:val="FFFFFF" w:themeColor="background1"/>
                <w:spacing w:val="-2"/>
                <w:szCs w:val="28"/>
                <w:lang w:val="en-GB"/>
              </w:rPr>
              <w:t>.</w:t>
            </w:r>
            <w:r w:rsidRPr="00D12C37">
              <w:rPr>
                <w:rFonts w:ascii="Roboto Condensed" w:eastAsia="Calibri" w:hAnsi="Roboto Condensed" w:cs="Calibri"/>
                <w:b/>
                <w:bCs/>
                <w:color w:val="FFFFFF" w:themeColor="background1"/>
                <w:spacing w:val="-1"/>
                <w:szCs w:val="28"/>
                <w:lang w:val="en-GB"/>
              </w:rPr>
              <w:t xml:space="preserve"> </w:t>
            </w:r>
            <w:r w:rsidRPr="00D12C37">
              <w:rPr>
                <w:rFonts w:ascii="Roboto Condensed" w:eastAsia="Calibri" w:hAnsi="Roboto Condensed" w:cs="Calibri"/>
                <w:b/>
                <w:bCs/>
                <w:color w:val="FFFFFF" w:themeColor="background1"/>
                <w:spacing w:val="1"/>
                <w:szCs w:val="28"/>
                <w:lang w:val="en-GB"/>
              </w:rPr>
              <w:t>C</w:t>
            </w:r>
            <w:r w:rsidRPr="00D12C37">
              <w:rPr>
                <w:rFonts w:ascii="Roboto Condensed" w:eastAsia="Calibri" w:hAnsi="Roboto Condensed" w:cs="Calibri"/>
                <w:b/>
                <w:bCs/>
                <w:color w:val="FFFFFF" w:themeColor="background1"/>
                <w:spacing w:val="-1"/>
                <w:szCs w:val="28"/>
                <w:lang w:val="en-GB"/>
              </w:rPr>
              <w:t>he</w:t>
            </w:r>
            <w:r w:rsidRPr="00D12C37">
              <w:rPr>
                <w:rFonts w:ascii="Roboto Condensed" w:eastAsia="Calibri" w:hAnsi="Roboto Condensed" w:cs="Calibri"/>
                <w:b/>
                <w:bCs/>
                <w:color w:val="FFFFFF" w:themeColor="background1"/>
                <w:spacing w:val="-2"/>
                <w:szCs w:val="28"/>
                <w:lang w:val="en-GB"/>
              </w:rPr>
              <w:t>r</w:t>
            </w:r>
            <w:r w:rsidRPr="00D12C37">
              <w:rPr>
                <w:rFonts w:ascii="Roboto Condensed" w:eastAsia="Calibri" w:hAnsi="Roboto Condensed" w:cs="Calibri"/>
                <w:b/>
                <w:bCs/>
                <w:color w:val="FFFFFF" w:themeColor="background1"/>
                <w:szCs w:val="28"/>
                <w:lang w:val="en-GB"/>
              </w:rPr>
              <w:t>y/R. Bar</w:t>
            </w:r>
            <w:r>
              <w:rPr>
                <w:rFonts w:ascii="Roboto Condensed" w:eastAsia="Calibri" w:hAnsi="Roboto Condensed" w:cs="Calibri"/>
                <w:b/>
                <w:bCs/>
                <w:color w:val="FFFFFF" w:themeColor="background1"/>
                <w:szCs w:val="28"/>
                <w:lang w:val="en-GB"/>
              </w:rPr>
              <w:t>y</w:t>
            </w:r>
          </w:p>
        </w:tc>
        <w:tc>
          <w:tcPr>
            <w:tcW w:w="5528" w:type="dxa"/>
            <w:gridSpan w:val="3"/>
            <w:shd w:val="clear" w:color="auto" w:fill="F1E5F7"/>
            <w:vAlign w:val="center"/>
          </w:tcPr>
          <w:p w14:paraId="0929F9EA" w14:textId="77777777" w:rsidR="00005323" w:rsidRPr="005D433E" w:rsidRDefault="00005323" w:rsidP="006236C0">
            <w:pPr>
              <w:spacing w:after="0" w:line="240" w:lineRule="auto"/>
              <w:ind w:left="63"/>
              <w:rPr>
                <w:rFonts w:ascii="Roboto Condensed" w:hAnsi="Roboto Condensed"/>
                <w:szCs w:val="20"/>
              </w:rPr>
            </w:pPr>
            <w:r w:rsidRPr="005D433E">
              <w:rPr>
                <w:rFonts w:ascii="Roboto Condensed" w:eastAsia="Calibri" w:hAnsi="Roboto Condensed" w:cs="Calibri"/>
                <w:szCs w:val="20"/>
              </w:rPr>
              <w:t>I</w:t>
            </w:r>
            <w:r w:rsidRPr="005D433E">
              <w:rPr>
                <w:rFonts w:ascii="Roboto Condensed" w:eastAsia="Calibri" w:hAnsi="Roboto Condensed" w:cs="Calibri"/>
                <w:spacing w:val="-1"/>
                <w:szCs w:val="20"/>
              </w:rPr>
              <w:t>n</w:t>
            </w:r>
            <w:r w:rsidRPr="005D433E">
              <w:rPr>
                <w:rFonts w:ascii="Roboto Condensed" w:eastAsia="Calibri" w:hAnsi="Roboto Condensed" w:cs="Calibri"/>
                <w:szCs w:val="20"/>
              </w:rPr>
              <w:t>t</w:t>
            </w:r>
            <w:r w:rsidRPr="005D433E">
              <w:rPr>
                <w:rFonts w:ascii="Roboto Condensed" w:eastAsia="Calibri" w:hAnsi="Roboto Condensed" w:cs="Calibri"/>
                <w:spacing w:val="1"/>
                <w:szCs w:val="20"/>
              </w:rPr>
              <w:t>e</w:t>
            </w:r>
            <w:r w:rsidRPr="005D433E">
              <w:rPr>
                <w:rFonts w:ascii="Roboto Condensed" w:eastAsia="Calibri" w:hAnsi="Roboto Condensed" w:cs="Calibri"/>
                <w:szCs w:val="20"/>
              </w:rPr>
              <w:t>r</w:t>
            </w:r>
            <w:r w:rsidRPr="005D433E">
              <w:rPr>
                <w:rFonts w:ascii="Roboto Condensed" w:eastAsia="Calibri" w:hAnsi="Roboto Condensed" w:cs="Calibri"/>
                <w:spacing w:val="1"/>
                <w:szCs w:val="20"/>
              </w:rPr>
              <w:t>v</w:t>
            </w:r>
            <w:r w:rsidRPr="005D433E">
              <w:rPr>
                <w:rFonts w:ascii="Roboto Condensed" w:eastAsia="Calibri" w:hAnsi="Roboto Condensed" w:cs="Calibri"/>
                <w:szCs w:val="20"/>
              </w:rPr>
              <w:t>ena</w:t>
            </w:r>
            <w:r w:rsidRPr="005D433E">
              <w:rPr>
                <w:rFonts w:ascii="Roboto Condensed" w:eastAsia="Calibri" w:hAnsi="Roboto Condensed" w:cs="Calibri"/>
                <w:spacing w:val="-1"/>
                <w:szCs w:val="20"/>
              </w:rPr>
              <w:t>n</w:t>
            </w:r>
            <w:r w:rsidRPr="005D433E">
              <w:rPr>
                <w:rFonts w:ascii="Roboto Condensed" w:eastAsia="Calibri" w:hAnsi="Roboto Condensed" w:cs="Calibri"/>
                <w:szCs w:val="20"/>
              </w:rPr>
              <w:t>t :</w:t>
            </w:r>
            <w:r w:rsidRPr="005D433E">
              <w:rPr>
                <w:rFonts w:ascii="Roboto Condensed" w:eastAsia="Calibri" w:hAnsi="Roboto Condensed" w:cs="Calibri"/>
                <w:spacing w:val="-1"/>
                <w:szCs w:val="20"/>
              </w:rPr>
              <w:t xml:space="preserve"> M</w:t>
            </w:r>
            <w:r>
              <w:rPr>
                <w:rFonts w:ascii="Roboto Condensed" w:eastAsia="Calibri" w:hAnsi="Roboto Condensed" w:cs="Calibri"/>
                <w:spacing w:val="-1"/>
                <w:szCs w:val="20"/>
              </w:rPr>
              <w:t>.</w:t>
            </w:r>
            <w:r w:rsidRPr="005D433E">
              <w:rPr>
                <w:rFonts w:ascii="Roboto Condensed" w:eastAsia="Calibri" w:hAnsi="Roboto Condensed" w:cs="Calibri"/>
                <w:spacing w:val="1"/>
                <w:szCs w:val="20"/>
              </w:rPr>
              <w:t xml:space="preserve"> </w:t>
            </w:r>
            <w:proofErr w:type="spellStart"/>
            <w:r w:rsidRPr="005D433E">
              <w:rPr>
                <w:rFonts w:ascii="Roboto Condensed" w:eastAsia="Calibri" w:hAnsi="Roboto Condensed" w:cs="Calibri"/>
                <w:spacing w:val="1"/>
                <w:szCs w:val="20"/>
              </w:rPr>
              <w:t>L</w:t>
            </w:r>
            <w:r w:rsidRPr="005D433E">
              <w:rPr>
                <w:rFonts w:ascii="Roboto Condensed" w:eastAsia="Calibri" w:hAnsi="Roboto Condensed" w:cs="Calibri"/>
                <w:spacing w:val="-3"/>
                <w:szCs w:val="20"/>
              </w:rPr>
              <w:t>a</w:t>
            </w:r>
            <w:r w:rsidRPr="005D433E">
              <w:rPr>
                <w:rFonts w:ascii="Roboto Condensed" w:eastAsia="Calibri" w:hAnsi="Roboto Condensed" w:cs="Calibri"/>
                <w:spacing w:val="-2"/>
                <w:szCs w:val="20"/>
              </w:rPr>
              <w:t>c</w:t>
            </w:r>
            <w:r w:rsidRPr="005D433E">
              <w:rPr>
                <w:rFonts w:ascii="Roboto Condensed" w:eastAsia="Calibri" w:hAnsi="Roboto Condensed" w:cs="Calibri"/>
                <w:spacing w:val="1"/>
                <w:szCs w:val="20"/>
              </w:rPr>
              <w:t>o</w:t>
            </w:r>
            <w:r w:rsidRPr="005D433E">
              <w:rPr>
                <w:rFonts w:ascii="Roboto Condensed" w:eastAsia="Calibri" w:hAnsi="Roboto Condensed" w:cs="Calibri"/>
                <w:szCs w:val="20"/>
              </w:rPr>
              <w:t>t</w:t>
            </w:r>
            <w:r w:rsidRPr="005D433E">
              <w:rPr>
                <w:rFonts w:ascii="Roboto Condensed" w:eastAsia="Calibri" w:hAnsi="Roboto Condensed" w:cs="Calibri"/>
                <w:spacing w:val="-2"/>
                <w:szCs w:val="20"/>
              </w:rPr>
              <w:t>t</w:t>
            </w:r>
            <w:r w:rsidRPr="005D433E">
              <w:rPr>
                <w:rFonts w:ascii="Roboto Condensed" w:eastAsia="Calibri" w:hAnsi="Roboto Condensed" w:cs="Calibri"/>
                <w:szCs w:val="20"/>
              </w:rPr>
              <w:t>e</w:t>
            </w:r>
            <w:proofErr w:type="spellEnd"/>
          </w:p>
        </w:tc>
      </w:tr>
      <w:tr w:rsidR="00005323" w:rsidRPr="005D433E" w14:paraId="62544424" w14:textId="77777777" w:rsidTr="006236C0">
        <w:trPr>
          <w:trHeight w:hRule="exact" w:val="1724"/>
        </w:trPr>
        <w:tc>
          <w:tcPr>
            <w:tcW w:w="2617" w:type="dxa"/>
            <w:gridSpan w:val="2"/>
            <w:shd w:val="clear" w:color="auto" w:fill="282D46"/>
            <w:vAlign w:val="center"/>
          </w:tcPr>
          <w:p w14:paraId="05EE37A8" w14:textId="77777777" w:rsidR="00005323" w:rsidRPr="00F144C7" w:rsidRDefault="00005323" w:rsidP="006236C0">
            <w:pPr>
              <w:spacing w:after="0" w:line="240" w:lineRule="auto"/>
              <w:ind w:left="97" w:right="-20"/>
              <w:rPr>
                <w:rFonts w:ascii="Roboto Condensed" w:eastAsia="Calibri" w:hAnsi="Roboto Condensed" w:cs="Calibri"/>
                <w:b/>
                <w:color w:val="FFFFFF" w:themeColor="background1"/>
                <w:szCs w:val="28"/>
              </w:rPr>
            </w:pPr>
            <w:r w:rsidRPr="00F144C7">
              <w:rPr>
                <w:rFonts w:ascii="Roboto Condensed" w:eastAsia="Calibri" w:hAnsi="Roboto Condensed" w:cs="Calibri"/>
                <w:b/>
                <w:bCs/>
                <w:color w:val="FFFFFF" w:themeColor="background1"/>
                <w:position w:val="1"/>
                <w:szCs w:val="28"/>
              </w:rPr>
              <w:t>A</w:t>
            </w:r>
            <w:r w:rsidRPr="00F144C7">
              <w:rPr>
                <w:rFonts w:ascii="Roboto Condensed" w:eastAsia="Calibri" w:hAnsi="Roboto Condensed" w:cs="Calibri"/>
                <w:b/>
                <w:bCs/>
                <w:color w:val="FFFFFF" w:themeColor="background1"/>
                <w:spacing w:val="2"/>
                <w:position w:val="1"/>
                <w:szCs w:val="28"/>
              </w:rPr>
              <w:t>c</w:t>
            </w:r>
            <w:r w:rsidRPr="00F144C7">
              <w:rPr>
                <w:rFonts w:ascii="Roboto Condensed" w:eastAsia="Calibri" w:hAnsi="Roboto Condensed" w:cs="Calibri"/>
                <w:b/>
                <w:bCs/>
                <w:color w:val="FFFFFF" w:themeColor="background1"/>
                <w:spacing w:val="-1"/>
                <w:position w:val="1"/>
                <w:szCs w:val="28"/>
              </w:rPr>
              <w:t>qu</w:t>
            </w:r>
            <w:r w:rsidRPr="00F144C7">
              <w:rPr>
                <w:rFonts w:ascii="Roboto Condensed" w:eastAsia="Calibri" w:hAnsi="Roboto Condensed" w:cs="Calibri"/>
                <w:b/>
                <w:bCs/>
                <w:color w:val="FFFFFF" w:themeColor="background1"/>
                <w:spacing w:val="-2"/>
                <w:position w:val="1"/>
                <w:szCs w:val="28"/>
              </w:rPr>
              <w:t>i</w:t>
            </w:r>
            <w:r w:rsidRPr="00F144C7">
              <w:rPr>
                <w:rFonts w:ascii="Roboto Condensed" w:eastAsia="Calibri" w:hAnsi="Roboto Condensed" w:cs="Calibri"/>
                <w:b/>
                <w:bCs/>
                <w:color w:val="FFFFFF" w:themeColor="background1"/>
                <w:position w:val="1"/>
                <w:szCs w:val="28"/>
              </w:rPr>
              <w:t>s</w:t>
            </w:r>
            <w:r w:rsidRPr="00F144C7">
              <w:rPr>
                <w:rFonts w:ascii="Roboto Condensed" w:eastAsia="Calibri" w:hAnsi="Roboto Condensed" w:cs="Calibri"/>
                <w:b/>
                <w:bCs/>
                <w:color w:val="FFFFFF" w:themeColor="background1"/>
                <w:spacing w:val="1"/>
                <w:position w:val="1"/>
                <w:szCs w:val="28"/>
              </w:rPr>
              <w:t xml:space="preserve"> </w:t>
            </w:r>
            <w:r w:rsidRPr="00F144C7">
              <w:rPr>
                <w:rFonts w:ascii="Roboto Condensed" w:eastAsia="Calibri" w:hAnsi="Roboto Condensed" w:cs="Calibri"/>
                <w:b/>
                <w:bCs/>
                <w:color w:val="FFFFFF" w:themeColor="background1"/>
                <w:position w:val="1"/>
                <w:szCs w:val="28"/>
              </w:rPr>
              <w:t>d’</w:t>
            </w:r>
            <w:r w:rsidRPr="00F144C7">
              <w:rPr>
                <w:rFonts w:ascii="Roboto Condensed" w:eastAsia="Calibri" w:hAnsi="Roboto Condensed" w:cs="Calibri"/>
                <w:b/>
                <w:bCs/>
                <w:color w:val="FFFFFF" w:themeColor="background1"/>
                <w:spacing w:val="-1"/>
                <w:position w:val="1"/>
                <w:szCs w:val="28"/>
              </w:rPr>
              <w:t>app</w:t>
            </w:r>
            <w:r w:rsidRPr="00F144C7">
              <w:rPr>
                <w:rFonts w:ascii="Roboto Condensed" w:eastAsia="Calibri" w:hAnsi="Roboto Condensed" w:cs="Calibri"/>
                <w:b/>
                <w:bCs/>
                <w:color w:val="FFFFFF" w:themeColor="background1"/>
                <w:spacing w:val="1"/>
                <w:position w:val="1"/>
                <w:szCs w:val="28"/>
              </w:rPr>
              <w:t>r</w:t>
            </w:r>
            <w:r w:rsidRPr="00F144C7">
              <w:rPr>
                <w:rFonts w:ascii="Roboto Condensed" w:eastAsia="Calibri" w:hAnsi="Roboto Condensed" w:cs="Calibri"/>
                <w:b/>
                <w:bCs/>
                <w:color w:val="FFFFFF" w:themeColor="background1"/>
                <w:spacing w:val="-1"/>
                <w:position w:val="1"/>
                <w:szCs w:val="28"/>
              </w:rPr>
              <w:t>en</w:t>
            </w:r>
            <w:r w:rsidRPr="00F144C7">
              <w:rPr>
                <w:rFonts w:ascii="Roboto Condensed" w:eastAsia="Calibri" w:hAnsi="Roboto Condensed" w:cs="Calibri"/>
                <w:b/>
                <w:bCs/>
                <w:color w:val="FFFFFF" w:themeColor="background1"/>
                <w:position w:val="1"/>
                <w:szCs w:val="28"/>
              </w:rPr>
              <w:t>t</w:t>
            </w:r>
            <w:r w:rsidRPr="00F144C7">
              <w:rPr>
                <w:rFonts w:ascii="Roboto Condensed" w:eastAsia="Calibri" w:hAnsi="Roboto Condensed" w:cs="Calibri"/>
                <w:b/>
                <w:bCs/>
                <w:color w:val="FFFFFF" w:themeColor="background1"/>
                <w:spacing w:val="-1"/>
                <w:position w:val="1"/>
                <w:szCs w:val="28"/>
              </w:rPr>
              <w:t>i</w:t>
            </w:r>
            <w:r w:rsidRPr="00F144C7">
              <w:rPr>
                <w:rFonts w:ascii="Roboto Condensed" w:eastAsia="Calibri" w:hAnsi="Roboto Condensed" w:cs="Calibri"/>
                <w:b/>
                <w:bCs/>
                <w:color w:val="FFFFFF" w:themeColor="background1"/>
                <w:position w:val="1"/>
                <w:szCs w:val="28"/>
              </w:rPr>
              <w:t>ss</w:t>
            </w:r>
            <w:r w:rsidRPr="00F144C7">
              <w:rPr>
                <w:rFonts w:ascii="Roboto Condensed" w:eastAsia="Calibri" w:hAnsi="Roboto Condensed" w:cs="Calibri"/>
                <w:b/>
                <w:bCs/>
                <w:color w:val="FFFFFF" w:themeColor="background1"/>
                <w:spacing w:val="-1"/>
                <w:position w:val="1"/>
                <w:szCs w:val="28"/>
              </w:rPr>
              <w:t>a</w:t>
            </w:r>
            <w:r w:rsidRPr="00F144C7">
              <w:rPr>
                <w:rFonts w:ascii="Roboto Condensed" w:eastAsia="Calibri" w:hAnsi="Roboto Condensed" w:cs="Calibri"/>
                <w:b/>
                <w:bCs/>
                <w:color w:val="FFFFFF" w:themeColor="background1"/>
                <w:spacing w:val="1"/>
                <w:position w:val="1"/>
                <w:szCs w:val="28"/>
              </w:rPr>
              <w:t>g</w:t>
            </w:r>
            <w:r w:rsidRPr="00F144C7">
              <w:rPr>
                <w:rFonts w:ascii="Roboto Condensed" w:eastAsia="Calibri" w:hAnsi="Roboto Condensed" w:cs="Calibri"/>
                <w:b/>
                <w:bCs/>
                <w:color w:val="FFFFFF" w:themeColor="background1"/>
                <w:position w:val="1"/>
                <w:szCs w:val="28"/>
              </w:rPr>
              <w:t xml:space="preserve">e </w:t>
            </w:r>
            <w:r w:rsidRPr="00F144C7">
              <w:rPr>
                <w:rFonts w:ascii="Roboto Condensed" w:eastAsia="Calibri" w:hAnsi="Roboto Condensed" w:cs="Calibri"/>
                <w:b/>
                <w:bCs/>
                <w:color w:val="FFFFFF" w:themeColor="background1"/>
                <w:spacing w:val="1"/>
                <w:szCs w:val="28"/>
              </w:rPr>
              <w:t>v</w:t>
            </w:r>
            <w:r w:rsidRPr="00F144C7">
              <w:rPr>
                <w:rFonts w:ascii="Roboto Condensed" w:eastAsia="Calibri" w:hAnsi="Roboto Condensed" w:cs="Calibri"/>
                <w:b/>
                <w:bCs/>
                <w:color w:val="FFFFFF" w:themeColor="background1"/>
                <w:spacing w:val="-1"/>
                <w:szCs w:val="28"/>
              </w:rPr>
              <w:t>i</w:t>
            </w:r>
            <w:r w:rsidRPr="00F144C7">
              <w:rPr>
                <w:rFonts w:ascii="Roboto Condensed" w:eastAsia="Calibri" w:hAnsi="Roboto Condensed" w:cs="Calibri"/>
                <w:b/>
                <w:bCs/>
                <w:color w:val="FFFFFF" w:themeColor="background1"/>
                <w:szCs w:val="28"/>
              </w:rPr>
              <w:t>s</w:t>
            </w:r>
            <w:r w:rsidRPr="00F144C7">
              <w:rPr>
                <w:rFonts w:ascii="Roboto Condensed" w:eastAsia="Calibri" w:hAnsi="Roboto Condensed" w:cs="Calibri"/>
                <w:b/>
                <w:bCs/>
                <w:color w:val="FFFFFF" w:themeColor="background1"/>
                <w:spacing w:val="-1"/>
                <w:szCs w:val="28"/>
              </w:rPr>
              <w:t>é</w:t>
            </w:r>
            <w:r w:rsidRPr="00F144C7">
              <w:rPr>
                <w:rFonts w:ascii="Roboto Condensed" w:eastAsia="Calibri" w:hAnsi="Roboto Condensed" w:cs="Calibri"/>
                <w:b/>
                <w:bCs/>
                <w:color w:val="FFFFFF" w:themeColor="background1"/>
                <w:szCs w:val="28"/>
              </w:rPr>
              <w:t>s</w:t>
            </w:r>
          </w:p>
        </w:tc>
        <w:tc>
          <w:tcPr>
            <w:tcW w:w="7131" w:type="dxa"/>
            <w:gridSpan w:val="4"/>
            <w:shd w:val="clear" w:color="auto" w:fill="F1E5F7"/>
            <w:vAlign w:val="center"/>
          </w:tcPr>
          <w:p w14:paraId="1ED9E2DA" w14:textId="77777777" w:rsidR="00005323" w:rsidRPr="005D433E" w:rsidRDefault="00005323" w:rsidP="006236C0">
            <w:pPr>
              <w:spacing w:after="0" w:line="240" w:lineRule="auto"/>
              <w:ind w:left="46" w:right="-20"/>
              <w:rPr>
                <w:rFonts w:ascii="Roboto Condensed" w:eastAsia="Calibri" w:hAnsi="Roboto Condensed" w:cs="Calibri"/>
                <w:sz w:val="20"/>
                <w:szCs w:val="20"/>
              </w:rPr>
            </w:pPr>
            <w:r w:rsidRPr="005D433E">
              <w:rPr>
                <w:rFonts w:ascii="Roboto Condensed" w:eastAsia="Calibri" w:hAnsi="Roboto Condensed" w:cs="Calibri"/>
                <w:position w:val="1"/>
                <w:sz w:val="20"/>
                <w:szCs w:val="20"/>
              </w:rPr>
              <w:t>-</w:t>
            </w:r>
            <w:r w:rsidRPr="005D433E">
              <w:rPr>
                <w:rFonts w:ascii="Roboto Condensed" w:eastAsia="Calibri" w:hAnsi="Roboto Condensed" w:cs="Calibri"/>
                <w:spacing w:val="24"/>
                <w:position w:val="1"/>
                <w:sz w:val="20"/>
                <w:szCs w:val="20"/>
              </w:rPr>
              <w:t xml:space="preserve"> </w:t>
            </w:r>
            <w:r w:rsidRPr="005D433E">
              <w:rPr>
                <w:rFonts w:ascii="Roboto Condensed" w:eastAsia="Calibri" w:hAnsi="Roboto Condensed" w:cs="Calibri"/>
                <w:position w:val="1"/>
                <w:sz w:val="20"/>
                <w:szCs w:val="20"/>
              </w:rPr>
              <w:t>Être</w:t>
            </w:r>
            <w:r w:rsidRPr="005D433E">
              <w:rPr>
                <w:rFonts w:ascii="Roboto Condensed" w:eastAsia="Calibri" w:hAnsi="Roboto Condensed" w:cs="Calibri"/>
                <w:spacing w:val="1"/>
                <w:position w:val="1"/>
                <w:sz w:val="20"/>
                <w:szCs w:val="20"/>
              </w:rPr>
              <w:t xml:space="preserve"> </w:t>
            </w:r>
            <w:r w:rsidRPr="005D433E">
              <w:rPr>
                <w:rFonts w:ascii="Roboto Condensed" w:eastAsia="Calibri" w:hAnsi="Roboto Condensed" w:cs="Calibri"/>
                <w:spacing w:val="-2"/>
                <w:position w:val="1"/>
                <w:sz w:val="20"/>
                <w:szCs w:val="20"/>
              </w:rPr>
              <w:t>c</w:t>
            </w:r>
            <w:r w:rsidRPr="005D433E">
              <w:rPr>
                <w:rFonts w:ascii="Roboto Condensed" w:eastAsia="Calibri" w:hAnsi="Roboto Condensed" w:cs="Calibri"/>
                <w:position w:val="1"/>
                <w:sz w:val="20"/>
                <w:szCs w:val="20"/>
              </w:rPr>
              <w:t>a</w:t>
            </w:r>
            <w:r w:rsidRPr="005D433E">
              <w:rPr>
                <w:rFonts w:ascii="Roboto Condensed" w:eastAsia="Calibri" w:hAnsi="Roboto Condensed" w:cs="Calibri"/>
                <w:spacing w:val="-1"/>
                <w:position w:val="1"/>
                <w:sz w:val="20"/>
                <w:szCs w:val="20"/>
              </w:rPr>
              <w:t>p</w:t>
            </w:r>
            <w:r w:rsidRPr="005D433E">
              <w:rPr>
                <w:rFonts w:ascii="Roboto Condensed" w:eastAsia="Calibri" w:hAnsi="Roboto Condensed" w:cs="Calibri"/>
                <w:position w:val="1"/>
                <w:sz w:val="20"/>
                <w:szCs w:val="20"/>
              </w:rPr>
              <w:t>a</w:t>
            </w:r>
            <w:r w:rsidRPr="005D433E">
              <w:rPr>
                <w:rFonts w:ascii="Roboto Condensed" w:eastAsia="Calibri" w:hAnsi="Roboto Condensed" w:cs="Calibri"/>
                <w:spacing w:val="-1"/>
                <w:position w:val="1"/>
                <w:sz w:val="20"/>
                <w:szCs w:val="20"/>
              </w:rPr>
              <w:t>b</w:t>
            </w:r>
            <w:r w:rsidRPr="005D433E">
              <w:rPr>
                <w:rFonts w:ascii="Roboto Condensed" w:eastAsia="Calibri" w:hAnsi="Roboto Condensed" w:cs="Calibri"/>
                <w:position w:val="1"/>
                <w:sz w:val="20"/>
                <w:szCs w:val="20"/>
              </w:rPr>
              <w:t>le d’</w:t>
            </w:r>
            <w:r w:rsidRPr="005D433E">
              <w:rPr>
                <w:rFonts w:ascii="Roboto Condensed" w:eastAsia="Calibri" w:hAnsi="Roboto Condensed" w:cs="Calibri"/>
                <w:spacing w:val="-2"/>
                <w:position w:val="1"/>
                <w:sz w:val="20"/>
                <w:szCs w:val="20"/>
              </w:rPr>
              <w:t>e</w:t>
            </w:r>
            <w:r w:rsidRPr="005D433E">
              <w:rPr>
                <w:rFonts w:ascii="Roboto Condensed" w:eastAsia="Calibri" w:hAnsi="Roboto Condensed" w:cs="Calibri"/>
                <w:position w:val="1"/>
                <w:sz w:val="20"/>
                <w:szCs w:val="20"/>
              </w:rPr>
              <w:t>x</w:t>
            </w:r>
            <w:r w:rsidRPr="005D433E">
              <w:rPr>
                <w:rFonts w:ascii="Roboto Condensed" w:eastAsia="Calibri" w:hAnsi="Roboto Condensed" w:cs="Calibri"/>
                <w:spacing w:val="1"/>
                <w:position w:val="1"/>
                <w:sz w:val="20"/>
                <w:szCs w:val="20"/>
              </w:rPr>
              <w:t>e</w:t>
            </w:r>
            <w:r w:rsidRPr="005D433E">
              <w:rPr>
                <w:rFonts w:ascii="Roboto Condensed" w:eastAsia="Calibri" w:hAnsi="Roboto Condensed" w:cs="Calibri"/>
                <w:position w:val="1"/>
                <w:sz w:val="20"/>
                <w:szCs w:val="20"/>
              </w:rPr>
              <w:t>r</w:t>
            </w:r>
            <w:r w:rsidRPr="005D433E">
              <w:rPr>
                <w:rFonts w:ascii="Roboto Condensed" w:eastAsia="Calibri" w:hAnsi="Roboto Condensed" w:cs="Calibri"/>
                <w:spacing w:val="-2"/>
                <w:position w:val="1"/>
                <w:sz w:val="20"/>
                <w:szCs w:val="20"/>
              </w:rPr>
              <w:t>c</w:t>
            </w:r>
            <w:r w:rsidRPr="005D433E">
              <w:rPr>
                <w:rFonts w:ascii="Roboto Condensed" w:eastAsia="Calibri" w:hAnsi="Roboto Condensed" w:cs="Calibri"/>
                <w:position w:val="1"/>
                <w:sz w:val="20"/>
                <w:szCs w:val="20"/>
              </w:rPr>
              <w:t>er</w:t>
            </w:r>
            <w:r w:rsidRPr="005D433E">
              <w:rPr>
                <w:rFonts w:ascii="Roboto Condensed" w:eastAsia="Calibri" w:hAnsi="Roboto Condensed" w:cs="Calibri"/>
                <w:spacing w:val="1"/>
                <w:position w:val="1"/>
                <w:sz w:val="20"/>
                <w:szCs w:val="20"/>
              </w:rPr>
              <w:t xml:space="preserve"> </w:t>
            </w:r>
            <w:r w:rsidRPr="005D433E">
              <w:rPr>
                <w:rFonts w:ascii="Roboto Condensed" w:eastAsia="Calibri" w:hAnsi="Roboto Condensed" w:cs="Calibri"/>
                <w:position w:val="1"/>
                <w:sz w:val="20"/>
                <w:szCs w:val="20"/>
              </w:rPr>
              <w:t>le</w:t>
            </w:r>
            <w:r w:rsidRPr="005D433E">
              <w:rPr>
                <w:rFonts w:ascii="Roboto Condensed" w:eastAsia="Calibri" w:hAnsi="Roboto Condensed" w:cs="Calibri"/>
                <w:spacing w:val="-2"/>
                <w:position w:val="1"/>
                <w:sz w:val="20"/>
                <w:szCs w:val="20"/>
              </w:rPr>
              <w:t xml:space="preserve"> </w:t>
            </w:r>
            <w:r w:rsidRPr="005D433E">
              <w:rPr>
                <w:rFonts w:ascii="Roboto Condensed" w:eastAsia="Calibri" w:hAnsi="Roboto Condensed" w:cs="Calibri"/>
                <w:position w:val="1"/>
                <w:sz w:val="20"/>
                <w:szCs w:val="20"/>
              </w:rPr>
              <w:t>r</w:t>
            </w:r>
            <w:r w:rsidRPr="005D433E">
              <w:rPr>
                <w:rFonts w:ascii="Roboto Condensed" w:eastAsia="Calibri" w:hAnsi="Roboto Condensed" w:cs="Calibri"/>
                <w:spacing w:val="-1"/>
                <w:position w:val="1"/>
                <w:sz w:val="20"/>
                <w:szCs w:val="20"/>
              </w:rPr>
              <w:t>ô</w:t>
            </w:r>
            <w:r w:rsidRPr="005D433E">
              <w:rPr>
                <w:rFonts w:ascii="Roboto Condensed" w:eastAsia="Calibri" w:hAnsi="Roboto Condensed" w:cs="Calibri"/>
                <w:position w:val="1"/>
                <w:sz w:val="20"/>
                <w:szCs w:val="20"/>
              </w:rPr>
              <w:t>le de</w:t>
            </w:r>
            <w:r w:rsidRPr="005D433E">
              <w:rPr>
                <w:rFonts w:ascii="Roboto Condensed" w:eastAsia="Calibri" w:hAnsi="Roboto Condensed" w:cs="Calibri"/>
                <w:spacing w:val="1"/>
                <w:position w:val="1"/>
                <w:sz w:val="20"/>
                <w:szCs w:val="20"/>
              </w:rPr>
              <w:t xml:space="preserve"> </w:t>
            </w:r>
            <w:r w:rsidRPr="005D433E">
              <w:rPr>
                <w:rFonts w:ascii="Roboto Condensed" w:eastAsia="Calibri" w:hAnsi="Roboto Condensed" w:cs="Calibri"/>
                <w:spacing w:val="-1"/>
                <w:position w:val="1"/>
                <w:sz w:val="20"/>
                <w:szCs w:val="20"/>
              </w:rPr>
              <w:t>p</w:t>
            </w:r>
            <w:r w:rsidRPr="005D433E">
              <w:rPr>
                <w:rFonts w:ascii="Roboto Condensed" w:eastAsia="Calibri" w:hAnsi="Roboto Condensed" w:cs="Calibri"/>
                <w:position w:val="1"/>
                <w:sz w:val="20"/>
                <w:szCs w:val="20"/>
              </w:rPr>
              <w:t>i</w:t>
            </w:r>
            <w:r w:rsidRPr="005D433E">
              <w:rPr>
                <w:rFonts w:ascii="Roboto Condensed" w:eastAsia="Calibri" w:hAnsi="Roboto Condensed" w:cs="Calibri"/>
                <w:spacing w:val="-3"/>
                <w:position w:val="1"/>
                <w:sz w:val="20"/>
                <w:szCs w:val="20"/>
              </w:rPr>
              <w:t>l</w:t>
            </w:r>
            <w:r w:rsidRPr="005D433E">
              <w:rPr>
                <w:rFonts w:ascii="Roboto Condensed" w:eastAsia="Calibri" w:hAnsi="Roboto Condensed" w:cs="Calibri"/>
                <w:spacing w:val="1"/>
                <w:position w:val="1"/>
                <w:sz w:val="20"/>
                <w:szCs w:val="20"/>
              </w:rPr>
              <w:t>o</w:t>
            </w:r>
            <w:r w:rsidRPr="005D433E">
              <w:rPr>
                <w:rFonts w:ascii="Roboto Condensed" w:eastAsia="Calibri" w:hAnsi="Roboto Condensed" w:cs="Calibri"/>
                <w:position w:val="1"/>
                <w:sz w:val="20"/>
                <w:szCs w:val="20"/>
              </w:rPr>
              <w:t>te</w:t>
            </w:r>
            <w:r w:rsidRPr="005D433E">
              <w:rPr>
                <w:rFonts w:ascii="Roboto Condensed" w:eastAsia="Calibri" w:hAnsi="Roboto Condensed" w:cs="Calibri"/>
                <w:spacing w:val="1"/>
                <w:position w:val="1"/>
                <w:sz w:val="20"/>
                <w:szCs w:val="20"/>
              </w:rPr>
              <w:t xml:space="preserve"> </w:t>
            </w:r>
            <w:r w:rsidRPr="005D433E">
              <w:rPr>
                <w:rFonts w:ascii="Roboto Condensed" w:eastAsia="Calibri" w:hAnsi="Roboto Condensed" w:cs="Calibri"/>
                <w:spacing w:val="-3"/>
                <w:position w:val="1"/>
                <w:sz w:val="20"/>
                <w:szCs w:val="20"/>
              </w:rPr>
              <w:t>d</w:t>
            </w:r>
            <w:r w:rsidRPr="005D433E">
              <w:rPr>
                <w:rFonts w:ascii="Roboto Condensed" w:eastAsia="Calibri" w:hAnsi="Roboto Condensed" w:cs="Calibri"/>
                <w:position w:val="1"/>
                <w:sz w:val="20"/>
                <w:szCs w:val="20"/>
              </w:rPr>
              <w:t>e</w:t>
            </w:r>
            <w:r w:rsidRPr="005D433E">
              <w:rPr>
                <w:rFonts w:ascii="Roboto Condensed" w:eastAsia="Calibri" w:hAnsi="Roboto Condensed" w:cs="Calibri"/>
                <w:spacing w:val="3"/>
                <w:position w:val="1"/>
                <w:sz w:val="20"/>
                <w:szCs w:val="20"/>
              </w:rPr>
              <w:t xml:space="preserve"> </w:t>
            </w:r>
            <w:r w:rsidRPr="005D433E">
              <w:rPr>
                <w:rFonts w:ascii="Roboto Condensed" w:eastAsia="Calibri" w:hAnsi="Roboto Condensed" w:cs="Calibri"/>
                <w:spacing w:val="-1"/>
                <w:position w:val="1"/>
                <w:sz w:val="20"/>
                <w:szCs w:val="20"/>
              </w:rPr>
              <w:t>p</w:t>
            </w:r>
            <w:r w:rsidRPr="005D433E">
              <w:rPr>
                <w:rFonts w:ascii="Roboto Condensed" w:eastAsia="Calibri" w:hAnsi="Roboto Condensed" w:cs="Calibri"/>
                <w:spacing w:val="-3"/>
                <w:position w:val="1"/>
                <w:sz w:val="20"/>
                <w:szCs w:val="20"/>
              </w:rPr>
              <w:t>r</w:t>
            </w:r>
            <w:r w:rsidRPr="005D433E">
              <w:rPr>
                <w:rFonts w:ascii="Roboto Condensed" w:eastAsia="Calibri" w:hAnsi="Roboto Condensed" w:cs="Calibri"/>
                <w:spacing w:val="1"/>
                <w:position w:val="1"/>
                <w:sz w:val="20"/>
                <w:szCs w:val="20"/>
              </w:rPr>
              <w:t>o</w:t>
            </w:r>
            <w:r w:rsidRPr="005D433E">
              <w:rPr>
                <w:rFonts w:ascii="Roboto Condensed" w:eastAsia="Calibri" w:hAnsi="Roboto Condensed" w:cs="Calibri"/>
                <w:position w:val="1"/>
                <w:sz w:val="20"/>
                <w:szCs w:val="20"/>
              </w:rPr>
              <w:t>jet</w:t>
            </w:r>
          </w:p>
          <w:p w14:paraId="27E08F3A" w14:textId="77777777" w:rsidR="00005323" w:rsidRPr="005D433E" w:rsidRDefault="00005323" w:rsidP="006236C0">
            <w:pPr>
              <w:spacing w:after="0" w:line="240" w:lineRule="auto"/>
              <w:ind w:left="46" w:right="-20"/>
              <w:rPr>
                <w:rFonts w:ascii="Roboto Condensed" w:eastAsia="Calibri" w:hAnsi="Roboto Condensed" w:cs="Calibri"/>
                <w:sz w:val="20"/>
                <w:szCs w:val="20"/>
              </w:rPr>
            </w:pPr>
            <w:r w:rsidRPr="005D433E">
              <w:rPr>
                <w:rFonts w:ascii="Roboto Condensed" w:eastAsia="Calibri" w:hAnsi="Roboto Condensed" w:cs="Calibri"/>
                <w:sz w:val="20"/>
                <w:szCs w:val="20"/>
              </w:rPr>
              <w:t>-</w:t>
            </w:r>
            <w:r w:rsidRPr="005D433E">
              <w:rPr>
                <w:rFonts w:ascii="Roboto Condensed" w:eastAsia="Calibri" w:hAnsi="Roboto Condensed" w:cs="Calibri"/>
                <w:spacing w:val="24"/>
                <w:sz w:val="20"/>
                <w:szCs w:val="20"/>
              </w:rPr>
              <w:t xml:space="preserve"> </w:t>
            </w:r>
            <w:r w:rsidRPr="005D433E">
              <w:rPr>
                <w:rFonts w:ascii="Roboto Condensed" w:eastAsia="Calibri" w:hAnsi="Roboto Condensed" w:cs="Calibri"/>
                <w:sz w:val="20"/>
                <w:szCs w:val="20"/>
              </w:rPr>
              <w:t>Être</w:t>
            </w:r>
            <w:r w:rsidRPr="005D433E">
              <w:rPr>
                <w:rFonts w:ascii="Roboto Condensed" w:eastAsia="Calibri" w:hAnsi="Roboto Condensed" w:cs="Calibri"/>
                <w:spacing w:val="15"/>
                <w:sz w:val="20"/>
                <w:szCs w:val="20"/>
              </w:rPr>
              <w:t xml:space="preserve"> </w:t>
            </w:r>
            <w:r w:rsidRPr="005D433E">
              <w:rPr>
                <w:rFonts w:ascii="Roboto Condensed" w:eastAsia="Calibri" w:hAnsi="Roboto Condensed" w:cs="Calibri"/>
                <w:sz w:val="20"/>
                <w:szCs w:val="20"/>
              </w:rPr>
              <w:t>ca</w:t>
            </w:r>
            <w:r w:rsidRPr="005D433E">
              <w:rPr>
                <w:rFonts w:ascii="Roboto Condensed" w:eastAsia="Calibri" w:hAnsi="Roboto Condensed" w:cs="Calibri"/>
                <w:spacing w:val="-1"/>
                <w:sz w:val="20"/>
                <w:szCs w:val="20"/>
              </w:rPr>
              <w:t>p</w:t>
            </w:r>
            <w:r w:rsidRPr="005D433E">
              <w:rPr>
                <w:rFonts w:ascii="Roboto Condensed" w:eastAsia="Calibri" w:hAnsi="Roboto Condensed" w:cs="Calibri"/>
                <w:sz w:val="20"/>
                <w:szCs w:val="20"/>
              </w:rPr>
              <w:t>a</w:t>
            </w:r>
            <w:r w:rsidRPr="005D433E">
              <w:rPr>
                <w:rFonts w:ascii="Roboto Condensed" w:eastAsia="Calibri" w:hAnsi="Roboto Condensed" w:cs="Calibri"/>
                <w:spacing w:val="-1"/>
                <w:sz w:val="20"/>
                <w:szCs w:val="20"/>
              </w:rPr>
              <w:t>b</w:t>
            </w:r>
            <w:r w:rsidRPr="005D433E">
              <w:rPr>
                <w:rFonts w:ascii="Roboto Condensed" w:eastAsia="Calibri" w:hAnsi="Roboto Condensed" w:cs="Calibri"/>
                <w:sz w:val="20"/>
                <w:szCs w:val="20"/>
              </w:rPr>
              <w:t>le</w:t>
            </w:r>
            <w:r w:rsidRPr="005D433E">
              <w:rPr>
                <w:rFonts w:ascii="Roboto Condensed" w:eastAsia="Calibri" w:hAnsi="Roboto Condensed" w:cs="Calibri"/>
                <w:spacing w:val="17"/>
                <w:sz w:val="20"/>
                <w:szCs w:val="20"/>
              </w:rPr>
              <w:t xml:space="preserve"> </w:t>
            </w:r>
            <w:r w:rsidRPr="005D433E">
              <w:rPr>
                <w:rFonts w:ascii="Roboto Condensed" w:eastAsia="Calibri" w:hAnsi="Roboto Condensed" w:cs="Calibri"/>
                <w:spacing w:val="-1"/>
                <w:sz w:val="20"/>
                <w:szCs w:val="20"/>
              </w:rPr>
              <w:t>d</w:t>
            </w:r>
            <w:r w:rsidRPr="005D433E">
              <w:rPr>
                <w:rFonts w:ascii="Roboto Condensed" w:eastAsia="Calibri" w:hAnsi="Roboto Condensed" w:cs="Calibri"/>
                <w:sz w:val="20"/>
                <w:szCs w:val="20"/>
              </w:rPr>
              <w:t>e</w:t>
            </w:r>
            <w:r w:rsidRPr="005D433E">
              <w:rPr>
                <w:rFonts w:ascii="Roboto Condensed" w:eastAsia="Calibri" w:hAnsi="Roboto Condensed" w:cs="Calibri"/>
                <w:spacing w:val="13"/>
                <w:sz w:val="20"/>
                <w:szCs w:val="20"/>
              </w:rPr>
              <w:t xml:space="preserve"> </w:t>
            </w:r>
            <w:r w:rsidRPr="005D433E">
              <w:rPr>
                <w:rFonts w:ascii="Roboto Condensed" w:eastAsia="Calibri" w:hAnsi="Roboto Condensed" w:cs="Calibri"/>
                <w:spacing w:val="1"/>
                <w:sz w:val="20"/>
                <w:szCs w:val="20"/>
              </w:rPr>
              <w:t>m</w:t>
            </w:r>
            <w:r w:rsidRPr="005D433E">
              <w:rPr>
                <w:rFonts w:ascii="Roboto Condensed" w:eastAsia="Calibri" w:hAnsi="Roboto Condensed" w:cs="Calibri"/>
                <w:sz w:val="20"/>
                <w:szCs w:val="20"/>
              </w:rPr>
              <w:t>e</w:t>
            </w:r>
            <w:r w:rsidRPr="005D433E">
              <w:rPr>
                <w:rFonts w:ascii="Roboto Condensed" w:eastAsia="Calibri" w:hAnsi="Roboto Condensed" w:cs="Calibri"/>
                <w:spacing w:val="-2"/>
                <w:sz w:val="20"/>
                <w:szCs w:val="20"/>
              </w:rPr>
              <w:t>t</w:t>
            </w:r>
            <w:r w:rsidRPr="005D433E">
              <w:rPr>
                <w:rFonts w:ascii="Roboto Condensed" w:eastAsia="Calibri" w:hAnsi="Roboto Condensed" w:cs="Calibri"/>
                <w:sz w:val="20"/>
                <w:szCs w:val="20"/>
              </w:rPr>
              <w:t>tre</w:t>
            </w:r>
            <w:r w:rsidRPr="005D433E">
              <w:rPr>
                <w:rFonts w:ascii="Roboto Condensed" w:eastAsia="Calibri" w:hAnsi="Roboto Condensed" w:cs="Calibri"/>
                <w:spacing w:val="15"/>
                <w:sz w:val="20"/>
                <w:szCs w:val="20"/>
              </w:rPr>
              <w:t xml:space="preserve"> </w:t>
            </w:r>
            <w:r w:rsidRPr="005D433E">
              <w:rPr>
                <w:rFonts w:ascii="Roboto Condensed" w:eastAsia="Calibri" w:hAnsi="Roboto Condensed" w:cs="Calibri"/>
                <w:sz w:val="20"/>
                <w:szCs w:val="20"/>
              </w:rPr>
              <w:t>en</w:t>
            </w:r>
            <w:r w:rsidRPr="005D433E">
              <w:rPr>
                <w:rFonts w:ascii="Roboto Condensed" w:eastAsia="Calibri" w:hAnsi="Roboto Condensed" w:cs="Calibri"/>
                <w:spacing w:val="15"/>
                <w:sz w:val="20"/>
                <w:szCs w:val="20"/>
              </w:rPr>
              <w:t xml:space="preserve"> </w:t>
            </w:r>
            <w:r w:rsidRPr="005D433E">
              <w:rPr>
                <w:rFonts w:ascii="Roboto Condensed" w:eastAsia="Calibri" w:hAnsi="Roboto Condensed" w:cs="Calibri"/>
                <w:sz w:val="20"/>
                <w:szCs w:val="20"/>
              </w:rPr>
              <w:t>œ</w:t>
            </w:r>
            <w:r w:rsidRPr="005D433E">
              <w:rPr>
                <w:rFonts w:ascii="Roboto Condensed" w:eastAsia="Calibri" w:hAnsi="Roboto Condensed" w:cs="Calibri"/>
                <w:spacing w:val="-1"/>
                <w:sz w:val="20"/>
                <w:szCs w:val="20"/>
              </w:rPr>
              <w:t>u</w:t>
            </w:r>
            <w:r w:rsidRPr="005D433E">
              <w:rPr>
                <w:rFonts w:ascii="Roboto Condensed" w:eastAsia="Calibri" w:hAnsi="Roboto Condensed" w:cs="Calibri"/>
                <w:spacing w:val="1"/>
                <w:sz w:val="20"/>
                <w:szCs w:val="20"/>
              </w:rPr>
              <w:t>v</w:t>
            </w:r>
            <w:r w:rsidRPr="005D433E">
              <w:rPr>
                <w:rFonts w:ascii="Roboto Condensed" w:eastAsia="Calibri" w:hAnsi="Roboto Condensed" w:cs="Calibri"/>
                <w:sz w:val="20"/>
                <w:szCs w:val="20"/>
              </w:rPr>
              <w:t>re</w:t>
            </w:r>
            <w:r w:rsidRPr="005D433E">
              <w:rPr>
                <w:rFonts w:ascii="Roboto Condensed" w:eastAsia="Calibri" w:hAnsi="Roboto Condensed" w:cs="Calibri"/>
                <w:spacing w:val="15"/>
                <w:sz w:val="20"/>
                <w:szCs w:val="20"/>
              </w:rPr>
              <w:t xml:space="preserve"> </w:t>
            </w:r>
            <w:r w:rsidRPr="005D433E">
              <w:rPr>
                <w:rFonts w:ascii="Roboto Condensed" w:eastAsia="Calibri" w:hAnsi="Roboto Condensed" w:cs="Calibri"/>
                <w:sz w:val="20"/>
                <w:szCs w:val="20"/>
              </w:rPr>
              <w:t>les</w:t>
            </w:r>
            <w:r w:rsidRPr="005D433E">
              <w:rPr>
                <w:rFonts w:ascii="Roboto Condensed" w:eastAsia="Calibri" w:hAnsi="Roboto Condensed" w:cs="Calibri"/>
                <w:spacing w:val="15"/>
                <w:sz w:val="20"/>
                <w:szCs w:val="20"/>
              </w:rPr>
              <w:t xml:space="preserve"> </w:t>
            </w:r>
            <w:r w:rsidRPr="005D433E">
              <w:rPr>
                <w:rFonts w:ascii="Roboto Condensed" w:eastAsia="Calibri" w:hAnsi="Roboto Condensed" w:cs="Calibri"/>
                <w:spacing w:val="-1"/>
                <w:sz w:val="20"/>
                <w:szCs w:val="20"/>
              </w:rPr>
              <w:t>b</w:t>
            </w:r>
            <w:r w:rsidRPr="005D433E">
              <w:rPr>
                <w:rFonts w:ascii="Roboto Condensed" w:eastAsia="Calibri" w:hAnsi="Roboto Condensed" w:cs="Calibri"/>
                <w:sz w:val="20"/>
                <w:szCs w:val="20"/>
              </w:rPr>
              <w:t>ases</w:t>
            </w:r>
            <w:r w:rsidRPr="005D433E">
              <w:rPr>
                <w:rFonts w:ascii="Roboto Condensed" w:eastAsia="Calibri" w:hAnsi="Roboto Condensed" w:cs="Calibri"/>
                <w:spacing w:val="15"/>
                <w:sz w:val="20"/>
                <w:szCs w:val="20"/>
              </w:rPr>
              <w:t xml:space="preserve"> </w:t>
            </w:r>
            <w:r w:rsidRPr="005D433E">
              <w:rPr>
                <w:rFonts w:ascii="Roboto Condensed" w:eastAsia="Calibri" w:hAnsi="Roboto Condensed" w:cs="Calibri"/>
                <w:spacing w:val="-1"/>
                <w:sz w:val="20"/>
                <w:szCs w:val="20"/>
              </w:rPr>
              <w:t>d</w:t>
            </w:r>
            <w:r w:rsidRPr="005D433E">
              <w:rPr>
                <w:rFonts w:ascii="Roboto Condensed" w:eastAsia="Calibri" w:hAnsi="Roboto Condensed" w:cs="Calibri"/>
                <w:sz w:val="20"/>
                <w:szCs w:val="20"/>
              </w:rPr>
              <w:t>e</w:t>
            </w:r>
            <w:r w:rsidRPr="005D433E">
              <w:rPr>
                <w:rFonts w:ascii="Roboto Condensed" w:eastAsia="Calibri" w:hAnsi="Roboto Condensed" w:cs="Calibri"/>
                <w:spacing w:val="18"/>
                <w:sz w:val="20"/>
                <w:szCs w:val="20"/>
              </w:rPr>
              <w:t xml:space="preserve"> </w:t>
            </w:r>
            <w:r w:rsidRPr="005D433E">
              <w:rPr>
                <w:rFonts w:ascii="Roboto Condensed" w:eastAsia="Calibri" w:hAnsi="Roboto Condensed" w:cs="Calibri"/>
                <w:sz w:val="20"/>
                <w:szCs w:val="20"/>
              </w:rPr>
              <w:t>la</w:t>
            </w:r>
            <w:r w:rsidRPr="005D433E">
              <w:rPr>
                <w:rFonts w:ascii="Roboto Condensed" w:eastAsia="Calibri" w:hAnsi="Roboto Condensed" w:cs="Calibri"/>
                <w:spacing w:val="14"/>
                <w:sz w:val="20"/>
                <w:szCs w:val="20"/>
              </w:rPr>
              <w:t xml:space="preserve"> </w:t>
            </w:r>
            <w:r w:rsidRPr="005D433E">
              <w:rPr>
                <w:rFonts w:ascii="Roboto Condensed" w:eastAsia="Calibri" w:hAnsi="Roboto Condensed" w:cs="Calibri"/>
                <w:spacing w:val="-2"/>
                <w:sz w:val="20"/>
                <w:szCs w:val="20"/>
              </w:rPr>
              <w:t>s</w:t>
            </w:r>
            <w:r w:rsidRPr="005D433E">
              <w:rPr>
                <w:rFonts w:ascii="Roboto Condensed" w:eastAsia="Calibri" w:hAnsi="Roboto Condensed" w:cs="Calibri"/>
                <w:spacing w:val="1"/>
                <w:sz w:val="20"/>
                <w:szCs w:val="20"/>
              </w:rPr>
              <w:t>y</w:t>
            </w:r>
            <w:r w:rsidRPr="005D433E">
              <w:rPr>
                <w:rFonts w:ascii="Roboto Condensed" w:eastAsia="Calibri" w:hAnsi="Roboto Condensed" w:cs="Calibri"/>
                <w:spacing w:val="-2"/>
                <w:sz w:val="20"/>
                <w:szCs w:val="20"/>
              </w:rPr>
              <w:t>s</w:t>
            </w:r>
            <w:r w:rsidRPr="005D433E">
              <w:rPr>
                <w:rFonts w:ascii="Roboto Condensed" w:eastAsia="Calibri" w:hAnsi="Roboto Condensed" w:cs="Calibri"/>
                <w:sz w:val="20"/>
                <w:szCs w:val="20"/>
              </w:rPr>
              <w:t>t</w:t>
            </w:r>
            <w:r w:rsidRPr="005D433E">
              <w:rPr>
                <w:rFonts w:ascii="Roboto Condensed" w:eastAsia="Calibri" w:hAnsi="Roboto Condensed" w:cs="Calibri"/>
                <w:spacing w:val="1"/>
                <w:sz w:val="20"/>
                <w:szCs w:val="20"/>
              </w:rPr>
              <w:t>ém</w:t>
            </w:r>
            <w:r w:rsidRPr="005D433E">
              <w:rPr>
                <w:rFonts w:ascii="Roboto Condensed" w:eastAsia="Calibri" w:hAnsi="Roboto Condensed" w:cs="Calibri"/>
                <w:sz w:val="20"/>
                <w:szCs w:val="20"/>
              </w:rPr>
              <w:t>i</w:t>
            </w:r>
            <w:r w:rsidRPr="005D433E">
              <w:rPr>
                <w:rFonts w:ascii="Roboto Condensed" w:eastAsia="Calibri" w:hAnsi="Roboto Condensed" w:cs="Calibri"/>
                <w:spacing w:val="-1"/>
                <w:sz w:val="20"/>
                <w:szCs w:val="20"/>
              </w:rPr>
              <w:t>qu</w:t>
            </w:r>
            <w:r w:rsidRPr="005D433E">
              <w:rPr>
                <w:rFonts w:ascii="Roboto Condensed" w:eastAsia="Calibri" w:hAnsi="Roboto Condensed" w:cs="Calibri"/>
                <w:sz w:val="20"/>
                <w:szCs w:val="20"/>
              </w:rPr>
              <w:t>e</w:t>
            </w:r>
            <w:r w:rsidRPr="005D433E">
              <w:rPr>
                <w:rFonts w:ascii="Roboto Condensed" w:eastAsia="Calibri" w:hAnsi="Roboto Condensed" w:cs="Calibri"/>
                <w:spacing w:val="15"/>
                <w:sz w:val="20"/>
                <w:szCs w:val="20"/>
              </w:rPr>
              <w:t xml:space="preserve"> </w:t>
            </w:r>
            <w:r w:rsidRPr="005D433E">
              <w:rPr>
                <w:rFonts w:ascii="Roboto Condensed" w:eastAsia="Calibri" w:hAnsi="Roboto Condensed" w:cs="Calibri"/>
                <w:spacing w:val="-2"/>
                <w:sz w:val="20"/>
                <w:szCs w:val="20"/>
              </w:rPr>
              <w:t>e</w:t>
            </w:r>
            <w:r w:rsidRPr="005D433E">
              <w:rPr>
                <w:rFonts w:ascii="Roboto Condensed" w:eastAsia="Calibri" w:hAnsi="Roboto Condensed" w:cs="Calibri"/>
                <w:sz w:val="20"/>
                <w:szCs w:val="20"/>
              </w:rPr>
              <w:t>t</w:t>
            </w:r>
            <w:r w:rsidRPr="005D433E">
              <w:rPr>
                <w:rFonts w:ascii="Roboto Condensed" w:eastAsia="Calibri" w:hAnsi="Roboto Condensed" w:cs="Calibri"/>
                <w:spacing w:val="18"/>
                <w:sz w:val="20"/>
                <w:szCs w:val="20"/>
              </w:rPr>
              <w:t xml:space="preserve"> </w:t>
            </w:r>
            <w:r w:rsidRPr="005D433E">
              <w:rPr>
                <w:rFonts w:ascii="Roboto Condensed" w:eastAsia="Calibri" w:hAnsi="Roboto Condensed" w:cs="Calibri"/>
                <w:spacing w:val="-1"/>
                <w:sz w:val="20"/>
                <w:szCs w:val="20"/>
              </w:rPr>
              <w:t>d</w:t>
            </w:r>
            <w:r w:rsidRPr="005D433E">
              <w:rPr>
                <w:rFonts w:ascii="Roboto Condensed" w:eastAsia="Calibri" w:hAnsi="Roboto Condensed" w:cs="Calibri"/>
                <w:sz w:val="20"/>
                <w:szCs w:val="20"/>
              </w:rPr>
              <w:t>’i</w:t>
            </w:r>
            <w:r w:rsidRPr="005D433E">
              <w:rPr>
                <w:rFonts w:ascii="Roboto Condensed" w:eastAsia="Calibri" w:hAnsi="Roboto Condensed" w:cs="Calibri"/>
                <w:spacing w:val="-1"/>
                <w:sz w:val="20"/>
                <w:szCs w:val="20"/>
              </w:rPr>
              <w:t>d</w:t>
            </w:r>
            <w:r w:rsidRPr="005D433E">
              <w:rPr>
                <w:rFonts w:ascii="Roboto Condensed" w:eastAsia="Calibri" w:hAnsi="Roboto Condensed" w:cs="Calibri"/>
                <w:sz w:val="20"/>
                <w:szCs w:val="20"/>
              </w:rPr>
              <w:t>entif</w:t>
            </w:r>
            <w:r w:rsidRPr="005D433E">
              <w:rPr>
                <w:rFonts w:ascii="Roboto Condensed" w:eastAsia="Calibri" w:hAnsi="Roboto Condensed" w:cs="Calibri"/>
                <w:spacing w:val="-3"/>
                <w:sz w:val="20"/>
                <w:szCs w:val="20"/>
              </w:rPr>
              <w:t>i</w:t>
            </w:r>
            <w:r w:rsidRPr="005D433E">
              <w:rPr>
                <w:rFonts w:ascii="Roboto Condensed" w:eastAsia="Calibri" w:hAnsi="Roboto Condensed" w:cs="Calibri"/>
                <w:sz w:val="20"/>
                <w:szCs w:val="20"/>
              </w:rPr>
              <w:t>er</w:t>
            </w:r>
            <w:r>
              <w:rPr>
                <w:rFonts w:ascii="Roboto Condensed" w:eastAsia="Calibri" w:hAnsi="Roboto Condensed" w:cs="Calibri"/>
                <w:sz w:val="20"/>
                <w:szCs w:val="20"/>
              </w:rPr>
              <w:t xml:space="preserve"> </w:t>
            </w:r>
            <w:r w:rsidRPr="005D433E">
              <w:rPr>
                <w:rFonts w:ascii="Roboto Condensed" w:eastAsia="Calibri" w:hAnsi="Roboto Condensed" w:cs="Calibri"/>
                <w:sz w:val="20"/>
                <w:szCs w:val="20"/>
              </w:rPr>
              <w:t>les ni</w:t>
            </w:r>
            <w:r w:rsidRPr="005D433E">
              <w:rPr>
                <w:rFonts w:ascii="Roboto Condensed" w:eastAsia="Calibri" w:hAnsi="Roboto Condensed" w:cs="Calibri"/>
                <w:spacing w:val="-2"/>
                <w:sz w:val="20"/>
                <w:szCs w:val="20"/>
              </w:rPr>
              <w:t>v</w:t>
            </w:r>
            <w:r w:rsidRPr="005D433E">
              <w:rPr>
                <w:rFonts w:ascii="Roboto Condensed" w:eastAsia="Calibri" w:hAnsi="Roboto Condensed" w:cs="Calibri"/>
                <w:sz w:val="20"/>
                <w:szCs w:val="20"/>
              </w:rPr>
              <w:t>eaux de</w:t>
            </w:r>
            <w:r w:rsidRPr="005D433E">
              <w:rPr>
                <w:rFonts w:ascii="Roboto Condensed" w:eastAsia="Calibri" w:hAnsi="Roboto Condensed" w:cs="Calibri"/>
                <w:spacing w:val="-2"/>
                <w:sz w:val="20"/>
                <w:szCs w:val="20"/>
              </w:rPr>
              <w:t xml:space="preserve"> </w:t>
            </w:r>
            <w:r w:rsidRPr="005D433E">
              <w:rPr>
                <w:rFonts w:ascii="Roboto Condensed" w:eastAsia="Calibri" w:hAnsi="Roboto Condensed" w:cs="Calibri"/>
                <w:sz w:val="20"/>
                <w:szCs w:val="20"/>
              </w:rPr>
              <w:t>c</w:t>
            </w:r>
            <w:r w:rsidRPr="005D433E">
              <w:rPr>
                <w:rFonts w:ascii="Roboto Condensed" w:eastAsia="Calibri" w:hAnsi="Roboto Condensed" w:cs="Calibri"/>
                <w:spacing w:val="-1"/>
                <w:sz w:val="20"/>
                <w:szCs w:val="20"/>
              </w:rPr>
              <w:t>h</w:t>
            </w:r>
            <w:r w:rsidRPr="005D433E">
              <w:rPr>
                <w:rFonts w:ascii="Roboto Condensed" w:eastAsia="Calibri" w:hAnsi="Roboto Condensed" w:cs="Calibri"/>
                <w:sz w:val="20"/>
                <w:szCs w:val="20"/>
              </w:rPr>
              <w:t>a</w:t>
            </w:r>
            <w:r w:rsidRPr="005D433E">
              <w:rPr>
                <w:rFonts w:ascii="Roboto Condensed" w:eastAsia="Calibri" w:hAnsi="Roboto Condensed" w:cs="Calibri"/>
                <w:spacing w:val="-1"/>
                <w:sz w:val="20"/>
                <w:szCs w:val="20"/>
              </w:rPr>
              <w:t>ng</w:t>
            </w:r>
            <w:r w:rsidRPr="005D433E">
              <w:rPr>
                <w:rFonts w:ascii="Roboto Condensed" w:eastAsia="Calibri" w:hAnsi="Roboto Condensed" w:cs="Calibri"/>
                <w:spacing w:val="-2"/>
                <w:sz w:val="20"/>
                <w:szCs w:val="20"/>
              </w:rPr>
              <w:t>e</w:t>
            </w:r>
            <w:r w:rsidRPr="005D433E">
              <w:rPr>
                <w:rFonts w:ascii="Roboto Condensed" w:eastAsia="Calibri" w:hAnsi="Roboto Condensed" w:cs="Calibri"/>
                <w:spacing w:val="1"/>
                <w:sz w:val="20"/>
                <w:szCs w:val="20"/>
              </w:rPr>
              <w:t>m</w:t>
            </w:r>
            <w:r w:rsidRPr="005D433E">
              <w:rPr>
                <w:rFonts w:ascii="Roboto Condensed" w:eastAsia="Calibri" w:hAnsi="Roboto Condensed" w:cs="Calibri"/>
                <w:sz w:val="20"/>
                <w:szCs w:val="20"/>
              </w:rPr>
              <w:t>ent</w:t>
            </w:r>
          </w:p>
          <w:p w14:paraId="6CE3693A" w14:textId="77777777" w:rsidR="00005323" w:rsidRPr="005D433E" w:rsidRDefault="00005323" w:rsidP="006236C0">
            <w:pPr>
              <w:spacing w:after="0" w:line="240" w:lineRule="auto"/>
              <w:ind w:left="46" w:right="-20"/>
              <w:rPr>
                <w:rFonts w:ascii="Roboto Condensed" w:eastAsia="Calibri" w:hAnsi="Roboto Condensed" w:cs="Calibri"/>
                <w:sz w:val="20"/>
                <w:szCs w:val="20"/>
              </w:rPr>
            </w:pPr>
            <w:r w:rsidRPr="005D433E">
              <w:rPr>
                <w:rFonts w:ascii="Roboto Condensed" w:eastAsia="Calibri" w:hAnsi="Roboto Condensed" w:cs="Calibri"/>
                <w:sz w:val="20"/>
                <w:szCs w:val="20"/>
              </w:rPr>
              <w:t>-</w:t>
            </w:r>
            <w:r w:rsidRPr="005D433E">
              <w:rPr>
                <w:rFonts w:ascii="Roboto Condensed" w:eastAsia="Calibri" w:hAnsi="Roboto Condensed" w:cs="Calibri"/>
                <w:spacing w:val="24"/>
                <w:sz w:val="20"/>
                <w:szCs w:val="20"/>
              </w:rPr>
              <w:t xml:space="preserve"> </w:t>
            </w:r>
            <w:r w:rsidRPr="005D433E">
              <w:rPr>
                <w:rFonts w:ascii="Roboto Condensed" w:eastAsia="Calibri" w:hAnsi="Roboto Condensed" w:cs="Calibri"/>
                <w:spacing w:val="1"/>
                <w:sz w:val="20"/>
                <w:szCs w:val="20"/>
              </w:rPr>
              <w:t>D</w:t>
            </w:r>
            <w:r w:rsidRPr="005D433E">
              <w:rPr>
                <w:rFonts w:ascii="Roboto Condensed" w:eastAsia="Calibri" w:hAnsi="Roboto Condensed" w:cs="Calibri"/>
                <w:spacing w:val="-2"/>
                <w:sz w:val="20"/>
                <w:szCs w:val="20"/>
              </w:rPr>
              <w:t>e</w:t>
            </w:r>
            <w:r w:rsidRPr="005D433E">
              <w:rPr>
                <w:rFonts w:ascii="Roboto Condensed" w:eastAsia="Calibri" w:hAnsi="Roboto Condensed" w:cs="Calibri"/>
                <w:spacing w:val="1"/>
                <w:sz w:val="20"/>
                <w:szCs w:val="20"/>
              </w:rPr>
              <w:t>v</w:t>
            </w:r>
            <w:r w:rsidRPr="005D433E">
              <w:rPr>
                <w:rFonts w:ascii="Roboto Condensed" w:eastAsia="Calibri" w:hAnsi="Roboto Condensed" w:cs="Calibri"/>
                <w:sz w:val="20"/>
                <w:szCs w:val="20"/>
              </w:rPr>
              <w:t>en</w:t>
            </w:r>
            <w:r w:rsidRPr="005D433E">
              <w:rPr>
                <w:rFonts w:ascii="Roboto Condensed" w:eastAsia="Calibri" w:hAnsi="Roboto Condensed" w:cs="Calibri"/>
                <w:spacing w:val="-1"/>
                <w:sz w:val="20"/>
                <w:szCs w:val="20"/>
              </w:rPr>
              <w:t>i</w:t>
            </w:r>
            <w:r w:rsidRPr="005D433E">
              <w:rPr>
                <w:rFonts w:ascii="Roboto Condensed" w:eastAsia="Calibri" w:hAnsi="Roboto Condensed" w:cs="Calibri"/>
                <w:sz w:val="20"/>
                <w:szCs w:val="20"/>
              </w:rPr>
              <w:t>r un</w:t>
            </w:r>
            <w:r w:rsidRPr="005D433E">
              <w:rPr>
                <w:rFonts w:ascii="Roboto Condensed" w:eastAsia="Calibri" w:hAnsi="Roboto Condensed" w:cs="Calibri"/>
                <w:spacing w:val="-1"/>
                <w:sz w:val="20"/>
                <w:szCs w:val="20"/>
              </w:rPr>
              <w:t xml:space="preserve"> </w:t>
            </w:r>
            <w:r w:rsidRPr="005D433E">
              <w:rPr>
                <w:rFonts w:ascii="Roboto Condensed" w:eastAsia="Calibri" w:hAnsi="Roboto Condensed" w:cs="Calibri"/>
                <w:sz w:val="20"/>
                <w:szCs w:val="20"/>
              </w:rPr>
              <w:t>déci</w:t>
            </w:r>
            <w:r w:rsidRPr="005D433E">
              <w:rPr>
                <w:rFonts w:ascii="Roboto Condensed" w:eastAsia="Calibri" w:hAnsi="Roboto Condensed" w:cs="Calibri"/>
                <w:spacing w:val="-3"/>
                <w:sz w:val="20"/>
                <w:szCs w:val="20"/>
              </w:rPr>
              <w:t>d</w:t>
            </w:r>
            <w:r w:rsidRPr="005D433E">
              <w:rPr>
                <w:rFonts w:ascii="Roboto Condensed" w:eastAsia="Calibri" w:hAnsi="Roboto Condensed" w:cs="Calibri"/>
                <w:sz w:val="20"/>
                <w:szCs w:val="20"/>
              </w:rPr>
              <w:t>eur «</w:t>
            </w:r>
            <w:r w:rsidRPr="005D433E">
              <w:rPr>
                <w:rFonts w:ascii="Roboto Condensed" w:eastAsia="Calibri" w:hAnsi="Roboto Condensed" w:cs="Calibri"/>
                <w:spacing w:val="1"/>
                <w:sz w:val="20"/>
                <w:szCs w:val="20"/>
              </w:rPr>
              <w:t xml:space="preserve"> </w:t>
            </w:r>
            <w:proofErr w:type="spellStart"/>
            <w:r w:rsidRPr="005D433E">
              <w:rPr>
                <w:rFonts w:ascii="Roboto Condensed" w:eastAsia="Calibri" w:hAnsi="Roboto Condensed" w:cs="Calibri"/>
                <w:spacing w:val="-3"/>
                <w:sz w:val="20"/>
                <w:szCs w:val="20"/>
              </w:rPr>
              <w:t>r</w:t>
            </w:r>
            <w:r w:rsidRPr="005D433E">
              <w:rPr>
                <w:rFonts w:ascii="Roboto Condensed" w:eastAsia="Calibri" w:hAnsi="Roboto Condensed" w:cs="Calibri"/>
                <w:sz w:val="20"/>
                <w:szCs w:val="20"/>
              </w:rPr>
              <w:t>éso</w:t>
            </w:r>
            <w:r w:rsidRPr="005D433E">
              <w:rPr>
                <w:rFonts w:ascii="Roboto Condensed" w:eastAsia="Calibri" w:hAnsi="Roboto Condensed" w:cs="Calibri"/>
                <w:spacing w:val="-1"/>
                <w:sz w:val="20"/>
                <w:szCs w:val="20"/>
              </w:rPr>
              <w:t>lu</w:t>
            </w:r>
            <w:r w:rsidRPr="005D433E">
              <w:rPr>
                <w:rFonts w:ascii="Roboto Condensed" w:eastAsia="Calibri" w:hAnsi="Roboto Condensed" w:cs="Calibri"/>
                <w:sz w:val="20"/>
                <w:szCs w:val="20"/>
              </w:rPr>
              <w:t>t</w:t>
            </w:r>
            <w:r w:rsidRPr="005D433E">
              <w:rPr>
                <w:rFonts w:ascii="Roboto Condensed" w:eastAsia="Calibri" w:hAnsi="Roboto Condensed" w:cs="Calibri"/>
                <w:spacing w:val="1"/>
                <w:sz w:val="20"/>
                <w:szCs w:val="20"/>
              </w:rPr>
              <w:t>e</w:t>
            </w:r>
            <w:r w:rsidRPr="005D433E">
              <w:rPr>
                <w:rFonts w:ascii="Roboto Condensed" w:eastAsia="Calibri" w:hAnsi="Roboto Condensed" w:cs="Calibri"/>
                <w:spacing w:val="-1"/>
                <w:sz w:val="20"/>
                <w:szCs w:val="20"/>
              </w:rPr>
              <w:t>u</w:t>
            </w:r>
            <w:r w:rsidRPr="005D433E">
              <w:rPr>
                <w:rFonts w:ascii="Roboto Condensed" w:eastAsia="Calibri" w:hAnsi="Roboto Condensed" w:cs="Calibri"/>
                <w:sz w:val="20"/>
                <w:szCs w:val="20"/>
              </w:rPr>
              <w:t>r</w:t>
            </w:r>
            <w:proofErr w:type="spellEnd"/>
            <w:r w:rsidRPr="005D433E">
              <w:rPr>
                <w:rFonts w:ascii="Roboto Condensed" w:eastAsia="Calibri" w:hAnsi="Roboto Condensed" w:cs="Calibri"/>
                <w:spacing w:val="1"/>
                <w:sz w:val="20"/>
                <w:szCs w:val="20"/>
              </w:rPr>
              <w:t xml:space="preserve"> </w:t>
            </w:r>
            <w:r w:rsidRPr="005D433E">
              <w:rPr>
                <w:rFonts w:ascii="Roboto Condensed" w:eastAsia="Calibri" w:hAnsi="Roboto Condensed" w:cs="Calibri"/>
                <w:sz w:val="20"/>
                <w:szCs w:val="20"/>
              </w:rPr>
              <w:t>» de p</w:t>
            </w:r>
            <w:r w:rsidRPr="005D433E">
              <w:rPr>
                <w:rFonts w:ascii="Roboto Condensed" w:eastAsia="Calibri" w:hAnsi="Roboto Condensed" w:cs="Calibri"/>
                <w:spacing w:val="-3"/>
                <w:sz w:val="20"/>
                <w:szCs w:val="20"/>
              </w:rPr>
              <w:t>r</w:t>
            </w:r>
            <w:r w:rsidRPr="005D433E">
              <w:rPr>
                <w:rFonts w:ascii="Roboto Condensed" w:eastAsia="Calibri" w:hAnsi="Roboto Condensed" w:cs="Calibri"/>
                <w:spacing w:val="1"/>
                <w:sz w:val="20"/>
                <w:szCs w:val="20"/>
              </w:rPr>
              <w:t>o</w:t>
            </w:r>
            <w:r w:rsidRPr="005D433E">
              <w:rPr>
                <w:rFonts w:ascii="Roboto Condensed" w:eastAsia="Calibri" w:hAnsi="Roboto Condensed" w:cs="Calibri"/>
                <w:spacing w:val="-1"/>
                <w:sz w:val="20"/>
                <w:szCs w:val="20"/>
              </w:rPr>
              <w:t>b</w:t>
            </w:r>
            <w:r w:rsidRPr="005D433E">
              <w:rPr>
                <w:rFonts w:ascii="Roboto Condensed" w:eastAsia="Calibri" w:hAnsi="Roboto Condensed" w:cs="Calibri"/>
                <w:sz w:val="20"/>
                <w:szCs w:val="20"/>
              </w:rPr>
              <w:t>l</w:t>
            </w:r>
            <w:r w:rsidRPr="005D433E">
              <w:rPr>
                <w:rFonts w:ascii="Roboto Condensed" w:eastAsia="Calibri" w:hAnsi="Roboto Condensed" w:cs="Calibri"/>
                <w:spacing w:val="-2"/>
                <w:sz w:val="20"/>
                <w:szCs w:val="20"/>
              </w:rPr>
              <w:t>è</w:t>
            </w:r>
            <w:r w:rsidRPr="005D433E">
              <w:rPr>
                <w:rFonts w:ascii="Roboto Condensed" w:eastAsia="Calibri" w:hAnsi="Roboto Condensed" w:cs="Calibri"/>
                <w:spacing w:val="1"/>
                <w:sz w:val="20"/>
                <w:szCs w:val="20"/>
              </w:rPr>
              <w:t>m</w:t>
            </w:r>
            <w:r w:rsidRPr="005D433E">
              <w:rPr>
                <w:rFonts w:ascii="Roboto Condensed" w:eastAsia="Calibri" w:hAnsi="Roboto Condensed" w:cs="Calibri"/>
                <w:sz w:val="20"/>
                <w:szCs w:val="20"/>
              </w:rPr>
              <w:t>e</w:t>
            </w:r>
          </w:p>
          <w:p w14:paraId="6B48C902" w14:textId="77777777" w:rsidR="00005323" w:rsidRPr="005D433E" w:rsidRDefault="00005323" w:rsidP="006236C0">
            <w:pPr>
              <w:spacing w:after="0" w:line="240" w:lineRule="auto"/>
              <w:ind w:left="187" w:right="33" w:hanging="142"/>
              <w:rPr>
                <w:rFonts w:ascii="Roboto Condensed" w:eastAsia="Calibri" w:hAnsi="Roboto Condensed" w:cs="Calibri"/>
                <w:sz w:val="20"/>
                <w:szCs w:val="20"/>
              </w:rPr>
            </w:pPr>
            <w:r w:rsidRPr="005D433E">
              <w:rPr>
                <w:rFonts w:ascii="Roboto Condensed" w:eastAsia="Calibri" w:hAnsi="Roboto Condensed" w:cs="Calibri"/>
                <w:sz w:val="20"/>
                <w:szCs w:val="20"/>
              </w:rPr>
              <w:t>-</w:t>
            </w:r>
            <w:r w:rsidRPr="005D433E">
              <w:rPr>
                <w:rFonts w:ascii="Roboto Condensed" w:eastAsia="Calibri" w:hAnsi="Roboto Condensed" w:cs="Calibri"/>
                <w:spacing w:val="24"/>
                <w:sz w:val="20"/>
                <w:szCs w:val="20"/>
              </w:rPr>
              <w:t xml:space="preserve"> </w:t>
            </w:r>
            <w:r w:rsidRPr="005D433E">
              <w:rPr>
                <w:rFonts w:ascii="Roboto Condensed" w:eastAsia="Calibri" w:hAnsi="Roboto Condensed" w:cs="Calibri"/>
                <w:spacing w:val="1"/>
                <w:sz w:val="20"/>
                <w:szCs w:val="20"/>
              </w:rPr>
              <w:t>P</w:t>
            </w:r>
            <w:r w:rsidRPr="005D433E">
              <w:rPr>
                <w:rFonts w:ascii="Roboto Condensed" w:eastAsia="Calibri" w:hAnsi="Roboto Condensed" w:cs="Calibri"/>
                <w:sz w:val="20"/>
                <w:szCs w:val="20"/>
              </w:rPr>
              <w:t>ren</w:t>
            </w:r>
            <w:r w:rsidRPr="005D433E">
              <w:rPr>
                <w:rFonts w:ascii="Roboto Condensed" w:eastAsia="Calibri" w:hAnsi="Roboto Condensed" w:cs="Calibri"/>
                <w:spacing w:val="-1"/>
                <w:sz w:val="20"/>
                <w:szCs w:val="20"/>
              </w:rPr>
              <w:t>d</w:t>
            </w:r>
            <w:r w:rsidRPr="005D433E">
              <w:rPr>
                <w:rFonts w:ascii="Roboto Condensed" w:eastAsia="Calibri" w:hAnsi="Roboto Condensed" w:cs="Calibri"/>
                <w:sz w:val="20"/>
                <w:szCs w:val="20"/>
              </w:rPr>
              <w:t>re</w:t>
            </w:r>
            <w:r w:rsidRPr="005D433E">
              <w:rPr>
                <w:rFonts w:ascii="Roboto Condensed" w:eastAsia="Calibri" w:hAnsi="Roboto Condensed" w:cs="Calibri"/>
                <w:spacing w:val="6"/>
                <w:sz w:val="20"/>
                <w:szCs w:val="20"/>
              </w:rPr>
              <w:t xml:space="preserve"> </w:t>
            </w:r>
            <w:r w:rsidRPr="005D433E">
              <w:rPr>
                <w:rFonts w:ascii="Roboto Condensed" w:eastAsia="Calibri" w:hAnsi="Roboto Condensed" w:cs="Calibri"/>
                <w:spacing w:val="-2"/>
                <w:sz w:val="20"/>
                <w:szCs w:val="20"/>
              </w:rPr>
              <w:t>c</w:t>
            </w:r>
            <w:r w:rsidRPr="005D433E">
              <w:rPr>
                <w:rFonts w:ascii="Roboto Condensed" w:eastAsia="Calibri" w:hAnsi="Roboto Condensed" w:cs="Calibri"/>
                <w:spacing w:val="1"/>
                <w:sz w:val="20"/>
                <w:szCs w:val="20"/>
              </w:rPr>
              <w:t>o</w:t>
            </w:r>
            <w:r w:rsidRPr="005D433E">
              <w:rPr>
                <w:rFonts w:ascii="Roboto Condensed" w:eastAsia="Calibri" w:hAnsi="Roboto Condensed" w:cs="Calibri"/>
                <w:spacing w:val="-1"/>
                <w:sz w:val="20"/>
                <w:szCs w:val="20"/>
              </w:rPr>
              <w:t>n</w:t>
            </w:r>
            <w:r w:rsidRPr="005D433E">
              <w:rPr>
                <w:rFonts w:ascii="Roboto Condensed" w:eastAsia="Calibri" w:hAnsi="Roboto Condensed" w:cs="Calibri"/>
                <w:sz w:val="20"/>
                <w:szCs w:val="20"/>
              </w:rPr>
              <w:t>scien</w:t>
            </w:r>
            <w:r w:rsidRPr="005D433E">
              <w:rPr>
                <w:rFonts w:ascii="Roboto Condensed" w:eastAsia="Calibri" w:hAnsi="Roboto Condensed" w:cs="Calibri"/>
                <w:spacing w:val="-2"/>
                <w:sz w:val="20"/>
                <w:szCs w:val="20"/>
              </w:rPr>
              <w:t>c</w:t>
            </w:r>
            <w:r w:rsidRPr="005D433E">
              <w:rPr>
                <w:rFonts w:ascii="Roboto Condensed" w:eastAsia="Calibri" w:hAnsi="Roboto Condensed" w:cs="Calibri"/>
                <w:sz w:val="20"/>
                <w:szCs w:val="20"/>
              </w:rPr>
              <w:t>e</w:t>
            </w:r>
            <w:r w:rsidRPr="005D433E">
              <w:rPr>
                <w:rFonts w:ascii="Roboto Condensed" w:eastAsia="Calibri" w:hAnsi="Roboto Condensed" w:cs="Calibri"/>
                <w:spacing w:val="8"/>
                <w:sz w:val="20"/>
                <w:szCs w:val="20"/>
              </w:rPr>
              <w:t xml:space="preserve"> </w:t>
            </w:r>
            <w:r w:rsidRPr="005D433E">
              <w:rPr>
                <w:rFonts w:ascii="Roboto Condensed" w:eastAsia="Calibri" w:hAnsi="Roboto Condensed" w:cs="Calibri"/>
                <w:spacing w:val="-1"/>
                <w:sz w:val="20"/>
                <w:szCs w:val="20"/>
              </w:rPr>
              <w:t>d</w:t>
            </w:r>
            <w:r w:rsidRPr="005D433E">
              <w:rPr>
                <w:rFonts w:ascii="Roboto Condensed" w:eastAsia="Calibri" w:hAnsi="Roboto Condensed" w:cs="Calibri"/>
                <w:sz w:val="20"/>
                <w:szCs w:val="20"/>
              </w:rPr>
              <w:t>e</w:t>
            </w:r>
            <w:r w:rsidRPr="005D433E">
              <w:rPr>
                <w:rFonts w:ascii="Roboto Condensed" w:eastAsia="Calibri" w:hAnsi="Roboto Condensed" w:cs="Calibri"/>
                <w:spacing w:val="6"/>
                <w:sz w:val="20"/>
                <w:szCs w:val="20"/>
              </w:rPr>
              <w:t xml:space="preserve"> </w:t>
            </w:r>
            <w:r w:rsidRPr="005D433E">
              <w:rPr>
                <w:rFonts w:ascii="Roboto Condensed" w:eastAsia="Calibri" w:hAnsi="Roboto Condensed" w:cs="Calibri"/>
                <w:sz w:val="20"/>
                <w:szCs w:val="20"/>
              </w:rPr>
              <w:t>ce</w:t>
            </w:r>
            <w:r w:rsidRPr="005D433E">
              <w:rPr>
                <w:rFonts w:ascii="Roboto Condensed" w:eastAsia="Calibri" w:hAnsi="Roboto Condensed" w:cs="Calibri"/>
                <w:spacing w:val="4"/>
                <w:sz w:val="20"/>
                <w:szCs w:val="20"/>
              </w:rPr>
              <w:t xml:space="preserve"> </w:t>
            </w:r>
            <w:r w:rsidRPr="005D433E">
              <w:rPr>
                <w:rFonts w:ascii="Roboto Condensed" w:eastAsia="Calibri" w:hAnsi="Roboto Condensed" w:cs="Calibri"/>
                <w:spacing w:val="-1"/>
                <w:sz w:val="20"/>
                <w:szCs w:val="20"/>
              </w:rPr>
              <w:t>qu</w:t>
            </w:r>
            <w:r w:rsidRPr="005D433E">
              <w:rPr>
                <w:rFonts w:ascii="Roboto Condensed" w:eastAsia="Calibri" w:hAnsi="Roboto Condensed" w:cs="Calibri"/>
                <w:sz w:val="20"/>
                <w:szCs w:val="20"/>
              </w:rPr>
              <w:t>i</w:t>
            </w:r>
            <w:r w:rsidRPr="005D433E">
              <w:rPr>
                <w:rFonts w:ascii="Roboto Condensed" w:eastAsia="Calibri" w:hAnsi="Roboto Condensed" w:cs="Calibri"/>
                <w:spacing w:val="7"/>
                <w:sz w:val="20"/>
                <w:szCs w:val="20"/>
              </w:rPr>
              <w:t xml:space="preserve"> </w:t>
            </w:r>
            <w:r w:rsidRPr="005D433E">
              <w:rPr>
                <w:rFonts w:ascii="Roboto Condensed" w:eastAsia="Calibri" w:hAnsi="Roboto Condensed" w:cs="Calibri"/>
                <w:spacing w:val="-1"/>
                <w:sz w:val="20"/>
                <w:szCs w:val="20"/>
              </w:rPr>
              <w:t>n</w:t>
            </w:r>
            <w:r w:rsidRPr="005D433E">
              <w:rPr>
                <w:rFonts w:ascii="Roboto Condensed" w:eastAsia="Calibri" w:hAnsi="Roboto Condensed" w:cs="Calibri"/>
                <w:spacing w:val="1"/>
                <w:sz w:val="20"/>
                <w:szCs w:val="20"/>
              </w:rPr>
              <w:t>o</w:t>
            </w:r>
            <w:r w:rsidRPr="005D433E">
              <w:rPr>
                <w:rFonts w:ascii="Roboto Condensed" w:eastAsia="Calibri" w:hAnsi="Roboto Condensed" w:cs="Calibri"/>
                <w:spacing w:val="-1"/>
                <w:sz w:val="20"/>
                <w:szCs w:val="20"/>
              </w:rPr>
              <w:t>u</w:t>
            </w:r>
            <w:r w:rsidRPr="005D433E">
              <w:rPr>
                <w:rFonts w:ascii="Roboto Condensed" w:eastAsia="Calibri" w:hAnsi="Roboto Condensed" w:cs="Calibri"/>
                <w:sz w:val="20"/>
                <w:szCs w:val="20"/>
              </w:rPr>
              <w:t>s</w:t>
            </w:r>
            <w:r w:rsidRPr="005D433E">
              <w:rPr>
                <w:rFonts w:ascii="Roboto Condensed" w:eastAsia="Calibri" w:hAnsi="Roboto Condensed" w:cs="Calibri"/>
                <w:spacing w:val="8"/>
                <w:sz w:val="20"/>
                <w:szCs w:val="20"/>
              </w:rPr>
              <w:t xml:space="preserve"> </w:t>
            </w:r>
            <w:r w:rsidRPr="005D433E">
              <w:rPr>
                <w:rFonts w:ascii="Roboto Condensed" w:eastAsia="Calibri" w:hAnsi="Roboto Condensed" w:cs="Calibri"/>
                <w:sz w:val="20"/>
                <w:szCs w:val="20"/>
              </w:rPr>
              <w:t>a</w:t>
            </w:r>
            <w:r w:rsidRPr="005D433E">
              <w:rPr>
                <w:rFonts w:ascii="Roboto Condensed" w:eastAsia="Calibri" w:hAnsi="Roboto Condensed" w:cs="Calibri"/>
                <w:spacing w:val="-1"/>
                <w:sz w:val="20"/>
                <w:szCs w:val="20"/>
              </w:rPr>
              <w:t>n</w:t>
            </w:r>
            <w:r w:rsidRPr="005D433E">
              <w:rPr>
                <w:rFonts w:ascii="Roboto Condensed" w:eastAsia="Calibri" w:hAnsi="Roboto Condensed" w:cs="Calibri"/>
                <w:spacing w:val="-3"/>
                <w:sz w:val="20"/>
                <w:szCs w:val="20"/>
              </w:rPr>
              <w:t>i</w:t>
            </w:r>
            <w:r w:rsidRPr="005D433E">
              <w:rPr>
                <w:rFonts w:ascii="Roboto Condensed" w:eastAsia="Calibri" w:hAnsi="Roboto Condensed" w:cs="Calibri"/>
                <w:spacing w:val="1"/>
                <w:sz w:val="20"/>
                <w:szCs w:val="20"/>
              </w:rPr>
              <w:t>m</w:t>
            </w:r>
            <w:r w:rsidRPr="005D433E">
              <w:rPr>
                <w:rFonts w:ascii="Roboto Condensed" w:eastAsia="Calibri" w:hAnsi="Roboto Condensed" w:cs="Calibri"/>
                <w:sz w:val="20"/>
                <w:szCs w:val="20"/>
              </w:rPr>
              <w:t>e,</w:t>
            </w:r>
            <w:r w:rsidRPr="005D433E">
              <w:rPr>
                <w:rFonts w:ascii="Roboto Condensed" w:eastAsia="Calibri" w:hAnsi="Roboto Condensed" w:cs="Calibri"/>
                <w:spacing w:val="8"/>
                <w:sz w:val="20"/>
                <w:szCs w:val="20"/>
              </w:rPr>
              <w:t xml:space="preserve"> </w:t>
            </w:r>
            <w:r w:rsidRPr="005D433E">
              <w:rPr>
                <w:rFonts w:ascii="Roboto Condensed" w:eastAsia="Calibri" w:hAnsi="Roboto Condensed" w:cs="Calibri"/>
                <w:spacing w:val="-1"/>
                <w:sz w:val="20"/>
                <w:szCs w:val="20"/>
              </w:rPr>
              <w:t>n</w:t>
            </w:r>
            <w:r w:rsidRPr="005D433E">
              <w:rPr>
                <w:rFonts w:ascii="Roboto Condensed" w:eastAsia="Calibri" w:hAnsi="Roboto Condensed" w:cs="Calibri"/>
                <w:spacing w:val="1"/>
                <w:sz w:val="20"/>
                <w:szCs w:val="20"/>
              </w:rPr>
              <w:t>o</w:t>
            </w:r>
            <w:r w:rsidRPr="005D433E">
              <w:rPr>
                <w:rFonts w:ascii="Roboto Condensed" w:eastAsia="Calibri" w:hAnsi="Roboto Condensed" w:cs="Calibri"/>
                <w:sz w:val="20"/>
                <w:szCs w:val="20"/>
              </w:rPr>
              <w:t>s</w:t>
            </w:r>
            <w:r w:rsidRPr="005D433E">
              <w:rPr>
                <w:rFonts w:ascii="Roboto Condensed" w:eastAsia="Calibri" w:hAnsi="Roboto Condensed" w:cs="Calibri"/>
                <w:spacing w:val="5"/>
                <w:sz w:val="20"/>
                <w:szCs w:val="20"/>
              </w:rPr>
              <w:t xml:space="preserve"> </w:t>
            </w:r>
            <w:r w:rsidRPr="005D433E">
              <w:rPr>
                <w:rFonts w:ascii="Roboto Condensed" w:eastAsia="Calibri" w:hAnsi="Roboto Condensed" w:cs="Calibri"/>
                <w:sz w:val="20"/>
                <w:szCs w:val="20"/>
              </w:rPr>
              <w:t>c</w:t>
            </w:r>
            <w:r w:rsidRPr="005D433E">
              <w:rPr>
                <w:rFonts w:ascii="Roboto Condensed" w:eastAsia="Calibri" w:hAnsi="Roboto Condensed" w:cs="Calibri"/>
                <w:spacing w:val="-3"/>
                <w:sz w:val="20"/>
                <w:szCs w:val="20"/>
              </w:rPr>
              <w:t>h</w:t>
            </w:r>
            <w:r w:rsidRPr="005D433E">
              <w:rPr>
                <w:rFonts w:ascii="Roboto Condensed" w:eastAsia="Calibri" w:hAnsi="Roboto Condensed" w:cs="Calibri"/>
                <w:spacing w:val="1"/>
                <w:sz w:val="20"/>
                <w:szCs w:val="20"/>
              </w:rPr>
              <w:t>o</w:t>
            </w:r>
            <w:r w:rsidRPr="005D433E">
              <w:rPr>
                <w:rFonts w:ascii="Roboto Condensed" w:eastAsia="Calibri" w:hAnsi="Roboto Condensed" w:cs="Calibri"/>
                <w:sz w:val="20"/>
                <w:szCs w:val="20"/>
              </w:rPr>
              <w:t>ix</w:t>
            </w:r>
            <w:r w:rsidRPr="005D433E">
              <w:rPr>
                <w:rFonts w:ascii="Roboto Condensed" w:eastAsia="Calibri" w:hAnsi="Roboto Condensed" w:cs="Calibri"/>
                <w:spacing w:val="5"/>
                <w:sz w:val="20"/>
                <w:szCs w:val="20"/>
              </w:rPr>
              <w:t xml:space="preserve"> </w:t>
            </w:r>
            <w:r w:rsidRPr="005D433E">
              <w:rPr>
                <w:rFonts w:ascii="Roboto Condensed" w:eastAsia="Calibri" w:hAnsi="Roboto Condensed" w:cs="Calibri"/>
                <w:sz w:val="20"/>
                <w:szCs w:val="20"/>
              </w:rPr>
              <w:t>et</w:t>
            </w:r>
            <w:r w:rsidRPr="005D433E">
              <w:rPr>
                <w:rFonts w:ascii="Roboto Condensed" w:eastAsia="Calibri" w:hAnsi="Roboto Condensed" w:cs="Calibri"/>
                <w:spacing w:val="10"/>
                <w:sz w:val="20"/>
                <w:szCs w:val="20"/>
              </w:rPr>
              <w:t xml:space="preserve"> </w:t>
            </w:r>
            <w:r w:rsidRPr="005D433E">
              <w:rPr>
                <w:rFonts w:ascii="Roboto Condensed" w:eastAsia="Calibri" w:hAnsi="Roboto Condensed" w:cs="Calibri"/>
                <w:spacing w:val="-3"/>
                <w:sz w:val="20"/>
                <w:szCs w:val="20"/>
              </w:rPr>
              <w:t>n</w:t>
            </w:r>
            <w:r w:rsidRPr="005D433E">
              <w:rPr>
                <w:rFonts w:ascii="Roboto Condensed" w:eastAsia="Calibri" w:hAnsi="Roboto Condensed" w:cs="Calibri"/>
                <w:spacing w:val="1"/>
                <w:sz w:val="20"/>
                <w:szCs w:val="20"/>
              </w:rPr>
              <w:t>o</w:t>
            </w:r>
            <w:r w:rsidRPr="005D433E">
              <w:rPr>
                <w:rFonts w:ascii="Roboto Condensed" w:eastAsia="Calibri" w:hAnsi="Roboto Condensed" w:cs="Calibri"/>
                <w:sz w:val="20"/>
                <w:szCs w:val="20"/>
              </w:rPr>
              <w:t>s</w:t>
            </w:r>
            <w:r w:rsidRPr="005D433E">
              <w:rPr>
                <w:rFonts w:ascii="Roboto Condensed" w:eastAsia="Calibri" w:hAnsi="Roboto Condensed" w:cs="Calibri"/>
                <w:spacing w:val="6"/>
                <w:sz w:val="20"/>
                <w:szCs w:val="20"/>
              </w:rPr>
              <w:t xml:space="preserve"> </w:t>
            </w:r>
            <w:r w:rsidRPr="005D433E">
              <w:rPr>
                <w:rFonts w:ascii="Roboto Condensed" w:eastAsia="Calibri" w:hAnsi="Roboto Condensed" w:cs="Calibri"/>
                <w:spacing w:val="1"/>
                <w:sz w:val="20"/>
                <w:szCs w:val="20"/>
              </w:rPr>
              <w:t>v</w:t>
            </w:r>
            <w:r w:rsidRPr="005D433E">
              <w:rPr>
                <w:rFonts w:ascii="Roboto Condensed" w:eastAsia="Calibri" w:hAnsi="Roboto Condensed" w:cs="Calibri"/>
                <w:sz w:val="20"/>
                <w:szCs w:val="20"/>
              </w:rPr>
              <w:t>ale</w:t>
            </w:r>
            <w:r w:rsidRPr="005D433E">
              <w:rPr>
                <w:rFonts w:ascii="Roboto Condensed" w:eastAsia="Calibri" w:hAnsi="Roboto Condensed" w:cs="Calibri"/>
                <w:spacing w:val="-1"/>
                <w:sz w:val="20"/>
                <w:szCs w:val="20"/>
              </w:rPr>
              <w:t>u</w:t>
            </w:r>
            <w:r w:rsidRPr="005D433E">
              <w:rPr>
                <w:rFonts w:ascii="Roboto Condensed" w:eastAsia="Calibri" w:hAnsi="Roboto Condensed" w:cs="Calibri"/>
                <w:sz w:val="20"/>
                <w:szCs w:val="20"/>
              </w:rPr>
              <w:t>rs,</w:t>
            </w:r>
            <w:r w:rsidRPr="005D433E">
              <w:rPr>
                <w:rFonts w:ascii="Roboto Condensed" w:eastAsia="Calibri" w:hAnsi="Roboto Condensed" w:cs="Calibri"/>
                <w:spacing w:val="5"/>
                <w:sz w:val="20"/>
                <w:szCs w:val="20"/>
              </w:rPr>
              <w:t xml:space="preserve"> </w:t>
            </w:r>
            <w:r w:rsidRPr="005D433E">
              <w:rPr>
                <w:rFonts w:ascii="Roboto Condensed" w:eastAsia="Calibri" w:hAnsi="Roboto Condensed" w:cs="Calibri"/>
                <w:spacing w:val="-1"/>
                <w:sz w:val="20"/>
                <w:szCs w:val="20"/>
              </w:rPr>
              <w:t>d</w:t>
            </w:r>
            <w:r w:rsidRPr="005D433E">
              <w:rPr>
                <w:rFonts w:ascii="Roboto Condensed" w:eastAsia="Calibri" w:hAnsi="Roboto Condensed" w:cs="Calibri"/>
                <w:sz w:val="20"/>
                <w:szCs w:val="20"/>
              </w:rPr>
              <w:t>e</w:t>
            </w:r>
            <w:r w:rsidRPr="005D433E">
              <w:rPr>
                <w:rFonts w:ascii="Roboto Condensed" w:eastAsia="Calibri" w:hAnsi="Roboto Condensed" w:cs="Calibri"/>
                <w:spacing w:val="6"/>
                <w:sz w:val="20"/>
                <w:szCs w:val="20"/>
              </w:rPr>
              <w:t xml:space="preserve"> </w:t>
            </w:r>
            <w:r w:rsidRPr="005D433E">
              <w:rPr>
                <w:rFonts w:ascii="Roboto Condensed" w:eastAsia="Calibri" w:hAnsi="Roboto Condensed" w:cs="Calibri"/>
                <w:sz w:val="20"/>
                <w:szCs w:val="20"/>
              </w:rPr>
              <w:t>le</w:t>
            </w:r>
            <w:r w:rsidRPr="005D433E">
              <w:rPr>
                <w:rFonts w:ascii="Roboto Condensed" w:eastAsia="Calibri" w:hAnsi="Roboto Condensed" w:cs="Calibri"/>
                <w:spacing w:val="-1"/>
                <w:sz w:val="20"/>
                <w:szCs w:val="20"/>
              </w:rPr>
              <w:t>u</w:t>
            </w:r>
            <w:r w:rsidRPr="005D433E">
              <w:rPr>
                <w:rFonts w:ascii="Roboto Condensed" w:eastAsia="Calibri" w:hAnsi="Roboto Condensed" w:cs="Calibri"/>
                <w:sz w:val="20"/>
                <w:szCs w:val="20"/>
              </w:rPr>
              <w:t>rs i</w:t>
            </w:r>
            <w:r w:rsidRPr="005D433E">
              <w:rPr>
                <w:rFonts w:ascii="Roboto Condensed" w:eastAsia="Calibri" w:hAnsi="Roboto Condensed" w:cs="Calibri"/>
                <w:spacing w:val="1"/>
                <w:sz w:val="20"/>
                <w:szCs w:val="20"/>
              </w:rPr>
              <w:t>m</w:t>
            </w:r>
            <w:r w:rsidRPr="005D433E">
              <w:rPr>
                <w:rFonts w:ascii="Roboto Condensed" w:eastAsia="Calibri" w:hAnsi="Roboto Condensed" w:cs="Calibri"/>
                <w:spacing w:val="-1"/>
                <w:sz w:val="20"/>
                <w:szCs w:val="20"/>
              </w:rPr>
              <w:t>p</w:t>
            </w:r>
            <w:r w:rsidRPr="005D433E">
              <w:rPr>
                <w:rFonts w:ascii="Roboto Condensed" w:eastAsia="Calibri" w:hAnsi="Roboto Condensed" w:cs="Calibri"/>
                <w:sz w:val="20"/>
                <w:szCs w:val="20"/>
              </w:rPr>
              <w:t>acts</w:t>
            </w:r>
            <w:r w:rsidRPr="005D433E">
              <w:rPr>
                <w:rFonts w:ascii="Roboto Condensed" w:eastAsia="Calibri" w:hAnsi="Roboto Condensed" w:cs="Calibri"/>
                <w:spacing w:val="-2"/>
                <w:sz w:val="20"/>
                <w:szCs w:val="20"/>
              </w:rPr>
              <w:t xml:space="preserve"> </w:t>
            </w:r>
            <w:r w:rsidRPr="005D433E">
              <w:rPr>
                <w:rFonts w:ascii="Roboto Condensed" w:eastAsia="Calibri" w:hAnsi="Roboto Condensed" w:cs="Calibri"/>
                <w:spacing w:val="1"/>
                <w:sz w:val="20"/>
                <w:szCs w:val="20"/>
              </w:rPr>
              <w:t>e</w:t>
            </w:r>
            <w:r w:rsidRPr="005D433E">
              <w:rPr>
                <w:rFonts w:ascii="Roboto Condensed" w:eastAsia="Calibri" w:hAnsi="Roboto Condensed" w:cs="Calibri"/>
                <w:sz w:val="20"/>
                <w:szCs w:val="20"/>
              </w:rPr>
              <w:t>t</w:t>
            </w:r>
            <w:r w:rsidRPr="005D433E">
              <w:rPr>
                <w:rFonts w:ascii="Roboto Condensed" w:eastAsia="Calibri" w:hAnsi="Roboto Condensed" w:cs="Calibri"/>
                <w:spacing w:val="-2"/>
                <w:sz w:val="20"/>
                <w:szCs w:val="20"/>
              </w:rPr>
              <w:t xml:space="preserve"> </w:t>
            </w:r>
            <w:r w:rsidRPr="005D433E">
              <w:rPr>
                <w:rFonts w:ascii="Roboto Condensed" w:eastAsia="Calibri" w:hAnsi="Roboto Condensed" w:cs="Calibri"/>
                <w:sz w:val="20"/>
                <w:szCs w:val="20"/>
              </w:rPr>
              <w:t>de</w:t>
            </w:r>
            <w:r w:rsidRPr="005D433E">
              <w:rPr>
                <w:rFonts w:ascii="Roboto Condensed" w:eastAsia="Calibri" w:hAnsi="Roboto Condensed" w:cs="Calibri"/>
                <w:spacing w:val="1"/>
                <w:sz w:val="20"/>
                <w:szCs w:val="20"/>
              </w:rPr>
              <w:t xml:space="preserve"> </w:t>
            </w:r>
            <w:r w:rsidRPr="005D433E">
              <w:rPr>
                <w:rFonts w:ascii="Roboto Condensed" w:eastAsia="Calibri" w:hAnsi="Roboto Condensed" w:cs="Calibri"/>
                <w:sz w:val="20"/>
                <w:szCs w:val="20"/>
              </w:rPr>
              <w:t>la fi</w:t>
            </w:r>
            <w:r w:rsidRPr="005D433E">
              <w:rPr>
                <w:rFonts w:ascii="Roboto Condensed" w:eastAsia="Calibri" w:hAnsi="Roboto Condensed" w:cs="Calibri"/>
                <w:spacing w:val="-1"/>
                <w:sz w:val="20"/>
                <w:szCs w:val="20"/>
              </w:rPr>
              <w:t>n</w:t>
            </w:r>
            <w:r w:rsidRPr="005D433E">
              <w:rPr>
                <w:rFonts w:ascii="Roboto Condensed" w:eastAsia="Calibri" w:hAnsi="Roboto Condensed" w:cs="Calibri"/>
                <w:sz w:val="20"/>
                <w:szCs w:val="20"/>
              </w:rPr>
              <w:t>al</w:t>
            </w:r>
            <w:r w:rsidRPr="005D433E">
              <w:rPr>
                <w:rFonts w:ascii="Roboto Condensed" w:eastAsia="Calibri" w:hAnsi="Roboto Condensed" w:cs="Calibri"/>
                <w:spacing w:val="-3"/>
                <w:sz w:val="20"/>
                <w:szCs w:val="20"/>
              </w:rPr>
              <w:t>i</w:t>
            </w:r>
            <w:r w:rsidRPr="005D433E">
              <w:rPr>
                <w:rFonts w:ascii="Roboto Condensed" w:eastAsia="Calibri" w:hAnsi="Roboto Condensed" w:cs="Calibri"/>
                <w:spacing w:val="1"/>
                <w:sz w:val="20"/>
                <w:szCs w:val="20"/>
              </w:rPr>
              <w:t>t</w:t>
            </w:r>
            <w:r w:rsidRPr="005D433E">
              <w:rPr>
                <w:rFonts w:ascii="Roboto Condensed" w:eastAsia="Calibri" w:hAnsi="Roboto Condensed" w:cs="Calibri"/>
                <w:sz w:val="20"/>
                <w:szCs w:val="20"/>
              </w:rPr>
              <w:t>é</w:t>
            </w:r>
            <w:r w:rsidRPr="005D433E">
              <w:rPr>
                <w:rFonts w:ascii="Roboto Condensed" w:eastAsia="Calibri" w:hAnsi="Roboto Condensed" w:cs="Calibri"/>
                <w:spacing w:val="1"/>
                <w:sz w:val="20"/>
                <w:szCs w:val="20"/>
              </w:rPr>
              <w:t xml:space="preserve"> </w:t>
            </w:r>
            <w:r w:rsidRPr="005D433E">
              <w:rPr>
                <w:rFonts w:ascii="Roboto Condensed" w:eastAsia="Calibri" w:hAnsi="Roboto Condensed" w:cs="Calibri"/>
                <w:spacing w:val="-1"/>
                <w:sz w:val="20"/>
                <w:szCs w:val="20"/>
              </w:rPr>
              <w:t>d</w:t>
            </w:r>
            <w:r w:rsidRPr="005D433E">
              <w:rPr>
                <w:rFonts w:ascii="Roboto Condensed" w:eastAsia="Calibri" w:hAnsi="Roboto Condensed" w:cs="Calibri"/>
                <w:sz w:val="20"/>
                <w:szCs w:val="20"/>
              </w:rPr>
              <w:t>e</w:t>
            </w:r>
            <w:r w:rsidRPr="005D433E">
              <w:rPr>
                <w:rFonts w:ascii="Roboto Condensed" w:eastAsia="Calibri" w:hAnsi="Roboto Condensed" w:cs="Calibri"/>
                <w:spacing w:val="-4"/>
                <w:sz w:val="20"/>
                <w:szCs w:val="20"/>
              </w:rPr>
              <w:t xml:space="preserve"> </w:t>
            </w:r>
            <w:r w:rsidRPr="005D433E">
              <w:rPr>
                <w:rFonts w:ascii="Roboto Condensed" w:eastAsia="Calibri" w:hAnsi="Roboto Condensed" w:cs="Calibri"/>
                <w:spacing w:val="-1"/>
                <w:sz w:val="20"/>
                <w:szCs w:val="20"/>
              </w:rPr>
              <w:t>n</w:t>
            </w:r>
            <w:r w:rsidRPr="005D433E">
              <w:rPr>
                <w:rFonts w:ascii="Roboto Condensed" w:eastAsia="Calibri" w:hAnsi="Roboto Condensed" w:cs="Calibri"/>
                <w:spacing w:val="1"/>
                <w:sz w:val="20"/>
                <w:szCs w:val="20"/>
              </w:rPr>
              <w:t>o</w:t>
            </w:r>
            <w:r w:rsidRPr="005D433E">
              <w:rPr>
                <w:rFonts w:ascii="Roboto Condensed" w:eastAsia="Calibri" w:hAnsi="Roboto Condensed" w:cs="Calibri"/>
                <w:sz w:val="20"/>
                <w:szCs w:val="20"/>
              </w:rPr>
              <w:t>s a</w:t>
            </w:r>
            <w:r w:rsidRPr="005D433E">
              <w:rPr>
                <w:rFonts w:ascii="Roboto Condensed" w:eastAsia="Calibri" w:hAnsi="Roboto Condensed" w:cs="Calibri"/>
                <w:spacing w:val="-2"/>
                <w:sz w:val="20"/>
                <w:szCs w:val="20"/>
              </w:rPr>
              <w:t>c</w:t>
            </w:r>
            <w:r w:rsidRPr="005D433E">
              <w:rPr>
                <w:rFonts w:ascii="Roboto Condensed" w:eastAsia="Calibri" w:hAnsi="Roboto Condensed" w:cs="Calibri"/>
                <w:sz w:val="20"/>
                <w:szCs w:val="20"/>
              </w:rPr>
              <w:t>t</w:t>
            </w:r>
            <w:r w:rsidRPr="005D433E">
              <w:rPr>
                <w:rFonts w:ascii="Roboto Condensed" w:eastAsia="Calibri" w:hAnsi="Roboto Condensed" w:cs="Calibri"/>
                <w:spacing w:val="1"/>
                <w:sz w:val="20"/>
                <w:szCs w:val="20"/>
              </w:rPr>
              <w:t>e</w:t>
            </w:r>
            <w:r w:rsidRPr="005D433E">
              <w:rPr>
                <w:rFonts w:ascii="Roboto Condensed" w:eastAsia="Calibri" w:hAnsi="Roboto Condensed" w:cs="Calibri"/>
                <w:sz w:val="20"/>
                <w:szCs w:val="20"/>
              </w:rPr>
              <w:t>s</w:t>
            </w:r>
          </w:p>
        </w:tc>
      </w:tr>
      <w:tr w:rsidR="00005323" w:rsidRPr="005D433E" w14:paraId="4F9DD8D8" w14:textId="77777777" w:rsidTr="006236C0">
        <w:trPr>
          <w:trHeight w:hRule="exact" w:val="7107"/>
        </w:trPr>
        <w:tc>
          <w:tcPr>
            <w:tcW w:w="2617" w:type="dxa"/>
            <w:gridSpan w:val="2"/>
            <w:shd w:val="clear" w:color="auto" w:fill="282D46"/>
            <w:vAlign w:val="center"/>
          </w:tcPr>
          <w:p w14:paraId="55C70101" w14:textId="77777777" w:rsidR="00005323" w:rsidRPr="00F144C7" w:rsidRDefault="00005323" w:rsidP="006236C0">
            <w:pPr>
              <w:spacing w:after="0" w:line="240" w:lineRule="auto"/>
              <w:ind w:left="97" w:right="-20"/>
              <w:rPr>
                <w:rFonts w:ascii="Roboto Condensed" w:hAnsi="Roboto Condensed"/>
                <w:b/>
                <w:color w:val="FFFFFF" w:themeColor="background1"/>
                <w:szCs w:val="28"/>
              </w:rPr>
            </w:pPr>
            <w:r w:rsidRPr="00F144C7">
              <w:rPr>
                <w:rFonts w:ascii="Roboto Condensed" w:eastAsia="Calibri" w:hAnsi="Roboto Condensed" w:cs="Calibri"/>
                <w:b/>
                <w:bCs/>
                <w:color w:val="FFFFFF" w:themeColor="background1"/>
                <w:spacing w:val="1"/>
                <w:position w:val="1"/>
                <w:szCs w:val="28"/>
              </w:rPr>
              <w:t>C</w:t>
            </w:r>
            <w:r w:rsidRPr="00F144C7">
              <w:rPr>
                <w:rFonts w:ascii="Roboto Condensed" w:eastAsia="Calibri" w:hAnsi="Roboto Condensed" w:cs="Calibri"/>
                <w:b/>
                <w:bCs/>
                <w:color w:val="FFFFFF" w:themeColor="background1"/>
                <w:spacing w:val="-1"/>
                <w:position w:val="1"/>
                <w:szCs w:val="28"/>
              </w:rPr>
              <w:t>on</w:t>
            </w:r>
            <w:r w:rsidRPr="00F144C7">
              <w:rPr>
                <w:rFonts w:ascii="Roboto Condensed" w:eastAsia="Calibri" w:hAnsi="Roboto Condensed" w:cs="Calibri"/>
                <w:b/>
                <w:bCs/>
                <w:color w:val="FFFFFF" w:themeColor="background1"/>
                <w:position w:val="1"/>
                <w:szCs w:val="28"/>
              </w:rPr>
              <w:t>t</w:t>
            </w:r>
            <w:r w:rsidRPr="00F144C7">
              <w:rPr>
                <w:rFonts w:ascii="Roboto Condensed" w:eastAsia="Calibri" w:hAnsi="Roboto Condensed" w:cs="Calibri"/>
                <w:b/>
                <w:bCs/>
                <w:color w:val="FFFFFF" w:themeColor="background1"/>
                <w:spacing w:val="1"/>
                <w:position w:val="1"/>
                <w:szCs w:val="28"/>
              </w:rPr>
              <w:t>ri</w:t>
            </w:r>
            <w:r w:rsidRPr="00F144C7">
              <w:rPr>
                <w:rFonts w:ascii="Roboto Condensed" w:eastAsia="Calibri" w:hAnsi="Roboto Condensed" w:cs="Calibri"/>
                <w:b/>
                <w:bCs/>
                <w:color w:val="FFFFFF" w:themeColor="background1"/>
                <w:spacing w:val="-1"/>
                <w:position w:val="1"/>
                <w:szCs w:val="28"/>
              </w:rPr>
              <w:t>bu</w:t>
            </w:r>
            <w:r w:rsidRPr="00F144C7">
              <w:rPr>
                <w:rFonts w:ascii="Roboto Condensed" w:eastAsia="Calibri" w:hAnsi="Roboto Condensed" w:cs="Calibri"/>
                <w:b/>
                <w:bCs/>
                <w:color w:val="FFFFFF" w:themeColor="background1"/>
                <w:position w:val="1"/>
                <w:szCs w:val="28"/>
              </w:rPr>
              <w:t>t</w:t>
            </w:r>
            <w:r w:rsidRPr="00F144C7">
              <w:rPr>
                <w:rFonts w:ascii="Roboto Condensed" w:eastAsia="Calibri" w:hAnsi="Roboto Condensed" w:cs="Calibri"/>
                <w:b/>
                <w:bCs/>
                <w:color w:val="FFFFFF" w:themeColor="background1"/>
                <w:spacing w:val="1"/>
                <w:position w:val="1"/>
                <w:szCs w:val="28"/>
              </w:rPr>
              <w:t>i</w:t>
            </w:r>
            <w:r w:rsidRPr="00F144C7">
              <w:rPr>
                <w:rFonts w:ascii="Roboto Condensed" w:eastAsia="Calibri" w:hAnsi="Roboto Condensed" w:cs="Calibri"/>
                <w:b/>
                <w:bCs/>
                <w:color w:val="FFFFFF" w:themeColor="background1"/>
                <w:spacing w:val="-1"/>
                <w:position w:val="1"/>
                <w:szCs w:val="28"/>
              </w:rPr>
              <w:t>o</w:t>
            </w:r>
            <w:r w:rsidRPr="00F144C7">
              <w:rPr>
                <w:rFonts w:ascii="Roboto Condensed" w:eastAsia="Calibri" w:hAnsi="Roboto Condensed" w:cs="Calibri"/>
                <w:b/>
                <w:bCs/>
                <w:color w:val="FFFFFF" w:themeColor="background1"/>
                <w:position w:val="1"/>
                <w:szCs w:val="28"/>
              </w:rPr>
              <w:t>n</w:t>
            </w:r>
            <w:r w:rsidRPr="00F144C7">
              <w:rPr>
                <w:rFonts w:ascii="Roboto Condensed" w:eastAsia="Calibri" w:hAnsi="Roboto Condensed" w:cs="Calibri"/>
                <w:b/>
                <w:bCs/>
                <w:color w:val="FFFFFF" w:themeColor="background1"/>
                <w:spacing w:val="-1"/>
                <w:position w:val="1"/>
                <w:szCs w:val="28"/>
              </w:rPr>
              <w:t xml:space="preserve"> </w:t>
            </w:r>
            <w:r w:rsidRPr="00F144C7">
              <w:rPr>
                <w:rFonts w:ascii="Roboto Condensed" w:eastAsia="Calibri" w:hAnsi="Roboto Condensed" w:cs="Calibri"/>
                <w:b/>
                <w:bCs/>
                <w:color w:val="FFFFFF" w:themeColor="background1"/>
                <w:position w:val="1"/>
                <w:szCs w:val="28"/>
              </w:rPr>
              <w:t xml:space="preserve">au </w:t>
            </w:r>
            <w:r w:rsidRPr="00F144C7">
              <w:rPr>
                <w:rFonts w:ascii="Roboto Condensed" w:eastAsia="Calibri" w:hAnsi="Roboto Condensed" w:cs="Calibri"/>
                <w:b/>
                <w:bCs/>
                <w:color w:val="FFFFFF" w:themeColor="background1"/>
                <w:spacing w:val="1"/>
                <w:szCs w:val="28"/>
              </w:rPr>
              <w:t>r</w:t>
            </w:r>
            <w:r w:rsidRPr="00F144C7">
              <w:rPr>
                <w:rFonts w:ascii="Roboto Condensed" w:eastAsia="Calibri" w:hAnsi="Roboto Condensed" w:cs="Calibri"/>
                <w:b/>
                <w:bCs/>
                <w:color w:val="FFFFFF" w:themeColor="background1"/>
                <w:spacing w:val="-1"/>
                <w:szCs w:val="28"/>
              </w:rPr>
              <w:t>é</w:t>
            </w:r>
            <w:r w:rsidRPr="00F144C7">
              <w:rPr>
                <w:rFonts w:ascii="Roboto Condensed" w:eastAsia="Calibri" w:hAnsi="Roboto Condensed" w:cs="Calibri"/>
                <w:b/>
                <w:bCs/>
                <w:color w:val="FFFFFF" w:themeColor="background1"/>
                <w:szCs w:val="28"/>
              </w:rPr>
              <w:t>f</w:t>
            </w:r>
            <w:r w:rsidRPr="00F144C7">
              <w:rPr>
                <w:rFonts w:ascii="Roboto Condensed" w:eastAsia="Calibri" w:hAnsi="Roboto Condensed" w:cs="Calibri"/>
                <w:b/>
                <w:bCs/>
                <w:color w:val="FFFFFF" w:themeColor="background1"/>
                <w:spacing w:val="-1"/>
                <w:szCs w:val="28"/>
              </w:rPr>
              <w:t>é</w:t>
            </w:r>
            <w:r w:rsidRPr="00F144C7">
              <w:rPr>
                <w:rFonts w:ascii="Roboto Condensed" w:eastAsia="Calibri" w:hAnsi="Roboto Condensed" w:cs="Calibri"/>
                <w:b/>
                <w:bCs/>
                <w:color w:val="FFFFFF" w:themeColor="background1"/>
                <w:spacing w:val="1"/>
                <w:szCs w:val="28"/>
              </w:rPr>
              <w:t>r</w:t>
            </w:r>
            <w:r w:rsidRPr="00F144C7">
              <w:rPr>
                <w:rFonts w:ascii="Roboto Condensed" w:eastAsia="Calibri" w:hAnsi="Roboto Condensed" w:cs="Calibri"/>
                <w:b/>
                <w:bCs/>
                <w:color w:val="FFFFFF" w:themeColor="background1"/>
                <w:spacing w:val="-1"/>
                <w:szCs w:val="28"/>
              </w:rPr>
              <w:t>en</w:t>
            </w:r>
            <w:r w:rsidRPr="00F144C7">
              <w:rPr>
                <w:rFonts w:ascii="Roboto Condensed" w:eastAsia="Calibri" w:hAnsi="Roboto Condensed" w:cs="Calibri"/>
                <w:b/>
                <w:bCs/>
                <w:color w:val="FFFFFF" w:themeColor="background1"/>
                <w:szCs w:val="28"/>
              </w:rPr>
              <w:t>t</w:t>
            </w:r>
            <w:r w:rsidRPr="00F144C7">
              <w:rPr>
                <w:rFonts w:ascii="Roboto Condensed" w:eastAsia="Calibri" w:hAnsi="Roboto Condensed" w:cs="Calibri"/>
                <w:b/>
                <w:bCs/>
                <w:color w:val="FFFFFF" w:themeColor="background1"/>
                <w:spacing w:val="1"/>
                <w:szCs w:val="28"/>
              </w:rPr>
              <w:t>i</w:t>
            </w:r>
            <w:r w:rsidRPr="00F144C7">
              <w:rPr>
                <w:rFonts w:ascii="Roboto Condensed" w:eastAsia="Calibri" w:hAnsi="Roboto Condensed" w:cs="Calibri"/>
                <w:b/>
                <w:bCs/>
                <w:color w:val="FFFFFF" w:themeColor="background1"/>
                <w:spacing w:val="-1"/>
                <w:szCs w:val="28"/>
              </w:rPr>
              <w:t>e</w:t>
            </w:r>
            <w:r w:rsidRPr="00F144C7">
              <w:rPr>
                <w:rFonts w:ascii="Roboto Condensed" w:eastAsia="Calibri" w:hAnsi="Roboto Condensed" w:cs="Calibri"/>
                <w:b/>
                <w:bCs/>
                <w:color w:val="FFFFFF" w:themeColor="background1"/>
                <w:szCs w:val="28"/>
              </w:rPr>
              <w:t>l</w:t>
            </w:r>
            <w:r w:rsidRPr="00F144C7">
              <w:rPr>
                <w:rFonts w:ascii="Roboto Condensed" w:eastAsia="Calibri" w:hAnsi="Roboto Condensed" w:cs="Calibri"/>
                <w:b/>
                <w:bCs/>
                <w:color w:val="FFFFFF" w:themeColor="background1"/>
                <w:spacing w:val="-1"/>
                <w:szCs w:val="28"/>
              </w:rPr>
              <w:t xml:space="preserve"> </w:t>
            </w:r>
            <w:r w:rsidRPr="00F144C7">
              <w:rPr>
                <w:rFonts w:ascii="Roboto Condensed" w:eastAsia="Calibri" w:hAnsi="Roboto Condensed" w:cs="Calibri"/>
                <w:b/>
                <w:bCs/>
                <w:color w:val="FFFFFF" w:themeColor="background1"/>
                <w:szCs w:val="28"/>
              </w:rPr>
              <w:t>Em</w:t>
            </w:r>
            <w:r w:rsidRPr="00F144C7">
              <w:rPr>
                <w:rFonts w:ascii="Roboto Condensed" w:eastAsia="Calibri" w:hAnsi="Roboto Condensed" w:cs="Calibri"/>
                <w:b/>
                <w:bCs/>
                <w:color w:val="FFFFFF" w:themeColor="background1"/>
                <w:spacing w:val="-1"/>
                <w:szCs w:val="28"/>
              </w:rPr>
              <w:t>p</w:t>
            </w:r>
            <w:r w:rsidRPr="00F144C7">
              <w:rPr>
                <w:rFonts w:ascii="Roboto Condensed" w:eastAsia="Calibri" w:hAnsi="Roboto Condensed" w:cs="Calibri"/>
                <w:b/>
                <w:bCs/>
                <w:color w:val="FFFFFF" w:themeColor="background1"/>
                <w:spacing w:val="1"/>
                <w:szCs w:val="28"/>
              </w:rPr>
              <w:t>l</w:t>
            </w:r>
            <w:r w:rsidRPr="00F144C7">
              <w:rPr>
                <w:rFonts w:ascii="Roboto Condensed" w:eastAsia="Calibri" w:hAnsi="Roboto Condensed" w:cs="Calibri"/>
                <w:b/>
                <w:bCs/>
                <w:color w:val="FFFFFF" w:themeColor="background1"/>
                <w:spacing w:val="-3"/>
                <w:szCs w:val="28"/>
              </w:rPr>
              <w:t>o</w:t>
            </w:r>
            <w:r w:rsidRPr="00F144C7">
              <w:rPr>
                <w:rFonts w:ascii="Roboto Condensed" w:eastAsia="Calibri" w:hAnsi="Roboto Condensed" w:cs="Calibri"/>
                <w:b/>
                <w:bCs/>
                <w:color w:val="FFFFFF" w:themeColor="background1"/>
                <w:spacing w:val="2"/>
                <w:szCs w:val="28"/>
              </w:rPr>
              <w:t>i</w:t>
            </w:r>
            <w:r w:rsidRPr="00F144C7">
              <w:rPr>
                <w:rFonts w:ascii="Roboto Condensed" w:eastAsia="Calibri" w:hAnsi="Roboto Condensed" w:cs="Calibri"/>
                <w:b/>
                <w:bCs/>
                <w:color w:val="FFFFFF" w:themeColor="background1"/>
                <w:szCs w:val="28"/>
              </w:rPr>
              <w:t xml:space="preserve">- </w:t>
            </w:r>
            <w:r w:rsidRPr="00F144C7">
              <w:rPr>
                <w:rFonts w:ascii="Roboto Condensed" w:eastAsia="Calibri" w:hAnsi="Roboto Condensed" w:cs="Calibri"/>
                <w:b/>
                <w:bCs/>
                <w:color w:val="FFFFFF" w:themeColor="background1"/>
                <w:spacing w:val="1"/>
                <w:szCs w:val="28"/>
              </w:rPr>
              <w:t>C</w:t>
            </w:r>
            <w:r w:rsidRPr="00F144C7">
              <w:rPr>
                <w:rFonts w:ascii="Roboto Condensed" w:eastAsia="Calibri" w:hAnsi="Roboto Condensed" w:cs="Calibri"/>
                <w:b/>
                <w:bCs/>
                <w:color w:val="FFFFFF" w:themeColor="background1"/>
                <w:spacing w:val="-1"/>
                <w:szCs w:val="28"/>
              </w:rPr>
              <w:t>o</w:t>
            </w:r>
            <w:r w:rsidRPr="00F144C7">
              <w:rPr>
                <w:rFonts w:ascii="Roboto Condensed" w:eastAsia="Calibri" w:hAnsi="Roboto Condensed" w:cs="Calibri"/>
                <w:b/>
                <w:bCs/>
                <w:color w:val="FFFFFF" w:themeColor="background1"/>
                <w:szCs w:val="28"/>
              </w:rPr>
              <w:t>mp</w:t>
            </w:r>
            <w:r w:rsidRPr="00F144C7">
              <w:rPr>
                <w:rFonts w:ascii="Roboto Condensed" w:eastAsia="Calibri" w:hAnsi="Roboto Condensed" w:cs="Calibri"/>
                <w:b/>
                <w:bCs/>
                <w:color w:val="FFFFFF" w:themeColor="background1"/>
                <w:spacing w:val="-1"/>
                <w:szCs w:val="28"/>
              </w:rPr>
              <w:t>é</w:t>
            </w:r>
            <w:r w:rsidRPr="00F144C7">
              <w:rPr>
                <w:rFonts w:ascii="Roboto Condensed" w:eastAsia="Calibri" w:hAnsi="Roboto Condensed" w:cs="Calibri"/>
                <w:b/>
                <w:bCs/>
                <w:color w:val="FFFFFF" w:themeColor="background1"/>
                <w:szCs w:val="28"/>
              </w:rPr>
              <w:t>te</w:t>
            </w:r>
            <w:r w:rsidRPr="00F144C7">
              <w:rPr>
                <w:rFonts w:ascii="Roboto Condensed" w:eastAsia="Calibri" w:hAnsi="Roboto Condensed" w:cs="Calibri"/>
                <w:b/>
                <w:bCs/>
                <w:color w:val="FFFFFF" w:themeColor="background1"/>
                <w:spacing w:val="-1"/>
                <w:szCs w:val="28"/>
              </w:rPr>
              <w:t>n</w:t>
            </w:r>
            <w:r w:rsidRPr="00F144C7">
              <w:rPr>
                <w:rFonts w:ascii="Roboto Condensed" w:eastAsia="Calibri" w:hAnsi="Roboto Condensed" w:cs="Calibri"/>
                <w:b/>
                <w:bCs/>
                <w:color w:val="FFFFFF" w:themeColor="background1"/>
                <w:spacing w:val="1"/>
                <w:szCs w:val="28"/>
              </w:rPr>
              <w:t>c</w:t>
            </w:r>
            <w:r w:rsidRPr="00F144C7">
              <w:rPr>
                <w:rFonts w:ascii="Roboto Condensed" w:eastAsia="Calibri" w:hAnsi="Roboto Condensed" w:cs="Calibri"/>
                <w:b/>
                <w:bCs/>
                <w:color w:val="FFFFFF" w:themeColor="background1"/>
                <w:spacing w:val="-1"/>
                <w:szCs w:val="28"/>
              </w:rPr>
              <w:t>e</w:t>
            </w:r>
            <w:r w:rsidRPr="00F144C7">
              <w:rPr>
                <w:rFonts w:ascii="Roboto Condensed" w:eastAsia="Calibri" w:hAnsi="Roboto Condensed" w:cs="Calibri"/>
                <w:b/>
                <w:bCs/>
                <w:color w:val="FFFFFF" w:themeColor="background1"/>
                <w:szCs w:val="28"/>
              </w:rPr>
              <w:t>s</w:t>
            </w:r>
          </w:p>
        </w:tc>
        <w:tc>
          <w:tcPr>
            <w:tcW w:w="7131" w:type="dxa"/>
            <w:gridSpan w:val="4"/>
            <w:shd w:val="clear" w:color="auto" w:fill="F1E5F7"/>
            <w:vAlign w:val="center"/>
          </w:tcPr>
          <w:p w14:paraId="4E7E5ABB" w14:textId="77777777" w:rsidR="00005323" w:rsidRPr="00F144C7" w:rsidRDefault="00005323" w:rsidP="006236C0">
            <w:pPr>
              <w:tabs>
                <w:tab w:val="left" w:pos="740"/>
              </w:tabs>
              <w:spacing w:after="0" w:line="240" w:lineRule="auto"/>
              <w:ind w:left="111" w:right="197"/>
              <w:rPr>
                <w:rFonts w:ascii="Roboto Condensed" w:eastAsia="Calibri" w:hAnsi="Roboto Condensed" w:cstheme="minorHAnsi"/>
                <w:b/>
                <w:bCs/>
                <w:sz w:val="20"/>
                <w:szCs w:val="20"/>
              </w:rPr>
            </w:pPr>
            <w:r w:rsidRPr="00F144C7">
              <w:rPr>
                <w:rFonts w:ascii="Roboto Condensed" w:eastAsia="Calibri" w:hAnsi="Roboto Condensed" w:cstheme="minorHAnsi"/>
                <w:b/>
                <w:bCs/>
                <w:sz w:val="20"/>
                <w:szCs w:val="20"/>
              </w:rPr>
              <w:t>C4 Structurer et piloter un projet</w:t>
            </w:r>
          </w:p>
          <w:p w14:paraId="606B89D4" w14:textId="77777777" w:rsidR="00005323" w:rsidRPr="00F144C7" w:rsidRDefault="00005323" w:rsidP="006236C0">
            <w:pPr>
              <w:tabs>
                <w:tab w:val="left" w:pos="740"/>
              </w:tabs>
              <w:spacing w:after="0" w:line="240" w:lineRule="auto"/>
              <w:ind w:left="395" w:right="197"/>
              <w:rPr>
                <w:rFonts w:ascii="Roboto Condensed" w:eastAsia="Calibri" w:hAnsi="Roboto Condensed" w:cstheme="minorHAnsi"/>
                <w:sz w:val="20"/>
                <w:szCs w:val="20"/>
              </w:rPr>
            </w:pPr>
            <w:r w:rsidRPr="00F144C7">
              <w:rPr>
                <w:rFonts w:ascii="Roboto Condensed" w:eastAsia="Calibri" w:hAnsi="Roboto Condensed" w:cstheme="minorHAnsi"/>
                <w:sz w:val="20"/>
                <w:szCs w:val="20"/>
              </w:rPr>
              <w:t xml:space="preserve">C4.4 Piloter, coordonner et assurer le suivi d’un projet d’ingénierie collaborative inter-métiers, </w:t>
            </w:r>
            <w:proofErr w:type="spellStart"/>
            <w:r w:rsidRPr="00F144C7">
              <w:rPr>
                <w:rFonts w:ascii="Roboto Condensed" w:eastAsia="Calibri" w:hAnsi="Roboto Condensed" w:cstheme="minorHAnsi"/>
                <w:sz w:val="20"/>
                <w:szCs w:val="20"/>
              </w:rPr>
              <w:t>inter-services</w:t>
            </w:r>
            <w:proofErr w:type="spellEnd"/>
            <w:r w:rsidRPr="00F144C7">
              <w:rPr>
                <w:rFonts w:ascii="Roboto Condensed" w:eastAsia="Calibri" w:hAnsi="Roboto Condensed" w:cstheme="minorHAnsi"/>
                <w:sz w:val="20"/>
                <w:szCs w:val="20"/>
              </w:rPr>
              <w:t>, inter-compétences et inter-cultures, au service de l’innovation et/ou de l’amélioration continue</w:t>
            </w:r>
          </w:p>
          <w:p w14:paraId="18937850" w14:textId="77777777" w:rsidR="00005323" w:rsidRPr="00F144C7" w:rsidRDefault="00005323" w:rsidP="006236C0">
            <w:pPr>
              <w:tabs>
                <w:tab w:val="left" w:pos="740"/>
              </w:tabs>
              <w:spacing w:after="0" w:line="240" w:lineRule="auto"/>
              <w:ind w:left="111" w:right="197"/>
              <w:rPr>
                <w:rFonts w:ascii="Roboto Condensed" w:eastAsia="Calibri" w:hAnsi="Roboto Condensed" w:cstheme="minorHAnsi"/>
                <w:b/>
                <w:bCs/>
                <w:sz w:val="20"/>
                <w:szCs w:val="20"/>
              </w:rPr>
            </w:pPr>
            <w:r w:rsidRPr="00F144C7">
              <w:rPr>
                <w:rFonts w:ascii="Roboto Condensed" w:eastAsia="Calibri" w:hAnsi="Roboto Condensed" w:cstheme="minorHAnsi"/>
                <w:b/>
                <w:bCs/>
                <w:sz w:val="20"/>
                <w:szCs w:val="20"/>
              </w:rPr>
              <w:t>C7 Promouvoir et mettre en œuvre les principes du développement durable et de la responsabilité sociétale</w:t>
            </w:r>
          </w:p>
          <w:p w14:paraId="6C7B56EC" w14:textId="77777777" w:rsidR="00005323" w:rsidRPr="00F144C7" w:rsidRDefault="00005323" w:rsidP="006236C0">
            <w:pPr>
              <w:tabs>
                <w:tab w:val="left" w:pos="740"/>
              </w:tabs>
              <w:spacing w:after="0" w:line="240" w:lineRule="auto"/>
              <w:ind w:left="395" w:right="197"/>
              <w:rPr>
                <w:rFonts w:ascii="Roboto Condensed" w:eastAsia="Calibri" w:hAnsi="Roboto Condensed" w:cstheme="minorHAnsi"/>
                <w:sz w:val="20"/>
                <w:szCs w:val="20"/>
              </w:rPr>
            </w:pPr>
            <w:r w:rsidRPr="00F144C7">
              <w:rPr>
                <w:rFonts w:ascii="Roboto Condensed" w:eastAsia="Calibri" w:hAnsi="Roboto Condensed" w:cstheme="minorHAnsi"/>
                <w:sz w:val="20"/>
                <w:szCs w:val="20"/>
              </w:rPr>
              <w:t>C7.7 Se construire une représentation globale de sa responsabilité d’ingénieur dans ses dimensions sociales, environnementales et éthiques</w:t>
            </w:r>
          </w:p>
          <w:p w14:paraId="52C28EF9" w14:textId="77777777" w:rsidR="00005323" w:rsidRPr="00F144C7" w:rsidRDefault="00005323" w:rsidP="006236C0">
            <w:pPr>
              <w:spacing w:after="0" w:line="240" w:lineRule="auto"/>
              <w:ind w:left="111" w:right="-20" w:hanging="33"/>
              <w:rPr>
                <w:rFonts w:ascii="Roboto Condensed" w:eastAsia="Calibri" w:hAnsi="Roboto Condensed" w:cstheme="minorHAnsi"/>
                <w:sz w:val="20"/>
                <w:szCs w:val="20"/>
              </w:rPr>
            </w:pPr>
            <w:r w:rsidRPr="00F144C7">
              <w:rPr>
                <w:rFonts w:ascii="Roboto Condensed" w:eastAsia="Calibri" w:hAnsi="Roboto Condensed" w:cstheme="minorHAnsi"/>
                <w:b/>
                <w:bCs/>
                <w:sz w:val="20"/>
                <w:szCs w:val="20"/>
              </w:rPr>
              <w:t>C8 Mettre en œuvre et piloter un système de management de l’innovation</w:t>
            </w:r>
          </w:p>
          <w:p w14:paraId="0CF3CE63" w14:textId="77777777" w:rsidR="00005323" w:rsidRPr="00F144C7" w:rsidRDefault="00005323" w:rsidP="006236C0">
            <w:pPr>
              <w:spacing w:after="0" w:line="240" w:lineRule="auto"/>
              <w:ind w:left="395" w:right="-20"/>
              <w:rPr>
                <w:rFonts w:ascii="Roboto Condensed" w:eastAsia="Calibri" w:hAnsi="Roboto Condensed" w:cstheme="minorHAnsi"/>
                <w:sz w:val="20"/>
                <w:szCs w:val="20"/>
              </w:rPr>
            </w:pPr>
            <w:r w:rsidRPr="00F144C7">
              <w:rPr>
                <w:rFonts w:ascii="Roboto Condensed" w:eastAsia="Calibri" w:hAnsi="Roboto Condensed" w:cstheme="minorHAnsi"/>
                <w:sz w:val="20"/>
                <w:szCs w:val="20"/>
              </w:rPr>
              <w:t xml:space="preserve">C8.5 Favoriser les rencontres collaboratives au service de la créativité, de l’imagination, par la mise en lien des potentialités de chacun et des opportunités du milieu, des contextes, de l’environnement </w:t>
            </w:r>
          </w:p>
          <w:p w14:paraId="00415CF9" w14:textId="77777777" w:rsidR="00005323" w:rsidRPr="00F144C7" w:rsidRDefault="00005323" w:rsidP="006236C0">
            <w:pPr>
              <w:tabs>
                <w:tab w:val="left" w:pos="740"/>
              </w:tabs>
              <w:spacing w:after="0" w:line="240" w:lineRule="auto"/>
              <w:ind w:left="111" w:right="-20" w:hanging="33"/>
              <w:rPr>
                <w:rFonts w:ascii="Roboto Condensed" w:eastAsia="Calibri" w:hAnsi="Roboto Condensed" w:cstheme="minorHAnsi"/>
                <w:sz w:val="20"/>
                <w:szCs w:val="20"/>
              </w:rPr>
            </w:pPr>
            <w:r w:rsidRPr="00F144C7">
              <w:rPr>
                <w:rFonts w:ascii="Roboto Condensed" w:eastAsia="Calibri" w:hAnsi="Roboto Condensed" w:cstheme="minorHAnsi"/>
                <w:b/>
                <w:bCs/>
                <w:sz w:val="20"/>
                <w:szCs w:val="20"/>
              </w:rPr>
              <w:t>C9 Exercer un leadership collaboratif</w:t>
            </w:r>
          </w:p>
          <w:p w14:paraId="669867FD" w14:textId="77777777" w:rsidR="00005323" w:rsidRPr="005D433E" w:rsidRDefault="00005323" w:rsidP="006236C0">
            <w:pPr>
              <w:tabs>
                <w:tab w:val="left" w:pos="740"/>
              </w:tabs>
              <w:spacing w:after="0" w:line="240" w:lineRule="auto"/>
              <w:ind w:left="395" w:right="-20"/>
              <w:rPr>
                <w:rFonts w:ascii="Roboto Condensed" w:eastAsia="Calibri" w:hAnsi="Roboto Condensed" w:cstheme="minorHAnsi"/>
                <w:sz w:val="20"/>
                <w:szCs w:val="20"/>
              </w:rPr>
            </w:pPr>
            <w:r w:rsidRPr="005D433E">
              <w:rPr>
                <w:rFonts w:ascii="Roboto Condensed" w:eastAsia="Calibri" w:hAnsi="Roboto Condensed" w:cstheme="minorHAnsi"/>
                <w:sz w:val="20"/>
                <w:szCs w:val="20"/>
              </w:rPr>
              <w:t>C9.1 Fédérer l’ensemble des équipes autour de la stratégie de l’entreprise, et créer les conditions de l’adhésion au changement :</w:t>
            </w:r>
          </w:p>
          <w:p w14:paraId="7FDA4334" w14:textId="77777777" w:rsidR="00005323" w:rsidRPr="005D433E" w:rsidRDefault="00005323" w:rsidP="006236C0">
            <w:pPr>
              <w:tabs>
                <w:tab w:val="left" w:pos="740"/>
              </w:tabs>
              <w:spacing w:after="0" w:line="240" w:lineRule="auto"/>
              <w:ind w:left="533" w:right="-20"/>
              <w:rPr>
                <w:rFonts w:ascii="Roboto Condensed" w:eastAsia="Calibri" w:hAnsi="Roboto Condensed" w:cstheme="minorHAnsi"/>
                <w:sz w:val="20"/>
                <w:szCs w:val="20"/>
              </w:rPr>
            </w:pPr>
            <w:r w:rsidRPr="005D433E">
              <w:rPr>
                <w:rFonts w:ascii="Roboto Condensed" w:eastAsia="Calibri" w:hAnsi="Roboto Condensed" w:cstheme="minorHAnsi"/>
                <w:sz w:val="20"/>
                <w:szCs w:val="20"/>
              </w:rPr>
              <w:t>- par la co-construction d’une vision commune du but à atteindre</w:t>
            </w:r>
          </w:p>
          <w:p w14:paraId="73511880" w14:textId="77777777" w:rsidR="00005323" w:rsidRPr="005D433E" w:rsidRDefault="00005323" w:rsidP="006236C0">
            <w:pPr>
              <w:tabs>
                <w:tab w:val="left" w:pos="740"/>
              </w:tabs>
              <w:spacing w:after="0" w:line="240" w:lineRule="auto"/>
              <w:ind w:left="533" w:right="-20"/>
              <w:rPr>
                <w:rFonts w:ascii="Roboto Condensed" w:eastAsia="Calibri" w:hAnsi="Roboto Condensed" w:cstheme="minorHAnsi"/>
                <w:sz w:val="20"/>
                <w:szCs w:val="20"/>
              </w:rPr>
            </w:pPr>
            <w:r w:rsidRPr="005D433E">
              <w:rPr>
                <w:rFonts w:ascii="Roboto Condensed" w:eastAsia="Calibri" w:hAnsi="Roboto Condensed" w:cstheme="minorHAnsi"/>
                <w:sz w:val="20"/>
                <w:szCs w:val="20"/>
              </w:rPr>
              <w:t>- en faisant du travail collectif un lieu de sens qui relie l’intérêt collectif et l’intérêt individuel d’épanouissement</w:t>
            </w:r>
          </w:p>
          <w:p w14:paraId="0925D506" w14:textId="77777777" w:rsidR="00005323" w:rsidRPr="005D433E" w:rsidRDefault="00005323" w:rsidP="006236C0">
            <w:pPr>
              <w:tabs>
                <w:tab w:val="left" w:pos="740"/>
              </w:tabs>
              <w:spacing w:after="0" w:line="240" w:lineRule="auto"/>
              <w:ind w:left="395" w:right="-20"/>
              <w:rPr>
                <w:rFonts w:ascii="Roboto Condensed" w:eastAsia="Calibri" w:hAnsi="Roboto Condensed" w:cstheme="minorHAnsi"/>
                <w:sz w:val="20"/>
                <w:szCs w:val="20"/>
              </w:rPr>
            </w:pPr>
            <w:r w:rsidRPr="005D433E">
              <w:rPr>
                <w:rFonts w:ascii="Roboto Condensed" w:eastAsia="Calibri" w:hAnsi="Roboto Condensed" w:cstheme="minorHAnsi"/>
                <w:sz w:val="20"/>
                <w:szCs w:val="20"/>
              </w:rPr>
              <w:t>C9.2 Contribuer à l’établissement d’un climat de confiance et de rapports humains harmonieux, en veillant à la cohésion d’équipe et à la valorisation des acteurs par la reconnaissance des initiatives et de l’implication</w:t>
            </w:r>
          </w:p>
          <w:p w14:paraId="0B69F7A9" w14:textId="77777777" w:rsidR="00005323" w:rsidRPr="005D433E" w:rsidRDefault="00005323" w:rsidP="006236C0">
            <w:pPr>
              <w:tabs>
                <w:tab w:val="left" w:pos="740"/>
              </w:tabs>
              <w:spacing w:after="0" w:line="240" w:lineRule="auto"/>
              <w:ind w:left="395" w:right="-20"/>
              <w:rPr>
                <w:rFonts w:ascii="Roboto Condensed" w:eastAsia="Calibri" w:hAnsi="Roboto Condensed" w:cstheme="minorHAnsi"/>
                <w:sz w:val="20"/>
                <w:szCs w:val="20"/>
              </w:rPr>
            </w:pPr>
            <w:r w:rsidRPr="005D433E">
              <w:rPr>
                <w:rFonts w:ascii="Roboto Condensed" w:eastAsia="Calibri" w:hAnsi="Roboto Condensed" w:cstheme="minorHAnsi"/>
                <w:sz w:val="20"/>
                <w:szCs w:val="20"/>
              </w:rPr>
              <w:t>C9.3 Promouvoir l’enrichissement mutuel et accompagner l’épanouissement individuel en favorisant la complémentarité des diversités, notamment culturelles, en développant une communication authentique et une posture personnelle d’ouverture et d’accueil</w:t>
            </w:r>
          </w:p>
          <w:p w14:paraId="7B4ED5DF" w14:textId="77777777" w:rsidR="00005323" w:rsidRPr="005D433E" w:rsidRDefault="00005323" w:rsidP="006236C0">
            <w:pPr>
              <w:tabs>
                <w:tab w:val="left" w:pos="740"/>
              </w:tabs>
              <w:spacing w:after="0" w:line="240" w:lineRule="auto"/>
              <w:ind w:left="395" w:right="-20"/>
              <w:rPr>
                <w:rFonts w:ascii="Roboto Condensed" w:eastAsia="Calibri" w:hAnsi="Roboto Condensed" w:cstheme="minorHAnsi"/>
                <w:sz w:val="20"/>
                <w:szCs w:val="20"/>
              </w:rPr>
            </w:pPr>
            <w:r w:rsidRPr="005D433E">
              <w:rPr>
                <w:rFonts w:ascii="Roboto Condensed" w:eastAsia="Calibri" w:hAnsi="Roboto Condensed" w:cstheme="minorHAnsi"/>
                <w:sz w:val="20"/>
                <w:szCs w:val="20"/>
              </w:rPr>
              <w:t xml:space="preserve">C9.4 Soutenir le développement de l’intelligence collective en intégrant l’intelligence émotionnelle, pour faciliter les ajustements et faire face à la pression et au stress </w:t>
            </w:r>
          </w:p>
          <w:p w14:paraId="1A6FD728" w14:textId="77777777" w:rsidR="00005323" w:rsidRPr="005D433E" w:rsidRDefault="00005323" w:rsidP="006236C0">
            <w:pPr>
              <w:tabs>
                <w:tab w:val="left" w:pos="740"/>
              </w:tabs>
              <w:spacing w:after="0" w:line="240" w:lineRule="auto"/>
              <w:ind w:left="395" w:right="-20"/>
              <w:rPr>
                <w:rFonts w:ascii="Roboto Condensed" w:eastAsia="Calibri" w:hAnsi="Roboto Condensed" w:cstheme="minorHAnsi"/>
                <w:sz w:val="20"/>
                <w:szCs w:val="20"/>
              </w:rPr>
            </w:pPr>
            <w:r w:rsidRPr="005D433E">
              <w:rPr>
                <w:rFonts w:ascii="Roboto Condensed" w:eastAsia="Calibri" w:hAnsi="Roboto Condensed" w:cstheme="minorHAnsi"/>
                <w:sz w:val="20"/>
                <w:szCs w:val="20"/>
              </w:rPr>
              <w:t>C9.5 Se remettre en question grâce à un travail personnel de prise de conscience de ses biais cognitifs et de ses modes de fonctionnement</w:t>
            </w:r>
          </w:p>
        </w:tc>
      </w:tr>
      <w:tr w:rsidR="00005323" w:rsidRPr="005D433E" w14:paraId="062C4782" w14:textId="77777777" w:rsidTr="006236C0">
        <w:trPr>
          <w:trHeight w:hRule="exact" w:val="288"/>
        </w:trPr>
        <w:tc>
          <w:tcPr>
            <w:tcW w:w="2617" w:type="dxa"/>
            <w:gridSpan w:val="2"/>
            <w:shd w:val="clear" w:color="auto" w:fill="282D46"/>
            <w:vAlign w:val="center"/>
          </w:tcPr>
          <w:p w14:paraId="7594C2F6" w14:textId="77777777" w:rsidR="00005323" w:rsidRPr="00F144C7" w:rsidRDefault="00005323" w:rsidP="006236C0">
            <w:pPr>
              <w:spacing w:after="0" w:line="240" w:lineRule="auto"/>
              <w:ind w:left="177" w:hanging="111"/>
              <w:rPr>
                <w:rFonts w:ascii="Roboto Condensed" w:hAnsi="Roboto Condensed"/>
                <w:b/>
                <w:color w:val="FFFFFF" w:themeColor="background1"/>
                <w:szCs w:val="28"/>
              </w:rPr>
            </w:pPr>
            <w:r w:rsidRPr="00F144C7">
              <w:rPr>
                <w:rFonts w:ascii="Roboto Condensed" w:eastAsia="Calibri" w:hAnsi="Roboto Condensed" w:cs="Calibri"/>
                <w:b/>
                <w:bCs/>
                <w:color w:val="FFFFFF" w:themeColor="background1"/>
                <w:position w:val="1"/>
                <w:szCs w:val="28"/>
              </w:rPr>
              <w:t>P</w:t>
            </w:r>
            <w:r w:rsidRPr="00F144C7">
              <w:rPr>
                <w:rFonts w:ascii="Roboto Condensed" w:eastAsia="Calibri" w:hAnsi="Roboto Condensed" w:cs="Calibri"/>
                <w:b/>
                <w:bCs/>
                <w:color w:val="FFFFFF" w:themeColor="background1"/>
                <w:spacing w:val="1"/>
                <w:position w:val="1"/>
                <w:szCs w:val="28"/>
              </w:rPr>
              <w:t>r</w:t>
            </w:r>
            <w:r w:rsidRPr="00F144C7">
              <w:rPr>
                <w:rFonts w:ascii="Roboto Condensed" w:eastAsia="Calibri" w:hAnsi="Roboto Condensed" w:cs="Calibri"/>
                <w:b/>
                <w:bCs/>
                <w:color w:val="FFFFFF" w:themeColor="background1"/>
                <w:spacing w:val="-1"/>
                <w:position w:val="1"/>
                <w:szCs w:val="28"/>
              </w:rPr>
              <w:t>é</w:t>
            </w:r>
            <w:r w:rsidRPr="00F144C7">
              <w:rPr>
                <w:rFonts w:ascii="Roboto Condensed" w:eastAsia="Calibri" w:hAnsi="Roboto Condensed" w:cs="Calibri"/>
                <w:b/>
                <w:bCs/>
                <w:color w:val="FFFFFF" w:themeColor="background1"/>
                <w:spacing w:val="1"/>
                <w:position w:val="1"/>
                <w:szCs w:val="28"/>
              </w:rPr>
              <w:t>r</w:t>
            </w:r>
            <w:r w:rsidRPr="00F144C7">
              <w:rPr>
                <w:rFonts w:ascii="Roboto Condensed" w:eastAsia="Calibri" w:hAnsi="Roboto Condensed" w:cs="Calibri"/>
                <w:b/>
                <w:bCs/>
                <w:color w:val="FFFFFF" w:themeColor="background1"/>
                <w:spacing w:val="-1"/>
                <w:position w:val="1"/>
                <w:szCs w:val="28"/>
              </w:rPr>
              <w:t>equ</w:t>
            </w:r>
            <w:r w:rsidRPr="00F144C7">
              <w:rPr>
                <w:rFonts w:ascii="Roboto Condensed" w:eastAsia="Calibri" w:hAnsi="Roboto Condensed" w:cs="Calibri"/>
                <w:b/>
                <w:bCs/>
                <w:color w:val="FFFFFF" w:themeColor="background1"/>
                <w:spacing w:val="1"/>
                <w:position w:val="1"/>
                <w:szCs w:val="28"/>
              </w:rPr>
              <w:t>i</w:t>
            </w:r>
            <w:r w:rsidRPr="00F144C7">
              <w:rPr>
                <w:rFonts w:ascii="Roboto Condensed" w:eastAsia="Calibri" w:hAnsi="Roboto Condensed" w:cs="Calibri"/>
                <w:b/>
                <w:bCs/>
                <w:color w:val="FFFFFF" w:themeColor="background1"/>
                <w:position w:val="1"/>
                <w:szCs w:val="28"/>
              </w:rPr>
              <w:t>s</w:t>
            </w:r>
          </w:p>
        </w:tc>
        <w:tc>
          <w:tcPr>
            <w:tcW w:w="5632" w:type="dxa"/>
            <w:gridSpan w:val="3"/>
            <w:shd w:val="clear" w:color="auto" w:fill="F1E5F7"/>
            <w:vAlign w:val="center"/>
          </w:tcPr>
          <w:p w14:paraId="6708582B" w14:textId="77777777" w:rsidR="00005323" w:rsidRPr="005D433E" w:rsidRDefault="00005323" w:rsidP="006236C0">
            <w:pPr>
              <w:spacing w:after="0" w:line="240" w:lineRule="auto"/>
              <w:ind w:left="111" w:right="-20"/>
              <w:rPr>
                <w:rFonts w:ascii="Roboto Condensed" w:eastAsia="Calibri" w:hAnsi="Roboto Condensed" w:cs="Calibri"/>
                <w:sz w:val="20"/>
                <w:szCs w:val="20"/>
              </w:rPr>
            </w:pPr>
            <w:r w:rsidRPr="005D433E">
              <w:rPr>
                <w:rFonts w:ascii="Roboto Condensed" w:eastAsia="Calibri" w:hAnsi="Roboto Condensed" w:cs="Calibri"/>
                <w:spacing w:val="1"/>
                <w:position w:val="1"/>
                <w:sz w:val="20"/>
                <w:szCs w:val="20"/>
              </w:rPr>
              <w:t>Mo</w:t>
            </w:r>
            <w:r w:rsidRPr="005D433E">
              <w:rPr>
                <w:rFonts w:ascii="Roboto Condensed" w:eastAsia="Calibri" w:hAnsi="Roboto Condensed" w:cs="Calibri"/>
                <w:spacing w:val="-1"/>
                <w:position w:val="1"/>
                <w:sz w:val="20"/>
                <w:szCs w:val="20"/>
              </w:rPr>
              <w:t>du</w:t>
            </w:r>
            <w:r w:rsidRPr="005D433E">
              <w:rPr>
                <w:rFonts w:ascii="Roboto Condensed" w:eastAsia="Calibri" w:hAnsi="Roboto Condensed" w:cs="Calibri"/>
                <w:position w:val="1"/>
                <w:sz w:val="20"/>
                <w:szCs w:val="20"/>
              </w:rPr>
              <w:t>les</w:t>
            </w:r>
            <w:r w:rsidRPr="005D433E">
              <w:rPr>
                <w:rFonts w:ascii="Roboto Condensed" w:eastAsia="Calibri" w:hAnsi="Roboto Condensed" w:cs="Calibri"/>
                <w:spacing w:val="-2"/>
                <w:position w:val="1"/>
                <w:sz w:val="20"/>
                <w:szCs w:val="20"/>
              </w:rPr>
              <w:t xml:space="preserve"> </w:t>
            </w:r>
            <w:r w:rsidRPr="005D433E">
              <w:rPr>
                <w:rFonts w:ascii="Roboto Condensed" w:eastAsia="Calibri" w:hAnsi="Roboto Condensed" w:cs="Calibri"/>
                <w:spacing w:val="-1"/>
                <w:position w:val="1"/>
                <w:sz w:val="20"/>
                <w:szCs w:val="20"/>
              </w:rPr>
              <w:t>MP</w:t>
            </w:r>
            <w:r w:rsidRPr="005D433E">
              <w:rPr>
                <w:rFonts w:ascii="Roboto Condensed" w:eastAsia="Calibri" w:hAnsi="Roboto Condensed" w:cs="Calibri"/>
                <w:position w:val="1"/>
                <w:sz w:val="20"/>
                <w:szCs w:val="20"/>
              </w:rPr>
              <w:t>3</w:t>
            </w:r>
            <w:r w:rsidRPr="005D433E">
              <w:rPr>
                <w:rFonts w:ascii="Roboto Condensed" w:eastAsia="Calibri" w:hAnsi="Roboto Condensed" w:cs="Calibri"/>
                <w:spacing w:val="1"/>
                <w:position w:val="1"/>
                <w:sz w:val="20"/>
                <w:szCs w:val="20"/>
              </w:rPr>
              <w:t xml:space="preserve"> 1</w:t>
            </w:r>
            <w:r w:rsidRPr="005D433E">
              <w:rPr>
                <w:rFonts w:ascii="Roboto Condensed" w:eastAsia="Calibri" w:hAnsi="Roboto Condensed" w:cs="Calibri"/>
                <w:position w:val="1"/>
                <w:sz w:val="20"/>
                <w:szCs w:val="20"/>
              </w:rPr>
              <w:t>AI</w:t>
            </w:r>
            <w:r w:rsidRPr="005D433E">
              <w:rPr>
                <w:rFonts w:ascii="Roboto Condensed" w:eastAsia="Calibri" w:hAnsi="Roboto Condensed" w:cs="Calibri"/>
                <w:spacing w:val="-3"/>
                <w:position w:val="1"/>
                <w:sz w:val="20"/>
                <w:szCs w:val="20"/>
              </w:rPr>
              <w:t xml:space="preserve"> </w:t>
            </w:r>
            <w:r w:rsidRPr="005D433E">
              <w:rPr>
                <w:rFonts w:ascii="Roboto Condensed" w:eastAsia="Calibri" w:hAnsi="Roboto Condensed" w:cs="Calibri"/>
                <w:position w:val="1"/>
                <w:sz w:val="20"/>
                <w:szCs w:val="20"/>
              </w:rPr>
              <w:t>et</w:t>
            </w:r>
            <w:r w:rsidRPr="005D433E">
              <w:rPr>
                <w:rFonts w:ascii="Roboto Condensed" w:eastAsia="Calibri" w:hAnsi="Roboto Condensed" w:cs="Calibri"/>
                <w:spacing w:val="-1"/>
                <w:position w:val="1"/>
                <w:sz w:val="20"/>
                <w:szCs w:val="20"/>
              </w:rPr>
              <w:t xml:space="preserve"> </w:t>
            </w:r>
            <w:r w:rsidRPr="005D433E">
              <w:rPr>
                <w:rFonts w:ascii="Roboto Condensed" w:eastAsia="Calibri" w:hAnsi="Roboto Condensed" w:cs="Calibri"/>
                <w:spacing w:val="1"/>
                <w:position w:val="1"/>
                <w:sz w:val="20"/>
                <w:szCs w:val="20"/>
              </w:rPr>
              <w:t>2</w:t>
            </w:r>
            <w:r w:rsidRPr="005D433E">
              <w:rPr>
                <w:rFonts w:ascii="Roboto Condensed" w:eastAsia="Calibri" w:hAnsi="Roboto Condensed" w:cs="Calibri"/>
                <w:position w:val="1"/>
                <w:sz w:val="20"/>
                <w:szCs w:val="20"/>
              </w:rPr>
              <w:t>A</w:t>
            </w:r>
            <w:r w:rsidRPr="005D433E">
              <w:rPr>
                <w:rFonts w:ascii="Roboto Condensed" w:eastAsia="Calibri" w:hAnsi="Roboto Condensed" w:cs="Calibri"/>
                <w:spacing w:val="-1"/>
                <w:position w:val="1"/>
                <w:sz w:val="20"/>
                <w:szCs w:val="20"/>
              </w:rPr>
              <w:t>I</w:t>
            </w:r>
            <w:r w:rsidRPr="005D433E">
              <w:rPr>
                <w:rFonts w:ascii="Roboto Condensed" w:eastAsia="Calibri" w:hAnsi="Roboto Condensed" w:cs="Calibri"/>
                <w:position w:val="1"/>
                <w:sz w:val="20"/>
                <w:szCs w:val="20"/>
              </w:rPr>
              <w:t>,</w:t>
            </w:r>
            <w:r w:rsidRPr="005D433E">
              <w:rPr>
                <w:rFonts w:ascii="Roboto Condensed" w:eastAsia="Calibri" w:hAnsi="Roboto Condensed" w:cs="Calibri"/>
                <w:spacing w:val="-2"/>
                <w:position w:val="1"/>
                <w:sz w:val="20"/>
                <w:szCs w:val="20"/>
              </w:rPr>
              <w:t xml:space="preserve"> e</w:t>
            </w:r>
            <w:r w:rsidRPr="005D433E">
              <w:rPr>
                <w:rFonts w:ascii="Roboto Condensed" w:eastAsia="Calibri" w:hAnsi="Roboto Condensed" w:cs="Calibri"/>
                <w:position w:val="1"/>
                <w:sz w:val="20"/>
                <w:szCs w:val="20"/>
              </w:rPr>
              <w:t>xpérie</w:t>
            </w:r>
            <w:r w:rsidRPr="005D433E">
              <w:rPr>
                <w:rFonts w:ascii="Roboto Condensed" w:eastAsia="Calibri" w:hAnsi="Roboto Condensed" w:cs="Calibri"/>
                <w:spacing w:val="-1"/>
                <w:position w:val="1"/>
                <w:sz w:val="20"/>
                <w:szCs w:val="20"/>
              </w:rPr>
              <w:t>n</w:t>
            </w:r>
            <w:r w:rsidRPr="005D433E">
              <w:rPr>
                <w:rFonts w:ascii="Roboto Condensed" w:eastAsia="Calibri" w:hAnsi="Roboto Condensed" w:cs="Calibri"/>
                <w:position w:val="1"/>
                <w:sz w:val="20"/>
                <w:szCs w:val="20"/>
              </w:rPr>
              <w:t>ce</w:t>
            </w:r>
            <w:r w:rsidRPr="005D433E">
              <w:rPr>
                <w:rFonts w:ascii="Roboto Condensed" w:eastAsia="Calibri" w:hAnsi="Roboto Condensed" w:cs="Calibri"/>
                <w:spacing w:val="1"/>
                <w:position w:val="1"/>
                <w:sz w:val="20"/>
                <w:szCs w:val="20"/>
              </w:rPr>
              <w:t xml:space="preserve"> </w:t>
            </w:r>
            <w:r w:rsidRPr="005D433E">
              <w:rPr>
                <w:rFonts w:ascii="Roboto Condensed" w:eastAsia="Calibri" w:hAnsi="Roboto Condensed" w:cs="Calibri"/>
                <w:spacing w:val="-1"/>
                <w:position w:val="1"/>
                <w:sz w:val="20"/>
                <w:szCs w:val="20"/>
              </w:rPr>
              <w:t>p</w:t>
            </w:r>
            <w:r w:rsidRPr="005D433E">
              <w:rPr>
                <w:rFonts w:ascii="Roboto Condensed" w:eastAsia="Calibri" w:hAnsi="Roboto Condensed" w:cs="Calibri"/>
                <w:position w:val="1"/>
                <w:sz w:val="20"/>
                <w:szCs w:val="20"/>
              </w:rPr>
              <w:t>r</w:t>
            </w:r>
            <w:r w:rsidRPr="005D433E">
              <w:rPr>
                <w:rFonts w:ascii="Roboto Condensed" w:eastAsia="Calibri" w:hAnsi="Roboto Condensed" w:cs="Calibri"/>
                <w:spacing w:val="1"/>
                <w:position w:val="1"/>
                <w:sz w:val="20"/>
                <w:szCs w:val="20"/>
              </w:rPr>
              <w:t>o</w:t>
            </w:r>
            <w:r w:rsidRPr="005D433E">
              <w:rPr>
                <w:rFonts w:ascii="Roboto Condensed" w:eastAsia="Calibri" w:hAnsi="Roboto Condensed" w:cs="Calibri"/>
                <w:spacing w:val="-2"/>
                <w:position w:val="1"/>
                <w:sz w:val="20"/>
                <w:szCs w:val="20"/>
              </w:rPr>
              <w:t>j</w:t>
            </w:r>
            <w:r w:rsidRPr="005D433E">
              <w:rPr>
                <w:rFonts w:ascii="Roboto Condensed" w:eastAsia="Calibri" w:hAnsi="Roboto Condensed" w:cs="Calibri"/>
                <w:position w:val="1"/>
                <w:sz w:val="20"/>
                <w:szCs w:val="20"/>
              </w:rPr>
              <w:t>e</w:t>
            </w:r>
            <w:r w:rsidRPr="005D433E">
              <w:rPr>
                <w:rFonts w:ascii="Roboto Condensed" w:eastAsia="Calibri" w:hAnsi="Roboto Condensed" w:cs="Calibri"/>
                <w:spacing w:val="1"/>
                <w:position w:val="1"/>
                <w:sz w:val="20"/>
                <w:szCs w:val="20"/>
              </w:rPr>
              <w:t>t</w:t>
            </w:r>
            <w:r w:rsidRPr="005D433E">
              <w:rPr>
                <w:rFonts w:ascii="Roboto Condensed" w:eastAsia="Calibri" w:hAnsi="Roboto Condensed" w:cs="Calibri"/>
                <w:position w:val="1"/>
                <w:sz w:val="20"/>
                <w:szCs w:val="20"/>
              </w:rPr>
              <w:t xml:space="preserve">, </w:t>
            </w:r>
            <w:r w:rsidRPr="005D433E">
              <w:rPr>
                <w:rFonts w:ascii="Roboto Condensed" w:eastAsia="Calibri" w:hAnsi="Roboto Condensed" w:cs="Calibri"/>
                <w:spacing w:val="-2"/>
                <w:position w:val="1"/>
                <w:sz w:val="20"/>
                <w:szCs w:val="20"/>
              </w:rPr>
              <w:t>s</w:t>
            </w:r>
            <w:r w:rsidRPr="005D433E">
              <w:rPr>
                <w:rFonts w:ascii="Roboto Condensed" w:eastAsia="Calibri" w:hAnsi="Roboto Condensed" w:cs="Calibri"/>
                <w:spacing w:val="1"/>
                <w:position w:val="1"/>
                <w:sz w:val="20"/>
                <w:szCs w:val="20"/>
              </w:rPr>
              <w:t>y</w:t>
            </w:r>
            <w:r w:rsidRPr="005D433E">
              <w:rPr>
                <w:rFonts w:ascii="Roboto Condensed" w:eastAsia="Calibri" w:hAnsi="Roboto Condensed" w:cs="Calibri"/>
                <w:position w:val="1"/>
                <w:sz w:val="20"/>
                <w:szCs w:val="20"/>
              </w:rPr>
              <w:t>s</w:t>
            </w:r>
            <w:r w:rsidRPr="005D433E">
              <w:rPr>
                <w:rFonts w:ascii="Roboto Condensed" w:eastAsia="Calibri" w:hAnsi="Roboto Condensed" w:cs="Calibri"/>
                <w:spacing w:val="-2"/>
                <w:position w:val="1"/>
                <w:sz w:val="20"/>
                <w:szCs w:val="20"/>
              </w:rPr>
              <w:t>té</w:t>
            </w:r>
            <w:r w:rsidRPr="005D433E">
              <w:rPr>
                <w:rFonts w:ascii="Roboto Condensed" w:eastAsia="Calibri" w:hAnsi="Roboto Condensed" w:cs="Calibri"/>
                <w:spacing w:val="1"/>
                <w:position w:val="1"/>
                <w:sz w:val="20"/>
                <w:szCs w:val="20"/>
              </w:rPr>
              <w:t>m</w:t>
            </w:r>
            <w:r w:rsidRPr="005D433E">
              <w:rPr>
                <w:rFonts w:ascii="Roboto Condensed" w:eastAsia="Calibri" w:hAnsi="Roboto Condensed" w:cs="Calibri"/>
                <w:position w:val="1"/>
                <w:sz w:val="20"/>
                <w:szCs w:val="20"/>
              </w:rPr>
              <w:t>i</w:t>
            </w:r>
            <w:r w:rsidRPr="005D433E">
              <w:rPr>
                <w:rFonts w:ascii="Roboto Condensed" w:eastAsia="Calibri" w:hAnsi="Roboto Condensed" w:cs="Calibri"/>
                <w:spacing w:val="-1"/>
                <w:position w:val="1"/>
                <w:sz w:val="20"/>
                <w:szCs w:val="20"/>
              </w:rPr>
              <w:t>qu</w:t>
            </w:r>
            <w:r w:rsidRPr="005D433E">
              <w:rPr>
                <w:rFonts w:ascii="Roboto Condensed" w:eastAsia="Calibri" w:hAnsi="Roboto Condensed" w:cs="Calibri"/>
                <w:position w:val="1"/>
                <w:sz w:val="20"/>
                <w:szCs w:val="20"/>
              </w:rPr>
              <w:t>e</w:t>
            </w:r>
          </w:p>
        </w:tc>
        <w:tc>
          <w:tcPr>
            <w:tcW w:w="1499" w:type="dxa"/>
            <w:shd w:val="clear" w:color="auto" w:fill="F1E5F7"/>
            <w:vAlign w:val="center"/>
          </w:tcPr>
          <w:p w14:paraId="462B4CC0" w14:textId="77777777" w:rsidR="00005323" w:rsidRPr="005D433E" w:rsidRDefault="00005323" w:rsidP="006236C0">
            <w:pPr>
              <w:spacing w:after="0" w:line="240" w:lineRule="auto"/>
              <w:ind w:left="111"/>
              <w:rPr>
                <w:rFonts w:ascii="Roboto Condensed" w:hAnsi="Roboto Condensed"/>
                <w:sz w:val="20"/>
                <w:szCs w:val="20"/>
              </w:rPr>
            </w:pPr>
          </w:p>
        </w:tc>
      </w:tr>
      <w:tr w:rsidR="00005323" w:rsidRPr="005D433E" w14:paraId="41732DCA" w14:textId="77777777" w:rsidTr="006236C0">
        <w:trPr>
          <w:trHeight w:hRule="exact" w:val="557"/>
        </w:trPr>
        <w:tc>
          <w:tcPr>
            <w:tcW w:w="2617" w:type="dxa"/>
            <w:gridSpan w:val="2"/>
            <w:shd w:val="clear" w:color="auto" w:fill="282D46"/>
            <w:vAlign w:val="center"/>
          </w:tcPr>
          <w:p w14:paraId="6BBFECF6" w14:textId="77777777" w:rsidR="00005323" w:rsidRPr="00F144C7" w:rsidRDefault="00005323" w:rsidP="006236C0">
            <w:pPr>
              <w:spacing w:after="0" w:line="240" w:lineRule="auto"/>
              <w:ind w:left="177" w:hanging="111"/>
              <w:rPr>
                <w:rFonts w:ascii="Roboto Condensed" w:hAnsi="Roboto Condensed"/>
                <w:b/>
                <w:color w:val="FFFFFF" w:themeColor="background1"/>
                <w:szCs w:val="28"/>
              </w:rPr>
            </w:pPr>
            <w:r w:rsidRPr="00F144C7">
              <w:rPr>
                <w:rFonts w:ascii="Roboto Condensed" w:eastAsia="Calibri" w:hAnsi="Roboto Condensed" w:cs="Calibri"/>
                <w:b/>
                <w:bCs/>
                <w:color w:val="FFFFFF" w:themeColor="background1"/>
                <w:position w:val="1"/>
                <w:szCs w:val="28"/>
              </w:rPr>
              <w:t>L</w:t>
            </w:r>
            <w:r w:rsidRPr="00F144C7">
              <w:rPr>
                <w:rFonts w:ascii="Roboto Condensed" w:eastAsia="Calibri" w:hAnsi="Roboto Condensed" w:cs="Calibri"/>
                <w:b/>
                <w:bCs/>
                <w:color w:val="FFFFFF" w:themeColor="background1"/>
                <w:spacing w:val="1"/>
                <w:position w:val="1"/>
                <w:szCs w:val="28"/>
              </w:rPr>
              <w:t>i</w:t>
            </w:r>
            <w:r w:rsidRPr="00F144C7">
              <w:rPr>
                <w:rFonts w:ascii="Roboto Condensed" w:eastAsia="Calibri" w:hAnsi="Roboto Condensed" w:cs="Calibri"/>
                <w:b/>
                <w:bCs/>
                <w:color w:val="FFFFFF" w:themeColor="background1"/>
                <w:spacing w:val="-1"/>
                <w:position w:val="1"/>
                <w:szCs w:val="28"/>
              </w:rPr>
              <w:t>en</w:t>
            </w:r>
            <w:r w:rsidRPr="00F144C7">
              <w:rPr>
                <w:rFonts w:ascii="Roboto Condensed" w:eastAsia="Calibri" w:hAnsi="Roboto Condensed" w:cs="Calibri"/>
                <w:b/>
                <w:bCs/>
                <w:color w:val="FFFFFF" w:themeColor="background1"/>
                <w:position w:val="1"/>
                <w:szCs w:val="28"/>
              </w:rPr>
              <w:t>s</w:t>
            </w:r>
            <w:r w:rsidRPr="00F144C7">
              <w:rPr>
                <w:rFonts w:ascii="Roboto Condensed" w:eastAsia="Calibri" w:hAnsi="Roboto Condensed" w:cs="Calibri"/>
                <w:b/>
                <w:bCs/>
                <w:color w:val="FFFFFF" w:themeColor="background1"/>
                <w:spacing w:val="1"/>
                <w:position w:val="1"/>
                <w:szCs w:val="28"/>
              </w:rPr>
              <w:t xml:space="preserve"> </w:t>
            </w:r>
            <w:r w:rsidRPr="00F144C7">
              <w:rPr>
                <w:rFonts w:ascii="Roboto Condensed" w:eastAsia="Calibri" w:hAnsi="Roboto Condensed" w:cs="Calibri"/>
                <w:b/>
                <w:bCs/>
                <w:color w:val="FFFFFF" w:themeColor="background1"/>
                <w:position w:val="1"/>
                <w:szCs w:val="28"/>
              </w:rPr>
              <w:t>p</w:t>
            </w:r>
            <w:r w:rsidRPr="00F144C7">
              <w:rPr>
                <w:rFonts w:ascii="Roboto Condensed" w:eastAsia="Calibri" w:hAnsi="Roboto Condensed" w:cs="Calibri"/>
                <w:b/>
                <w:bCs/>
                <w:color w:val="FFFFFF" w:themeColor="background1"/>
                <w:spacing w:val="-1"/>
                <w:position w:val="1"/>
                <w:szCs w:val="28"/>
              </w:rPr>
              <w:t>éda</w:t>
            </w:r>
            <w:r w:rsidRPr="00F144C7">
              <w:rPr>
                <w:rFonts w:ascii="Roboto Condensed" w:eastAsia="Calibri" w:hAnsi="Roboto Condensed" w:cs="Calibri"/>
                <w:b/>
                <w:bCs/>
                <w:color w:val="FFFFFF" w:themeColor="background1"/>
                <w:spacing w:val="1"/>
                <w:position w:val="1"/>
                <w:szCs w:val="28"/>
              </w:rPr>
              <w:t>g</w:t>
            </w:r>
            <w:r w:rsidRPr="00F144C7">
              <w:rPr>
                <w:rFonts w:ascii="Roboto Condensed" w:eastAsia="Calibri" w:hAnsi="Roboto Condensed" w:cs="Calibri"/>
                <w:b/>
                <w:bCs/>
                <w:color w:val="FFFFFF" w:themeColor="background1"/>
                <w:spacing w:val="-1"/>
                <w:position w:val="1"/>
                <w:szCs w:val="28"/>
              </w:rPr>
              <w:t>o</w:t>
            </w:r>
            <w:r w:rsidRPr="00F144C7">
              <w:rPr>
                <w:rFonts w:ascii="Roboto Condensed" w:eastAsia="Calibri" w:hAnsi="Roboto Condensed" w:cs="Calibri"/>
                <w:b/>
                <w:bCs/>
                <w:color w:val="FFFFFF" w:themeColor="background1"/>
                <w:spacing w:val="-2"/>
                <w:position w:val="1"/>
                <w:szCs w:val="28"/>
              </w:rPr>
              <w:t>g</w:t>
            </w:r>
            <w:r w:rsidRPr="00F144C7">
              <w:rPr>
                <w:rFonts w:ascii="Roboto Condensed" w:eastAsia="Calibri" w:hAnsi="Roboto Condensed" w:cs="Calibri"/>
                <w:b/>
                <w:bCs/>
                <w:color w:val="FFFFFF" w:themeColor="background1"/>
                <w:spacing w:val="1"/>
                <w:position w:val="1"/>
                <w:szCs w:val="28"/>
              </w:rPr>
              <w:t>i</w:t>
            </w:r>
            <w:r w:rsidRPr="00F144C7">
              <w:rPr>
                <w:rFonts w:ascii="Roboto Condensed" w:eastAsia="Calibri" w:hAnsi="Roboto Condensed" w:cs="Calibri"/>
                <w:b/>
                <w:bCs/>
                <w:color w:val="FFFFFF" w:themeColor="background1"/>
                <w:spacing w:val="-1"/>
                <w:position w:val="1"/>
                <w:szCs w:val="28"/>
              </w:rPr>
              <w:t>que</w:t>
            </w:r>
            <w:r w:rsidRPr="00F144C7">
              <w:rPr>
                <w:rFonts w:ascii="Roboto Condensed" w:eastAsia="Calibri" w:hAnsi="Roboto Condensed" w:cs="Calibri"/>
                <w:b/>
                <w:bCs/>
                <w:color w:val="FFFFFF" w:themeColor="background1"/>
                <w:position w:val="1"/>
                <w:szCs w:val="28"/>
              </w:rPr>
              <w:t>s</w:t>
            </w:r>
          </w:p>
        </w:tc>
        <w:tc>
          <w:tcPr>
            <w:tcW w:w="7131" w:type="dxa"/>
            <w:gridSpan w:val="4"/>
            <w:shd w:val="clear" w:color="auto" w:fill="F1E5F7"/>
            <w:vAlign w:val="center"/>
          </w:tcPr>
          <w:p w14:paraId="3CF2960C" w14:textId="77777777" w:rsidR="00005323" w:rsidRPr="005D433E" w:rsidRDefault="00005323" w:rsidP="006236C0">
            <w:pPr>
              <w:tabs>
                <w:tab w:val="left" w:pos="4040"/>
              </w:tabs>
              <w:spacing w:after="0" w:line="240" w:lineRule="auto"/>
              <w:ind w:left="111" w:right="-20"/>
              <w:rPr>
                <w:rFonts w:ascii="Roboto Condensed" w:eastAsia="Calibri" w:hAnsi="Roboto Condensed" w:cs="Calibri"/>
                <w:sz w:val="20"/>
                <w:szCs w:val="20"/>
              </w:rPr>
            </w:pPr>
            <w:r w:rsidRPr="005D433E">
              <w:rPr>
                <w:rFonts w:ascii="Roboto Condensed" w:eastAsia="Calibri" w:hAnsi="Roboto Condensed" w:cs="Calibri"/>
                <w:spacing w:val="1"/>
                <w:position w:val="1"/>
                <w:sz w:val="20"/>
                <w:szCs w:val="20"/>
              </w:rPr>
              <w:t>P</w:t>
            </w:r>
            <w:r w:rsidRPr="005D433E">
              <w:rPr>
                <w:rFonts w:ascii="Roboto Condensed" w:eastAsia="Calibri" w:hAnsi="Roboto Condensed" w:cs="Calibri"/>
                <w:position w:val="1"/>
                <w:sz w:val="20"/>
                <w:szCs w:val="20"/>
              </w:rPr>
              <w:t>il</w:t>
            </w:r>
            <w:r w:rsidRPr="005D433E">
              <w:rPr>
                <w:rFonts w:ascii="Roboto Condensed" w:eastAsia="Calibri" w:hAnsi="Roboto Condensed" w:cs="Calibri"/>
                <w:spacing w:val="-1"/>
                <w:position w:val="1"/>
                <w:sz w:val="20"/>
                <w:szCs w:val="20"/>
              </w:rPr>
              <w:t>o</w:t>
            </w:r>
            <w:r w:rsidRPr="005D433E">
              <w:rPr>
                <w:rFonts w:ascii="Roboto Condensed" w:eastAsia="Calibri" w:hAnsi="Roboto Condensed" w:cs="Calibri"/>
                <w:position w:val="1"/>
                <w:sz w:val="20"/>
                <w:szCs w:val="20"/>
              </w:rPr>
              <w:t xml:space="preserve">tage </w:t>
            </w:r>
            <w:r w:rsidRPr="005D433E">
              <w:rPr>
                <w:rFonts w:ascii="Roboto Condensed" w:eastAsia="Calibri" w:hAnsi="Roboto Condensed" w:cs="Calibri"/>
                <w:spacing w:val="-1"/>
                <w:position w:val="1"/>
                <w:sz w:val="20"/>
                <w:szCs w:val="20"/>
              </w:rPr>
              <w:t>d</w:t>
            </w:r>
            <w:r w:rsidRPr="005D433E">
              <w:rPr>
                <w:rFonts w:ascii="Roboto Condensed" w:eastAsia="Calibri" w:hAnsi="Roboto Condensed" w:cs="Calibri"/>
                <w:position w:val="1"/>
                <w:sz w:val="20"/>
                <w:szCs w:val="20"/>
              </w:rPr>
              <w:t xml:space="preserve">e </w:t>
            </w:r>
            <w:r w:rsidRPr="005D433E">
              <w:rPr>
                <w:rFonts w:ascii="Roboto Condensed" w:eastAsia="Calibri" w:hAnsi="Roboto Condensed" w:cs="Calibri"/>
                <w:spacing w:val="-1"/>
                <w:position w:val="1"/>
                <w:sz w:val="20"/>
                <w:szCs w:val="20"/>
              </w:rPr>
              <w:t>p</w:t>
            </w:r>
            <w:r w:rsidRPr="005D433E">
              <w:rPr>
                <w:rFonts w:ascii="Roboto Condensed" w:eastAsia="Calibri" w:hAnsi="Roboto Condensed" w:cs="Calibri"/>
                <w:position w:val="1"/>
                <w:sz w:val="20"/>
                <w:szCs w:val="20"/>
              </w:rPr>
              <w:t>r</w:t>
            </w:r>
            <w:r w:rsidRPr="005D433E">
              <w:rPr>
                <w:rFonts w:ascii="Roboto Condensed" w:eastAsia="Calibri" w:hAnsi="Roboto Condensed" w:cs="Calibri"/>
                <w:spacing w:val="1"/>
                <w:position w:val="1"/>
                <w:sz w:val="20"/>
                <w:szCs w:val="20"/>
              </w:rPr>
              <w:t>o</w:t>
            </w:r>
            <w:r w:rsidRPr="005D433E">
              <w:rPr>
                <w:rFonts w:ascii="Roboto Condensed" w:eastAsia="Calibri" w:hAnsi="Roboto Condensed" w:cs="Calibri"/>
                <w:spacing w:val="-2"/>
                <w:position w:val="1"/>
                <w:sz w:val="20"/>
                <w:szCs w:val="20"/>
              </w:rPr>
              <w:t>j</w:t>
            </w:r>
            <w:r w:rsidRPr="005D433E">
              <w:rPr>
                <w:rFonts w:ascii="Roboto Condensed" w:eastAsia="Calibri" w:hAnsi="Roboto Condensed" w:cs="Calibri"/>
                <w:position w:val="1"/>
                <w:sz w:val="20"/>
                <w:szCs w:val="20"/>
              </w:rPr>
              <w:t xml:space="preserve">et en </w:t>
            </w:r>
            <w:r w:rsidRPr="005D433E">
              <w:rPr>
                <w:rFonts w:ascii="Roboto Condensed" w:eastAsia="Calibri" w:hAnsi="Roboto Condensed" w:cs="Calibri"/>
                <w:spacing w:val="1"/>
                <w:position w:val="1"/>
                <w:sz w:val="20"/>
                <w:szCs w:val="20"/>
              </w:rPr>
              <w:t>m</w:t>
            </w:r>
            <w:r w:rsidRPr="005D433E">
              <w:rPr>
                <w:rFonts w:ascii="Roboto Condensed" w:eastAsia="Calibri" w:hAnsi="Roboto Condensed" w:cs="Calibri"/>
                <w:spacing w:val="-3"/>
                <w:position w:val="1"/>
                <w:sz w:val="20"/>
                <w:szCs w:val="20"/>
              </w:rPr>
              <w:t>i</w:t>
            </w:r>
            <w:r w:rsidRPr="005D433E">
              <w:rPr>
                <w:rFonts w:ascii="Roboto Condensed" w:eastAsia="Calibri" w:hAnsi="Roboto Condensed" w:cs="Calibri"/>
                <w:position w:val="1"/>
                <w:sz w:val="20"/>
                <w:szCs w:val="20"/>
              </w:rPr>
              <w:t>lieu c</w:t>
            </w:r>
            <w:r w:rsidRPr="005D433E">
              <w:rPr>
                <w:rFonts w:ascii="Roboto Condensed" w:eastAsia="Calibri" w:hAnsi="Roboto Condensed" w:cs="Calibri"/>
                <w:spacing w:val="-1"/>
                <w:position w:val="1"/>
                <w:sz w:val="20"/>
                <w:szCs w:val="20"/>
              </w:rPr>
              <w:t>o</w:t>
            </w:r>
            <w:r w:rsidRPr="005D433E">
              <w:rPr>
                <w:rFonts w:ascii="Roboto Condensed" w:eastAsia="Calibri" w:hAnsi="Roboto Condensed" w:cs="Calibri"/>
                <w:spacing w:val="1"/>
                <w:position w:val="1"/>
                <w:sz w:val="20"/>
                <w:szCs w:val="20"/>
              </w:rPr>
              <w:t>m</w:t>
            </w:r>
            <w:r w:rsidRPr="005D433E">
              <w:rPr>
                <w:rFonts w:ascii="Roboto Condensed" w:eastAsia="Calibri" w:hAnsi="Roboto Condensed" w:cs="Calibri"/>
                <w:spacing w:val="-1"/>
                <w:position w:val="1"/>
                <w:sz w:val="20"/>
                <w:szCs w:val="20"/>
              </w:rPr>
              <w:t>p</w:t>
            </w:r>
            <w:r w:rsidRPr="005D433E">
              <w:rPr>
                <w:rFonts w:ascii="Roboto Condensed" w:eastAsia="Calibri" w:hAnsi="Roboto Condensed" w:cs="Calibri"/>
                <w:position w:val="1"/>
                <w:sz w:val="20"/>
                <w:szCs w:val="20"/>
              </w:rPr>
              <w:t>lex</w:t>
            </w:r>
            <w:r w:rsidRPr="005D433E">
              <w:rPr>
                <w:rFonts w:ascii="Roboto Condensed" w:eastAsia="Calibri" w:hAnsi="Roboto Condensed" w:cs="Calibri"/>
                <w:spacing w:val="-1"/>
                <w:position w:val="1"/>
                <w:sz w:val="20"/>
                <w:szCs w:val="20"/>
              </w:rPr>
              <w:t>e</w:t>
            </w:r>
            <w:r w:rsidRPr="005D433E">
              <w:rPr>
                <w:rFonts w:ascii="Roboto Condensed" w:eastAsia="Calibri" w:hAnsi="Roboto Condensed" w:cs="Calibri"/>
                <w:position w:val="1"/>
                <w:sz w:val="20"/>
                <w:szCs w:val="20"/>
              </w:rPr>
              <w:t>, I</w:t>
            </w:r>
            <w:r w:rsidRPr="005D433E">
              <w:rPr>
                <w:rFonts w:ascii="Roboto Condensed" w:eastAsia="Calibri" w:hAnsi="Roboto Condensed" w:cs="Calibri"/>
                <w:spacing w:val="-1"/>
                <w:position w:val="1"/>
                <w:sz w:val="20"/>
                <w:szCs w:val="20"/>
              </w:rPr>
              <w:t>nn</w:t>
            </w:r>
            <w:r w:rsidRPr="005D433E">
              <w:rPr>
                <w:rFonts w:ascii="Roboto Condensed" w:eastAsia="Calibri" w:hAnsi="Roboto Condensed" w:cs="Calibri"/>
                <w:spacing w:val="1"/>
                <w:position w:val="1"/>
                <w:sz w:val="20"/>
                <w:szCs w:val="20"/>
              </w:rPr>
              <w:t>ov</w:t>
            </w:r>
            <w:r w:rsidRPr="005D433E">
              <w:rPr>
                <w:rFonts w:ascii="Roboto Condensed" w:eastAsia="Calibri" w:hAnsi="Roboto Condensed" w:cs="Calibri"/>
                <w:position w:val="1"/>
                <w:sz w:val="20"/>
                <w:szCs w:val="20"/>
              </w:rPr>
              <w:t>at</w:t>
            </w:r>
            <w:r w:rsidRPr="005D433E">
              <w:rPr>
                <w:rFonts w:ascii="Roboto Condensed" w:eastAsia="Calibri" w:hAnsi="Roboto Condensed" w:cs="Calibri"/>
                <w:spacing w:val="-2"/>
                <w:position w:val="1"/>
                <w:sz w:val="20"/>
                <w:szCs w:val="20"/>
              </w:rPr>
              <w:t>i</w:t>
            </w:r>
            <w:r w:rsidRPr="005D433E">
              <w:rPr>
                <w:rFonts w:ascii="Roboto Condensed" w:eastAsia="Calibri" w:hAnsi="Roboto Condensed" w:cs="Calibri"/>
                <w:spacing w:val="1"/>
                <w:position w:val="1"/>
                <w:sz w:val="20"/>
                <w:szCs w:val="20"/>
              </w:rPr>
              <w:t>o</w:t>
            </w:r>
            <w:r w:rsidRPr="005D433E">
              <w:rPr>
                <w:rFonts w:ascii="Roboto Condensed" w:eastAsia="Calibri" w:hAnsi="Roboto Condensed" w:cs="Calibri"/>
                <w:spacing w:val="-1"/>
                <w:position w:val="1"/>
                <w:sz w:val="20"/>
                <w:szCs w:val="20"/>
              </w:rPr>
              <w:t>n</w:t>
            </w:r>
            <w:r w:rsidRPr="005D433E">
              <w:rPr>
                <w:rFonts w:ascii="Roboto Condensed" w:eastAsia="Calibri" w:hAnsi="Roboto Condensed" w:cs="Calibri"/>
                <w:spacing w:val="1"/>
                <w:position w:val="1"/>
                <w:sz w:val="20"/>
                <w:szCs w:val="20"/>
              </w:rPr>
              <w:t>/</w:t>
            </w:r>
            <w:r w:rsidRPr="005D433E">
              <w:rPr>
                <w:rFonts w:ascii="Roboto Condensed" w:eastAsia="Calibri" w:hAnsi="Roboto Condensed" w:cs="Calibri"/>
                <w:spacing w:val="-1"/>
                <w:position w:val="1"/>
                <w:sz w:val="20"/>
                <w:szCs w:val="20"/>
              </w:rPr>
              <w:t>p</w:t>
            </w:r>
            <w:r w:rsidRPr="005D433E">
              <w:rPr>
                <w:rFonts w:ascii="Roboto Condensed" w:eastAsia="Calibri" w:hAnsi="Roboto Condensed" w:cs="Calibri"/>
                <w:spacing w:val="-3"/>
                <w:position w:val="1"/>
                <w:sz w:val="20"/>
                <w:szCs w:val="20"/>
              </w:rPr>
              <w:t>r</w:t>
            </w:r>
            <w:r w:rsidRPr="005D433E">
              <w:rPr>
                <w:rFonts w:ascii="Roboto Condensed" w:eastAsia="Calibri" w:hAnsi="Roboto Condensed" w:cs="Calibri"/>
                <w:spacing w:val="1"/>
                <w:position w:val="1"/>
                <w:sz w:val="20"/>
                <w:szCs w:val="20"/>
              </w:rPr>
              <w:t>o</w:t>
            </w:r>
            <w:r w:rsidRPr="005D433E">
              <w:rPr>
                <w:rFonts w:ascii="Roboto Condensed" w:eastAsia="Calibri" w:hAnsi="Roboto Condensed" w:cs="Calibri"/>
                <w:position w:val="1"/>
                <w:sz w:val="20"/>
                <w:szCs w:val="20"/>
              </w:rPr>
              <w:t>spe</w:t>
            </w:r>
            <w:r w:rsidRPr="005D433E">
              <w:rPr>
                <w:rFonts w:ascii="Roboto Condensed" w:eastAsia="Calibri" w:hAnsi="Roboto Condensed" w:cs="Calibri"/>
                <w:spacing w:val="-2"/>
                <w:position w:val="1"/>
                <w:sz w:val="20"/>
                <w:szCs w:val="20"/>
              </w:rPr>
              <w:t>c</w:t>
            </w:r>
            <w:r w:rsidRPr="005D433E">
              <w:rPr>
                <w:rFonts w:ascii="Roboto Condensed" w:eastAsia="Calibri" w:hAnsi="Roboto Condensed" w:cs="Calibri"/>
                <w:position w:val="1"/>
                <w:sz w:val="20"/>
                <w:szCs w:val="20"/>
              </w:rPr>
              <w:t>ti</w:t>
            </w:r>
            <w:r w:rsidRPr="005D433E">
              <w:rPr>
                <w:rFonts w:ascii="Roboto Condensed" w:eastAsia="Calibri" w:hAnsi="Roboto Condensed" w:cs="Calibri"/>
                <w:spacing w:val="1"/>
                <w:position w:val="1"/>
                <w:sz w:val="20"/>
                <w:szCs w:val="20"/>
              </w:rPr>
              <w:t>v</w:t>
            </w:r>
            <w:r w:rsidRPr="005D433E">
              <w:rPr>
                <w:rFonts w:ascii="Roboto Condensed" w:eastAsia="Calibri" w:hAnsi="Roboto Condensed" w:cs="Calibri"/>
                <w:spacing w:val="-2"/>
                <w:position w:val="1"/>
                <w:sz w:val="20"/>
                <w:szCs w:val="20"/>
              </w:rPr>
              <w:t>e</w:t>
            </w:r>
            <w:r w:rsidRPr="005D433E">
              <w:rPr>
                <w:rFonts w:ascii="Roboto Condensed" w:eastAsia="Calibri" w:hAnsi="Roboto Condensed" w:cs="Calibri"/>
                <w:position w:val="1"/>
                <w:sz w:val="20"/>
                <w:szCs w:val="20"/>
              </w:rPr>
              <w:t xml:space="preserve">, </w:t>
            </w:r>
            <w:r w:rsidRPr="005D433E">
              <w:rPr>
                <w:rFonts w:ascii="Roboto Condensed" w:eastAsia="Calibri" w:hAnsi="Roboto Condensed" w:cs="Calibri"/>
                <w:spacing w:val="1"/>
                <w:position w:val="1"/>
                <w:sz w:val="20"/>
                <w:szCs w:val="20"/>
              </w:rPr>
              <w:t>M</w:t>
            </w:r>
            <w:r w:rsidRPr="005D433E">
              <w:rPr>
                <w:rFonts w:ascii="Roboto Condensed" w:eastAsia="Calibri" w:hAnsi="Roboto Condensed" w:cs="Calibri"/>
                <w:position w:val="1"/>
                <w:sz w:val="20"/>
                <w:szCs w:val="20"/>
              </w:rPr>
              <w:t>iss</w:t>
            </w:r>
            <w:r w:rsidRPr="005D433E">
              <w:rPr>
                <w:rFonts w:ascii="Roboto Condensed" w:eastAsia="Calibri" w:hAnsi="Roboto Condensed" w:cs="Calibri"/>
                <w:spacing w:val="-3"/>
                <w:position w:val="1"/>
                <w:sz w:val="20"/>
                <w:szCs w:val="20"/>
              </w:rPr>
              <w:t>i</w:t>
            </w:r>
            <w:r w:rsidRPr="005D433E">
              <w:rPr>
                <w:rFonts w:ascii="Roboto Condensed" w:eastAsia="Calibri" w:hAnsi="Roboto Condensed" w:cs="Calibri"/>
                <w:spacing w:val="1"/>
                <w:position w:val="1"/>
                <w:sz w:val="20"/>
                <w:szCs w:val="20"/>
              </w:rPr>
              <w:t>o</w:t>
            </w:r>
            <w:r w:rsidRPr="005D433E">
              <w:rPr>
                <w:rFonts w:ascii="Roboto Condensed" w:eastAsia="Calibri" w:hAnsi="Roboto Condensed" w:cs="Calibri"/>
                <w:position w:val="1"/>
                <w:sz w:val="20"/>
                <w:szCs w:val="20"/>
              </w:rPr>
              <w:t xml:space="preserve">n </w:t>
            </w:r>
            <w:r w:rsidRPr="005D433E">
              <w:rPr>
                <w:rFonts w:ascii="Roboto Condensed" w:eastAsia="Calibri" w:hAnsi="Roboto Condensed" w:cs="Calibri"/>
                <w:sz w:val="20"/>
                <w:szCs w:val="20"/>
              </w:rPr>
              <w:t>i</w:t>
            </w:r>
            <w:r w:rsidRPr="005D433E">
              <w:rPr>
                <w:rFonts w:ascii="Roboto Condensed" w:eastAsia="Calibri" w:hAnsi="Roboto Condensed" w:cs="Calibri"/>
                <w:spacing w:val="-1"/>
                <w:sz w:val="20"/>
                <w:szCs w:val="20"/>
              </w:rPr>
              <w:t>ndu</w:t>
            </w:r>
            <w:r w:rsidRPr="005D433E">
              <w:rPr>
                <w:rFonts w:ascii="Roboto Condensed" w:eastAsia="Calibri" w:hAnsi="Roboto Condensed" w:cs="Calibri"/>
                <w:sz w:val="20"/>
                <w:szCs w:val="20"/>
              </w:rPr>
              <w:t>strielle</w:t>
            </w:r>
          </w:p>
        </w:tc>
      </w:tr>
      <w:tr w:rsidR="00005323" w:rsidRPr="005D433E" w14:paraId="583DBA8A" w14:textId="77777777" w:rsidTr="006236C0">
        <w:trPr>
          <w:trHeight w:hRule="exact" w:val="2567"/>
        </w:trPr>
        <w:tc>
          <w:tcPr>
            <w:tcW w:w="2617" w:type="dxa"/>
            <w:gridSpan w:val="2"/>
            <w:shd w:val="clear" w:color="auto" w:fill="282D46"/>
            <w:vAlign w:val="center"/>
          </w:tcPr>
          <w:p w14:paraId="7AB079A4" w14:textId="77777777" w:rsidR="00005323" w:rsidRPr="00F144C7" w:rsidRDefault="00005323" w:rsidP="006236C0">
            <w:pPr>
              <w:spacing w:after="0" w:line="240" w:lineRule="auto"/>
              <w:ind w:left="177" w:hanging="111"/>
              <w:rPr>
                <w:rFonts w:ascii="Roboto Condensed" w:hAnsi="Roboto Condensed"/>
                <w:b/>
                <w:color w:val="FFFFFF" w:themeColor="background1"/>
                <w:szCs w:val="28"/>
              </w:rPr>
            </w:pPr>
            <w:r w:rsidRPr="00F144C7">
              <w:rPr>
                <w:rFonts w:ascii="Roboto Condensed" w:eastAsia="Calibri" w:hAnsi="Roboto Condensed" w:cs="Calibri"/>
                <w:b/>
                <w:bCs/>
                <w:color w:val="FFFFFF" w:themeColor="background1"/>
                <w:spacing w:val="1"/>
                <w:position w:val="1"/>
                <w:szCs w:val="28"/>
              </w:rPr>
              <w:t>C</w:t>
            </w:r>
            <w:r w:rsidRPr="00F144C7">
              <w:rPr>
                <w:rFonts w:ascii="Roboto Condensed" w:eastAsia="Calibri" w:hAnsi="Roboto Condensed" w:cs="Calibri"/>
                <w:b/>
                <w:bCs/>
                <w:color w:val="FFFFFF" w:themeColor="background1"/>
                <w:spacing w:val="-1"/>
                <w:position w:val="1"/>
                <w:szCs w:val="28"/>
              </w:rPr>
              <w:t>on</w:t>
            </w:r>
            <w:r w:rsidRPr="00F144C7">
              <w:rPr>
                <w:rFonts w:ascii="Roboto Condensed" w:eastAsia="Calibri" w:hAnsi="Roboto Condensed" w:cs="Calibri"/>
                <w:b/>
                <w:bCs/>
                <w:color w:val="FFFFFF" w:themeColor="background1"/>
                <w:position w:val="1"/>
                <w:szCs w:val="28"/>
              </w:rPr>
              <w:t>te</w:t>
            </w:r>
            <w:r w:rsidRPr="00F144C7">
              <w:rPr>
                <w:rFonts w:ascii="Roboto Condensed" w:eastAsia="Calibri" w:hAnsi="Roboto Condensed" w:cs="Calibri"/>
                <w:b/>
                <w:bCs/>
                <w:color w:val="FFFFFF" w:themeColor="background1"/>
                <w:spacing w:val="-1"/>
                <w:position w:val="1"/>
                <w:szCs w:val="28"/>
              </w:rPr>
              <w:t>n</w:t>
            </w:r>
            <w:r w:rsidRPr="00F144C7">
              <w:rPr>
                <w:rFonts w:ascii="Roboto Condensed" w:eastAsia="Calibri" w:hAnsi="Roboto Condensed" w:cs="Calibri"/>
                <w:b/>
                <w:bCs/>
                <w:color w:val="FFFFFF" w:themeColor="background1"/>
                <w:position w:val="1"/>
                <w:szCs w:val="28"/>
              </w:rPr>
              <w:t>u</w:t>
            </w:r>
          </w:p>
        </w:tc>
        <w:tc>
          <w:tcPr>
            <w:tcW w:w="7131" w:type="dxa"/>
            <w:gridSpan w:val="4"/>
            <w:shd w:val="clear" w:color="auto" w:fill="F1E5F7"/>
            <w:vAlign w:val="center"/>
          </w:tcPr>
          <w:p w14:paraId="5F3791EC" w14:textId="77777777" w:rsidR="00005323" w:rsidRPr="005D433E" w:rsidRDefault="00005323" w:rsidP="006236C0">
            <w:pPr>
              <w:spacing w:after="0" w:line="240" w:lineRule="auto"/>
              <w:ind w:left="111" w:right="-20"/>
              <w:rPr>
                <w:rFonts w:ascii="Roboto Condensed" w:eastAsia="Calibri" w:hAnsi="Roboto Condensed" w:cs="Calibri"/>
                <w:sz w:val="20"/>
                <w:szCs w:val="20"/>
              </w:rPr>
            </w:pPr>
            <w:r w:rsidRPr="005D433E">
              <w:rPr>
                <w:rFonts w:ascii="Roboto Condensed" w:eastAsia="Calibri" w:hAnsi="Roboto Condensed" w:cs="Calibri"/>
                <w:position w:val="1"/>
                <w:sz w:val="20"/>
                <w:szCs w:val="20"/>
              </w:rPr>
              <w:t>En</w:t>
            </w:r>
            <w:r w:rsidRPr="005D433E">
              <w:rPr>
                <w:rFonts w:ascii="Roboto Condensed" w:eastAsia="Calibri" w:hAnsi="Roboto Condensed" w:cs="Calibri"/>
                <w:spacing w:val="-1"/>
                <w:position w:val="1"/>
                <w:sz w:val="20"/>
                <w:szCs w:val="20"/>
              </w:rPr>
              <w:t>r</w:t>
            </w:r>
            <w:r w:rsidRPr="005D433E">
              <w:rPr>
                <w:rFonts w:ascii="Roboto Condensed" w:eastAsia="Calibri" w:hAnsi="Roboto Condensed" w:cs="Calibri"/>
                <w:position w:val="1"/>
                <w:sz w:val="20"/>
                <w:szCs w:val="20"/>
              </w:rPr>
              <w:t>ic</w:t>
            </w:r>
            <w:r w:rsidRPr="005D433E">
              <w:rPr>
                <w:rFonts w:ascii="Roboto Condensed" w:eastAsia="Calibri" w:hAnsi="Roboto Condensed" w:cs="Calibri"/>
                <w:spacing w:val="-1"/>
                <w:position w:val="1"/>
                <w:sz w:val="20"/>
                <w:szCs w:val="20"/>
              </w:rPr>
              <w:t>h</w:t>
            </w:r>
            <w:r w:rsidRPr="005D433E">
              <w:rPr>
                <w:rFonts w:ascii="Roboto Condensed" w:eastAsia="Calibri" w:hAnsi="Roboto Condensed" w:cs="Calibri"/>
                <w:position w:val="1"/>
                <w:sz w:val="20"/>
                <w:szCs w:val="20"/>
              </w:rPr>
              <w:t>ir sa</w:t>
            </w:r>
            <w:r w:rsidRPr="005D433E">
              <w:rPr>
                <w:rFonts w:ascii="Roboto Condensed" w:eastAsia="Calibri" w:hAnsi="Roboto Condensed" w:cs="Calibri"/>
                <w:spacing w:val="-2"/>
                <w:position w:val="1"/>
                <w:sz w:val="20"/>
                <w:szCs w:val="20"/>
              </w:rPr>
              <w:t xml:space="preserve"> </w:t>
            </w:r>
            <w:r w:rsidRPr="005D433E">
              <w:rPr>
                <w:rFonts w:ascii="Roboto Condensed" w:eastAsia="Calibri" w:hAnsi="Roboto Condensed" w:cs="Calibri"/>
                <w:spacing w:val="1"/>
                <w:position w:val="1"/>
                <w:sz w:val="20"/>
                <w:szCs w:val="20"/>
              </w:rPr>
              <w:t>v</w:t>
            </w:r>
            <w:r w:rsidRPr="005D433E">
              <w:rPr>
                <w:rFonts w:ascii="Roboto Condensed" w:eastAsia="Calibri" w:hAnsi="Roboto Condensed" w:cs="Calibri"/>
                <w:position w:val="1"/>
                <w:sz w:val="20"/>
                <w:szCs w:val="20"/>
              </w:rPr>
              <w:t>isi</w:t>
            </w:r>
            <w:r w:rsidRPr="005D433E">
              <w:rPr>
                <w:rFonts w:ascii="Roboto Condensed" w:eastAsia="Calibri" w:hAnsi="Roboto Condensed" w:cs="Calibri"/>
                <w:spacing w:val="1"/>
                <w:position w:val="1"/>
                <w:sz w:val="20"/>
                <w:szCs w:val="20"/>
              </w:rPr>
              <w:t>o</w:t>
            </w:r>
            <w:r w:rsidRPr="005D433E">
              <w:rPr>
                <w:rFonts w:ascii="Roboto Condensed" w:eastAsia="Calibri" w:hAnsi="Roboto Condensed" w:cs="Calibri"/>
                <w:position w:val="1"/>
                <w:sz w:val="20"/>
                <w:szCs w:val="20"/>
              </w:rPr>
              <w:t>n</w:t>
            </w:r>
            <w:r w:rsidRPr="005D433E">
              <w:rPr>
                <w:rFonts w:ascii="Roboto Condensed" w:eastAsia="Calibri" w:hAnsi="Roboto Condensed" w:cs="Calibri"/>
                <w:spacing w:val="-3"/>
                <w:position w:val="1"/>
                <w:sz w:val="20"/>
                <w:szCs w:val="20"/>
              </w:rPr>
              <w:t xml:space="preserve"> </w:t>
            </w:r>
            <w:r w:rsidRPr="005D433E">
              <w:rPr>
                <w:rFonts w:ascii="Roboto Condensed" w:eastAsia="Calibri" w:hAnsi="Roboto Condensed" w:cs="Calibri"/>
                <w:position w:val="1"/>
                <w:sz w:val="20"/>
                <w:szCs w:val="20"/>
              </w:rPr>
              <w:t>et</w:t>
            </w:r>
            <w:r w:rsidRPr="005D433E">
              <w:rPr>
                <w:rFonts w:ascii="Roboto Condensed" w:eastAsia="Calibri" w:hAnsi="Roboto Condensed" w:cs="Calibri"/>
                <w:spacing w:val="1"/>
                <w:position w:val="1"/>
                <w:sz w:val="20"/>
                <w:szCs w:val="20"/>
              </w:rPr>
              <w:t xml:space="preserve"> </w:t>
            </w:r>
            <w:r w:rsidRPr="005D433E">
              <w:rPr>
                <w:rFonts w:ascii="Roboto Condensed" w:eastAsia="Calibri" w:hAnsi="Roboto Condensed" w:cs="Calibri"/>
                <w:spacing w:val="-2"/>
                <w:position w:val="1"/>
                <w:sz w:val="20"/>
                <w:szCs w:val="20"/>
              </w:rPr>
              <w:t>s</w:t>
            </w:r>
            <w:r w:rsidRPr="005D433E">
              <w:rPr>
                <w:rFonts w:ascii="Roboto Condensed" w:eastAsia="Calibri" w:hAnsi="Roboto Condensed" w:cs="Calibri"/>
                <w:position w:val="1"/>
                <w:sz w:val="20"/>
                <w:szCs w:val="20"/>
              </w:rPr>
              <w:t>a déf</w:t>
            </w:r>
            <w:r w:rsidRPr="005D433E">
              <w:rPr>
                <w:rFonts w:ascii="Roboto Condensed" w:eastAsia="Calibri" w:hAnsi="Roboto Condensed" w:cs="Calibri"/>
                <w:spacing w:val="-3"/>
                <w:position w:val="1"/>
                <w:sz w:val="20"/>
                <w:szCs w:val="20"/>
              </w:rPr>
              <w:t>i</w:t>
            </w:r>
            <w:r w:rsidRPr="005D433E">
              <w:rPr>
                <w:rFonts w:ascii="Roboto Condensed" w:eastAsia="Calibri" w:hAnsi="Roboto Condensed" w:cs="Calibri"/>
                <w:spacing w:val="-1"/>
                <w:position w:val="1"/>
                <w:sz w:val="20"/>
                <w:szCs w:val="20"/>
              </w:rPr>
              <w:t>n</w:t>
            </w:r>
            <w:r w:rsidRPr="005D433E">
              <w:rPr>
                <w:rFonts w:ascii="Roboto Condensed" w:eastAsia="Calibri" w:hAnsi="Roboto Condensed" w:cs="Calibri"/>
                <w:position w:val="1"/>
                <w:sz w:val="20"/>
                <w:szCs w:val="20"/>
              </w:rPr>
              <w:t>iti</w:t>
            </w:r>
            <w:r w:rsidRPr="005D433E">
              <w:rPr>
                <w:rFonts w:ascii="Roboto Condensed" w:eastAsia="Calibri" w:hAnsi="Roboto Condensed" w:cs="Calibri"/>
                <w:spacing w:val="1"/>
                <w:position w:val="1"/>
                <w:sz w:val="20"/>
                <w:szCs w:val="20"/>
              </w:rPr>
              <w:t>o</w:t>
            </w:r>
            <w:r w:rsidRPr="005D433E">
              <w:rPr>
                <w:rFonts w:ascii="Roboto Condensed" w:eastAsia="Calibri" w:hAnsi="Roboto Condensed" w:cs="Calibri"/>
                <w:position w:val="1"/>
                <w:sz w:val="20"/>
                <w:szCs w:val="20"/>
              </w:rPr>
              <w:t>n</w:t>
            </w:r>
            <w:r w:rsidRPr="005D433E">
              <w:rPr>
                <w:rFonts w:ascii="Roboto Condensed" w:eastAsia="Calibri" w:hAnsi="Roboto Condensed" w:cs="Calibri"/>
                <w:spacing w:val="-1"/>
                <w:position w:val="1"/>
                <w:sz w:val="20"/>
                <w:szCs w:val="20"/>
              </w:rPr>
              <w:t xml:space="preserve"> </w:t>
            </w:r>
            <w:r w:rsidRPr="005D433E">
              <w:rPr>
                <w:rFonts w:ascii="Roboto Condensed" w:eastAsia="Calibri" w:hAnsi="Roboto Condensed" w:cs="Calibri"/>
                <w:position w:val="1"/>
                <w:sz w:val="20"/>
                <w:szCs w:val="20"/>
              </w:rPr>
              <w:t>du</w:t>
            </w:r>
            <w:r w:rsidRPr="005D433E">
              <w:rPr>
                <w:rFonts w:ascii="Roboto Condensed" w:eastAsia="Calibri" w:hAnsi="Roboto Condensed" w:cs="Calibri"/>
                <w:spacing w:val="-3"/>
                <w:position w:val="1"/>
                <w:sz w:val="20"/>
                <w:szCs w:val="20"/>
              </w:rPr>
              <w:t xml:space="preserve"> </w:t>
            </w:r>
            <w:r w:rsidRPr="005D433E">
              <w:rPr>
                <w:rFonts w:ascii="Roboto Condensed" w:eastAsia="Calibri" w:hAnsi="Roboto Condensed" w:cs="Calibri"/>
                <w:spacing w:val="1"/>
                <w:position w:val="1"/>
                <w:sz w:val="20"/>
                <w:szCs w:val="20"/>
              </w:rPr>
              <w:t>m</w:t>
            </w:r>
            <w:r w:rsidRPr="005D433E">
              <w:rPr>
                <w:rFonts w:ascii="Roboto Condensed" w:eastAsia="Calibri" w:hAnsi="Roboto Condensed" w:cs="Calibri"/>
                <w:position w:val="1"/>
                <w:sz w:val="20"/>
                <w:szCs w:val="20"/>
              </w:rPr>
              <w:t>a</w:t>
            </w:r>
            <w:r w:rsidRPr="005D433E">
              <w:rPr>
                <w:rFonts w:ascii="Roboto Condensed" w:eastAsia="Calibri" w:hAnsi="Roboto Condensed" w:cs="Calibri"/>
                <w:spacing w:val="-1"/>
                <w:position w:val="1"/>
                <w:sz w:val="20"/>
                <w:szCs w:val="20"/>
              </w:rPr>
              <w:t>n</w:t>
            </w:r>
            <w:r w:rsidRPr="005D433E">
              <w:rPr>
                <w:rFonts w:ascii="Roboto Condensed" w:eastAsia="Calibri" w:hAnsi="Roboto Condensed" w:cs="Calibri"/>
                <w:position w:val="1"/>
                <w:sz w:val="20"/>
                <w:szCs w:val="20"/>
              </w:rPr>
              <w:t>a</w:t>
            </w:r>
            <w:r w:rsidRPr="005D433E">
              <w:rPr>
                <w:rFonts w:ascii="Roboto Condensed" w:eastAsia="Calibri" w:hAnsi="Roboto Condensed" w:cs="Calibri"/>
                <w:spacing w:val="-1"/>
                <w:position w:val="1"/>
                <w:sz w:val="20"/>
                <w:szCs w:val="20"/>
              </w:rPr>
              <w:t>g</w:t>
            </w:r>
            <w:r w:rsidRPr="005D433E">
              <w:rPr>
                <w:rFonts w:ascii="Roboto Condensed" w:eastAsia="Calibri" w:hAnsi="Roboto Condensed" w:cs="Calibri"/>
                <w:spacing w:val="-2"/>
                <w:position w:val="1"/>
                <w:sz w:val="20"/>
                <w:szCs w:val="20"/>
              </w:rPr>
              <w:t>e</w:t>
            </w:r>
            <w:r w:rsidRPr="005D433E">
              <w:rPr>
                <w:rFonts w:ascii="Roboto Condensed" w:eastAsia="Calibri" w:hAnsi="Roboto Condensed" w:cs="Calibri"/>
                <w:spacing w:val="1"/>
                <w:position w:val="1"/>
                <w:sz w:val="20"/>
                <w:szCs w:val="20"/>
              </w:rPr>
              <w:t>m</w:t>
            </w:r>
            <w:r w:rsidRPr="005D433E">
              <w:rPr>
                <w:rFonts w:ascii="Roboto Condensed" w:eastAsia="Calibri" w:hAnsi="Roboto Condensed" w:cs="Calibri"/>
                <w:position w:val="1"/>
                <w:sz w:val="20"/>
                <w:szCs w:val="20"/>
              </w:rPr>
              <w:t>ent</w:t>
            </w:r>
          </w:p>
          <w:p w14:paraId="71E5E29F" w14:textId="77777777" w:rsidR="00005323" w:rsidRPr="005D433E" w:rsidRDefault="00005323" w:rsidP="006236C0">
            <w:pPr>
              <w:spacing w:after="0" w:line="240" w:lineRule="auto"/>
              <w:ind w:left="111" w:right="-20"/>
              <w:rPr>
                <w:rFonts w:ascii="Roboto Condensed" w:eastAsia="Calibri" w:hAnsi="Roboto Condensed" w:cs="Calibri"/>
                <w:sz w:val="20"/>
                <w:szCs w:val="20"/>
              </w:rPr>
            </w:pPr>
            <w:r w:rsidRPr="005D433E">
              <w:rPr>
                <w:rFonts w:ascii="Roboto Condensed" w:eastAsia="Calibri" w:hAnsi="Roboto Condensed" w:cs="Calibri"/>
                <w:spacing w:val="1"/>
                <w:sz w:val="20"/>
                <w:szCs w:val="20"/>
              </w:rPr>
              <w:t>L</w:t>
            </w:r>
            <w:r w:rsidRPr="005D433E">
              <w:rPr>
                <w:rFonts w:ascii="Roboto Condensed" w:eastAsia="Calibri" w:hAnsi="Roboto Condensed" w:cs="Calibri"/>
                <w:sz w:val="20"/>
                <w:szCs w:val="20"/>
              </w:rPr>
              <w:t>es</w:t>
            </w:r>
            <w:r w:rsidRPr="005D433E">
              <w:rPr>
                <w:rFonts w:ascii="Roboto Condensed" w:eastAsia="Calibri" w:hAnsi="Roboto Condensed" w:cs="Calibri"/>
                <w:spacing w:val="1"/>
                <w:sz w:val="20"/>
                <w:szCs w:val="20"/>
              </w:rPr>
              <w:t xml:space="preserve"> </w:t>
            </w:r>
            <w:r w:rsidRPr="005D433E">
              <w:rPr>
                <w:rFonts w:ascii="Roboto Condensed" w:eastAsia="Calibri" w:hAnsi="Roboto Condensed" w:cs="Calibri"/>
                <w:spacing w:val="-1"/>
                <w:sz w:val="20"/>
                <w:szCs w:val="20"/>
              </w:rPr>
              <w:t>g</w:t>
            </w:r>
            <w:r w:rsidRPr="005D433E">
              <w:rPr>
                <w:rFonts w:ascii="Roboto Condensed" w:eastAsia="Calibri" w:hAnsi="Roboto Condensed" w:cs="Calibri"/>
                <w:sz w:val="20"/>
                <w:szCs w:val="20"/>
              </w:rPr>
              <w:t>ra</w:t>
            </w:r>
            <w:r w:rsidRPr="005D433E">
              <w:rPr>
                <w:rFonts w:ascii="Roboto Condensed" w:eastAsia="Calibri" w:hAnsi="Roboto Condensed" w:cs="Calibri"/>
                <w:spacing w:val="-1"/>
                <w:sz w:val="20"/>
                <w:szCs w:val="20"/>
              </w:rPr>
              <w:t>nd</w:t>
            </w:r>
            <w:r w:rsidRPr="005D433E">
              <w:rPr>
                <w:rFonts w:ascii="Roboto Condensed" w:eastAsia="Calibri" w:hAnsi="Roboto Condensed" w:cs="Calibri"/>
                <w:sz w:val="20"/>
                <w:szCs w:val="20"/>
              </w:rPr>
              <w:t xml:space="preserve">s </w:t>
            </w:r>
            <w:r w:rsidRPr="005D433E">
              <w:rPr>
                <w:rFonts w:ascii="Roboto Condensed" w:eastAsia="Calibri" w:hAnsi="Roboto Condensed" w:cs="Calibri"/>
                <w:spacing w:val="-2"/>
                <w:sz w:val="20"/>
                <w:szCs w:val="20"/>
              </w:rPr>
              <w:t>s</w:t>
            </w:r>
            <w:r w:rsidRPr="005D433E">
              <w:rPr>
                <w:rFonts w:ascii="Roboto Condensed" w:eastAsia="Calibri" w:hAnsi="Roboto Condensed" w:cs="Calibri"/>
                <w:spacing w:val="1"/>
                <w:sz w:val="20"/>
                <w:szCs w:val="20"/>
              </w:rPr>
              <w:t>y</w:t>
            </w:r>
            <w:r w:rsidRPr="005D433E">
              <w:rPr>
                <w:rFonts w:ascii="Roboto Condensed" w:eastAsia="Calibri" w:hAnsi="Roboto Condensed" w:cs="Calibri"/>
                <w:sz w:val="20"/>
                <w:szCs w:val="20"/>
              </w:rPr>
              <w:t>s</w:t>
            </w:r>
            <w:r w:rsidRPr="005D433E">
              <w:rPr>
                <w:rFonts w:ascii="Roboto Condensed" w:eastAsia="Calibri" w:hAnsi="Roboto Condensed" w:cs="Calibri"/>
                <w:spacing w:val="-2"/>
                <w:sz w:val="20"/>
                <w:szCs w:val="20"/>
              </w:rPr>
              <w:t>tè</w:t>
            </w:r>
            <w:r w:rsidRPr="005D433E">
              <w:rPr>
                <w:rFonts w:ascii="Roboto Condensed" w:eastAsia="Calibri" w:hAnsi="Roboto Condensed" w:cs="Calibri"/>
                <w:spacing w:val="1"/>
                <w:sz w:val="20"/>
                <w:szCs w:val="20"/>
              </w:rPr>
              <w:t>m</w:t>
            </w:r>
            <w:r w:rsidRPr="005D433E">
              <w:rPr>
                <w:rFonts w:ascii="Roboto Condensed" w:eastAsia="Calibri" w:hAnsi="Roboto Condensed" w:cs="Calibri"/>
                <w:sz w:val="20"/>
                <w:szCs w:val="20"/>
              </w:rPr>
              <w:t>es</w:t>
            </w:r>
            <w:r w:rsidRPr="005D433E">
              <w:rPr>
                <w:rFonts w:ascii="Roboto Condensed" w:eastAsia="Calibri" w:hAnsi="Roboto Condensed" w:cs="Calibri"/>
                <w:spacing w:val="-1"/>
                <w:sz w:val="20"/>
                <w:szCs w:val="20"/>
              </w:rPr>
              <w:t xml:space="preserve"> </w:t>
            </w:r>
            <w:r w:rsidRPr="005D433E">
              <w:rPr>
                <w:rFonts w:ascii="Roboto Condensed" w:eastAsia="Calibri" w:hAnsi="Roboto Condensed" w:cs="Calibri"/>
                <w:sz w:val="20"/>
                <w:szCs w:val="20"/>
              </w:rPr>
              <w:t>et</w:t>
            </w:r>
            <w:r w:rsidRPr="005D433E">
              <w:rPr>
                <w:rFonts w:ascii="Roboto Condensed" w:eastAsia="Calibri" w:hAnsi="Roboto Condensed" w:cs="Calibri"/>
                <w:spacing w:val="1"/>
                <w:sz w:val="20"/>
                <w:szCs w:val="20"/>
              </w:rPr>
              <w:t xml:space="preserve"> </w:t>
            </w:r>
            <w:r w:rsidRPr="005D433E">
              <w:rPr>
                <w:rFonts w:ascii="Roboto Condensed" w:eastAsia="Calibri" w:hAnsi="Roboto Condensed" w:cs="Calibri"/>
                <w:spacing w:val="-2"/>
                <w:sz w:val="20"/>
                <w:szCs w:val="20"/>
              </w:rPr>
              <w:t>l</w:t>
            </w:r>
            <w:r w:rsidRPr="005D433E">
              <w:rPr>
                <w:rFonts w:ascii="Roboto Condensed" w:eastAsia="Calibri" w:hAnsi="Roboto Condensed" w:cs="Calibri"/>
                <w:sz w:val="20"/>
                <w:szCs w:val="20"/>
              </w:rPr>
              <w:t>eu</w:t>
            </w:r>
            <w:r w:rsidRPr="005D433E">
              <w:rPr>
                <w:rFonts w:ascii="Roboto Condensed" w:eastAsia="Calibri" w:hAnsi="Roboto Condensed" w:cs="Calibri"/>
                <w:spacing w:val="-3"/>
                <w:sz w:val="20"/>
                <w:szCs w:val="20"/>
              </w:rPr>
              <w:t>r</w:t>
            </w:r>
            <w:r w:rsidRPr="005D433E">
              <w:rPr>
                <w:rFonts w:ascii="Roboto Condensed" w:eastAsia="Calibri" w:hAnsi="Roboto Condensed" w:cs="Calibri"/>
                <w:sz w:val="20"/>
                <w:szCs w:val="20"/>
              </w:rPr>
              <w:t>s carac</w:t>
            </w:r>
            <w:r w:rsidRPr="005D433E">
              <w:rPr>
                <w:rFonts w:ascii="Roboto Condensed" w:eastAsia="Calibri" w:hAnsi="Roboto Condensed" w:cs="Calibri"/>
                <w:spacing w:val="-2"/>
                <w:sz w:val="20"/>
                <w:szCs w:val="20"/>
              </w:rPr>
              <w:t>t</w:t>
            </w:r>
            <w:r w:rsidRPr="005D433E">
              <w:rPr>
                <w:rFonts w:ascii="Roboto Condensed" w:eastAsia="Calibri" w:hAnsi="Roboto Condensed" w:cs="Calibri"/>
                <w:sz w:val="20"/>
                <w:szCs w:val="20"/>
              </w:rPr>
              <w:t>éristi</w:t>
            </w:r>
            <w:r w:rsidRPr="005D433E">
              <w:rPr>
                <w:rFonts w:ascii="Roboto Condensed" w:eastAsia="Calibri" w:hAnsi="Roboto Condensed" w:cs="Calibri"/>
                <w:spacing w:val="-1"/>
                <w:sz w:val="20"/>
                <w:szCs w:val="20"/>
              </w:rPr>
              <w:t>qu</w:t>
            </w:r>
            <w:r w:rsidRPr="005D433E">
              <w:rPr>
                <w:rFonts w:ascii="Roboto Condensed" w:eastAsia="Calibri" w:hAnsi="Roboto Condensed" w:cs="Calibri"/>
                <w:sz w:val="20"/>
                <w:szCs w:val="20"/>
              </w:rPr>
              <w:t>es</w:t>
            </w:r>
          </w:p>
          <w:p w14:paraId="1B33F070" w14:textId="77777777" w:rsidR="00005323" w:rsidRPr="005D433E" w:rsidRDefault="00005323" w:rsidP="006236C0">
            <w:pPr>
              <w:spacing w:after="0" w:line="240" w:lineRule="auto"/>
              <w:ind w:left="111" w:right="-20"/>
              <w:rPr>
                <w:rFonts w:ascii="Roboto Condensed" w:eastAsia="Calibri" w:hAnsi="Roboto Condensed" w:cs="Calibri"/>
                <w:sz w:val="20"/>
                <w:szCs w:val="20"/>
              </w:rPr>
            </w:pPr>
            <w:r>
              <w:rPr>
                <w:rFonts w:ascii="Roboto Condensed" w:eastAsia="Calibri" w:hAnsi="Roboto Condensed" w:cs="Calibri"/>
                <w:sz w:val="20"/>
                <w:szCs w:val="20"/>
              </w:rPr>
              <w:t>L</w:t>
            </w:r>
            <w:r w:rsidRPr="005D433E">
              <w:rPr>
                <w:rFonts w:ascii="Roboto Condensed" w:eastAsia="Calibri" w:hAnsi="Roboto Condensed" w:cs="Calibri"/>
                <w:sz w:val="20"/>
                <w:szCs w:val="20"/>
              </w:rPr>
              <w:t>es ni</w:t>
            </w:r>
            <w:r w:rsidRPr="005D433E">
              <w:rPr>
                <w:rFonts w:ascii="Roboto Condensed" w:eastAsia="Calibri" w:hAnsi="Roboto Condensed" w:cs="Calibri"/>
                <w:spacing w:val="-2"/>
                <w:sz w:val="20"/>
                <w:szCs w:val="20"/>
              </w:rPr>
              <w:t>v</w:t>
            </w:r>
            <w:r w:rsidRPr="005D433E">
              <w:rPr>
                <w:rFonts w:ascii="Roboto Condensed" w:eastAsia="Calibri" w:hAnsi="Roboto Condensed" w:cs="Calibri"/>
                <w:sz w:val="20"/>
                <w:szCs w:val="20"/>
              </w:rPr>
              <w:t>eaux de</w:t>
            </w:r>
            <w:r w:rsidRPr="005D433E">
              <w:rPr>
                <w:rFonts w:ascii="Roboto Condensed" w:eastAsia="Calibri" w:hAnsi="Roboto Condensed" w:cs="Calibri"/>
                <w:spacing w:val="-2"/>
                <w:sz w:val="20"/>
                <w:szCs w:val="20"/>
              </w:rPr>
              <w:t xml:space="preserve"> </w:t>
            </w:r>
            <w:r w:rsidRPr="005D433E">
              <w:rPr>
                <w:rFonts w:ascii="Roboto Condensed" w:eastAsia="Calibri" w:hAnsi="Roboto Condensed" w:cs="Calibri"/>
                <w:sz w:val="20"/>
                <w:szCs w:val="20"/>
              </w:rPr>
              <w:t>c</w:t>
            </w:r>
            <w:r w:rsidRPr="005D433E">
              <w:rPr>
                <w:rFonts w:ascii="Roboto Condensed" w:eastAsia="Calibri" w:hAnsi="Roboto Condensed" w:cs="Calibri"/>
                <w:spacing w:val="-1"/>
                <w:sz w:val="20"/>
                <w:szCs w:val="20"/>
              </w:rPr>
              <w:t>h</w:t>
            </w:r>
            <w:r w:rsidRPr="005D433E">
              <w:rPr>
                <w:rFonts w:ascii="Roboto Condensed" w:eastAsia="Calibri" w:hAnsi="Roboto Condensed" w:cs="Calibri"/>
                <w:sz w:val="20"/>
                <w:szCs w:val="20"/>
              </w:rPr>
              <w:t>a</w:t>
            </w:r>
            <w:r w:rsidRPr="005D433E">
              <w:rPr>
                <w:rFonts w:ascii="Roboto Condensed" w:eastAsia="Calibri" w:hAnsi="Roboto Condensed" w:cs="Calibri"/>
                <w:spacing w:val="-1"/>
                <w:sz w:val="20"/>
                <w:szCs w:val="20"/>
              </w:rPr>
              <w:t>ng</w:t>
            </w:r>
            <w:r w:rsidRPr="005D433E">
              <w:rPr>
                <w:rFonts w:ascii="Roboto Condensed" w:eastAsia="Calibri" w:hAnsi="Roboto Condensed" w:cs="Calibri"/>
                <w:spacing w:val="-2"/>
                <w:sz w:val="20"/>
                <w:szCs w:val="20"/>
              </w:rPr>
              <w:t>e</w:t>
            </w:r>
            <w:r w:rsidRPr="005D433E">
              <w:rPr>
                <w:rFonts w:ascii="Roboto Condensed" w:eastAsia="Calibri" w:hAnsi="Roboto Condensed" w:cs="Calibri"/>
                <w:spacing w:val="1"/>
                <w:sz w:val="20"/>
                <w:szCs w:val="20"/>
              </w:rPr>
              <w:t>m</w:t>
            </w:r>
            <w:r w:rsidRPr="005D433E">
              <w:rPr>
                <w:rFonts w:ascii="Roboto Condensed" w:eastAsia="Calibri" w:hAnsi="Roboto Condensed" w:cs="Calibri"/>
                <w:sz w:val="20"/>
                <w:szCs w:val="20"/>
              </w:rPr>
              <w:t xml:space="preserve">ent </w:t>
            </w:r>
            <w:r w:rsidRPr="005D433E">
              <w:rPr>
                <w:rFonts w:ascii="Roboto Condensed" w:eastAsia="Calibri" w:hAnsi="Roboto Condensed" w:cs="Calibri"/>
                <w:spacing w:val="1"/>
                <w:sz w:val="20"/>
                <w:szCs w:val="20"/>
              </w:rPr>
              <w:t>:</w:t>
            </w:r>
            <w:r w:rsidRPr="005D433E">
              <w:rPr>
                <w:rFonts w:ascii="Roboto Condensed" w:eastAsia="Calibri" w:hAnsi="Roboto Condensed" w:cs="Calibri"/>
                <w:sz w:val="20"/>
                <w:szCs w:val="20"/>
              </w:rPr>
              <w:t>"</w:t>
            </w:r>
            <w:r w:rsidRPr="005D433E">
              <w:rPr>
                <w:rFonts w:ascii="Roboto Condensed" w:eastAsia="Calibri" w:hAnsi="Roboto Condensed" w:cs="Calibri"/>
                <w:spacing w:val="-1"/>
                <w:sz w:val="20"/>
                <w:szCs w:val="20"/>
              </w:rPr>
              <w:t>L</w:t>
            </w:r>
            <w:r w:rsidRPr="005D433E">
              <w:rPr>
                <w:rFonts w:ascii="Roboto Condensed" w:eastAsia="Calibri" w:hAnsi="Roboto Condensed" w:cs="Calibri"/>
                <w:sz w:val="20"/>
                <w:szCs w:val="20"/>
              </w:rPr>
              <w:t>e</w:t>
            </w:r>
            <w:r w:rsidRPr="005D433E">
              <w:rPr>
                <w:rFonts w:ascii="Roboto Condensed" w:eastAsia="Calibri" w:hAnsi="Roboto Condensed" w:cs="Calibri"/>
                <w:spacing w:val="1"/>
                <w:sz w:val="20"/>
                <w:szCs w:val="20"/>
              </w:rPr>
              <w:t xml:space="preserve"> </w:t>
            </w:r>
            <w:r w:rsidRPr="005D433E">
              <w:rPr>
                <w:rFonts w:ascii="Roboto Condensed" w:eastAsia="Calibri" w:hAnsi="Roboto Condensed" w:cs="Calibri"/>
                <w:sz w:val="20"/>
                <w:szCs w:val="20"/>
              </w:rPr>
              <w:t>ch</w:t>
            </w:r>
            <w:r w:rsidRPr="005D433E">
              <w:rPr>
                <w:rFonts w:ascii="Roboto Condensed" w:eastAsia="Calibri" w:hAnsi="Roboto Condensed" w:cs="Calibri"/>
                <w:spacing w:val="-1"/>
                <w:sz w:val="20"/>
                <w:szCs w:val="20"/>
              </w:rPr>
              <w:t>ang</w:t>
            </w:r>
            <w:r w:rsidRPr="005D433E">
              <w:rPr>
                <w:rFonts w:ascii="Roboto Condensed" w:eastAsia="Calibri" w:hAnsi="Roboto Condensed" w:cs="Calibri"/>
                <w:spacing w:val="-2"/>
                <w:sz w:val="20"/>
                <w:szCs w:val="20"/>
              </w:rPr>
              <w:t>e</w:t>
            </w:r>
            <w:r w:rsidRPr="005D433E">
              <w:rPr>
                <w:rFonts w:ascii="Roboto Condensed" w:eastAsia="Calibri" w:hAnsi="Roboto Condensed" w:cs="Calibri"/>
                <w:spacing w:val="-1"/>
                <w:sz w:val="20"/>
                <w:szCs w:val="20"/>
              </w:rPr>
              <w:t>m</w:t>
            </w:r>
            <w:r w:rsidRPr="005D433E">
              <w:rPr>
                <w:rFonts w:ascii="Roboto Condensed" w:eastAsia="Calibri" w:hAnsi="Roboto Condensed" w:cs="Calibri"/>
                <w:sz w:val="20"/>
                <w:szCs w:val="20"/>
              </w:rPr>
              <w:t>ent :</w:t>
            </w:r>
            <w:r w:rsidRPr="005D433E">
              <w:rPr>
                <w:rFonts w:ascii="Roboto Condensed" w:eastAsia="Calibri" w:hAnsi="Roboto Condensed" w:cs="Calibri"/>
                <w:spacing w:val="1"/>
                <w:sz w:val="20"/>
                <w:szCs w:val="20"/>
              </w:rPr>
              <w:t xml:space="preserve"> </w:t>
            </w:r>
            <w:r w:rsidRPr="005D433E">
              <w:rPr>
                <w:rFonts w:ascii="Roboto Condensed" w:eastAsia="Calibri" w:hAnsi="Roboto Condensed" w:cs="Calibri"/>
                <w:sz w:val="20"/>
                <w:szCs w:val="20"/>
              </w:rPr>
              <w:t>un</w:t>
            </w:r>
            <w:r w:rsidRPr="005D433E">
              <w:rPr>
                <w:rFonts w:ascii="Roboto Condensed" w:eastAsia="Calibri" w:hAnsi="Roboto Condensed" w:cs="Calibri"/>
                <w:spacing w:val="-1"/>
                <w:sz w:val="20"/>
                <w:szCs w:val="20"/>
              </w:rPr>
              <w:t xml:space="preserve"> </w:t>
            </w:r>
            <w:r w:rsidRPr="005D433E">
              <w:rPr>
                <w:rFonts w:ascii="Roboto Condensed" w:eastAsia="Calibri" w:hAnsi="Roboto Condensed" w:cs="Calibri"/>
                <w:sz w:val="20"/>
                <w:szCs w:val="20"/>
              </w:rPr>
              <w:t>p</w:t>
            </w:r>
            <w:r w:rsidRPr="005D433E">
              <w:rPr>
                <w:rFonts w:ascii="Roboto Condensed" w:eastAsia="Calibri" w:hAnsi="Roboto Condensed" w:cs="Calibri"/>
                <w:spacing w:val="-3"/>
                <w:sz w:val="20"/>
                <w:szCs w:val="20"/>
              </w:rPr>
              <w:t>r</w:t>
            </w:r>
            <w:r w:rsidRPr="005D433E">
              <w:rPr>
                <w:rFonts w:ascii="Roboto Condensed" w:eastAsia="Calibri" w:hAnsi="Roboto Condensed" w:cs="Calibri"/>
                <w:spacing w:val="1"/>
                <w:sz w:val="20"/>
                <w:szCs w:val="20"/>
              </w:rPr>
              <w:t>o</w:t>
            </w:r>
            <w:r w:rsidRPr="005D433E">
              <w:rPr>
                <w:rFonts w:ascii="Roboto Condensed" w:eastAsia="Calibri" w:hAnsi="Roboto Condensed" w:cs="Calibri"/>
                <w:spacing w:val="-2"/>
                <w:sz w:val="20"/>
                <w:szCs w:val="20"/>
              </w:rPr>
              <w:t>c</w:t>
            </w:r>
            <w:r w:rsidRPr="005D433E">
              <w:rPr>
                <w:rFonts w:ascii="Roboto Condensed" w:eastAsia="Calibri" w:hAnsi="Roboto Condensed" w:cs="Calibri"/>
                <w:sz w:val="20"/>
                <w:szCs w:val="20"/>
              </w:rPr>
              <w:t>essus pa</w:t>
            </w:r>
            <w:r w:rsidRPr="005D433E">
              <w:rPr>
                <w:rFonts w:ascii="Roboto Condensed" w:eastAsia="Calibri" w:hAnsi="Roboto Condensed" w:cs="Calibri"/>
                <w:spacing w:val="-1"/>
                <w:sz w:val="20"/>
                <w:szCs w:val="20"/>
              </w:rPr>
              <w:t>r</w:t>
            </w:r>
            <w:r w:rsidRPr="005D433E">
              <w:rPr>
                <w:rFonts w:ascii="Roboto Condensed" w:eastAsia="Calibri" w:hAnsi="Roboto Condensed" w:cs="Calibri"/>
                <w:sz w:val="20"/>
                <w:szCs w:val="20"/>
              </w:rPr>
              <w:t>a</w:t>
            </w:r>
            <w:r w:rsidRPr="005D433E">
              <w:rPr>
                <w:rFonts w:ascii="Roboto Condensed" w:eastAsia="Calibri" w:hAnsi="Roboto Condensed" w:cs="Calibri"/>
                <w:spacing w:val="-1"/>
                <w:sz w:val="20"/>
                <w:szCs w:val="20"/>
              </w:rPr>
              <w:t>do</w:t>
            </w:r>
            <w:r w:rsidRPr="005D433E">
              <w:rPr>
                <w:rFonts w:ascii="Roboto Condensed" w:eastAsia="Calibri" w:hAnsi="Roboto Condensed" w:cs="Calibri"/>
                <w:sz w:val="20"/>
                <w:szCs w:val="20"/>
              </w:rPr>
              <w:t>xal"</w:t>
            </w:r>
          </w:p>
          <w:p w14:paraId="329BCA23" w14:textId="77777777" w:rsidR="00005323" w:rsidRPr="005D433E" w:rsidRDefault="00005323" w:rsidP="006236C0">
            <w:pPr>
              <w:spacing w:after="0" w:line="240" w:lineRule="auto"/>
              <w:ind w:left="111" w:right="-20"/>
              <w:rPr>
                <w:rFonts w:ascii="Roboto Condensed" w:eastAsia="Calibri" w:hAnsi="Roboto Condensed" w:cs="Calibri"/>
                <w:sz w:val="20"/>
                <w:szCs w:val="20"/>
              </w:rPr>
            </w:pPr>
            <w:r w:rsidRPr="005D433E">
              <w:rPr>
                <w:rFonts w:ascii="Roboto Condensed" w:eastAsia="Calibri" w:hAnsi="Roboto Condensed" w:cs="Calibri"/>
                <w:spacing w:val="1"/>
                <w:sz w:val="20"/>
                <w:szCs w:val="20"/>
              </w:rPr>
              <w:t>D</w:t>
            </w:r>
            <w:r w:rsidRPr="005D433E">
              <w:rPr>
                <w:rFonts w:ascii="Roboto Condensed" w:eastAsia="Calibri" w:hAnsi="Roboto Condensed" w:cs="Calibri"/>
                <w:sz w:val="20"/>
                <w:szCs w:val="20"/>
              </w:rPr>
              <w:t>u pro</w:t>
            </w:r>
            <w:r w:rsidRPr="005D433E">
              <w:rPr>
                <w:rFonts w:ascii="Roboto Condensed" w:eastAsia="Calibri" w:hAnsi="Roboto Condensed" w:cs="Calibri"/>
                <w:spacing w:val="-1"/>
                <w:sz w:val="20"/>
                <w:szCs w:val="20"/>
              </w:rPr>
              <w:t>b</w:t>
            </w:r>
            <w:r w:rsidRPr="005D433E">
              <w:rPr>
                <w:rFonts w:ascii="Roboto Condensed" w:eastAsia="Calibri" w:hAnsi="Roboto Condensed" w:cs="Calibri"/>
                <w:sz w:val="20"/>
                <w:szCs w:val="20"/>
              </w:rPr>
              <w:t>l</w:t>
            </w:r>
            <w:r w:rsidRPr="005D433E">
              <w:rPr>
                <w:rFonts w:ascii="Roboto Condensed" w:eastAsia="Calibri" w:hAnsi="Roboto Condensed" w:cs="Calibri"/>
                <w:spacing w:val="-2"/>
                <w:sz w:val="20"/>
                <w:szCs w:val="20"/>
              </w:rPr>
              <w:t>è</w:t>
            </w:r>
            <w:r w:rsidRPr="005D433E">
              <w:rPr>
                <w:rFonts w:ascii="Roboto Condensed" w:eastAsia="Calibri" w:hAnsi="Roboto Condensed" w:cs="Calibri"/>
                <w:spacing w:val="-1"/>
                <w:sz w:val="20"/>
                <w:szCs w:val="20"/>
              </w:rPr>
              <w:t>m</w:t>
            </w:r>
            <w:r w:rsidRPr="005D433E">
              <w:rPr>
                <w:rFonts w:ascii="Roboto Condensed" w:eastAsia="Calibri" w:hAnsi="Roboto Condensed" w:cs="Calibri"/>
                <w:sz w:val="20"/>
                <w:szCs w:val="20"/>
              </w:rPr>
              <w:t>e</w:t>
            </w:r>
            <w:r w:rsidRPr="005D433E">
              <w:rPr>
                <w:rFonts w:ascii="Roboto Condensed" w:eastAsia="Calibri" w:hAnsi="Roboto Condensed" w:cs="Calibri"/>
                <w:spacing w:val="1"/>
                <w:sz w:val="20"/>
                <w:szCs w:val="20"/>
              </w:rPr>
              <w:t xml:space="preserve"> </w:t>
            </w:r>
            <w:r w:rsidRPr="005D433E">
              <w:rPr>
                <w:rFonts w:ascii="Roboto Condensed" w:eastAsia="Calibri" w:hAnsi="Roboto Condensed" w:cs="Calibri"/>
                <w:sz w:val="20"/>
                <w:szCs w:val="20"/>
              </w:rPr>
              <w:t>à l</w:t>
            </w:r>
            <w:r w:rsidRPr="005D433E">
              <w:rPr>
                <w:rFonts w:ascii="Roboto Condensed" w:eastAsia="Calibri" w:hAnsi="Roboto Condensed" w:cs="Calibri"/>
                <w:spacing w:val="-2"/>
                <w:sz w:val="20"/>
                <w:szCs w:val="20"/>
              </w:rPr>
              <w:t>’</w:t>
            </w:r>
            <w:r w:rsidRPr="005D433E">
              <w:rPr>
                <w:rFonts w:ascii="Roboto Condensed" w:eastAsia="Calibri" w:hAnsi="Roboto Condensed" w:cs="Calibri"/>
                <w:spacing w:val="1"/>
                <w:sz w:val="20"/>
                <w:szCs w:val="20"/>
              </w:rPr>
              <w:t>o</w:t>
            </w:r>
            <w:r w:rsidRPr="005D433E">
              <w:rPr>
                <w:rFonts w:ascii="Roboto Condensed" w:eastAsia="Calibri" w:hAnsi="Roboto Condensed" w:cs="Calibri"/>
                <w:spacing w:val="-1"/>
                <w:sz w:val="20"/>
                <w:szCs w:val="20"/>
              </w:rPr>
              <w:t>b</w:t>
            </w:r>
            <w:r w:rsidRPr="005D433E">
              <w:rPr>
                <w:rFonts w:ascii="Roboto Condensed" w:eastAsia="Calibri" w:hAnsi="Roboto Condensed" w:cs="Calibri"/>
                <w:sz w:val="20"/>
                <w:szCs w:val="20"/>
              </w:rPr>
              <w:t>je</w:t>
            </w:r>
            <w:r w:rsidRPr="005D433E">
              <w:rPr>
                <w:rFonts w:ascii="Roboto Condensed" w:eastAsia="Calibri" w:hAnsi="Roboto Condensed" w:cs="Calibri"/>
                <w:spacing w:val="-2"/>
                <w:sz w:val="20"/>
                <w:szCs w:val="20"/>
              </w:rPr>
              <w:t>c</w:t>
            </w:r>
            <w:r w:rsidRPr="005D433E">
              <w:rPr>
                <w:rFonts w:ascii="Roboto Condensed" w:eastAsia="Calibri" w:hAnsi="Roboto Condensed" w:cs="Calibri"/>
                <w:sz w:val="20"/>
                <w:szCs w:val="20"/>
              </w:rPr>
              <w:t>tif</w:t>
            </w:r>
          </w:p>
          <w:p w14:paraId="1DA66534" w14:textId="77777777" w:rsidR="00005323" w:rsidRPr="005D433E" w:rsidRDefault="00005323" w:rsidP="006236C0">
            <w:pPr>
              <w:spacing w:after="0" w:line="240" w:lineRule="auto"/>
              <w:ind w:left="111" w:right="-20"/>
              <w:rPr>
                <w:rFonts w:ascii="Roboto Condensed" w:eastAsia="Calibri" w:hAnsi="Roboto Condensed" w:cs="Calibri"/>
                <w:sz w:val="20"/>
                <w:szCs w:val="20"/>
              </w:rPr>
            </w:pPr>
            <w:r w:rsidRPr="005D433E">
              <w:rPr>
                <w:rFonts w:ascii="Roboto Condensed" w:eastAsia="Calibri" w:hAnsi="Roboto Condensed" w:cs="Calibri"/>
                <w:spacing w:val="1"/>
                <w:sz w:val="20"/>
                <w:szCs w:val="20"/>
              </w:rPr>
              <w:t>L</w:t>
            </w:r>
            <w:r w:rsidRPr="005D433E">
              <w:rPr>
                <w:rFonts w:ascii="Roboto Condensed" w:eastAsia="Calibri" w:hAnsi="Roboto Condensed" w:cs="Calibri"/>
                <w:sz w:val="20"/>
                <w:szCs w:val="20"/>
              </w:rPr>
              <w:t>es</w:t>
            </w:r>
            <w:r w:rsidRPr="005D433E">
              <w:rPr>
                <w:rFonts w:ascii="Roboto Condensed" w:eastAsia="Calibri" w:hAnsi="Roboto Condensed" w:cs="Calibri"/>
                <w:spacing w:val="-1"/>
                <w:sz w:val="20"/>
                <w:szCs w:val="20"/>
              </w:rPr>
              <w:t xml:space="preserve"> </w:t>
            </w:r>
            <w:r w:rsidRPr="005D433E">
              <w:rPr>
                <w:rFonts w:ascii="Roboto Condensed" w:eastAsia="Calibri" w:hAnsi="Roboto Condensed" w:cs="Calibri"/>
                <w:sz w:val="20"/>
                <w:szCs w:val="20"/>
              </w:rPr>
              <w:t>critè</w:t>
            </w:r>
            <w:r w:rsidRPr="005D433E">
              <w:rPr>
                <w:rFonts w:ascii="Roboto Condensed" w:eastAsia="Calibri" w:hAnsi="Roboto Condensed" w:cs="Calibri"/>
                <w:spacing w:val="-2"/>
                <w:sz w:val="20"/>
                <w:szCs w:val="20"/>
              </w:rPr>
              <w:t>r</w:t>
            </w:r>
            <w:r w:rsidRPr="005D433E">
              <w:rPr>
                <w:rFonts w:ascii="Roboto Condensed" w:eastAsia="Calibri" w:hAnsi="Roboto Condensed" w:cs="Calibri"/>
                <w:sz w:val="20"/>
                <w:szCs w:val="20"/>
              </w:rPr>
              <w:t>es</w:t>
            </w:r>
            <w:r w:rsidRPr="005D433E">
              <w:rPr>
                <w:rFonts w:ascii="Roboto Condensed" w:eastAsia="Calibri" w:hAnsi="Roboto Condensed" w:cs="Calibri"/>
                <w:spacing w:val="1"/>
                <w:sz w:val="20"/>
                <w:szCs w:val="20"/>
              </w:rPr>
              <w:t xml:space="preserve"> </w:t>
            </w:r>
            <w:r w:rsidRPr="005D433E">
              <w:rPr>
                <w:rFonts w:ascii="Roboto Condensed" w:eastAsia="Calibri" w:hAnsi="Roboto Condensed" w:cs="Calibri"/>
                <w:spacing w:val="-1"/>
                <w:sz w:val="20"/>
                <w:szCs w:val="20"/>
              </w:rPr>
              <w:t>d</w:t>
            </w:r>
            <w:r w:rsidRPr="005D433E">
              <w:rPr>
                <w:rFonts w:ascii="Roboto Condensed" w:eastAsia="Calibri" w:hAnsi="Roboto Condensed" w:cs="Calibri"/>
                <w:spacing w:val="-2"/>
                <w:sz w:val="20"/>
                <w:szCs w:val="20"/>
              </w:rPr>
              <w:t>é</w:t>
            </w:r>
            <w:r w:rsidRPr="005D433E">
              <w:rPr>
                <w:rFonts w:ascii="Roboto Condensed" w:eastAsia="Calibri" w:hAnsi="Roboto Condensed" w:cs="Calibri"/>
                <w:sz w:val="20"/>
                <w:szCs w:val="20"/>
              </w:rPr>
              <w:t>t</w:t>
            </w:r>
            <w:r w:rsidRPr="005D433E">
              <w:rPr>
                <w:rFonts w:ascii="Roboto Condensed" w:eastAsia="Calibri" w:hAnsi="Roboto Condensed" w:cs="Calibri"/>
                <w:spacing w:val="1"/>
                <w:sz w:val="20"/>
                <w:szCs w:val="20"/>
              </w:rPr>
              <w:t>e</w:t>
            </w:r>
            <w:r w:rsidRPr="005D433E">
              <w:rPr>
                <w:rFonts w:ascii="Roboto Condensed" w:eastAsia="Calibri" w:hAnsi="Roboto Condensed" w:cs="Calibri"/>
                <w:spacing w:val="-3"/>
                <w:sz w:val="20"/>
                <w:szCs w:val="20"/>
              </w:rPr>
              <w:t>r</w:t>
            </w:r>
            <w:r w:rsidRPr="005D433E">
              <w:rPr>
                <w:rFonts w:ascii="Roboto Condensed" w:eastAsia="Calibri" w:hAnsi="Roboto Condensed" w:cs="Calibri"/>
                <w:spacing w:val="1"/>
                <w:sz w:val="20"/>
                <w:szCs w:val="20"/>
              </w:rPr>
              <w:t>m</w:t>
            </w:r>
            <w:r w:rsidRPr="005D433E">
              <w:rPr>
                <w:rFonts w:ascii="Roboto Condensed" w:eastAsia="Calibri" w:hAnsi="Roboto Condensed" w:cs="Calibri"/>
                <w:sz w:val="20"/>
                <w:szCs w:val="20"/>
              </w:rPr>
              <w:t>i</w:t>
            </w:r>
            <w:r w:rsidRPr="005D433E">
              <w:rPr>
                <w:rFonts w:ascii="Roboto Condensed" w:eastAsia="Calibri" w:hAnsi="Roboto Condensed" w:cs="Calibri"/>
                <w:spacing w:val="-1"/>
                <w:sz w:val="20"/>
                <w:szCs w:val="20"/>
              </w:rPr>
              <w:t>n</w:t>
            </w:r>
            <w:r w:rsidRPr="005D433E">
              <w:rPr>
                <w:rFonts w:ascii="Roboto Condensed" w:eastAsia="Calibri" w:hAnsi="Roboto Condensed" w:cs="Calibri"/>
                <w:sz w:val="20"/>
                <w:szCs w:val="20"/>
              </w:rPr>
              <w:t>a</w:t>
            </w:r>
            <w:r w:rsidRPr="005D433E">
              <w:rPr>
                <w:rFonts w:ascii="Roboto Condensed" w:eastAsia="Calibri" w:hAnsi="Roboto Condensed" w:cs="Calibri"/>
                <w:spacing w:val="-1"/>
                <w:sz w:val="20"/>
                <w:szCs w:val="20"/>
              </w:rPr>
              <w:t>n</w:t>
            </w:r>
            <w:r w:rsidRPr="005D433E">
              <w:rPr>
                <w:rFonts w:ascii="Roboto Condensed" w:eastAsia="Calibri" w:hAnsi="Roboto Condensed" w:cs="Calibri"/>
                <w:sz w:val="20"/>
                <w:szCs w:val="20"/>
              </w:rPr>
              <w:t>t</w:t>
            </w:r>
            <w:r w:rsidRPr="005D433E">
              <w:rPr>
                <w:rFonts w:ascii="Roboto Condensed" w:eastAsia="Calibri" w:hAnsi="Roboto Condensed" w:cs="Calibri"/>
                <w:spacing w:val="1"/>
                <w:sz w:val="20"/>
                <w:szCs w:val="20"/>
              </w:rPr>
              <w:t xml:space="preserve"> </w:t>
            </w:r>
            <w:r w:rsidRPr="005D433E">
              <w:rPr>
                <w:rFonts w:ascii="Roboto Condensed" w:eastAsia="Calibri" w:hAnsi="Roboto Condensed" w:cs="Calibri"/>
                <w:sz w:val="20"/>
                <w:szCs w:val="20"/>
              </w:rPr>
              <w:t>l</w:t>
            </w:r>
            <w:r w:rsidRPr="005D433E">
              <w:rPr>
                <w:rFonts w:ascii="Roboto Condensed" w:eastAsia="Calibri" w:hAnsi="Roboto Condensed" w:cs="Calibri"/>
                <w:spacing w:val="-2"/>
                <w:sz w:val="20"/>
                <w:szCs w:val="20"/>
              </w:rPr>
              <w:t>e</w:t>
            </w:r>
            <w:r w:rsidRPr="005D433E">
              <w:rPr>
                <w:rFonts w:ascii="Roboto Condensed" w:eastAsia="Calibri" w:hAnsi="Roboto Condensed" w:cs="Calibri"/>
                <w:sz w:val="20"/>
                <w:szCs w:val="20"/>
              </w:rPr>
              <w:t>s pr</w:t>
            </w:r>
            <w:r w:rsidRPr="005D433E">
              <w:rPr>
                <w:rFonts w:ascii="Roboto Condensed" w:eastAsia="Calibri" w:hAnsi="Roboto Condensed" w:cs="Calibri"/>
                <w:spacing w:val="-1"/>
                <w:sz w:val="20"/>
                <w:szCs w:val="20"/>
              </w:rPr>
              <w:t>i</w:t>
            </w:r>
            <w:r w:rsidRPr="005D433E">
              <w:rPr>
                <w:rFonts w:ascii="Roboto Condensed" w:eastAsia="Calibri" w:hAnsi="Roboto Condensed" w:cs="Calibri"/>
                <w:spacing w:val="1"/>
                <w:sz w:val="20"/>
                <w:szCs w:val="20"/>
              </w:rPr>
              <w:t>o</w:t>
            </w:r>
            <w:r w:rsidRPr="005D433E">
              <w:rPr>
                <w:rFonts w:ascii="Roboto Condensed" w:eastAsia="Calibri" w:hAnsi="Roboto Condensed" w:cs="Calibri"/>
                <w:sz w:val="20"/>
                <w:szCs w:val="20"/>
              </w:rPr>
              <w:t>ri</w:t>
            </w:r>
            <w:r w:rsidRPr="005D433E">
              <w:rPr>
                <w:rFonts w:ascii="Roboto Condensed" w:eastAsia="Calibri" w:hAnsi="Roboto Condensed" w:cs="Calibri"/>
                <w:spacing w:val="-2"/>
                <w:sz w:val="20"/>
                <w:szCs w:val="20"/>
              </w:rPr>
              <w:t>t</w:t>
            </w:r>
            <w:r w:rsidRPr="005D433E">
              <w:rPr>
                <w:rFonts w:ascii="Roboto Condensed" w:eastAsia="Calibri" w:hAnsi="Roboto Condensed" w:cs="Calibri"/>
                <w:sz w:val="20"/>
                <w:szCs w:val="20"/>
              </w:rPr>
              <w:t>és</w:t>
            </w:r>
          </w:p>
          <w:p w14:paraId="1385301E" w14:textId="77777777" w:rsidR="00005323" w:rsidRPr="005D433E" w:rsidRDefault="00005323" w:rsidP="006236C0">
            <w:pPr>
              <w:spacing w:after="0" w:line="240" w:lineRule="auto"/>
              <w:ind w:left="111" w:right="-20"/>
              <w:rPr>
                <w:rFonts w:ascii="Roboto Condensed" w:eastAsia="Calibri" w:hAnsi="Roboto Condensed" w:cs="Calibri"/>
                <w:sz w:val="20"/>
                <w:szCs w:val="20"/>
              </w:rPr>
            </w:pPr>
            <w:r w:rsidRPr="005D433E">
              <w:rPr>
                <w:rFonts w:ascii="Roboto Condensed" w:eastAsia="Calibri" w:hAnsi="Roboto Condensed" w:cs="Calibri"/>
                <w:sz w:val="20"/>
                <w:szCs w:val="20"/>
              </w:rPr>
              <w:t>A</w:t>
            </w:r>
            <w:r w:rsidRPr="005D433E">
              <w:rPr>
                <w:rFonts w:ascii="Roboto Condensed" w:eastAsia="Calibri" w:hAnsi="Roboto Condensed" w:cs="Calibri"/>
                <w:spacing w:val="-1"/>
                <w:sz w:val="20"/>
                <w:szCs w:val="20"/>
              </w:rPr>
              <w:t>u</w:t>
            </w:r>
            <w:r w:rsidRPr="005D433E">
              <w:rPr>
                <w:rFonts w:ascii="Roboto Condensed" w:eastAsia="Calibri" w:hAnsi="Roboto Condensed" w:cs="Calibri"/>
                <w:sz w:val="20"/>
                <w:szCs w:val="20"/>
              </w:rPr>
              <w:t>t</w:t>
            </w:r>
            <w:r w:rsidRPr="005D433E">
              <w:rPr>
                <w:rFonts w:ascii="Roboto Condensed" w:eastAsia="Calibri" w:hAnsi="Roboto Condensed" w:cs="Calibri"/>
                <w:spacing w:val="2"/>
                <w:sz w:val="20"/>
                <w:szCs w:val="20"/>
              </w:rPr>
              <w:t>o</w:t>
            </w:r>
            <w:r w:rsidRPr="005D433E">
              <w:rPr>
                <w:rFonts w:ascii="Roboto Condensed" w:eastAsia="Calibri" w:hAnsi="Roboto Condensed" w:cs="Calibri"/>
                <w:spacing w:val="-1"/>
                <w:sz w:val="20"/>
                <w:szCs w:val="20"/>
              </w:rPr>
              <w:t>d</w:t>
            </w:r>
            <w:r w:rsidRPr="005D433E">
              <w:rPr>
                <w:rFonts w:ascii="Roboto Condensed" w:eastAsia="Calibri" w:hAnsi="Roboto Condensed" w:cs="Calibri"/>
                <w:sz w:val="20"/>
                <w:szCs w:val="20"/>
              </w:rPr>
              <w:t>ia</w:t>
            </w:r>
            <w:r w:rsidRPr="005D433E">
              <w:rPr>
                <w:rFonts w:ascii="Roboto Condensed" w:eastAsia="Calibri" w:hAnsi="Roboto Condensed" w:cs="Calibri"/>
                <w:spacing w:val="-1"/>
                <w:sz w:val="20"/>
                <w:szCs w:val="20"/>
              </w:rPr>
              <w:t>gn</w:t>
            </w:r>
            <w:r w:rsidRPr="005D433E">
              <w:rPr>
                <w:rFonts w:ascii="Roboto Condensed" w:eastAsia="Calibri" w:hAnsi="Roboto Condensed" w:cs="Calibri"/>
                <w:spacing w:val="1"/>
                <w:sz w:val="20"/>
                <w:szCs w:val="20"/>
              </w:rPr>
              <w:t>o</w:t>
            </w:r>
            <w:r w:rsidRPr="005D433E">
              <w:rPr>
                <w:rFonts w:ascii="Roboto Condensed" w:eastAsia="Calibri" w:hAnsi="Roboto Condensed" w:cs="Calibri"/>
                <w:sz w:val="20"/>
                <w:szCs w:val="20"/>
              </w:rPr>
              <w:t>st</w:t>
            </w:r>
            <w:r w:rsidRPr="005D433E">
              <w:rPr>
                <w:rFonts w:ascii="Roboto Condensed" w:eastAsia="Calibri" w:hAnsi="Roboto Condensed" w:cs="Calibri"/>
                <w:spacing w:val="-2"/>
                <w:sz w:val="20"/>
                <w:szCs w:val="20"/>
              </w:rPr>
              <w:t>i</w:t>
            </w:r>
            <w:r w:rsidRPr="005D433E">
              <w:rPr>
                <w:rFonts w:ascii="Roboto Condensed" w:eastAsia="Calibri" w:hAnsi="Roboto Condensed" w:cs="Calibri"/>
                <w:sz w:val="20"/>
                <w:szCs w:val="20"/>
              </w:rPr>
              <w:t>c</w:t>
            </w:r>
            <w:r w:rsidRPr="005D433E">
              <w:rPr>
                <w:rFonts w:ascii="Roboto Condensed" w:eastAsia="Calibri" w:hAnsi="Roboto Condensed" w:cs="Calibri"/>
                <w:spacing w:val="1"/>
                <w:sz w:val="20"/>
                <w:szCs w:val="20"/>
              </w:rPr>
              <w:t xml:space="preserve"> </w:t>
            </w:r>
            <w:r w:rsidRPr="005D433E">
              <w:rPr>
                <w:rFonts w:ascii="Roboto Condensed" w:eastAsia="Calibri" w:hAnsi="Roboto Condensed" w:cs="Calibri"/>
                <w:spacing w:val="-1"/>
                <w:sz w:val="20"/>
                <w:szCs w:val="20"/>
              </w:rPr>
              <w:t>d</w:t>
            </w:r>
            <w:r w:rsidRPr="005D433E">
              <w:rPr>
                <w:rFonts w:ascii="Roboto Condensed" w:eastAsia="Calibri" w:hAnsi="Roboto Condensed" w:cs="Calibri"/>
                <w:sz w:val="20"/>
                <w:szCs w:val="20"/>
              </w:rPr>
              <w:t>e</w:t>
            </w:r>
            <w:r w:rsidRPr="005D433E">
              <w:rPr>
                <w:rFonts w:ascii="Roboto Condensed" w:eastAsia="Calibri" w:hAnsi="Roboto Condensed" w:cs="Calibri"/>
                <w:spacing w:val="1"/>
                <w:sz w:val="20"/>
                <w:szCs w:val="20"/>
              </w:rPr>
              <w:t xml:space="preserve"> </w:t>
            </w:r>
            <w:r w:rsidRPr="005D433E">
              <w:rPr>
                <w:rFonts w:ascii="Roboto Condensed" w:eastAsia="Calibri" w:hAnsi="Roboto Condensed" w:cs="Calibri"/>
                <w:spacing w:val="-3"/>
                <w:sz w:val="20"/>
                <w:szCs w:val="20"/>
              </w:rPr>
              <w:t>n</w:t>
            </w:r>
            <w:r w:rsidRPr="005D433E">
              <w:rPr>
                <w:rFonts w:ascii="Roboto Condensed" w:eastAsia="Calibri" w:hAnsi="Roboto Condensed" w:cs="Calibri"/>
                <w:spacing w:val="1"/>
                <w:sz w:val="20"/>
                <w:szCs w:val="20"/>
              </w:rPr>
              <w:t>o</w:t>
            </w:r>
            <w:r w:rsidRPr="005D433E">
              <w:rPr>
                <w:rFonts w:ascii="Roboto Condensed" w:eastAsia="Calibri" w:hAnsi="Roboto Condensed" w:cs="Calibri"/>
                <w:sz w:val="20"/>
                <w:szCs w:val="20"/>
              </w:rPr>
              <w:t>s</w:t>
            </w:r>
            <w:r w:rsidRPr="005D433E">
              <w:rPr>
                <w:rFonts w:ascii="Roboto Condensed" w:eastAsia="Calibri" w:hAnsi="Roboto Condensed" w:cs="Calibri"/>
                <w:spacing w:val="-2"/>
                <w:sz w:val="20"/>
                <w:szCs w:val="20"/>
              </w:rPr>
              <w:t xml:space="preserve"> </w:t>
            </w:r>
            <w:r w:rsidRPr="005D433E">
              <w:rPr>
                <w:rFonts w:ascii="Roboto Condensed" w:eastAsia="Calibri" w:hAnsi="Roboto Condensed" w:cs="Calibri"/>
                <w:spacing w:val="-1"/>
                <w:sz w:val="20"/>
                <w:szCs w:val="20"/>
              </w:rPr>
              <w:t>m</w:t>
            </w:r>
            <w:r w:rsidRPr="005D433E">
              <w:rPr>
                <w:rFonts w:ascii="Roboto Condensed" w:eastAsia="Calibri" w:hAnsi="Roboto Condensed" w:cs="Calibri"/>
                <w:spacing w:val="1"/>
                <w:sz w:val="20"/>
                <w:szCs w:val="20"/>
              </w:rPr>
              <w:t>o</w:t>
            </w:r>
            <w:r w:rsidRPr="005D433E">
              <w:rPr>
                <w:rFonts w:ascii="Roboto Condensed" w:eastAsia="Calibri" w:hAnsi="Roboto Condensed" w:cs="Calibri"/>
                <w:spacing w:val="-3"/>
                <w:sz w:val="20"/>
                <w:szCs w:val="20"/>
              </w:rPr>
              <w:t>d</w:t>
            </w:r>
            <w:r w:rsidRPr="005D433E">
              <w:rPr>
                <w:rFonts w:ascii="Roboto Condensed" w:eastAsia="Calibri" w:hAnsi="Roboto Condensed" w:cs="Calibri"/>
                <w:sz w:val="20"/>
                <w:szCs w:val="20"/>
              </w:rPr>
              <w:t>es</w:t>
            </w:r>
            <w:r w:rsidRPr="005D433E">
              <w:rPr>
                <w:rFonts w:ascii="Roboto Condensed" w:eastAsia="Calibri" w:hAnsi="Roboto Condensed" w:cs="Calibri"/>
                <w:spacing w:val="1"/>
                <w:sz w:val="20"/>
                <w:szCs w:val="20"/>
              </w:rPr>
              <w:t xml:space="preserve"> </w:t>
            </w:r>
            <w:r w:rsidRPr="005D433E">
              <w:rPr>
                <w:rFonts w:ascii="Roboto Condensed" w:eastAsia="Calibri" w:hAnsi="Roboto Condensed" w:cs="Calibri"/>
                <w:spacing w:val="-1"/>
                <w:sz w:val="20"/>
                <w:szCs w:val="20"/>
              </w:rPr>
              <w:t>d</w:t>
            </w:r>
            <w:r w:rsidRPr="005D433E">
              <w:rPr>
                <w:rFonts w:ascii="Roboto Condensed" w:eastAsia="Calibri" w:hAnsi="Roboto Condensed" w:cs="Calibri"/>
                <w:sz w:val="20"/>
                <w:szCs w:val="20"/>
              </w:rPr>
              <w:t>’aff</w:t>
            </w:r>
            <w:r w:rsidRPr="005D433E">
              <w:rPr>
                <w:rFonts w:ascii="Roboto Condensed" w:eastAsia="Calibri" w:hAnsi="Roboto Condensed" w:cs="Calibri"/>
                <w:spacing w:val="-1"/>
                <w:sz w:val="20"/>
                <w:szCs w:val="20"/>
              </w:rPr>
              <w:t>i</w:t>
            </w:r>
            <w:r w:rsidRPr="005D433E">
              <w:rPr>
                <w:rFonts w:ascii="Roboto Condensed" w:eastAsia="Calibri" w:hAnsi="Roboto Condensed" w:cs="Calibri"/>
                <w:spacing w:val="-3"/>
                <w:sz w:val="20"/>
                <w:szCs w:val="20"/>
              </w:rPr>
              <w:t>r</w:t>
            </w:r>
            <w:r w:rsidRPr="005D433E">
              <w:rPr>
                <w:rFonts w:ascii="Roboto Condensed" w:eastAsia="Calibri" w:hAnsi="Roboto Condensed" w:cs="Calibri"/>
                <w:spacing w:val="1"/>
                <w:sz w:val="20"/>
                <w:szCs w:val="20"/>
              </w:rPr>
              <w:t>m</w:t>
            </w:r>
            <w:r w:rsidRPr="005D433E">
              <w:rPr>
                <w:rFonts w:ascii="Roboto Condensed" w:eastAsia="Calibri" w:hAnsi="Roboto Condensed" w:cs="Calibri"/>
                <w:sz w:val="20"/>
                <w:szCs w:val="20"/>
              </w:rPr>
              <w:t>at</w:t>
            </w:r>
            <w:r w:rsidRPr="005D433E">
              <w:rPr>
                <w:rFonts w:ascii="Roboto Condensed" w:eastAsia="Calibri" w:hAnsi="Roboto Condensed" w:cs="Calibri"/>
                <w:spacing w:val="-2"/>
                <w:sz w:val="20"/>
                <w:szCs w:val="20"/>
              </w:rPr>
              <w:t>i</w:t>
            </w:r>
            <w:r w:rsidRPr="005D433E">
              <w:rPr>
                <w:rFonts w:ascii="Roboto Condensed" w:eastAsia="Calibri" w:hAnsi="Roboto Condensed" w:cs="Calibri"/>
                <w:spacing w:val="1"/>
                <w:sz w:val="20"/>
                <w:szCs w:val="20"/>
              </w:rPr>
              <w:t>o</w:t>
            </w:r>
            <w:r w:rsidRPr="005D433E">
              <w:rPr>
                <w:rFonts w:ascii="Roboto Condensed" w:eastAsia="Calibri" w:hAnsi="Roboto Condensed" w:cs="Calibri"/>
                <w:sz w:val="20"/>
                <w:szCs w:val="20"/>
              </w:rPr>
              <w:t>n de</w:t>
            </w:r>
            <w:r w:rsidRPr="005D433E">
              <w:rPr>
                <w:rFonts w:ascii="Roboto Condensed" w:eastAsia="Calibri" w:hAnsi="Roboto Condensed" w:cs="Calibri"/>
                <w:spacing w:val="1"/>
                <w:sz w:val="20"/>
                <w:szCs w:val="20"/>
              </w:rPr>
              <w:t xml:space="preserve"> </w:t>
            </w:r>
            <w:r w:rsidRPr="005D433E">
              <w:rPr>
                <w:rFonts w:ascii="Roboto Condensed" w:eastAsia="Calibri" w:hAnsi="Roboto Condensed" w:cs="Calibri"/>
                <w:spacing w:val="-2"/>
                <w:sz w:val="20"/>
                <w:szCs w:val="20"/>
              </w:rPr>
              <w:t>s</w:t>
            </w:r>
            <w:r w:rsidRPr="005D433E">
              <w:rPr>
                <w:rFonts w:ascii="Roboto Condensed" w:eastAsia="Calibri" w:hAnsi="Roboto Condensed" w:cs="Calibri"/>
                <w:spacing w:val="1"/>
                <w:sz w:val="20"/>
                <w:szCs w:val="20"/>
              </w:rPr>
              <w:t>o</w:t>
            </w:r>
            <w:r w:rsidRPr="005D433E">
              <w:rPr>
                <w:rFonts w:ascii="Roboto Condensed" w:eastAsia="Calibri" w:hAnsi="Roboto Condensed" w:cs="Calibri"/>
                <w:sz w:val="20"/>
                <w:szCs w:val="20"/>
              </w:rPr>
              <w:t>i</w:t>
            </w:r>
            <w:r w:rsidRPr="005D433E">
              <w:rPr>
                <w:rFonts w:ascii="Roboto Condensed" w:eastAsia="Calibri" w:hAnsi="Roboto Condensed" w:cs="Calibri"/>
                <w:spacing w:val="-2"/>
                <w:sz w:val="20"/>
                <w:szCs w:val="20"/>
              </w:rPr>
              <w:t xml:space="preserve"> </w:t>
            </w:r>
            <w:r w:rsidRPr="005D433E">
              <w:rPr>
                <w:rFonts w:ascii="Roboto Condensed" w:eastAsia="Calibri" w:hAnsi="Roboto Condensed" w:cs="Calibri"/>
                <w:sz w:val="20"/>
                <w:szCs w:val="20"/>
              </w:rPr>
              <w:t>et</w:t>
            </w:r>
            <w:r w:rsidRPr="005D433E">
              <w:rPr>
                <w:rFonts w:ascii="Roboto Condensed" w:eastAsia="Calibri" w:hAnsi="Roboto Condensed" w:cs="Calibri"/>
                <w:spacing w:val="1"/>
                <w:sz w:val="20"/>
                <w:szCs w:val="20"/>
              </w:rPr>
              <w:t xml:space="preserve"> </w:t>
            </w:r>
            <w:r w:rsidRPr="005D433E">
              <w:rPr>
                <w:rFonts w:ascii="Roboto Condensed" w:eastAsia="Calibri" w:hAnsi="Roboto Condensed" w:cs="Calibri"/>
                <w:spacing w:val="-3"/>
                <w:sz w:val="20"/>
                <w:szCs w:val="20"/>
              </w:rPr>
              <w:t>d</w:t>
            </w:r>
            <w:r w:rsidRPr="005D433E">
              <w:rPr>
                <w:rFonts w:ascii="Roboto Condensed" w:eastAsia="Calibri" w:hAnsi="Roboto Condensed" w:cs="Calibri"/>
                <w:sz w:val="20"/>
                <w:szCs w:val="20"/>
              </w:rPr>
              <w:t>e</w:t>
            </w:r>
            <w:r w:rsidRPr="005D433E">
              <w:rPr>
                <w:rFonts w:ascii="Roboto Condensed" w:eastAsia="Calibri" w:hAnsi="Roboto Condensed" w:cs="Calibri"/>
                <w:spacing w:val="1"/>
                <w:sz w:val="20"/>
                <w:szCs w:val="20"/>
              </w:rPr>
              <w:t xml:space="preserve"> </w:t>
            </w:r>
            <w:r w:rsidRPr="005D433E">
              <w:rPr>
                <w:rFonts w:ascii="Roboto Condensed" w:eastAsia="Calibri" w:hAnsi="Roboto Condensed" w:cs="Calibri"/>
                <w:sz w:val="20"/>
                <w:szCs w:val="20"/>
              </w:rPr>
              <w:t>lea</w:t>
            </w:r>
            <w:r w:rsidRPr="005D433E">
              <w:rPr>
                <w:rFonts w:ascii="Roboto Condensed" w:eastAsia="Calibri" w:hAnsi="Roboto Condensed" w:cs="Calibri"/>
                <w:spacing w:val="-1"/>
                <w:sz w:val="20"/>
                <w:szCs w:val="20"/>
              </w:rPr>
              <w:t>d</w:t>
            </w:r>
            <w:r w:rsidRPr="005D433E">
              <w:rPr>
                <w:rFonts w:ascii="Roboto Condensed" w:eastAsia="Calibri" w:hAnsi="Roboto Condensed" w:cs="Calibri"/>
                <w:sz w:val="20"/>
                <w:szCs w:val="20"/>
              </w:rPr>
              <w:t>e</w:t>
            </w:r>
            <w:r w:rsidRPr="005D433E">
              <w:rPr>
                <w:rFonts w:ascii="Roboto Condensed" w:eastAsia="Calibri" w:hAnsi="Roboto Condensed" w:cs="Calibri"/>
                <w:spacing w:val="-2"/>
                <w:sz w:val="20"/>
                <w:szCs w:val="20"/>
              </w:rPr>
              <w:t>r</w:t>
            </w:r>
            <w:r w:rsidRPr="005D433E">
              <w:rPr>
                <w:rFonts w:ascii="Roboto Condensed" w:eastAsia="Calibri" w:hAnsi="Roboto Condensed" w:cs="Calibri"/>
                <w:sz w:val="20"/>
                <w:szCs w:val="20"/>
              </w:rPr>
              <w:t>sh</w:t>
            </w:r>
            <w:r w:rsidRPr="005D433E">
              <w:rPr>
                <w:rFonts w:ascii="Roboto Condensed" w:eastAsia="Calibri" w:hAnsi="Roboto Condensed" w:cs="Calibri"/>
                <w:spacing w:val="-1"/>
                <w:sz w:val="20"/>
                <w:szCs w:val="20"/>
              </w:rPr>
              <w:t>i</w:t>
            </w:r>
            <w:r w:rsidRPr="005D433E">
              <w:rPr>
                <w:rFonts w:ascii="Roboto Condensed" w:eastAsia="Calibri" w:hAnsi="Roboto Condensed" w:cs="Calibri"/>
                <w:sz w:val="20"/>
                <w:szCs w:val="20"/>
              </w:rPr>
              <w:t>p</w:t>
            </w:r>
          </w:p>
          <w:p w14:paraId="7793B986" w14:textId="77777777" w:rsidR="00005323" w:rsidRPr="005D433E" w:rsidRDefault="00005323" w:rsidP="006236C0">
            <w:pPr>
              <w:spacing w:after="0" w:line="240" w:lineRule="auto"/>
              <w:ind w:left="111" w:right="-20"/>
              <w:rPr>
                <w:rFonts w:ascii="Roboto Condensed" w:eastAsia="Calibri" w:hAnsi="Roboto Condensed" w:cs="Calibri"/>
                <w:sz w:val="20"/>
                <w:szCs w:val="20"/>
              </w:rPr>
            </w:pPr>
            <w:r w:rsidRPr="005D433E">
              <w:rPr>
                <w:rFonts w:ascii="Roboto Condensed" w:eastAsia="Calibri" w:hAnsi="Roboto Condensed" w:cs="Calibri"/>
                <w:spacing w:val="1"/>
                <w:sz w:val="20"/>
                <w:szCs w:val="20"/>
              </w:rPr>
              <w:t>L</w:t>
            </w:r>
            <w:r w:rsidRPr="005D433E">
              <w:rPr>
                <w:rFonts w:ascii="Roboto Condensed" w:eastAsia="Calibri" w:hAnsi="Roboto Condensed" w:cs="Calibri"/>
                <w:sz w:val="20"/>
                <w:szCs w:val="20"/>
              </w:rPr>
              <w:t>a p</w:t>
            </w:r>
            <w:r w:rsidRPr="005D433E">
              <w:rPr>
                <w:rFonts w:ascii="Roboto Condensed" w:eastAsia="Calibri" w:hAnsi="Roboto Condensed" w:cs="Calibri"/>
                <w:spacing w:val="1"/>
                <w:sz w:val="20"/>
                <w:szCs w:val="20"/>
              </w:rPr>
              <w:t>o</w:t>
            </w:r>
            <w:r w:rsidRPr="005D433E">
              <w:rPr>
                <w:rFonts w:ascii="Roboto Condensed" w:eastAsia="Calibri" w:hAnsi="Roboto Condensed" w:cs="Calibri"/>
                <w:sz w:val="20"/>
                <w:szCs w:val="20"/>
              </w:rPr>
              <w:t>s</w:t>
            </w:r>
            <w:r w:rsidRPr="005D433E">
              <w:rPr>
                <w:rFonts w:ascii="Roboto Condensed" w:eastAsia="Calibri" w:hAnsi="Roboto Condensed" w:cs="Calibri"/>
                <w:spacing w:val="-3"/>
                <w:sz w:val="20"/>
                <w:szCs w:val="20"/>
              </w:rPr>
              <w:t>i</w:t>
            </w:r>
            <w:r w:rsidRPr="005D433E">
              <w:rPr>
                <w:rFonts w:ascii="Roboto Condensed" w:eastAsia="Calibri" w:hAnsi="Roboto Condensed" w:cs="Calibri"/>
                <w:sz w:val="20"/>
                <w:szCs w:val="20"/>
              </w:rPr>
              <w:t>ti</w:t>
            </w:r>
            <w:r w:rsidRPr="005D433E">
              <w:rPr>
                <w:rFonts w:ascii="Roboto Condensed" w:eastAsia="Calibri" w:hAnsi="Roboto Condensed" w:cs="Calibri"/>
                <w:spacing w:val="1"/>
                <w:sz w:val="20"/>
                <w:szCs w:val="20"/>
              </w:rPr>
              <w:t>o</w:t>
            </w:r>
            <w:r w:rsidRPr="005D433E">
              <w:rPr>
                <w:rFonts w:ascii="Roboto Condensed" w:eastAsia="Calibri" w:hAnsi="Roboto Condensed" w:cs="Calibri"/>
                <w:sz w:val="20"/>
                <w:szCs w:val="20"/>
              </w:rPr>
              <w:t>n</w:t>
            </w:r>
            <w:r w:rsidRPr="005D433E">
              <w:rPr>
                <w:rFonts w:ascii="Roboto Condensed" w:eastAsia="Calibri" w:hAnsi="Roboto Condensed" w:cs="Calibri"/>
                <w:spacing w:val="-1"/>
                <w:sz w:val="20"/>
                <w:szCs w:val="20"/>
              </w:rPr>
              <w:t xml:space="preserve"> </w:t>
            </w:r>
            <w:r w:rsidRPr="005D433E">
              <w:rPr>
                <w:rFonts w:ascii="Roboto Condensed" w:eastAsia="Calibri" w:hAnsi="Roboto Condensed" w:cs="Calibri"/>
                <w:sz w:val="20"/>
                <w:szCs w:val="20"/>
              </w:rPr>
              <w:t>«</w:t>
            </w:r>
            <w:r w:rsidRPr="005D433E">
              <w:rPr>
                <w:rFonts w:ascii="Roboto Condensed" w:eastAsia="Calibri" w:hAnsi="Roboto Condensed" w:cs="Calibri"/>
                <w:spacing w:val="-3"/>
                <w:sz w:val="20"/>
                <w:szCs w:val="20"/>
              </w:rPr>
              <w:t xml:space="preserve"> </w:t>
            </w:r>
            <w:r w:rsidRPr="005D433E">
              <w:rPr>
                <w:rFonts w:ascii="Roboto Condensed" w:eastAsia="Calibri" w:hAnsi="Roboto Condensed" w:cs="Calibri"/>
                <w:spacing w:val="1"/>
                <w:sz w:val="20"/>
                <w:szCs w:val="20"/>
              </w:rPr>
              <w:t>m</w:t>
            </w:r>
            <w:r w:rsidRPr="005D433E">
              <w:rPr>
                <w:rFonts w:ascii="Roboto Condensed" w:eastAsia="Calibri" w:hAnsi="Roboto Condensed" w:cs="Calibri"/>
                <w:sz w:val="20"/>
                <w:szCs w:val="20"/>
              </w:rPr>
              <w:t>é</w:t>
            </w:r>
            <w:r w:rsidRPr="005D433E">
              <w:rPr>
                <w:rFonts w:ascii="Roboto Condensed" w:eastAsia="Calibri" w:hAnsi="Roboto Condensed" w:cs="Calibri"/>
                <w:spacing w:val="1"/>
                <w:sz w:val="20"/>
                <w:szCs w:val="20"/>
              </w:rPr>
              <w:t>t</w:t>
            </w:r>
            <w:r w:rsidRPr="005D433E">
              <w:rPr>
                <w:rFonts w:ascii="Roboto Condensed" w:eastAsia="Calibri" w:hAnsi="Roboto Condensed" w:cs="Calibri"/>
                <w:sz w:val="20"/>
                <w:szCs w:val="20"/>
              </w:rPr>
              <w:t>a</w:t>
            </w:r>
            <w:r w:rsidRPr="005D433E">
              <w:rPr>
                <w:rFonts w:ascii="Roboto Condensed" w:eastAsia="Calibri" w:hAnsi="Roboto Condensed" w:cs="Calibri"/>
                <w:spacing w:val="-1"/>
                <w:sz w:val="20"/>
                <w:szCs w:val="20"/>
              </w:rPr>
              <w:t xml:space="preserve"> </w:t>
            </w:r>
            <w:r w:rsidRPr="005D433E">
              <w:rPr>
                <w:rFonts w:ascii="Roboto Condensed" w:eastAsia="Calibri" w:hAnsi="Roboto Condensed" w:cs="Calibri"/>
                <w:sz w:val="20"/>
                <w:szCs w:val="20"/>
              </w:rPr>
              <w:t>», la</w:t>
            </w:r>
            <w:r w:rsidRPr="005D433E">
              <w:rPr>
                <w:rFonts w:ascii="Roboto Condensed" w:eastAsia="Calibri" w:hAnsi="Roboto Condensed" w:cs="Calibri"/>
                <w:spacing w:val="-2"/>
                <w:sz w:val="20"/>
                <w:szCs w:val="20"/>
              </w:rPr>
              <w:t xml:space="preserve"> </w:t>
            </w:r>
            <w:proofErr w:type="spellStart"/>
            <w:r w:rsidRPr="005D433E">
              <w:rPr>
                <w:rFonts w:ascii="Roboto Condensed" w:eastAsia="Calibri" w:hAnsi="Roboto Condensed" w:cs="Calibri"/>
                <w:spacing w:val="1"/>
                <w:sz w:val="20"/>
                <w:szCs w:val="20"/>
              </w:rPr>
              <w:t>m</w:t>
            </w:r>
            <w:r w:rsidRPr="005D433E">
              <w:rPr>
                <w:rFonts w:ascii="Roboto Condensed" w:eastAsia="Calibri" w:hAnsi="Roboto Condensed" w:cs="Calibri"/>
                <w:spacing w:val="-2"/>
                <w:sz w:val="20"/>
                <w:szCs w:val="20"/>
              </w:rPr>
              <w:t>é</w:t>
            </w:r>
            <w:r w:rsidRPr="005D433E">
              <w:rPr>
                <w:rFonts w:ascii="Roboto Condensed" w:eastAsia="Calibri" w:hAnsi="Roboto Condensed" w:cs="Calibri"/>
                <w:sz w:val="20"/>
                <w:szCs w:val="20"/>
              </w:rPr>
              <w:t>t</w:t>
            </w:r>
            <w:r w:rsidRPr="005D433E">
              <w:rPr>
                <w:rFonts w:ascii="Roboto Condensed" w:eastAsia="Calibri" w:hAnsi="Roboto Condensed" w:cs="Calibri"/>
                <w:spacing w:val="1"/>
                <w:sz w:val="20"/>
                <w:szCs w:val="20"/>
              </w:rPr>
              <w:t>a</w:t>
            </w:r>
            <w:r w:rsidRPr="005D433E">
              <w:rPr>
                <w:rFonts w:ascii="Roboto Condensed" w:eastAsia="Calibri" w:hAnsi="Roboto Condensed" w:cs="Calibri"/>
                <w:sz w:val="20"/>
                <w:szCs w:val="20"/>
              </w:rPr>
              <w:t>-c</w:t>
            </w:r>
            <w:r w:rsidRPr="005D433E">
              <w:rPr>
                <w:rFonts w:ascii="Roboto Condensed" w:eastAsia="Calibri" w:hAnsi="Roboto Condensed" w:cs="Calibri"/>
                <w:spacing w:val="-1"/>
                <w:sz w:val="20"/>
                <w:szCs w:val="20"/>
              </w:rPr>
              <w:t>om</w:t>
            </w:r>
            <w:r w:rsidRPr="005D433E">
              <w:rPr>
                <w:rFonts w:ascii="Roboto Condensed" w:eastAsia="Calibri" w:hAnsi="Roboto Condensed" w:cs="Calibri"/>
                <w:spacing w:val="1"/>
                <w:sz w:val="20"/>
                <w:szCs w:val="20"/>
              </w:rPr>
              <w:t>m</w:t>
            </w:r>
            <w:r w:rsidRPr="005D433E">
              <w:rPr>
                <w:rFonts w:ascii="Roboto Condensed" w:eastAsia="Calibri" w:hAnsi="Roboto Condensed" w:cs="Calibri"/>
                <w:spacing w:val="-1"/>
                <w:sz w:val="20"/>
                <w:szCs w:val="20"/>
              </w:rPr>
              <w:t>un</w:t>
            </w:r>
            <w:r w:rsidRPr="005D433E">
              <w:rPr>
                <w:rFonts w:ascii="Roboto Condensed" w:eastAsia="Calibri" w:hAnsi="Roboto Condensed" w:cs="Calibri"/>
                <w:sz w:val="20"/>
                <w:szCs w:val="20"/>
              </w:rPr>
              <w:t>icat</w:t>
            </w:r>
            <w:r w:rsidRPr="005D433E">
              <w:rPr>
                <w:rFonts w:ascii="Roboto Condensed" w:eastAsia="Calibri" w:hAnsi="Roboto Condensed" w:cs="Calibri"/>
                <w:spacing w:val="-2"/>
                <w:sz w:val="20"/>
                <w:szCs w:val="20"/>
              </w:rPr>
              <w:t>i</w:t>
            </w:r>
            <w:r w:rsidRPr="005D433E">
              <w:rPr>
                <w:rFonts w:ascii="Roboto Condensed" w:eastAsia="Calibri" w:hAnsi="Roboto Condensed" w:cs="Calibri"/>
                <w:spacing w:val="1"/>
                <w:sz w:val="20"/>
                <w:szCs w:val="20"/>
              </w:rPr>
              <w:t>o</w:t>
            </w:r>
            <w:r w:rsidRPr="005D433E">
              <w:rPr>
                <w:rFonts w:ascii="Roboto Condensed" w:eastAsia="Calibri" w:hAnsi="Roboto Condensed" w:cs="Calibri"/>
                <w:sz w:val="20"/>
                <w:szCs w:val="20"/>
              </w:rPr>
              <w:t>n</w:t>
            </w:r>
            <w:proofErr w:type="spellEnd"/>
          </w:p>
          <w:p w14:paraId="79414695" w14:textId="77777777" w:rsidR="00005323" w:rsidRPr="005D433E" w:rsidRDefault="00005323" w:rsidP="006236C0">
            <w:pPr>
              <w:spacing w:after="0" w:line="240" w:lineRule="auto"/>
              <w:ind w:left="111" w:right="-20"/>
              <w:rPr>
                <w:rFonts w:ascii="Roboto Condensed" w:eastAsia="Calibri" w:hAnsi="Roboto Condensed" w:cs="Calibri"/>
                <w:sz w:val="20"/>
                <w:szCs w:val="20"/>
              </w:rPr>
            </w:pPr>
            <w:r w:rsidRPr="005D433E">
              <w:rPr>
                <w:rFonts w:ascii="Roboto Condensed" w:eastAsia="Calibri" w:hAnsi="Roboto Condensed" w:cs="Calibri"/>
                <w:spacing w:val="1"/>
                <w:sz w:val="20"/>
                <w:szCs w:val="20"/>
              </w:rPr>
              <w:t>M</w:t>
            </w:r>
            <w:r w:rsidRPr="005D433E">
              <w:rPr>
                <w:rFonts w:ascii="Roboto Condensed" w:eastAsia="Calibri" w:hAnsi="Roboto Condensed" w:cs="Calibri"/>
                <w:sz w:val="20"/>
                <w:szCs w:val="20"/>
              </w:rPr>
              <w:t>é</w:t>
            </w:r>
            <w:r w:rsidRPr="005D433E">
              <w:rPr>
                <w:rFonts w:ascii="Roboto Condensed" w:eastAsia="Calibri" w:hAnsi="Roboto Condensed" w:cs="Calibri"/>
                <w:spacing w:val="1"/>
                <w:sz w:val="20"/>
                <w:szCs w:val="20"/>
              </w:rPr>
              <w:t>t</w:t>
            </w:r>
            <w:r w:rsidRPr="005D433E">
              <w:rPr>
                <w:rFonts w:ascii="Roboto Condensed" w:eastAsia="Calibri" w:hAnsi="Roboto Condensed" w:cs="Calibri"/>
                <w:spacing w:val="-3"/>
                <w:sz w:val="20"/>
                <w:szCs w:val="20"/>
              </w:rPr>
              <w:t>h</w:t>
            </w:r>
            <w:r w:rsidRPr="005D433E">
              <w:rPr>
                <w:rFonts w:ascii="Roboto Condensed" w:eastAsia="Calibri" w:hAnsi="Roboto Condensed" w:cs="Calibri"/>
                <w:spacing w:val="1"/>
                <w:sz w:val="20"/>
                <w:szCs w:val="20"/>
              </w:rPr>
              <w:t>o</w:t>
            </w:r>
            <w:r w:rsidRPr="005D433E">
              <w:rPr>
                <w:rFonts w:ascii="Roboto Condensed" w:eastAsia="Calibri" w:hAnsi="Roboto Condensed" w:cs="Calibri"/>
                <w:spacing w:val="-1"/>
                <w:sz w:val="20"/>
                <w:szCs w:val="20"/>
              </w:rPr>
              <w:t>d</w:t>
            </w:r>
            <w:r w:rsidRPr="005D433E">
              <w:rPr>
                <w:rFonts w:ascii="Roboto Condensed" w:eastAsia="Calibri" w:hAnsi="Roboto Condensed" w:cs="Calibri"/>
                <w:spacing w:val="1"/>
                <w:sz w:val="20"/>
                <w:szCs w:val="20"/>
              </w:rPr>
              <w:t>o</w:t>
            </w:r>
            <w:r w:rsidRPr="005D433E">
              <w:rPr>
                <w:rFonts w:ascii="Roboto Condensed" w:eastAsia="Calibri" w:hAnsi="Roboto Condensed" w:cs="Calibri"/>
                <w:spacing w:val="-3"/>
                <w:sz w:val="20"/>
                <w:szCs w:val="20"/>
              </w:rPr>
              <w:t>l</w:t>
            </w:r>
            <w:r w:rsidRPr="005D433E">
              <w:rPr>
                <w:rFonts w:ascii="Roboto Condensed" w:eastAsia="Calibri" w:hAnsi="Roboto Condensed" w:cs="Calibri"/>
                <w:spacing w:val="1"/>
                <w:sz w:val="20"/>
                <w:szCs w:val="20"/>
              </w:rPr>
              <w:t>o</w:t>
            </w:r>
            <w:r w:rsidRPr="005D433E">
              <w:rPr>
                <w:rFonts w:ascii="Roboto Condensed" w:eastAsia="Calibri" w:hAnsi="Roboto Condensed" w:cs="Calibri"/>
                <w:spacing w:val="-1"/>
                <w:sz w:val="20"/>
                <w:szCs w:val="20"/>
              </w:rPr>
              <w:t>g</w:t>
            </w:r>
            <w:r w:rsidRPr="005D433E">
              <w:rPr>
                <w:rFonts w:ascii="Roboto Condensed" w:eastAsia="Calibri" w:hAnsi="Roboto Condensed" w:cs="Calibri"/>
                <w:sz w:val="20"/>
                <w:szCs w:val="20"/>
              </w:rPr>
              <w:t>ie</w:t>
            </w:r>
            <w:r w:rsidRPr="005D433E">
              <w:rPr>
                <w:rFonts w:ascii="Roboto Condensed" w:eastAsia="Calibri" w:hAnsi="Roboto Condensed" w:cs="Calibri"/>
                <w:spacing w:val="25"/>
                <w:sz w:val="20"/>
                <w:szCs w:val="20"/>
              </w:rPr>
              <w:t xml:space="preserve"> </w:t>
            </w:r>
            <w:r w:rsidRPr="005D433E">
              <w:rPr>
                <w:rFonts w:ascii="Roboto Condensed" w:eastAsia="Calibri" w:hAnsi="Roboto Condensed" w:cs="Calibri"/>
                <w:spacing w:val="-1"/>
                <w:sz w:val="20"/>
                <w:szCs w:val="20"/>
              </w:rPr>
              <w:t>d</w:t>
            </w:r>
            <w:r w:rsidRPr="005D433E">
              <w:rPr>
                <w:rFonts w:ascii="Roboto Condensed" w:eastAsia="Calibri" w:hAnsi="Roboto Condensed" w:cs="Calibri"/>
                <w:sz w:val="20"/>
                <w:szCs w:val="20"/>
              </w:rPr>
              <w:t>e</w:t>
            </w:r>
            <w:r w:rsidRPr="005D433E">
              <w:rPr>
                <w:rFonts w:ascii="Roboto Condensed" w:eastAsia="Calibri" w:hAnsi="Roboto Condensed" w:cs="Calibri"/>
                <w:spacing w:val="25"/>
                <w:sz w:val="20"/>
                <w:szCs w:val="20"/>
              </w:rPr>
              <w:t xml:space="preserve"> </w:t>
            </w:r>
            <w:r w:rsidRPr="005D433E">
              <w:rPr>
                <w:rFonts w:ascii="Roboto Condensed" w:eastAsia="Calibri" w:hAnsi="Roboto Condensed" w:cs="Calibri"/>
                <w:sz w:val="20"/>
                <w:szCs w:val="20"/>
              </w:rPr>
              <w:t>r</w:t>
            </w:r>
            <w:r w:rsidRPr="005D433E">
              <w:rPr>
                <w:rFonts w:ascii="Roboto Condensed" w:eastAsia="Calibri" w:hAnsi="Roboto Condensed" w:cs="Calibri"/>
                <w:spacing w:val="-2"/>
                <w:sz w:val="20"/>
                <w:szCs w:val="20"/>
              </w:rPr>
              <w:t>é</w:t>
            </w:r>
            <w:r w:rsidRPr="005D433E">
              <w:rPr>
                <w:rFonts w:ascii="Roboto Condensed" w:eastAsia="Calibri" w:hAnsi="Roboto Condensed" w:cs="Calibri"/>
                <w:sz w:val="20"/>
                <w:szCs w:val="20"/>
              </w:rPr>
              <w:t>s</w:t>
            </w:r>
            <w:r w:rsidRPr="005D433E">
              <w:rPr>
                <w:rFonts w:ascii="Roboto Condensed" w:eastAsia="Calibri" w:hAnsi="Roboto Condensed" w:cs="Calibri"/>
                <w:spacing w:val="1"/>
                <w:sz w:val="20"/>
                <w:szCs w:val="20"/>
              </w:rPr>
              <w:t>o</w:t>
            </w:r>
            <w:r w:rsidRPr="005D433E">
              <w:rPr>
                <w:rFonts w:ascii="Roboto Condensed" w:eastAsia="Calibri" w:hAnsi="Roboto Condensed" w:cs="Calibri"/>
                <w:sz w:val="20"/>
                <w:szCs w:val="20"/>
              </w:rPr>
              <w:t>l</w:t>
            </w:r>
            <w:r w:rsidRPr="005D433E">
              <w:rPr>
                <w:rFonts w:ascii="Roboto Condensed" w:eastAsia="Calibri" w:hAnsi="Roboto Condensed" w:cs="Calibri"/>
                <w:spacing w:val="-1"/>
                <w:sz w:val="20"/>
                <w:szCs w:val="20"/>
              </w:rPr>
              <w:t>u</w:t>
            </w:r>
            <w:r w:rsidRPr="005D433E">
              <w:rPr>
                <w:rFonts w:ascii="Roboto Condensed" w:eastAsia="Calibri" w:hAnsi="Roboto Condensed" w:cs="Calibri"/>
                <w:sz w:val="20"/>
                <w:szCs w:val="20"/>
              </w:rPr>
              <w:t>t</w:t>
            </w:r>
            <w:r w:rsidRPr="005D433E">
              <w:rPr>
                <w:rFonts w:ascii="Roboto Condensed" w:eastAsia="Calibri" w:hAnsi="Roboto Condensed" w:cs="Calibri"/>
                <w:spacing w:val="-2"/>
                <w:sz w:val="20"/>
                <w:szCs w:val="20"/>
              </w:rPr>
              <w:t>i</w:t>
            </w:r>
            <w:r w:rsidRPr="005D433E">
              <w:rPr>
                <w:rFonts w:ascii="Roboto Condensed" w:eastAsia="Calibri" w:hAnsi="Roboto Condensed" w:cs="Calibri"/>
                <w:spacing w:val="-1"/>
                <w:sz w:val="20"/>
                <w:szCs w:val="20"/>
              </w:rPr>
              <w:t>o</w:t>
            </w:r>
            <w:r w:rsidRPr="005D433E">
              <w:rPr>
                <w:rFonts w:ascii="Roboto Condensed" w:eastAsia="Calibri" w:hAnsi="Roboto Condensed" w:cs="Calibri"/>
                <w:sz w:val="20"/>
                <w:szCs w:val="20"/>
              </w:rPr>
              <w:t>n</w:t>
            </w:r>
            <w:r w:rsidRPr="005D433E">
              <w:rPr>
                <w:rFonts w:ascii="Roboto Condensed" w:eastAsia="Calibri" w:hAnsi="Roboto Condensed" w:cs="Calibri"/>
                <w:spacing w:val="24"/>
                <w:sz w:val="20"/>
                <w:szCs w:val="20"/>
              </w:rPr>
              <w:t xml:space="preserve"> </w:t>
            </w:r>
            <w:r w:rsidRPr="005D433E">
              <w:rPr>
                <w:rFonts w:ascii="Roboto Condensed" w:eastAsia="Calibri" w:hAnsi="Roboto Condensed" w:cs="Calibri"/>
                <w:spacing w:val="-1"/>
                <w:sz w:val="20"/>
                <w:szCs w:val="20"/>
              </w:rPr>
              <w:t>d</w:t>
            </w:r>
            <w:r w:rsidRPr="005D433E">
              <w:rPr>
                <w:rFonts w:ascii="Roboto Condensed" w:eastAsia="Calibri" w:hAnsi="Roboto Condensed" w:cs="Calibri"/>
                <w:sz w:val="20"/>
                <w:szCs w:val="20"/>
              </w:rPr>
              <w:t>e</w:t>
            </w:r>
            <w:r w:rsidRPr="005D433E">
              <w:rPr>
                <w:rFonts w:ascii="Roboto Condensed" w:eastAsia="Calibri" w:hAnsi="Roboto Condensed" w:cs="Calibri"/>
                <w:spacing w:val="25"/>
                <w:sz w:val="20"/>
                <w:szCs w:val="20"/>
              </w:rPr>
              <w:t xml:space="preserve"> </w:t>
            </w:r>
            <w:r w:rsidRPr="005D433E">
              <w:rPr>
                <w:rFonts w:ascii="Roboto Condensed" w:eastAsia="Calibri" w:hAnsi="Roboto Condensed" w:cs="Calibri"/>
                <w:spacing w:val="-1"/>
                <w:sz w:val="20"/>
                <w:szCs w:val="20"/>
              </w:rPr>
              <w:t>p</w:t>
            </w:r>
            <w:r w:rsidRPr="005D433E">
              <w:rPr>
                <w:rFonts w:ascii="Roboto Condensed" w:eastAsia="Calibri" w:hAnsi="Roboto Condensed" w:cs="Calibri"/>
                <w:sz w:val="20"/>
                <w:szCs w:val="20"/>
              </w:rPr>
              <w:t>r</w:t>
            </w:r>
            <w:r w:rsidRPr="005D433E">
              <w:rPr>
                <w:rFonts w:ascii="Roboto Condensed" w:eastAsia="Calibri" w:hAnsi="Roboto Condensed" w:cs="Calibri"/>
                <w:spacing w:val="1"/>
                <w:sz w:val="20"/>
                <w:szCs w:val="20"/>
              </w:rPr>
              <w:t>o</w:t>
            </w:r>
            <w:r w:rsidRPr="005D433E">
              <w:rPr>
                <w:rFonts w:ascii="Roboto Condensed" w:eastAsia="Calibri" w:hAnsi="Roboto Condensed" w:cs="Calibri"/>
                <w:spacing w:val="-1"/>
                <w:sz w:val="20"/>
                <w:szCs w:val="20"/>
              </w:rPr>
              <w:t>b</w:t>
            </w:r>
            <w:r w:rsidRPr="005D433E">
              <w:rPr>
                <w:rFonts w:ascii="Roboto Condensed" w:eastAsia="Calibri" w:hAnsi="Roboto Condensed" w:cs="Calibri"/>
                <w:sz w:val="20"/>
                <w:szCs w:val="20"/>
              </w:rPr>
              <w:t>lè</w:t>
            </w:r>
            <w:r w:rsidRPr="005D433E">
              <w:rPr>
                <w:rFonts w:ascii="Roboto Condensed" w:eastAsia="Calibri" w:hAnsi="Roboto Condensed" w:cs="Calibri"/>
                <w:spacing w:val="-1"/>
                <w:sz w:val="20"/>
                <w:szCs w:val="20"/>
              </w:rPr>
              <w:t>m</w:t>
            </w:r>
            <w:r w:rsidRPr="005D433E">
              <w:rPr>
                <w:rFonts w:ascii="Roboto Condensed" w:eastAsia="Calibri" w:hAnsi="Roboto Condensed" w:cs="Calibri"/>
                <w:sz w:val="20"/>
                <w:szCs w:val="20"/>
              </w:rPr>
              <w:t>e</w:t>
            </w:r>
            <w:r w:rsidRPr="005D433E">
              <w:rPr>
                <w:rFonts w:ascii="Roboto Condensed" w:eastAsia="Calibri" w:hAnsi="Roboto Condensed" w:cs="Calibri"/>
                <w:spacing w:val="25"/>
                <w:sz w:val="20"/>
                <w:szCs w:val="20"/>
              </w:rPr>
              <w:t xml:space="preserve"> </w:t>
            </w:r>
            <w:r w:rsidRPr="005D433E">
              <w:rPr>
                <w:rFonts w:ascii="Roboto Condensed" w:eastAsia="Calibri" w:hAnsi="Roboto Condensed" w:cs="Calibri"/>
                <w:sz w:val="20"/>
                <w:szCs w:val="20"/>
              </w:rPr>
              <w:t>et</w:t>
            </w:r>
            <w:r w:rsidRPr="005D433E">
              <w:rPr>
                <w:rFonts w:ascii="Roboto Condensed" w:eastAsia="Calibri" w:hAnsi="Roboto Condensed" w:cs="Calibri"/>
                <w:spacing w:val="28"/>
                <w:sz w:val="20"/>
                <w:szCs w:val="20"/>
              </w:rPr>
              <w:t xml:space="preserve"> </w:t>
            </w:r>
            <w:r w:rsidRPr="005D433E">
              <w:rPr>
                <w:rFonts w:ascii="Roboto Condensed" w:eastAsia="Calibri" w:hAnsi="Roboto Condensed" w:cs="Calibri"/>
                <w:sz w:val="20"/>
                <w:szCs w:val="20"/>
              </w:rPr>
              <w:t>a</w:t>
            </w:r>
            <w:r w:rsidRPr="005D433E">
              <w:rPr>
                <w:rFonts w:ascii="Roboto Condensed" w:eastAsia="Calibri" w:hAnsi="Roboto Condensed" w:cs="Calibri"/>
                <w:spacing w:val="-1"/>
                <w:sz w:val="20"/>
                <w:szCs w:val="20"/>
              </w:rPr>
              <w:t>pp</w:t>
            </w:r>
            <w:r w:rsidRPr="005D433E">
              <w:rPr>
                <w:rFonts w:ascii="Roboto Condensed" w:eastAsia="Calibri" w:hAnsi="Roboto Condensed" w:cs="Calibri"/>
                <w:sz w:val="20"/>
                <w:szCs w:val="20"/>
              </w:rPr>
              <w:t>r</w:t>
            </w:r>
            <w:r w:rsidRPr="005D433E">
              <w:rPr>
                <w:rFonts w:ascii="Roboto Condensed" w:eastAsia="Calibri" w:hAnsi="Roboto Condensed" w:cs="Calibri"/>
                <w:spacing w:val="1"/>
                <w:sz w:val="20"/>
                <w:szCs w:val="20"/>
              </w:rPr>
              <w:t>o</w:t>
            </w:r>
            <w:r w:rsidRPr="005D433E">
              <w:rPr>
                <w:rFonts w:ascii="Roboto Condensed" w:eastAsia="Calibri" w:hAnsi="Roboto Condensed" w:cs="Calibri"/>
                <w:spacing w:val="-3"/>
                <w:sz w:val="20"/>
                <w:szCs w:val="20"/>
              </w:rPr>
              <w:t>f</w:t>
            </w:r>
            <w:r w:rsidRPr="005D433E">
              <w:rPr>
                <w:rFonts w:ascii="Roboto Condensed" w:eastAsia="Calibri" w:hAnsi="Roboto Condensed" w:cs="Calibri"/>
                <w:spacing w:val="-1"/>
                <w:sz w:val="20"/>
                <w:szCs w:val="20"/>
              </w:rPr>
              <w:t>ond</w:t>
            </w:r>
            <w:r w:rsidRPr="005D433E">
              <w:rPr>
                <w:rFonts w:ascii="Roboto Condensed" w:eastAsia="Calibri" w:hAnsi="Roboto Condensed" w:cs="Calibri"/>
                <w:sz w:val="20"/>
                <w:szCs w:val="20"/>
              </w:rPr>
              <w:t>isse</w:t>
            </w:r>
            <w:r w:rsidRPr="005D433E">
              <w:rPr>
                <w:rFonts w:ascii="Roboto Condensed" w:eastAsia="Calibri" w:hAnsi="Roboto Condensed" w:cs="Calibri"/>
                <w:spacing w:val="1"/>
                <w:sz w:val="20"/>
                <w:szCs w:val="20"/>
              </w:rPr>
              <w:t>m</w:t>
            </w:r>
            <w:r w:rsidRPr="005D433E">
              <w:rPr>
                <w:rFonts w:ascii="Roboto Condensed" w:eastAsia="Calibri" w:hAnsi="Roboto Condensed" w:cs="Calibri"/>
                <w:sz w:val="20"/>
                <w:szCs w:val="20"/>
              </w:rPr>
              <w:t>e</w:t>
            </w:r>
            <w:r w:rsidRPr="005D433E">
              <w:rPr>
                <w:rFonts w:ascii="Roboto Condensed" w:eastAsia="Calibri" w:hAnsi="Roboto Condensed" w:cs="Calibri"/>
                <w:spacing w:val="-3"/>
                <w:sz w:val="20"/>
                <w:szCs w:val="20"/>
              </w:rPr>
              <w:t>n</w:t>
            </w:r>
            <w:r w:rsidRPr="005D433E">
              <w:rPr>
                <w:rFonts w:ascii="Roboto Condensed" w:eastAsia="Calibri" w:hAnsi="Roboto Condensed" w:cs="Calibri"/>
                <w:sz w:val="20"/>
                <w:szCs w:val="20"/>
              </w:rPr>
              <w:t>t</w:t>
            </w:r>
            <w:r w:rsidRPr="005D433E">
              <w:rPr>
                <w:rFonts w:ascii="Roboto Condensed" w:eastAsia="Calibri" w:hAnsi="Roboto Condensed" w:cs="Calibri"/>
                <w:spacing w:val="25"/>
                <w:sz w:val="20"/>
                <w:szCs w:val="20"/>
              </w:rPr>
              <w:t xml:space="preserve"> </w:t>
            </w:r>
            <w:r w:rsidRPr="005D433E">
              <w:rPr>
                <w:rFonts w:ascii="Roboto Condensed" w:eastAsia="Calibri" w:hAnsi="Roboto Condensed" w:cs="Calibri"/>
                <w:spacing w:val="-1"/>
                <w:sz w:val="20"/>
                <w:szCs w:val="20"/>
              </w:rPr>
              <w:t>d</w:t>
            </w:r>
            <w:r w:rsidRPr="005D433E">
              <w:rPr>
                <w:rFonts w:ascii="Roboto Condensed" w:eastAsia="Calibri" w:hAnsi="Roboto Condensed" w:cs="Calibri"/>
                <w:sz w:val="20"/>
                <w:szCs w:val="20"/>
              </w:rPr>
              <w:t>e</w:t>
            </w:r>
            <w:r w:rsidRPr="005D433E">
              <w:rPr>
                <w:rFonts w:ascii="Roboto Condensed" w:eastAsia="Calibri" w:hAnsi="Roboto Condensed" w:cs="Calibri"/>
                <w:spacing w:val="25"/>
                <w:sz w:val="20"/>
                <w:szCs w:val="20"/>
              </w:rPr>
              <w:t xml:space="preserve"> </w:t>
            </w:r>
            <w:r w:rsidRPr="005D433E">
              <w:rPr>
                <w:rFonts w:ascii="Roboto Condensed" w:eastAsia="Calibri" w:hAnsi="Roboto Condensed" w:cs="Calibri"/>
                <w:sz w:val="20"/>
                <w:szCs w:val="20"/>
              </w:rPr>
              <w:t>la</w:t>
            </w:r>
            <w:r w:rsidRPr="005D433E">
              <w:rPr>
                <w:rFonts w:ascii="Roboto Condensed" w:eastAsia="Calibri" w:hAnsi="Roboto Condensed" w:cs="Calibri"/>
                <w:spacing w:val="24"/>
                <w:sz w:val="20"/>
                <w:szCs w:val="20"/>
              </w:rPr>
              <w:t xml:space="preserve"> </w:t>
            </w:r>
            <w:r w:rsidRPr="005D433E">
              <w:rPr>
                <w:rFonts w:ascii="Roboto Condensed" w:eastAsia="Calibri" w:hAnsi="Roboto Condensed" w:cs="Calibri"/>
                <w:spacing w:val="-1"/>
                <w:sz w:val="20"/>
                <w:szCs w:val="20"/>
              </w:rPr>
              <w:t>ph</w:t>
            </w:r>
            <w:r w:rsidRPr="005D433E">
              <w:rPr>
                <w:rFonts w:ascii="Roboto Condensed" w:eastAsia="Calibri" w:hAnsi="Roboto Condensed" w:cs="Calibri"/>
                <w:sz w:val="20"/>
                <w:szCs w:val="20"/>
              </w:rPr>
              <w:t>ase</w:t>
            </w:r>
            <w:r>
              <w:rPr>
                <w:rFonts w:ascii="Roboto Condensed" w:eastAsia="Calibri" w:hAnsi="Roboto Condensed" w:cs="Calibri"/>
                <w:sz w:val="20"/>
                <w:szCs w:val="20"/>
              </w:rPr>
              <w:t xml:space="preserve"> </w:t>
            </w:r>
            <w:r w:rsidRPr="005D433E">
              <w:rPr>
                <w:rFonts w:ascii="Roboto Condensed" w:eastAsia="Calibri" w:hAnsi="Roboto Condensed" w:cs="Calibri"/>
                <w:sz w:val="20"/>
                <w:szCs w:val="20"/>
              </w:rPr>
              <w:t>1</w:t>
            </w:r>
            <w:r w:rsidRPr="005D433E">
              <w:rPr>
                <w:rFonts w:ascii="Roboto Condensed" w:eastAsia="Calibri" w:hAnsi="Roboto Condensed" w:cs="Calibri"/>
                <w:spacing w:val="2"/>
                <w:sz w:val="20"/>
                <w:szCs w:val="20"/>
              </w:rPr>
              <w:t xml:space="preserve"> </w:t>
            </w:r>
            <w:r w:rsidRPr="005D433E">
              <w:rPr>
                <w:rFonts w:ascii="Roboto Condensed" w:eastAsia="Calibri" w:hAnsi="Roboto Condensed" w:cs="Calibri"/>
                <w:sz w:val="20"/>
                <w:szCs w:val="20"/>
              </w:rPr>
              <w:t>:</w:t>
            </w:r>
            <w:r w:rsidRPr="005D433E">
              <w:rPr>
                <w:rFonts w:ascii="Roboto Condensed" w:eastAsia="Calibri" w:hAnsi="Roboto Condensed" w:cs="Calibri"/>
                <w:spacing w:val="-1"/>
                <w:sz w:val="20"/>
                <w:szCs w:val="20"/>
              </w:rPr>
              <w:t xml:space="preserve"> </w:t>
            </w:r>
            <w:proofErr w:type="gramStart"/>
            <w:r w:rsidRPr="005D433E">
              <w:rPr>
                <w:rFonts w:ascii="Roboto Condensed" w:eastAsia="Calibri" w:hAnsi="Roboto Condensed" w:cs="Calibri"/>
                <w:sz w:val="20"/>
                <w:szCs w:val="20"/>
              </w:rPr>
              <w:t xml:space="preserve">« </w:t>
            </w:r>
            <w:r w:rsidRPr="005D433E">
              <w:rPr>
                <w:rFonts w:ascii="Roboto Condensed" w:eastAsia="Calibri" w:hAnsi="Roboto Condensed" w:cs="Calibri"/>
                <w:spacing w:val="2"/>
                <w:sz w:val="20"/>
                <w:szCs w:val="20"/>
              </w:rPr>
              <w:t xml:space="preserve"> </w:t>
            </w:r>
            <w:r w:rsidRPr="005D433E">
              <w:rPr>
                <w:rFonts w:ascii="Roboto Condensed" w:eastAsia="Calibri" w:hAnsi="Roboto Condensed" w:cs="Calibri"/>
                <w:spacing w:val="-3"/>
                <w:sz w:val="20"/>
                <w:szCs w:val="20"/>
              </w:rPr>
              <w:t>p</w:t>
            </w:r>
            <w:r w:rsidRPr="005D433E">
              <w:rPr>
                <w:rFonts w:ascii="Roboto Condensed" w:eastAsia="Calibri" w:hAnsi="Roboto Condensed" w:cs="Calibri"/>
                <w:spacing w:val="1"/>
                <w:sz w:val="20"/>
                <w:szCs w:val="20"/>
              </w:rPr>
              <w:t>o</w:t>
            </w:r>
            <w:r w:rsidRPr="005D433E">
              <w:rPr>
                <w:rFonts w:ascii="Roboto Condensed" w:eastAsia="Calibri" w:hAnsi="Roboto Condensed" w:cs="Calibri"/>
                <w:sz w:val="20"/>
                <w:szCs w:val="20"/>
              </w:rPr>
              <w:t>ser</w:t>
            </w:r>
            <w:proofErr w:type="gramEnd"/>
            <w:r w:rsidRPr="005D433E">
              <w:rPr>
                <w:rFonts w:ascii="Roboto Condensed" w:eastAsia="Calibri" w:hAnsi="Roboto Condensed" w:cs="Calibri"/>
                <w:spacing w:val="1"/>
                <w:sz w:val="20"/>
                <w:szCs w:val="20"/>
              </w:rPr>
              <w:t xml:space="preserve"> </w:t>
            </w:r>
            <w:r w:rsidRPr="005D433E">
              <w:rPr>
                <w:rFonts w:ascii="Roboto Condensed" w:eastAsia="Calibri" w:hAnsi="Roboto Condensed" w:cs="Calibri"/>
                <w:spacing w:val="-3"/>
                <w:sz w:val="20"/>
                <w:szCs w:val="20"/>
              </w:rPr>
              <w:t>l</w:t>
            </w:r>
            <w:r w:rsidRPr="005D433E">
              <w:rPr>
                <w:rFonts w:ascii="Roboto Condensed" w:eastAsia="Calibri" w:hAnsi="Roboto Condensed" w:cs="Calibri"/>
                <w:sz w:val="20"/>
                <w:szCs w:val="20"/>
              </w:rPr>
              <w:t>e</w:t>
            </w:r>
            <w:r w:rsidRPr="005D433E">
              <w:rPr>
                <w:rFonts w:ascii="Roboto Condensed" w:eastAsia="Calibri" w:hAnsi="Roboto Condensed" w:cs="Calibri"/>
                <w:spacing w:val="1"/>
                <w:sz w:val="20"/>
                <w:szCs w:val="20"/>
              </w:rPr>
              <w:t xml:space="preserve"> </w:t>
            </w:r>
            <w:r w:rsidRPr="005D433E">
              <w:rPr>
                <w:rFonts w:ascii="Roboto Condensed" w:eastAsia="Calibri" w:hAnsi="Roboto Condensed" w:cs="Calibri"/>
                <w:spacing w:val="-1"/>
                <w:sz w:val="20"/>
                <w:szCs w:val="20"/>
              </w:rPr>
              <w:t>p</w:t>
            </w:r>
            <w:r w:rsidRPr="005D433E">
              <w:rPr>
                <w:rFonts w:ascii="Roboto Condensed" w:eastAsia="Calibri" w:hAnsi="Roboto Condensed" w:cs="Calibri"/>
                <w:spacing w:val="-3"/>
                <w:sz w:val="20"/>
                <w:szCs w:val="20"/>
              </w:rPr>
              <w:t>r</w:t>
            </w:r>
            <w:r w:rsidRPr="005D433E">
              <w:rPr>
                <w:rFonts w:ascii="Roboto Condensed" w:eastAsia="Calibri" w:hAnsi="Roboto Condensed" w:cs="Calibri"/>
                <w:spacing w:val="1"/>
                <w:sz w:val="20"/>
                <w:szCs w:val="20"/>
              </w:rPr>
              <w:t>o</w:t>
            </w:r>
            <w:r w:rsidRPr="005D433E">
              <w:rPr>
                <w:rFonts w:ascii="Roboto Condensed" w:eastAsia="Calibri" w:hAnsi="Roboto Condensed" w:cs="Calibri"/>
                <w:spacing w:val="-1"/>
                <w:sz w:val="20"/>
                <w:szCs w:val="20"/>
              </w:rPr>
              <w:t>b</w:t>
            </w:r>
            <w:r w:rsidRPr="005D433E">
              <w:rPr>
                <w:rFonts w:ascii="Roboto Condensed" w:eastAsia="Calibri" w:hAnsi="Roboto Condensed" w:cs="Calibri"/>
                <w:sz w:val="20"/>
                <w:szCs w:val="20"/>
              </w:rPr>
              <w:t>l</w:t>
            </w:r>
            <w:r w:rsidRPr="005D433E">
              <w:rPr>
                <w:rFonts w:ascii="Roboto Condensed" w:eastAsia="Calibri" w:hAnsi="Roboto Condensed" w:cs="Calibri"/>
                <w:spacing w:val="-2"/>
                <w:sz w:val="20"/>
                <w:szCs w:val="20"/>
              </w:rPr>
              <w:t>è</w:t>
            </w:r>
            <w:r w:rsidRPr="005D433E">
              <w:rPr>
                <w:rFonts w:ascii="Roboto Condensed" w:eastAsia="Calibri" w:hAnsi="Roboto Condensed" w:cs="Calibri"/>
                <w:spacing w:val="1"/>
                <w:sz w:val="20"/>
                <w:szCs w:val="20"/>
              </w:rPr>
              <w:t>m</w:t>
            </w:r>
            <w:r w:rsidRPr="005D433E">
              <w:rPr>
                <w:rFonts w:ascii="Roboto Condensed" w:eastAsia="Calibri" w:hAnsi="Roboto Condensed" w:cs="Calibri"/>
                <w:sz w:val="20"/>
                <w:szCs w:val="20"/>
              </w:rPr>
              <w:t>e</w:t>
            </w:r>
            <w:r w:rsidRPr="005D433E">
              <w:rPr>
                <w:rFonts w:ascii="Roboto Condensed" w:eastAsia="Calibri" w:hAnsi="Roboto Condensed" w:cs="Calibri"/>
                <w:spacing w:val="2"/>
                <w:sz w:val="20"/>
                <w:szCs w:val="20"/>
              </w:rPr>
              <w:t xml:space="preserve"> </w:t>
            </w:r>
            <w:r w:rsidRPr="005D433E">
              <w:rPr>
                <w:rFonts w:ascii="Roboto Condensed" w:eastAsia="Calibri" w:hAnsi="Roboto Condensed" w:cs="Calibri"/>
                <w:sz w:val="20"/>
                <w:szCs w:val="20"/>
              </w:rPr>
              <w:t>»</w:t>
            </w:r>
          </w:p>
        </w:tc>
      </w:tr>
      <w:tr w:rsidR="00005323" w:rsidRPr="005D433E" w14:paraId="71E14563" w14:textId="77777777" w:rsidTr="006236C0">
        <w:trPr>
          <w:trHeight w:hRule="exact" w:val="1364"/>
        </w:trPr>
        <w:tc>
          <w:tcPr>
            <w:tcW w:w="2617" w:type="dxa"/>
            <w:gridSpan w:val="2"/>
            <w:shd w:val="clear" w:color="auto" w:fill="282D46"/>
            <w:vAlign w:val="center"/>
          </w:tcPr>
          <w:p w14:paraId="532A1613" w14:textId="77777777" w:rsidR="00005323" w:rsidRPr="00F144C7" w:rsidRDefault="00005323" w:rsidP="006236C0">
            <w:pPr>
              <w:spacing w:after="0" w:line="240" w:lineRule="auto"/>
              <w:ind w:left="97" w:right="-20"/>
              <w:rPr>
                <w:rFonts w:ascii="Roboto Condensed" w:hAnsi="Roboto Condensed"/>
                <w:b/>
                <w:color w:val="FFFFFF" w:themeColor="background1"/>
                <w:szCs w:val="28"/>
              </w:rPr>
            </w:pPr>
            <w:r w:rsidRPr="00F144C7">
              <w:rPr>
                <w:rFonts w:ascii="Roboto Condensed" w:eastAsia="Calibri" w:hAnsi="Roboto Condensed" w:cs="Calibri"/>
                <w:b/>
                <w:bCs/>
                <w:color w:val="FFFFFF" w:themeColor="background1"/>
                <w:spacing w:val="-1"/>
                <w:position w:val="1"/>
                <w:szCs w:val="28"/>
              </w:rPr>
              <w:lastRenderedPageBreak/>
              <w:t>Moda</w:t>
            </w:r>
            <w:r w:rsidRPr="00F144C7">
              <w:rPr>
                <w:rFonts w:ascii="Roboto Condensed" w:eastAsia="Calibri" w:hAnsi="Roboto Condensed" w:cs="Calibri"/>
                <w:b/>
                <w:bCs/>
                <w:color w:val="FFFFFF" w:themeColor="background1"/>
                <w:spacing w:val="1"/>
                <w:position w:val="1"/>
                <w:szCs w:val="28"/>
              </w:rPr>
              <w:t>li</w:t>
            </w:r>
            <w:r w:rsidRPr="00F144C7">
              <w:rPr>
                <w:rFonts w:ascii="Roboto Condensed" w:eastAsia="Calibri" w:hAnsi="Roboto Condensed" w:cs="Calibri"/>
                <w:b/>
                <w:bCs/>
                <w:color w:val="FFFFFF" w:themeColor="background1"/>
                <w:position w:val="1"/>
                <w:szCs w:val="28"/>
              </w:rPr>
              <w:t xml:space="preserve">tés </w:t>
            </w:r>
            <w:r w:rsidRPr="00F144C7">
              <w:rPr>
                <w:rFonts w:ascii="Roboto Condensed" w:eastAsia="Calibri" w:hAnsi="Roboto Condensed" w:cs="Calibri"/>
                <w:b/>
                <w:bCs/>
                <w:color w:val="FFFFFF" w:themeColor="background1"/>
                <w:spacing w:val="-1"/>
                <w:szCs w:val="28"/>
              </w:rPr>
              <w:t>d</w:t>
            </w:r>
            <w:r w:rsidRPr="00F144C7">
              <w:rPr>
                <w:rFonts w:ascii="Roboto Condensed" w:eastAsia="Calibri" w:hAnsi="Roboto Condensed" w:cs="Calibri"/>
                <w:b/>
                <w:bCs/>
                <w:color w:val="FFFFFF" w:themeColor="background1"/>
                <w:szCs w:val="28"/>
              </w:rPr>
              <w:t>’e</w:t>
            </w:r>
            <w:r w:rsidRPr="00F144C7">
              <w:rPr>
                <w:rFonts w:ascii="Roboto Condensed" w:eastAsia="Calibri" w:hAnsi="Roboto Condensed" w:cs="Calibri"/>
                <w:b/>
                <w:bCs/>
                <w:color w:val="FFFFFF" w:themeColor="background1"/>
                <w:spacing w:val="-1"/>
                <w:szCs w:val="28"/>
              </w:rPr>
              <w:t>n</w:t>
            </w:r>
            <w:r w:rsidRPr="00F144C7">
              <w:rPr>
                <w:rFonts w:ascii="Roboto Condensed" w:eastAsia="Calibri" w:hAnsi="Roboto Condensed" w:cs="Calibri"/>
                <w:b/>
                <w:bCs/>
                <w:color w:val="FFFFFF" w:themeColor="background1"/>
                <w:szCs w:val="28"/>
              </w:rPr>
              <w:t>s</w:t>
            </w:r>
            <w:r w:rsidRPr="00F144C7">
              <w:rPr>
                <w:rFonts w:ascii="Roboto Condensed" w:eastAsia="Calibri" w:hAnsi="Roboto Condensed" w:cs="Calibri"/>
                <w:b/>
                <w:bCs/>
                <w:color w:val="FFFFFF" w:themeColor="background1"/>
                <w:spacing w:val="-1"/>
                <w:szCs w:val="28"/>
              </w:rPr>
              <w:t>e</w:t>
            </w:r>
            <w:r w:rsidRPr="00F144C7">
              <w:rPr>
                <w:rFonts w:ascii="Roboto Condensed" w:eastAsia="Calibri" w:hAnsi="Roboto Condensed" w:cs="Calibri"/>
                <w:b/>
                <w:bCs/>
                <w:color w:val="FFFFFF" w:themeColor="background1"/>
                <w:spacing w:val="1"/>
                <w:szCs w:val="28"/>
              </w:rPr>
              <w:t>ig</w:t>
            </w:r>
            <w:r w:rsidRPr="00F144C7">
              <w:rPr>
                <w:rFonts w:ascii="Roboto Condensed" w:eastAsia="Calibri" w:hAnsi="Roboto Condensed" w:cs="Calibri"/>
                <w:b/>
                <w:bCs/>
                <w:color w:val="FFFFFF" w:themeColor="background1"/>
                <w:spacing w:val="-1"/>
                <w:szCs w:val="28"/>
              </w:rPr>
              <w:t>ne</w:t>
            </w:r>
            <w:r w:rsidRPr="00F144C7">
              <w:rPr>
                <w:rFonts w:ascii="Roboto Condensed" w:eastAsia="Calibri" w:hAnsi="Roboto Condensed" w:cs="Calibri"/>
                <w:b/>
                <w:bCs/>
                <w:color w:val="FFFFFF" w:themeColor="background1"/>
                <w:szCs w:val="28"/>
              </w:rPr>
              <w:t>me</w:t>
            </w:r>
            <w:r w:rsidRPr="00F144C7">
              <w:rPr>
                <w:rFonts w:ascii="Roboto Condensed" w:eastAsia="Calibri" w:hAnsi="Roboto Condensed" w:cs="Calibri"/>
                <w:b/>
                <w:bCs/>
                <w:color w:val="FFFFFF" w:themeColor="background1"/>
                <w:spacing w:val="-1"/>
                <w:szCs w:val="28"/>
              </w:rPr>
              <w:t>n</w:t>
            </w:r>
            <w:r w:rsidRPr="00F144C7">
              <w:rPr>
                <w:rFonts w:ascii="Roboto Condensed" w:eastAsia="Calibri" w:hAnsi="Roboto Condensed" w:cs="Calibri"/>
                <w:b/>
                <w:bCs/>
                <w:color w:val="FFFFFF" w:themeColor="background1"/>
                <w:szCs w:val="28"/>
              </w:rPr>
              <w:t>t</w:t>
            </w:r>
          </w:p>
        </w:tc>
        <w:tc>
          <w:tcPr>
            <w:tcW w:w="7131" w:type="dxa"/>
            <w:gridSpan w:val="4"/>
            <w:shd w:val="clear" w:color="auto" w:fill="F1E5F7"/>
            <w:vAlign w:val="center"/>
          </w:tcPr>
          <w:p w14:paraId="109DBDDB" w14:textId="77777777" w:rsidR="00005323" w:rsidRPr="005D433E" w:rsidRDefault="00005323" w:rsidP="006236C0">
            <w:pPr>
              <w:spacing w:after="0" w:line="240" w:lineRule="auto"/>
              <w:ind w:left="111" w:right="-20"/>
              <w:rPr>
                <w:rFonts w:ascii="Roboto Condensed" w:eastAsia="Calibri" w:hAnsi="Roboto Condensed" w:cs="Calibri"/>
                <w:sz w:val="20"/>
                <w:szCs w:val="20"/>
              </w:rPr>
            </w:pPr>
            <w:r w:rsidRPr="005D433E">
              <w:rPr>
                <w:rFonts w:ascii="Roboto Condensed" w:eastAsia="Calibri" w:hAnsi="Roboto Condensed" w:cs="Calibri"/>
                <w:position w:val="1"/>
                <w:sz w:val="20"/>
                <w:szCs w:val="20"/>
              </w:rPr>
              <w:t>A</w:t>
            </w:r>
            <w:r w:rsidRPr="005D433E">
              <w:rPr>
                <w:rFonts w:ascii="Roboto Condensed" w:eastAsia="Calibri" w:hAnsi="Roboto Condensed" w:cs="Calibri"/>
                <w:spacing w:val="-1"/>
                <w:position w:val="1"/>
                <w:sz w:val="20"/>
                <w:szCs w:val="20"/>
              </w:rPr>
              <w:t>pp</w:t>
            </w:r>
            <w:r w:rsidRPr="005D433E">
              <w:rPr>
                <w:rFonts w:ascii="Roboto Condensed" w:eastAsia="Calibri" w:hAnsi="Roboto Condensed" w:cs="Calibri"/>
                <w:position w:val="1"/>
                <w:sz w:val="20"/>
                <w:szCs w:val="20"/>
              </w:rPr>
              <w:t>r</w:t>
            </w:r>
            <w:r w:rsidRPr="005D433E">
              <w:rPr>
                <w:rFonts w:ascii="Roboto Condensed" w:eastAsia="Calibri" w:hAnsi="Roboto Condensed" w:cs="Calibri"/>
                <w:spacing w:val="1"/>
                <w:position w:val="1"/>
                <w:sz w:val="20"/>
                <w:szCs w:val="20"/>
              </w:rPr>
              <w:t>o</w:t>
            </w:r>
            <w:r w:rsidRPr="005D433E">
              <w:rPr>
                <w:rFonts w:ascii="Roboto Condensed" w:eastAsia="Calibri" w:hAnsi="Roboto Condensed" w:cs="Calibri"/>
                <w:position w:val="1"/>
                <w:sz w:val="20"/>
                <w:szCs w:val="20"/>
              </w:rPr>
              <w:t>che g</w:t>
            </w:r>
            <w:r w:rsidRPr="005D433E">
              <w:rPr>
                <w:rFonts w:ascii="Roboto Condensed" w:eastAsia="Calibri" w:hAnsi="Roboto Condensed" w:cs="Calibri"/>
                <w:spacing w:val="-3"/>
                <w:position w:val="1"/>
                <w:sz w:val="20"/>
                <w:szCs w:val="20"/>
              </w:rPr>
              <w:t>l</w:t>
            </w:r>
            <w:r w:rsidRPr="005D433E">
              <w:rPr>
                <w:rFonts w:ascii="Roboto Condensed" w:eastAsia="Calibri" w:hAnsi="Roboto Condensed" w:cs="Calibri"/>
                <w:spacing w:val="1"/>
                <w:position w:val="1"/>
                <w:sz w:val="20"/>
                <w:szCs w:val="20"/>
              </w:rPr>
              <w:t>o</w:t>
            </w:r>
            <w:r w:rsidRPr="005D433E">
              <w:rPr>
                <w:rFonts w:ascii="Roboto Condensed" w:eastAsia="Calibri" w:hAnsi="Roboto Condensed" w:cs="Calibri"/>
                <w:spacing w:val="-1"/>
                <w:position w:val="1"/>
                <w:sz w:val="20"/>
                <w:szCs w:val="20"/>
              </w:rPr>
              <w:t>b</w:t>
            </w:r>
            <w:r w:rsidRPr="005D433E">
              <w:rPr>
                <w:rFonts w:ascii="Roboto Condensed" w:eastAsia="Calibri" w:hAnsi="Roboto Condensed" w:cs="Calibri"/>
                <w:position w:val="1"/>
                <w:sz w:val="20"/>
                <w:szCs w:val="20"/>
              </w:rPr>
              <w:t xml:space="preserve">ale </w:t>
            </w:r>
            <w:r w:rsidRPr="005D433E">
              <w:rPr>
                <w:rFonts w:ascii="Roboto Condensed" w:eastAsia="Calibri" w:hAnsi="Roboto Condensed" w:cs="Calibri"/>
                <w:spacing w:val="-1"/>
                <w:position w:val="1"/>
                <w:sz w:val="20"/>
                <w:szCs w:val="20"/>
              </w:rPr>
              <w:t>e</w:t>
            </w:r>
            <w:r w:rsidRPr="005D433E">
              <w:rPr>
                <w:rFonts w:ascii="Roboto Condensed" w:eastAsia="Calibri" w:hAnsi="Roboto Condensed" w:cs="Calibri"/>
                <w:position w:val="1"/>
                <w:sz w:val="20"/>
                <w:szCs w:val="20"/>
              </w:rPr>
              <w:t>t</w:t>
            </w:r>
            <w:r w:rsidRPr="005D433E">
              <w:rPr>
                <w:rFonts w:ascii="Roboto Condensed" w:eastAsia="Calibri" w:hAnsi="Roboto Condensed" w:cs="Calibri"/>
                <w:spacing w:val="1"/>
                <w:position w:val="1"/>
                <w:sz w:val="20"/>
                <w:szCs w:val="20"/>
              </w:rPr>
              <w:t xml:space="preserve"> </w:t>
            </w:r>
            <w:r w:rsidRPr="005D433E">
              <w:rPr>
                <w:rFonts w:ascii="Roboto Condensed" w:eastAsia="Calibri" w:hAnsi="Roboto Condensed" w:cs="Calibri"/>
                <w:spacing w:val="-2"/>
                <w:position w:val="1"/>
                <w:sz w:val="20"/>
                <w:szCs w:val="20"/>
              </w:rPr>
              <w:t>s</w:t>
            </w:r>
            <w:r w:rsidRPr="005D433E">
              <w:rPr>
                <w:rFonts w:ascii="Roboto Condensed" w:eastAsia="Calibri" w:hAnsi="Roboto Condensed" w:cs="Calibri"/>
                <w:spacing w:val="1"/>
                <w:position w:val="1"/>
                <w:sz w:val="20"/>
                <w:szCs w:val="20"/>
              </w:rPr>
              <w:t>y</w:t>
            </w:r>
            <w:r w:rsidRPr="005D433E">
              <w:rPr>
                <w:rFonts w:ascii="Roboto Condensed" w:eastAsia="Calibri" w:hAnsi="Roboto Condensed" w:cs="Calibri"/>
                <w:position w:val="1"/>
                <w:sz w:val="20"/>
                <w:szCs w:val="20"/>
              </w:rPr>
              <w:t>st</w:t>
            </w:r>
            <w:r w:rsidRPr="005D433E">
              <w:rPr>
                <w:rFonts w:ascii="Roboto Condensed" w:eastAsia="Calibri" w:hAnsi="Roboto Condensed" w:cs="Calibri"/>
                <w:spacing w:val="-1"/>
                <w:position w:val="1"/>
                <w:sz w:val="20"/>
                <w:szCs w:val="20"/>
              </w:rPr>
              <w:t>é</w:t>
            </w:r>
            <w:r w:rsidRPr="005D433E">
              <w:rPr>
                <w:rFonts w:ascii="Roboto Condensed" w:eastAsia="Calibri" w:hAnsi="Roboto Condensed" w:cs="Calibri"/>
                <w:spacing w:val="1"/>
                <w:position w:val="1"/>
                <w:sz w:val="20"/>
                <w:szCs w:val="20"/>
              </w:rPr>
              <w:t>m</w:t>
            </w:r>
            <w:r w:rsidRPr="005D433E">
              <w:rPr>
                <w:rFonts w:ascii="Roboto Condensed" w:eastAsia="Calibri" w:hAnsi="Roboto Condensed" w:cs="Calibri"/>
                <w:position w:val="1"/>
                <w:sz w:val="20"/>
                <w:szCs w:val="20"/>
              </w:rPr>
              <w:t>i</w:t>
            </w:r>
            <w:r w:rsidRPr="005D433E">
              <w:rPr>
                <w:rFonts w:ascii="Roboto Condensed" w:eastAsia="Calibri" w:hAnsi="Roboto Condensed" w:cs="Calibri"/>
                <w:spacing w:val="-1"/>
                <w:position w:val="1"/>
                <w:sz w:val="20"/>
                <w:szCs w:val="20"/>
              </w:rPr>
              <w:t>qu</w:t>
            </w:r>
            <w:r w:rsidRPr="005D433E">
              <w:rPr>
                <w:rFonts w:ascii="Roboto Condensed" w:eastAsia="Calibri" w:hAnsi="Roboto Condensed" w:cs="Calibri"/>
                <w:position w:val="1"/>
                <w:sz w:val="20"/>
                <w:szCs w:val="20"/>
              </w:rPr>
              <w:t>e</w:t>
            </w:r>
          </w:p>
          <w:p w14:paraId="0E894411" w14:textId="77777777" w:rsidR="00005323" w:rsidRPr="005D433E" w:rsidRDefault="00005323" w:rsidP="006236C0">
            <w:pPr>
              <w:spacing w:after="0" w:line="240" w:lineRule="auto"/>
              <w:ind w:left="111" w:right="-20"/>
              <w:rPr>
                <w:rFonts w:ascii="Roboto Condensed" w:eastAsia="Calibri" w:hAnsi="Roboto Condensed" w:cs="Calibri"/>
                <w:sz w:val="20"/>
                <w:szCs w:val="20"/>
              </w:rPr>
            </w:pPr>
            <w:r w:rsidRPr="005D433E">
              <w:rPr>
                <w:rFonts w:ascii="Roboto Condensed" w:eastAsia="Calibri" w:hAnsi="Roboto Condensed" w:cs="Calibri"/>
                <w:spacing w:val="1"/>
                <w:sz w:val="20"/>
                <w:szCs w:val="20"/>
              </w:rPr>
              <w:t>P</w:t>
            </w:r>
            <w:r w:rsidRPr="005D433E">
              <w:rPr>
                <w:rFonts w:ascii="Roboto Condensed" w:eastAsia="Calibri" w:hAnsi="Roboto Condensed" w:cs="Calibri"/>
                <w:sz w:val="20"/>
                <w:szCs w:val="20"/>
              </w:rPr>
              <w:t>éda</w:t>
            </w:r>
            <w:r w:rsidRPr="005D433E">
              <w:rPr>
                <w:rFonts w:ascii="Roboto Condensed" w:eastAsia="Calibri" w:hAnsi="Roboto Condensed" w:cs="Calibri"/>
                <w:spacing w:val="-1"/>
                <w:sz w:val="20"/>
                <w:szCs w:val="20"/>
              </w:rPr>
              <w:t>g</w:t>
            </w:r>
            <w:r w:rsidRPr="005D433E">
              <w:rPr>
                <w:rFonts w:ascii="Roboto Condensed" w:eastAsia="Calibri" w:hAnsi="Roboto Condensed" w:cs="Calibri"/>
                <w:spacing w:val="1"/>
                <w:sz w:val="20"/>
                <w:szCs w:val="20"/>
              </w:rPr>
              <w:t>o</w:t>
            </w:r>
            <w:r w:rsidRPr="005D433E">
              <w:rPr>
                <w:rFonts w:ascii="Roboto Condensed" w:eastAsia="Calibri" w:hAnsi="Roboto Condensed" w:cs="Calibri"/>
                <w:spacing w:val="-1"/>
                <w:sz w:val="20"/>
                <w:szCs w:val="20"/>
              </w:rPr>
              <w:t>g</w:t>
            </w:r>
            <w:r w:rsidRPr="005D433E">
              <w:rPr>
                <w:rFonts w:ascii="Roboto Condensed" w:eastAsia="Calibri" w:hAnsi="Roboto Condensed" w:cs="Calibri"/>
                <w:spacing w:val="-3"/>
                <w:sz w:val="20"/>
                <w:szCs w:val="20"/>
              </w:rPr>
              <w:t>i</w:t>
            </w:r>
            <w:r w:rsidRPr="005D433E">
              <w:rPr>
                <w:rFonts w:ascii="Roboto Condensed" w:eastAsia="Calibri" w:hAnsi="Roboto Condensed" w:cs="Calibri"/>
                <w:sz w:val="20"/>
                <w:szCs w:val="20"/>
              </w:rPr>
              <w:t>e</w:t>
            </w:r>
            <w:r w:rsidRPr="005D433E">
              <w:rPr>
                <w:rFonts w:ascii="Roboto Condensed" w:eastAsia="Calibri" w:hAnsi="Roboto Condensed" w:cs="Calibri"/>
                <w:spacing w:val="20"/>
                <w:sz w:val="20"/>
                <w:szCs w:val="20"/>
              </w:rPr>
              <w:t xml:space="preserve"> </w:t>
            </w:r>
            <w:r w:rsidRPr="005D433E">
              <w:rPr>
                <w:rFonts w:ascii="Roboto Condensed" w:eastAsia="Calibri" w:hAnsi="Roboto Condensed" w:cs="Calibri"/>
                <w:spacing w:val="-1"/>
                <w:sz w:val="20"/>
                <w:szCs w:val="20"/>
              </w:rPr>
              <w:t>d</w:t>
            </w:r>
            <w:r w:rsidRPr="005D433E">
              <w:rPr>
                <w:rFonts w:ascii="Roboto Condensed" w:eastAsia="Calibri" w:hAnsi="Roboto Condensed" w:cs="Calibri"/>
                <w:sz w:val="20"/>
                <w:szCs w:val="20"/>
              </w:rPr>
              <w:t>e</w:t>
            </w:r>
            <w:r w:rsidRPr="005D433E">
              <w:rPr>
                <w:rFonts w:ascii="Roboto Condensed" w:eastAsia="Calibri" w:hAnsi="Roboto Condensed" w:cs="Calibri"/>
                <w:spacing w:val="20"/>
                <w:sz w:val="20"/>
                <w:szCs w:val="20"/>
              </w:rPr>
              <w:t xml:space="preserve"> </w:t>
            </w:r>
            <w:r w:rsidRPr="005D433E">
              <w:rPr>
                <w:rFonts w:ascii="Roboto Condensed" w:eastAsia="Calibri" w:hAnsi="Roboto Condensed" w:cs="Calibri"/>
                <w:sz w:val="20"/>
                <w:szCs w:val="20"/>
              </w:rPr>
              <w:t>la</w:t>
            </w:r>
            <w:r w:rsidRPr="005D433E">
              <w:rPr>
                <w:rFonts w:ascii="Roboto Condensed" w:eastAsia="Calibri" w:hAnsi="Roboto Condensed" w:cs="Calibri"/>
                <w:spacing w:val="19"/>
                <w:sz w:val="20"/>
                <w:szCs w:val="20"/>
              </w:rPr>
              <w:t xml:space="preserve"> </w:t>
            </w:r>
            <w:r w:rsidRPr="005D433E">
              <w:rPr>
                <w:rFonts w:ascii="Roboto Condensed" w:eastAsia="Calibri" w:hAnsi="Roboto Condensed" w:cs="Calibri"/>
                <w:spacing w:val="-1"/>
                <w:sz w:val="20"/>
                <w:szCs w:val="20"/>
              </w:rPr>
              <w:t>d</w:t>
            </w:r>
            <w:r w:rsidRPr="005D433E">
              <w:rPr>
                <w:rFonts w:ascii="Roboto Condensed" w:eastAsia="Calibri" w:hAnsi="Roboto Condensed" w:cs="Calibri"/>
                <w:sz w:val="20"/>
                <w:szCs w:val="20"/>
              </w:rPr>
              <w:t>éc</w:t>
            </w:r>
            <w:r w:rsidRPr="005D433E">
              <w:rPr>
                <w:rFonts w:ascii="Roboto Condensed" w:eastAsia="Calibri" w:hAnsi="Roboto Condensed" w:cs="Calibri"/>
                <w:spacing w:val="2"/>
                <w:sz w:val="20"/>
                <w:szCs w:val="20"/>
              </w:rPr>
              <w:t>o</w:t>
            </w:r>
            <w:r w:rsidRPr="005D433E">
              <w:rPr>
                <w:rFonts w:ascii="Roboto Condensed" w:eastAsia="Calibri" w:hAnsi="Roboto Condensed" w:cs="Calibri"/>
                <w:spacing w:val="-1"/>
                <w:sz w:val="20"/>
                <w:szCs w:val="20"/>
              </w:rPr>
              <w:t>uv</w:t>
            </w:r>
            <w:r w:rsidRPr="005D433E">
              <w:rPr>
                <w:rFonts w:ascii="Roboto Condensed" w:eastAsia="Calibri" w:hAnsi="Roboto Condensed" w:cs="Calibri"/>
                <w:sz w:val="20"/>
                <w:szCs w:val="20"/>
              </w:rPr>
              <w:t>er</w:t>
            </w:r>
            <w:r w:rsidRPr="005D433E">
              <w:rPr>
                <w:rFonts w:ascii="Roboto Condensed" w:eastAsia="Calibri" w:hAnsi="Roboto Condensed" w:cs="Calibri"/>
                <w:spacing w:val="-2"/>
                <w:sz w:val="20"/>
                <w:szCs w:val="20"/>
              </w:rPr>
              <w:t>t</w:t>
            </w:r>
            <w:r w:rsidRPr="005D433E">
              <w:rPr>
                <w:rFonts w:ascii="Roboto Condensed" w:eastAsia="Calibri" w:hAnsi="Roboto Condensed" w:cs="Calibri"/>
                <w:sz w:val="20"/>
                <w:szCs w:val="20"/>
              </w:rPr>
              <w:t>e,</w:t>
            </w:r>
            <w:r w:rsidRPr="005D433E">
              <w:rPr>
                <w:rFonts w:ascii="Roboto Condensed" w:eastAsia="Calibri" w:hAnsi="Roboto Condensed" w:cs="Calibri"/>
                <w:spacing w:val="20"/>
                <w:sz w:val="20"/>
                <w:szCs w:val="20"/>
              </w:rPr>
              <w:t xml:space="preserve"> </w:t>
            </w:r>
            <w:r w:rsidRPr="005D433E">
              <w:rPr>
                <w:rFonts w:ascii="Roboto Condensed" w:eastAsia="Calibri" w:hAnsi="Roboto Condensed" w:cs="Calibri"/>
                <w:sz w:val="20"/>
                <w:szCs w:val="20"/>
              </w:rPr>
              <w:t>f</w:t>
            </w:r>
            <w:r w:rsidRPr="005D433E">
              <w:rPr>
                <w:rFonts w:ascii="Roboto Condensed" w:eastAsia="Calibri" w:hAnsi="Roboto Condensed" w:cs="Calibri"/>
                <w:spacing w:val="1"/>
                <w:sz w:val="20"/>
                <w:szCs w:val="20"/>
              </w:rPr>
              <w:t>o</w:t>
            </w:r>
            <w:r w:rsidRPr="005D433E">
              <w:rPr>
                <w:rFonts w:ascii="Roboto Condensed" w:eastAsia="Calibri" w:hAnsi="Roboto Condensed" w:cs="Calibri"/>
                <w:spacing w:val="-1"/>
                <w:sz w:val="20"/>
                <w:szCs w:val="20"/>
              </w:rPr>
              <w:t>nd</w:t>
            </w:r>
            <w:r w:rsidRPr="005D433E">
              <w:rPr>
                <w:rFonts w:ascii="Roboto Condensed" w:eastAsia="Calibri" w:hAnsi="Roboto Condensed" w:cs="Calibri"/>
                <w:sz w:val="20"/>
                <w:szCs w:val="20"/>
              </w:rPr>
              <w:t>ée</w:t>
            </w:r>
            <w:r w:rsidRPr="005D433E">
              <w:rPr>
                <w:rFonts w:ascii="Roboto Condensed" w:eastAsia="Calibri" w:hAnsi="Roboto Condensed" w:cs="Calibri"/>
                <w:spacing w:val="20"/>
                <w:sz w:val="20"/>
                <w:szCs w:val="20"/>
              </w:rPr>
              <w:t xml:space="preserve"> </w:t>
            </w:r>
            <w:r w:rsidRPr="005D433E">
              <w:rPr>
                <w:rFonts w:ascii="Roboto Condensed" w:eastAsia="Calibri" w:hAnsi="Roboto Condensed" w:cs="Calibri"/>
                <w:sz w:val="20"/>
                <w:szCs w:val="20"/>
              </w:rPr>
              <w:t>sur</w:t>
            </w:r>
            <w:r w:rsidRPr="005D433E">
              <w:rPr>
                <w:rFonts w:ascii="Roboto Condensed" w:eastAsia="Calibri" w:hAnsi="Roboto Condensed" w:cs="Calibri"/>
                <w:spacing w:val="19"/>
                <w:sz w:val="20"/>
                <w:szCs w:val="20"/>
              </w:rPr>
              <w:t xml:space="preserve"> </w:t>
            </w:r>
            <w:r w:rsidRPr="005D433E">
              <w:rPr>
                <w:rFonts w:ascii="Roboto Condensed" w:eastAsia="Calibri" w:hAnsi="Roboto Condensed" w:cs="Calibri"/>
                <w:sz w:val="20"/>
                <w:szCs w:val="20"/>
              </w:rPr>
              <w:t>la</w:t>
            </w:r>
            <w:r w:rsidRPr="005D433E">
              <w:rPr>
                <w:rFonts w:ascii="Roboto Condensed" w:eastAsia="Calibri" w:hAnsi="Roboto Condensed" w:cs="Calibri"/>
                <w:spacing w:val="19"/>
                <w:sz w:val="20"/>
                <w:szCs w:val="20"/>
              </w:rPr>
              <w:t xml:space="preserve"> </w:t>
            </w:r>
            <w:r w:rsidRPr="005D433E">
              <w:rPr>
                <w:rFonts w:ascii="Roboto Condensed" w:eastAsia="Calibri" w:hAnsi="Roboto Condensed" w:cs="Calibri"/>
                <w:spacing w:val="1"/>
                <w:sz w:val="20"/>
                <w:szCs w:val="20"/>
              </w:rPr>
              <w:t>m</w:t>
            </w:r>
            <w:r w:rsidRPr="005D433E">
              <w:rPr>
                <w:rFonts w:ascii="Roboto Condensed" w:eastAsia="Calibri" w:hAnsi="Roboto Condensed" w:cs="Calibri"/>
                <w:sz w:val="20"/>
                <w:szCs w:val="20"/>
              </w:rPr>
              <w:t>é</w:t>
            </w:r>
            <w:r w:rsidRPr="005D433E">
              <w:rPr>
                <w:rFonts w:ascii="Roboto Condensed" w:eastAsia="Calibri" w:hAnsi="Roboto Condensed" w:cs="Calibri"/>
                <w:spacing w:val="1"/>
                <w:sz w:val="20"/>
                <w:szCs w:val="20"/>
              </w:rPr>
              <w:t>t</w:t>
            </w:r>
            <w:r w:rsidRPr="005D433E">
              <w:rPr>
                <w:rFonts w:ascii="Roboto Condensed" w:eastAsia="Calibri" w:hAnsi="Roboto Condensed" w:cs="Calibri"/>
                <w:spacing w:val="-3"/>
                <w:sz w:val="20"/>
                <w:szCs w:val="20"/>
              </w:rPr>
              <w:t>h</w:t>
            </w:r>
            <w:r w:rsidRPr="005D433E">
              <w:rPr>
                <w:rFonts w:ascii="Roboto Condensed" w:eastAsia="Calibri" w:hAnsi="Roboto Condensed" w:cs="Calibri"/>
                <w:spacing w:val="1"/>
                <w:sz w:val="20"/>
                <w:szCs w:val="20"/>
              </w:rPr>
              <w:t>o</w:t>
            </w:r>
            <w:r w:rsidRPr="005D433E">
              <w:rPr>
                <w:rFonts w:ascii="Roboto Condensed" w:eastAsia="Calibri" w:hAnsi="Roboto Condensed" w:cs="Calibri"/>
                <w:spacing w:val="-1"/>
                <w:sz w:val="20"/>
                <w:szCs w:val="20"/>
              </w:rPr>
              <w:t>d</w:t>
            </w:r>
            <w:r w:rsidRPr="005D433E">
              <w:rPr>
                <w:rFonts w:ascii="Roboto Condensed" w:eastAsia="Calibri" w:hAnsi="Roboto Condensed" w:cs="Calibri"/>
                <w:sz w:val="20"/>
                <w:szCs w:val="20"/>
              </w:rPr>
              <w:t>e</w:t>
            </w:r>
            <w:r w:rsidRPr="005D433E">
              <w:rPr>
                <w:rFonts w:ascii="Roboto Condensed" w:eastAsia="Calibri" w:hAnsi="Roboto Condensed" w:cs="Calibri"/>
                <w:spacing w:val="18"/>
                <w:sz w:val="20"/>
                <w:szCs w:val="20"/>
              </w:rPr>
              <w:t xml:space="preserve"> </w:t>
            </w:r>
            <w:r w:rsidRPr="005D433E">
              <w:rPr>
                <w:rFonts w:ascii="Roboto Condensed" w:eastAsia="Calibri" w:hAnsi="Roboto Condensed" w:cs="Calibri"/>
                <w:sz w:val="20"/>
                <w:szCs w:val="20"/>
              </w:rPr>
              <w:t>acti</w:t>
            </w:r>
            <w:r w:rsidRPr="005D433E">
              <w:rPr>
                <w:rFonts w:ascii="Roboto Condensed" w:eastAsia="Calibri" w:hAnsi="Roboto Condensed" w:cs="Calibri"/>
                <w:spacing w:val="-1"/>
                <w:sz w:val="20"/>
                <w:szCs w:val="20"/>
              </w:rPr>
              <w:t>v</w:t>
            </w:r>
            <w:r w:rsidRPr="005D433E">
              <w:rPr>
                <w:rFonts w:ascii="Roboto Condensed" w:eastAsia="Calibri" w:hAnsi="Roboto Condensed" w:cs="Calibri"/>
                <w:sz w:val="20"/>
                <w:szCs w:val="20"/>
              </w:rPr>
              <w:t>e,</w:t>
            </w:r>
            <w:r w:rsidRPr="005D433E">
              <w:rPr>
                <w:rFonts w:ascii="Roboto Condensed" w:eastAsia="Calibri" w:hAnsi="Roboto Condensed" w:cs="Calibri"/>
                <w:spacing w:val="20"/>
                <w:sz w:val="20"/>
                <w:szCs w:val="20"/>
              </w:rPr>
              <w:t xml:space="preserve"> </w:t>
            </w:r>
            <w:r w:rsidRPr="005D433E">
              <w:rPr>
                <w:rFonts w:ascii="Roboto Condensed" w:eastAsia="Calibri" w:hAnsi="Roboto Condensed" w:cs="Calibri"/>
                <w:sz w:val="20"/>
                <w:szCs w:val="20"/>
              </w:rPr>
              <w:t>les</w:t>
            </w:r>
            <w:r w:rsidRPr="005D433E">
              <w:rPr>
                <w:rFonts w:ascii="Roboto Condensed" w:eastAsia="Calibri" w:hAnsi="Roboto Condensed" w:cs="Calibri"/>
                <w:spacing w:val="20"/>
                <w:sz w:val="20"/>
                <w:szCs w:val="20"/>
              </w:rPr>
              <w:t xml:space="preserve"> </w:t>
            </w:r>
            <w:r w:rsidRPr="005D433E">
              <w:rPr>
                <w:rFonts w:ascii="Roboto Condensed" w:eastAsia="Calibri" w:hAnsi="Roboto Condensed" w:cs="Calibri"/>
                <w:sz w:val="20"/>
                <w:szCs w:val="20"/>
              </w:rPr>
              <w:t>écha</w:t>
            </w:r>
            <w:r w:rsidRPr="005D433E">
              <w:rPr>
                <w:rFonts w:ascii="Roboto Condensed" w:eastAsia="Calibri" w:hAnsi="Roboto Condensed" w:cs="Calibri"/>
                <w:spacing w:val="-1"/>
                <w:sz w:val="20"/>
                <w:szCs w:val="20"/>
              </w:rPr>
              <w:t>ng</w:t>
            </w:r>
            <w:r w:rsidRPr="005D433E">
              <w:rPr>
                <w:rFonts w:ascii="Roboto Condensed" w:eastAsia="Calibri" w:hAnsi="Roboto Condensed" w:cs="Calibri"/>
                <w:sz w:val="20"/>
                <w:szCs w:val="20"/>
              </w:rPr>
              <w:t>es,</w:t>
            </w:r>
            <w:r w:rsidRPr="005D433E">
              <w:rPr>
                <w:rFonts w:ascii="Roboto Condensed" w:eastAsia="Calibri" w:hAnsi="Roboto Condensed" w:cs="Calibri"/>
                <w:spacing w:val="20"/>
                <w:sz w:val="20"/>
                <w:szCs w:val="20"/>
              </w:rPr>
              <w:t xml:space="preserve"> </w:t>
            </w:r>
            <w:r w:rsidRPr="005D433E">
              <w:rPr>
                <w:rFonts w:ascii="Roboto Condensed" w:eastAsia="Calibri" w:hAnsi="Roboto Condensed" w:cs="Calibri"/>
                <w:sz w:val="20"/>
                <w:szCs w:val="20"/>
              </w:rPr>
              <w:t>les</w:t>
            </w:r>
            <w:r>
              <w:rPr>
                <w:rFonts w:ascii="Roboto Condensed" w:eastAsia="Calibri" w:hAnsi="Roboto Condensed" w:cs="Calibri"/>
                <w:sz w:val="20"/>
                <w:szCs w:val="20"/>
              </w:rPr>
              <w:t xml:space="preserve"> </w:t>
            </w:r>
            <w:r w:rsidRPr="005D433E">
              <w:rPr>
                <w:rFonts w:ascii="Roboto Condensed" w:eastAsia="Calibri" w:hAnsi="Roboto Condensed" w:cs="Calibri"/>
                <w:position w:val="1"/>
                <w:sz w:val="20"/>
                <w:szCs w:val="20"/>
              </w:rPr>
              <w:t>ret</w:t>
            </w:r>
            <w:r w:rsidRPr="005D433E">
              <w:rPr>
                <w:rFonts w:ascii="Roboto Condensed" w:eastAsia="Calibri" w:hAnsi="Roboto Condensed" w:cs="Calibri"/>
                <w:spacing w:val="2"/>
                <w:position w:val="1"/>
                <w:sz w:val="20"/>
                <w:szCs w:val="20"/>
              </w:rPr>
              <w:t>o</w:t>
            </w:r>
            <w:r w:rsidRPr="005D433E">
              <w:rPr>
                <w:rFonts w:ascii="Roboto Condensed" w:eastAsia="Calibri" w:hAnsi="Roboto Condensed" w:cs="Calibri"/>
                <w:spacing w:val="-1"/>
                <w:position w:val="1"/>
                <w:sz w:val="20"/>
                <w:szCs w:val="20"/>
              </w:rPr>
              <w:t>u</w:t>
            </w:r>
            <w:r w:rsidRPr="005D433E">
              <w:rPr>
                <w:rFonts w:ascii="Roboto Condensed" w:eastAsia="Calibri" w:hAnsi="Roboto Condensed" w:cs="Calibri"/>
                <w:position w:val="1"/>
                <w:sz w:val="20"/>
                <w:szCs w:val="20"/>
              </w:rPr>
              <w:t>rs</w:t>
            </w:r>
            <w:r w:rsidRPr="005D433E">
              <w:rPr>
                <w:rFonts w:ascii="Roboto Condensed" w:eastAsia="Calibri" w:hAnsi="Roboto Condensed" w:cs="Calibri"/>
                <w:spacing w:val="-2"/>
                <w:position w:val="1"/>
                <w:sz w:val="20"/>
                <w:szCs w:val="20"/>
              </w:rPr>
              <w:t xml:space="preserve"> </w:t>
            </w:r>
            <w:r w:rsidRPr="005D433E">
              <w:rPr>
                <w:rFonts w:ascii="Roboto Condensed" w:eastAsia="Calibri" w:hAnsi="Roboto Condensed" w:cs="Calibri"/>
                <w:spacing w:val="1"/>
                <w:position w:val="1"/>
                <w:sz w:val="20"/>
                <w:szCs w:val="20"/>
              </w:rPr>
              <w:t>e</w:t>
            </w:r>
            <w:r w:rsidRPr="005D433E">
              <w:rPr>
                <w:rFonts w:ascii="Roboto Condensed" w:eastAsia="Calibri" w:hAnsi="Roboto Condensed" w:cs="Calibri"/>
                <w:position w:val="1"/>
                <w:sz w:val="20"/>
                <w:szCs w:val="20"/>
              </w:rPr>
              <w:t>t</w:t>
            </w:r>
            <w:r w:rsidRPr="005D433E">
              <w:rPr>
                <w:rFonts w:ascii="Roboto Condensed" w:eastAsia="Calibri" w:hAnsi="Roboto Condensed" w:cs="Calibri"/>
                <w:spacing w:val="-2"/>
                <w:position w:val="1"/>
                <w:sz w:val="20"/>
                <w:szCs w:val="20"/>
              </w:rPr>
              <w:t xml:space="preserve"> </w:t>
            </w:r>
            <w:r w:rsidRPr="005D433E">
              <w:rPr>
                <w:rFonts w:ascii="Roboto Condensed" w:eastAsia="Calibri" w:hAnsi="Roboto Condensed" w:cs="Calibri"/>
                <w:position w:val="1"/>
                <w:sz w:val="20"/>
                <w:szCs w:val="20"/>
              </w:rPr>
              <w:t>parta</w:t>
            </w:r>
            <w:r w:rsidRPr="005D433E">
              <w:rPr>
                <w:rFonts w:ascii="Roboto Condensed" w:eastAsia="Calibri" w:hAnsi="Roboto Condensed" w:cs="Calibri"/>
                <w:spacing w:val="-1"/>
                <w:position w:val="1"/>
                <w:sz w:val="20"/>
                <w:szCs w:val="20"/>
              </w:rPr>
              <w:t>g</w:t>
            </w:r>
            <w:r w:rsidRPr="005D433E">
              <w:rPr>
                <w:rFonts w:ascii="Roboto Condensed" w:eastAsia="Calibri" w:hAnsi="Roboto Condensed" w:cs="Calibri"/>
                <w:position w:val="1"/>
                <w:sz w:val="20"/>
                <w:szCs w:val="20"/>
              </w:rPr>
              <w:t>es</w:t>
            </w:r>
            <w:r w:rsidRPr="005D433E">
              <w:rPr>
                <w:rFonts w:ascii="Roboto Condensed" w:eastAsia="Calibri" w:hAnsi="Roboto Condensed" w:cs="Calibri"/>
                <w:spacing w:val="-2"/>
                <w:position w:val="1"/>
                <w:sz w:val="20"/>
                <w:szCs w:val="20"/>
              </w:rPr>
              <w:t xml:space="preserve"> </w:t>
            </w:r>
            <w:r w:rsidRPr="005D433E">
              <w:rPr>
                <w:rFonts w:ascii="Roboto Condensed" w:eastAsia="Calibri" w:hAnsi="Roboto Condensed" w:cs="Calibri"/>
                <w:position w:val="1"/>
                <w:sz w:val="20"/>
                <w:szCs w:val="20"/>
              </w:rPr>
              <w:t>d’exp</w:t>
            </w:r>
            <w:r w:rsidRPr="005D433E">
              <w:rPr>
                <w:rFonts w:ascii="Roboto Condensed" w:eastAsia="Calibri" w:hAnsi="Roboto Condensed" w:cs="Calibri"/>
                <w:spacing w:val="-2"/>
                <w:position w:val="1"/>
                <w:sz w:val="20"/>
                <w:szCs w:val="20"/>
              </w:rPr>
              <w:t>é</w:t>
            </w:r>
            <w:r w:rsidRPr="005D433E">
              <w:rPr>
                <w:rFonts w:ascii="Roboto Condensed" w:eastAsia="Calibri" w:hAnsi="Roboto Condensed" w:cs="Calibri"/>
                <w:spacing w:val="-3"/>
                <w:position w:val="1"/>
                <w:sz w:val="20"/>
                <w:szCs w:val="20"/>
              </w:rPr>
              <w:t>r</w:t>
            </w:r>
            <w:r w:rsidRPr="005D433E">
              <w:rPr>
                <w:rFonts w:ascii="Roboto Condensed" w:eastAsia="Calibri" w:hAnsi="Roboto Condensed" w:cs="Calibri"/>
                <w:position w:val="1"/>
                <w:sz w:val="20"/>
                <w:szCs w:val="20"/>
              </w:rPr>
              <w:t>ie</w:t>
            </w:r>
            <w:r w:rsidRPr="005D433E">
              <w:rPr>
                <w:rFonts w:ascii="Roboto Condensed" w:eastAsia="Calibri" w:hAnsi="Roboto Condensed" w:cs="Calibri"/>
                <w:spacing w:val="-1"/>
                <w:position w:val="1"/>
                <w:sz w:val="20"/>
                <w:szCs w:val="20"/>
              </w:rPr>
              <w:t>n</w:t>
            </w:r>
            <w:r w:rsidRPr="005D433E">
              <w:rPr>
                <w:rFonts w:ascii="Roboto Condensed" w:eastAsia="Calibri" w:hAnsi="Roboto Condensed" w:cs="Calibri"/>
                <w:position w:val="1"/>
                <w:sz w:val="20"/>
                <w:szCs w:val="20"/>
              </w:rPr>
              <w:t>ces.</w:t>
            </w:r>
          </w:p>
          <w:p w14:paraId="4304FAEB" w14:textId="77777777" w:rsidR="00005323" w:rsidRPr="005D433E" w:rsidRDefault="00005323" w:rsidP="006236C0">
            <w:pPr>
              <w:spacing w:after="0" w:line="240" w:lineRule="auto"/>
              <w:ind w:left="111" w:right="-20"/>
              <w:rPr>
                <w:rFonts w:ascii="Roboto Condensed" w:eastAsia="Calibri" w:hAnsi="Roboto Condensed" w:cs="Calibri"/>
                <w:sz w:val="20"/>
                <w:szCs w:val="20"/>
              </w:rPr>
            </w:pPr>
            <w:r w:rsidRPr="005D433E">
              <w:rPr>
                <w:rFonts w:ascii="Roboto Condensed" w:eastAsia="Calibri" w:hAnsi="Roboto Condensed" w:cs="Calibri"/>
                <w:sz w:val="20"/>
                <w:szCs w:val="20"/>
              </w:rPr>
              <w:t>A</w:t>
            </w:r>
            <w:r w:rsidRPr="005D433E">
              <w:rPr>
                <w:rFonts w:ascii="Roboto Condensed" w:eastAsia="Calibri" w:hAnsi="Roboto Condensed" w:cs="Calibri"/>
                <w:spacing w:val="-1"/>
                <w:sz w:val="20"/>
                <w:szCs w:val="20"/>
              </w:rPr>
              <w:t>pp</w:t>
            </w:r>
            <w:r w:rsidRPr="005D433E">
              <w:rPr>
                <w:rFonts w:ascii="Roboto Condensed" w:eastAsia="Calibri" w:hAnsi="Roboto Condensed" w:cs="Calibri"/>
                <w:spacing w:val="1"/>
                <w:sz w:val="20"/>
                <w:szCs w:val="20"/>
              </w:rPr>
              <w:t>o</w:t>
            </w:r>
            <w:r w:rsidRPr="005D433E">
              <w:rPr>
                <w:rFonts w:ascii="Roboto Condensed" w:eastAsia="Calibri" w:hAnsi="Roboto Condensed" w:cs="Calibri"/>
                <w:sz w:val="20"/>
                <w:szCs w:val="20"/>
              </w:rPr>
              <w:t>rts</w:t>
            </w:r>
            <w:r w:rsidRPr="005D433E">
              <w:rPr>
                <w:rFonts w:ascii="Roboto Condensed" w:eastAsia="Calibri" w:hAnsi="Roboto Condensed" w:cs="Calibri"/>
                <w:spacing w:val="1"/>
                <w:sz w:val="20"/>
                <w:szCs w:val="20"/>
              </w:rPr>
              <w:t xml:space="preserve"> </w:t>
            </w:r>
            <w:r w:rsidRPr="005D433E">
              <w:rPr>
                <w:rFonts w:ascii="Roboto Condensed" w:eastAsia="Calibri" w:hAnsi="Roboto Condensed" w:cs="Calibri"/>
                <w:spacing w:val="-1"/>
                <w:sz w:val="20"/>
                <w:szCs w:val="20"/>
              </w:rPr>
              <w:t>d</w:t>
            </w:r>
            <w:r w:rsidRPr="005D433E">
              <w:rPr>
                <w:rFonts w:ascii="Roboto Condensed" w:eastAsia="Calibri" w:hAnsi="Roboto Condensed" w:cs="Calibri"/>
                <w:sz w:val="20"/>
                <w:szCs w:val="20"/>
              </w:rPr>
              <w:t>i</w:t>
            </w:r>
            <w:r w:rsidRPr="005D433E">
              <w:rPr>
                <w:rFonts w:ascii="Roboto Condensed" w:eastAsia="Calibri" w:hAnsi="Roboto Condensed" w:cs="Calibri"/>
                <w:spacing w:val="-1"/>
                <w:sz w:val="20"/>
                <w:szCs w:val="20"/>
              </w:rPr>
              <w:t>d</w:t>
            </w:r>
            <w:r w:rsidRPr="005D433E">
              <w:rPr>
                <w:rFonts w:ascii="Roboto Condensed" w:eastAsia="Calibri" w:hAnsi="Roboto Condensed" w:cs="Calibri"/>
                <w:sz w:val="20"/>
                <w:szCs w:val="20"/>
              </w:rPr>
              <w:t>actiq</w:t>
            </w:r>
            <w:r w:rsidRPr="005D433E">
              <w:rPr>
                <w:rFonts w:ascii="Roboto Condensed" w:eastAsia="Calibri" w:hAnsi="Roboto Condensed" w:cs="Calibri"/>
                <w:spacing w:val="-1"/>
                <w:sz w:val="20"/>
                <w:szCs w:val="20"/>
              </w:rPr>
              <w:t>u</w:t>
            </w:r>
            <w:r w:rsidRPr="005D433E">
              <w:rPr>
                <w:rFonts w:ascii="Roboto Condensed" w:eastAsia="Calibri" w:hAnsi="Roboto Condensed" w:cs="Calibri"/>
                <w:sz w:val="20"/>
                <w:szCs w:val="20"/>
              </w:rPr>
              <w:t>e</w:t>
            </w:r>
            <w:r w:rsidRPr="005D433E">
              <w:rPr>
                <w:rFonts w:ascii="Roboto Condensed" w:eastAsia="Calibri" w:hAnsi="Roboto Condensed" w:cs="Calibri"/>
                <w:spacing w:val="-2"/>
                <w:sz w:val="20"/>
                <w:szCs w:val="20"/>
              </w:rPr>
              <w:t>s</w:t>
            </w:r>
            <w:r w:rsidRPr="005D433E">
              <w:rPr>
                <w:rFonts w:ascii="Roboto Condensed" w:eastAsia="Calibri" w:hAnsi="Roboto Condensed" w:cs="Calibri"/>
                <w:sz w:val="20"/>
                <w:szCs w:val="20"/>
              </w:rPr>
              <w:t>, de</w:t>
            </w:r>
            <w:r w:rsidRPr="005D433E">
              <w:rPr>
                <w:rFonts w:ascii="Roboto Condensed" w:eastAsia="Calibri" w:hAnsi="Roboto Condensed" w:cs="Calibri"/>
                <w:spacing w:val="-1"/>
                <w:sz w:val="20"/>
                <w:szCs w:val="20"/>
              </w:rPr>
              <w:t xml:space="preserve"> m</w:t>
            </w:r>
            <w:r w:rsidRPr="005D433E">
              <w:rPr>
                <w:rFonts w:ascii="Roboto Condensed" w:eastAsia="Calibri" w:hAnsi="Roboto Condensed" w:cs="Calibri"/>
                <w:spacing w:val="-2"/>
                <w:sz w:val="20"/>
                <w:szCs w:val="20"/>
              </w:rPr>
              <w:t>é</w:t>
            </w:r>
            <w:r w:rsidRPr="005D433E">
              <w:rPr>
                <w:rFonts w:ascii="Roboto Condensed" w:eastAsia="Calibri" w:hAnsi="Roboto Condensed" w:cs="Calibri"/>
                <w:sz w:val="20"/>
                <w:szCs w:val="20"/>
              </w:rPr>
              <w:t>th</w:t>
            </w:r>
            <w:r w:rsidRPr="005D433E">
              <w:rPr>
                <w:rFonts w:ascii="Roboto Condensed" w:eastAsia="Calibri" w:hAnsi="Roboto Condensed" w:cs="Calibri"/>
                <w:spacing w:val="1"/>
                <w:sz w:val="20"/>
                <w:szCs w:val="20"/>
              </w:rPr>
              <w:t>o</w:t>
            </w:r>
            <w:r w:rsidRPr="005D433E">
              <w:rPr>
                <w:rFonts w:ascii="Roboto Condensed" w:eastAsia="Calibri" w:hAnsi="Roboto Condensed" w:cs="Calibri"/>
                <w:spacing w:val="-1"/>
                <w:sz w:val="20"/>
                <w:szCs w:val="20"/>
              </w:rPr>
              <w:t>d</w:t>
            </w:r>
            <w:r w:rsidRPr="005D433E">
              <w:rPr>
                <w:rFonts w:ascii="Roboto Condensed" w:eastAsia="Calibri" w:hAnsi="Roboto Condensed" w:cs="Calibri"/>
                <w:sz w:val="20"/>
                <w:szCs w:val="20"/>
              </w:rPr>
              <w:t>es,</w:t>
            </w:r>
            <w:r w:rsidRPr="005D433E">
              <w:rPr>
                <w:rFonts w:ascii="Roboto Condensed" w:eastAsia="Calibri" w:hAnsi="Roboto Condensed" w:cs="Calibri"/>
                <w:spacing w:val="-2"/>
                <w:sz w:val="20"/>
                <w:szCs w:val="20"/>
              </w:rPr>
              <w:t xml:space="preserve"> </w:t>
            </w:r>
            <w:r w:rsidRPr="005D433E">
              <w:rPr>
                <w:rFonts w:ascii="Roboto Condensed" w:eastAsia="Calibri" w:hAnsi="Roboto Condensed" w:cs="Calibri"/>
                <w:sz w:val="20"/>
                <w:szCs w:val="20"/>
              </w:rPr>
              <w:t>de</w:t>
            </w:r>
            <w:r w:rsidRPr="005D433E">
              <w:rPr>
                <w:rFonts w:ascii="Roboto Condensed" w:eastAsia="Calibri" w:hAnsi="Roboto Condensed" w:cs="Calibri"/>
                <w:spacing w:val="1"/>
                <w:sz w:val="20"/>
                <w:szCs w:val="20"/>
              </w:rPr>
              <w:t xml:space="preserve"> </w:t>
            </w:r>
            <w:r w:rsidRPr="005D433E">
              <w:rPr>
                <w:rFonts w:ascii="Roboto Condensed" w:eastAsia="Calibri" w:hAnsi="Roboto Condensed" w:cs="Calibri"/>
                <w:sz w:val="20"/>
                <w:szCs w:val="20"/>
              </w:rPr>
              <w:t>re</w:t>
            </w:r>
            <w:r w:rsidRPr="005D433E">
              <w:rPr>
                <w:rFonts w:ascii="Roboto Condensed" w:eastAsia="Calibri" w:hAnsi="Roboto Condensed" w:cs="Calibri"/>
                <w:spacing w:val="-3"/>
                <w:sz w:val="20"/>
                <w:szCs w:val="20"/>
              </w:rPr>
              <w:t>p</w:t>
            </w:r>
            <w:r w:rsidRPr="005D433E">
              <w:rPr>
                <w:rFonts w:ascii="Roboto Condensed" w:eastAsia="Calibri" w:hAnsi="Roboto Condensed" w:cs="Calibri"/>
                <w:sz w:val="20"/>
                <w:szCs w:val="20"/>
              </w:rPr>
              <w:t>ères,</w:t>
            </w:r>
            <w:r w:rsidRPr="005D433E">
              <w:rPr>
                <w:rFonts w:ascii="Roboto Condensed" w:eastAsia="Calibri" w:hAnsi="Roboto Condensed" w:cs="Calibri"/>
                <w:spacing w:val="-2"/>
                <w:sz w:val="20"/>
                <w:szCs w:val="20"/>
              </w:rPr>
              <w:t xml:space="preserve"> </w:t>
            </w:r>
            <w:r w:rsidRPr="005D433E">
              <w:rPr>
                <w:rFonts w:ascii="Roboto Condensed" w:eastAsia="Calibri" w:hAnsi="Roboto Condensed" w:cs="Calibri"/>
                <w:sz w:val="20"/>
                <w:szCs w:val="20"/>
              </w:rPr>
              <w:t>d’</w:t>
            </w:r>
            <w:r w:rsidRPr="005D433E">
              <w:rPr>
                <w:rFonts w:ascii="Roboto Condensed" w:eastAsia="Calibri" w:hAnsi="Roboto Condensed" w:cs="Calibri"/>
                <w:spacing w:val="1"/>
                <w:sz w:val="20"/>
                <w:szCs w:val="20"/>
              </w:rPr>
              <w:t>o</w:t>
            </w:r>
            <w:r w:rsidRPr="005D433E">
              <w:rPr>
                <w:rFonts w:ascii="Roboto Condensed" w:eastAsia="Calibri" w:hAnsi="Roboto Condensed" w:cs="Calibri"/>
                <w:spacing w:val="-1"/>
                <w:sz w:val="20"/>
                <w:szCs w:val="20"/>
              </w:rPr>
              <w:t>u</w:t>
            </w:r>
            <w:r w:rsidRPr="005D433E">
              <w:rPr>
                <w:rFonts w:ascii="Roboto Condensed" w:eastAsia="Calibri" w:hAnsi="Roboto Condensed" w:cs="Calibri"/>
                <w:sz w:val="20"/>
                <w:szCs w:val="20"/>
              </w:rPr>
              <w:t>til</w:t>
            </w:r>
            <w:r w:rsidRPr="005D433E">
              <w:rPr>
                <w:rFonts w:ascii="Roboto Condensed" w:eastAsia="Calibri" w:hAnsi="Roboto Condensed" w:cs="Calibri"/>
                <w:spacing w:val="-3"/>
                <w:sz w:val="20"/>
                <w:szCs w:val="20"/>
              </w:rPr>
              <w:t>s</w:t>
            </w:r>
            <w:r w:rsidRPr="005D433E">
              <w:rPr>
                <w:rFonts w:ascii="Roboto Condensed" w:eastAsia="Calibri" w:hAnsi="Roboto Condensed" w:cs="Calibri"/>
                <w:sz w:val="20"/>
                <w:szCs w:val="20"/>
              </w:rPr>
              <w:t>, de</w:t>
            </w:r>
            <w:r w:rsidRPr="005D433E">
              <w:rPr>
                <w:rFonts w:ascii="Roboto Condensed" w:eastAsia="Calibri" w:hAnsi="Roboto Condensed" w:cs="Calibri"/>
                <w:spacing w:val="1"/>
                <w:sz w:val="20"/>
                <w:szCs w:val="20"/>
              </w:rPr>
              <w:t xml:space="preserve"> </w:t>
            </w:r>
            <w:r w:rsidRPr="005D433E">
              <w:rPr>
                <w:rFonts w:ascii="Roboto Condensed" w:eastAsia="Calibri" w:hAnsi="Roboto Condensed" w:cs="Calibri"/>
                <w:sz w:val="20"/>
                <w:szCs w:val="20"/>
              </w:rPr>
              <w:t>jeux</w:t>
            </w:r>
          </w:p>
          <w:p w14:paraId="311AF2CC" w14:textId="77777777" w:rsidR="00005323" w:rsidRPr="005D433E" w:rsidRDefault="00005323" w:rsidP="006236C0">
            <w:pPr>
              <w:spacing w:after="0" w:line="240" w:lineRule="auto"/>
              <w:ind w:left="111" w:right="-20"/>
              <w:rPr>
                <w:rFonts w:ascii="Roboto Condensed" w:eastAsia="Calibri" w:hAnsi="Roboto Condensed" w:cs="Calibri"/>
                <w:sz w:val="20"/>
                <w:szCs w:val="20"/>
              </w:rPr>
            </w:pPr>
            <w:r w:rsidRPr="005D433E">
              <w:rPr>
                <w:rFonts w:ascii="Roboto Condensed" w:eastAsia="Calibri" w:hAnsi="Roboto Condensed" w:cs="Calibri"/>
                <w:sz w:val="20"/>
                <w:szCs w:val="20"/>
              </w:rPr>
              <w:t>Focus au</w:t>
            </w:r>
            <w:r w:rsidRPr="005D433E">
              <w:rPr>
                <w:rFonts w:ascii="Roboto Condensed" w:eastAsia="Calibri" w:hAnsi="Roboto Condensed" w:cs="Calibri"/>
                <w:spacing w:val="-1"/>
                <w:sz w:val="20"/>
                <w:szCs w:val="20"/>
              </w:rPr>
              <w:t xml:space="preserve"> </w:t>
            </w:r>
            <w:r w:rsidRPr="005D433E">
              <w:rPr>
                <w:rFonts w:ascii="Roboto Condensed" w:eastAsia="Calibri" w:hAnsi="Roboto Condensed" w:cs="Calibri"/>
                <w:sz w:val="20"/>
                <w:szCs w:val="20"/>
              </w:rPr>
              <w:t>pl</w:t>
            </w:r>
            <w:r w:rsidRPr="005D433E">
              <w:rPr>
                <w:rFonts w:ascii="Roboto Condensed" w:eastAsia="Calibri" w:hAnsi="Roboto Condensed" w:cs="Calibri"/>
                <w:spacing w:val="-1"/>
                <w:sz w:val="20"/>
                <w:szCs w:val="20"/>
              </w:rPr>
              <w:t>u</w:t>
            </w:r>
            <w:r w:rsidRPr="005D433E">
              <w:rPr>
                <w:rFonts w:ascii="Roboto Condensed" w:eastAsia="Calibri" w:hAnsi="Roboto Condensed" w:cs="Calibri"/>
                <w:sz w:val="20"/>
                <w:szCs w:val="20"/>
              </w:rPr>
              <w:t>s p</w:t>
            </w:r>
            <w:r w:rsidRPr="005D433E">
              <w:rPr>
                <w:rFonts w:ascii="Roboto Condensed" w:eastAsia="Calibri" w:hAnsi="Roboto Condensed" w:cs="Calibri"/>
                <w:spacing w:val="-3"/>
                <w:sz w:val="20"/>
                <w:szCs w:val="20"/>
              </w:rPr>
              <w:t>r</w:t>
            </w:r>
            <w:r w:rsidRPr="005D433E">
              <w:rPr>
                <w:rFonts w:ascii="Roboto Condensed" w:eastAsia="Calibri" w:hAnsi="Roboto Condensed" w:cs="Calibri"/>
                <w:sz w:val="20"/>
                <w:szCs w:val="20"/>
              </w:rPr>
              <w:t>ès</w:t>
            </w:r>
            <w:r w:rsidRPr="005D433E">
              <w:rPr>
                <w:rFonts w:ascii="Roboto Condensed" w:eastAsia="Calibri" w:hAnsi="Roboto Condensed" w:cs="Calibri"/>
                <w:spacing w:val="1"/>
                <w:sz w:val="20"/>
                <w:szCs w:val="20"/>
              </w:rPr>
              <w:t xml:space="preserve"> </w:t>
            </w:r>
            <w:r w:rsidRPr="005D433E">
              <w:rPr>
                <w:rFonts w:ascii="Roboto Condensed" w:eastAsia="Calibri" w:hAnsi="Roboto Condensed" w:cs="Calibri"/>
                <w:spacing w:val="-1"/>
                <w:sz w:val="20"/>
                <w:szCs w:val="20"/>
              </w:rPr>
              <w:t>d</w:t>
            </w:r>
            <w:r w:rsidRPr="005D433E">
              <w:rPr>
                <w:rFonts w:ascii="Roboto Condensed" w:eastAsia="Calibri" w:hAnsi="Roboto Condensed" w:cs="Calibri"/>
                <w:sz w:val="20"/>
                <w:szCs w:val="20"/>
              </w:rPr>
              <w:t>es</w:t>
            </w:r>
            <w:r w:rsidRPr="005D433E">
              <w:rPr>
                <w:rFonts w:ascii="Roboto Condensed" w:eastAsia="Calibri" w:hAnsi="Roboto Condensed" w:cs="Calibri"/>
                <w:spacing w:val="-2"/>
                <w:sz w:val="20"/>
                <w:szCs w:val="20"/>
              </w:rPr>
              <w:t xml:space="preserve"> </w:t>
            </w:r>
            <w:r w:rsidRPr="005D433E">
              <w:rPr>
                <w:rFonts w:ascii="Roboto Condensed" w:eastAsia="Calibri" w:hAnsi="Roboto Condensed" w:cs="Calibri"/>
                <w:sz w:val="20"/>
                <w:szCs w:val="20"/>
              </w:rPr>
              <w:t>be</w:t>
            </w:r>
            <w:r w:rsidRPr="005D433E">
              <w:rPr>
                <w:rFonts w:ascii="Roboto Condensed" w:eastAsia="Calibri" w:hAnsi="Roboto Condensed" w:cs="Calibri"/>
                <w:spacing w:val="-2"/>
                <w:sz w:val="20"/>
                <w:szCs w:val="20"/>
              </w:rPr>
              <w:t>s</w:t>
            </w:r>
            <w:r w:rsidRPr="005D433E">
              <w:rPr>
                <w:rFonts w:ascii="Roboto Condensed" w:eastAsia="Calibri" w:hAnsi="Roboto Condensed" w:cs="Calibri"/>
                <w:spacing w:val="1"/>
                <w:sz w:val="20"/>
                <w:szCs w:val="20"/>
              </w:rPr>
              <w:t>o</w:t>
            </w:r>
            <w:r w:rsidRPr="005D433E">
              <w:rPr>
                <w:rFonts w:ascii="Roboto Condensed" w:eastAsia="Calibri" w:hAnsi="Roboto Condensed" w:cs="Calibri"/>
                <w:sz w:val="20"/>
                <w:szCs w:val="20"/>
              </w:rPr>
              <w:t>i</w:t>
            </w:r>
            <w:r w:rsidRPr="005D433E">
              <w:rPr>
                <w:rFonts w:ascii="Roboto Condensed" w:eastAsia="Calibri" w:hAnsi="Roboto Condensed" w:cs="Calibri"/>
                <w:spacing w:val="-1"/>
                <w:sz w:val="20"/>
                <w:szCs w:val="20"/>
              </w:rPr>
              <w:t>n</w:t>
            </w:r>
            <w:r w:rsidRPr="005D433E">
              <w:rPr>
                <w:rFonts w:ascii="Roboto Condensed" w:eastAsia="Calibri" w:hAnsi="Roboto Condensed" w:cs="Calibri"/>
                <w:sz w:val="20"/>
                <w:szCs w:val="20"/>
              </w:rPr>
              <w:t>s des</w:t>
            </w:r>
            <w:r w:rsidRPr="005D433E">
              <w:rPr>
                <w:rFonts w:ascii="Roboto Condensed" w:eastAsia="Calibri" w:hAnsi="Roboto Condensed" w:cs="Calibri"/>
                <w:spacing w:val="-2"/>
                <w:sz w:val="20"/>
                <w:szCs w:val="20"/>
              </w:rPr>
              <w:t xml:space="preserve"> </w:t>
            </w:r>
            <w:r w:rsidRPr="005D433E">
              <w:rPr>
                <w:rFonts w:ascii="Roboto Condensed" w:eastAsia="Calibri" w:hAnsi="Roboto Condensed" w:cs="Calibri"/>
                <w:sz w:val="20"/>
                <w:szCs w:val="20"/>
              </w:rPr>
              <w:t>partic</w:t>
            </w:r>
            <w:r w:rsidRPr="005D433E">
              <w:rPr>
                <w:rFonts w:ascii="Roboto Condensed" w:eastAsia="Calibri" w:hAnsi="Roboto Condensed" w:cs="Calibri"/>
                <w:spacing w:val="-1"/>
                <w:sz w:val="20"/>
                <w:szCs w:val="20"/>
              </w:rPr>
              <w:t>ip</w:t>
            </w:r>
            <w:r w:rsidRPr="005D433E">
              <w:rPr>
                <w:rFonts w:ascii="Roboto Condensed" w:eastAsia="Calibri" w:hAnsi="Roboto Condensed" w:cs="Calibri"/>
                <w:sz w:val="20"/>
                <w:szCs w:val="20"/>
              </w:rPr>
              <w:t>a</w:t>
            </w:r>
            <w:r w:rsidRPr="005D433E">
              <w:rPr>
                <w:rFonts w:ascii="Roboto Condensed" w:eastAsia="Calibri" w:hAnsi="Roboto Condensed" w:cs="Calibri"/>
                <w:spacing w:val="-1"/>
                <w:sz w:val="20"/>
                <w:szCs w:val="20"/>
              </w:rPr>
              <w:t>n</w:t>
            </w:r>
            <w:r w:rsidRPr="005D433E">
              <w:rPr>
                <w:rFonts w:ascii="Roboto Condensed" w:eastAsia="Calibri" w:hAnsi="Roboto Condensed" w:cs="Calibri"/>
                <w:sz w:val="20"/>
                <w:szCs w:val="20"/>
              </w:rPr>
              <w:t>ts</w:t>
            </w:r>
          </w:p>
        </w:tc>
      </w:tr>
      <w:tr w:rsidR="00005323" w:rsidRPr="005D433E" w14:paraId="674588EC" w14:textId="77777777" w:rsidTr="006236C0">
        <w:trPr>
          <w:trHeight w:hRule="exact" w:val="826"/>
        </w:trPr>
        <w:tc>
          <w:tcPr>
            <w:tcW w:w="2617" w:type="dxa"/>
            <w:gridSpan w:val="2"/>
            <w:shd w:val="clear" w:color="auto" w:fill="282D46"/>
            <w:vAlign w:val="center"/>
          </w:tcPr>
          <w:p w14:paraId="6A2FD987" w14:textId="77777777" w:rsidR="00005323" w:rsidRPr="00F144C7" w:rsidRDefault="00005323" w:rsidP="006236C0">
            <w:pPr>
              <w:spacing w:after="0" w:line="240" w:lineRule="auto"/>
              <w:ind w:left="97" w:right="-20" w:firstLine="66"/>
              <w:rPr>
                <w:rFonts w:ascii="Roboto Condensed" w:eastAsia="Calibri" w:hAnsi="Roboto Condensed" w:cs="Calibri"/>
                <w:b/>
                <w:color w:val="FFFFFF" w:themeColor="background1"/>
                <w:szCs w:val="28"/>
              </w:rPr>
            </w:pPr>
            <w:r w:rsidRPr="00F144C7">
              <w:rPr>
                <w:rFonts w:ascii="Roboto Condensed" w:eastAsia="Calibri" w:hAnsi="Roboto Condensed" w:cs="Calibri"/>
                <w:b/>
                <w:bCs/>
                <w:color w:val="FFFFFF" w:themeColor="background1"/>
                <w:spacing w:val="-1"/>
                <w:position w:val="1"/>
                <w:szCs w:val="28"/>
              </w:rPr>
              <w:t>Moda</w:t>
            </w:r>
            <w:r w:rsidRPr="00F144C7">
              <w:rPr>
                <w:rFonts w:ascii="Roboto Condensed" w:eastAsia="Calibri" w:hAnsi="Roboto Condensed" w:cs="Calibri"/>
                <w:b/>
                <w:bCs/>
                <w:color w:val="FFFFFF" w:themeColor="background1"/>
                <w:spacing w:val="1"/>
                <w:position w:val="1"/>
                <w:szCs w:val="28"/>
              </w:rPr>
              <w:t>li</w:t>
            </w:r>
            <w:r w:rsidRPr="00F144C7">
              <w:rPr>
                <w:rFonts w:ascii="Roboto Condensed" w:eastAsia="Calibri" w:hAnsi="Roboto Condensed" w:cs="Calibri"/>
                <w:b/>
                <w:bCs/>
                <w:color w:val="FFFFFF" w:themeColor="background1"/>
                <w:position w:val="1"/>
                <w:szCs w:val="28"/>
              </w:rPr>
              <w:t>tés</w:t>
            </w:r>
            <w:r w:rsidRPr="00F144C7">
              <w:rPr>
                <w:rFonts w:ascii="Roboto Condensed" w:eastAsia="Calibri" w:hAnsi="Roboto Condensed" w:cs="Calibri"/>
                <w:b/>
                <w:bCs/>
                <w:color w:val="FFFFFF" w:themeColor="background1"/>
                <w:spacing w:val="1"/>
                <w:position w:val="1"/>
                <w:szCs w:val="28"/>
              </w:rPr>
              <w:t xml:space="preserve"> </w:t>
            </w:r>
            <w:r w:rsidRPr="00F144C7">
              <w:rPr>
                <w:rFonts w:ascii="Roboto Condensed" w:eastAsia="Calibri" w:hAnsi="Roboto Condensed" w:cs="Calibri"/>
                <w:b/>
                <w:bCs/>
                <w:color w:val="FFFFFF" w:themeColor="background1"/>
                <w:spacing w:val="-1"/>
                <w:position w:val="1"/>
                <w:szCs w:val="28"/>
              </w:rPr>
              <w:t>d</w:t>
            </w:r>
            <w:r w:rsidRPr="00F144C7">
              <w:rPr>
                <w:rFonts w:ascii="Roboto Condensed" w:eastAsia="Calibri" w:hAnsi="Roboto Condensed" w:cs="Calibri"/>
                <w:b/>
                <w:bCs/>
                <w:color w:val="FFFFFF" w:themeColor="background1"/>
                <w:position w:val="1"/>
                <w:szCs w:val="28"/>
              </w:rPr>
              <w:t>’</w:t>
            </w:r>
            <w:r w:rsidRPr="00F144C7">
              <w:rPr>
                <w:rFonts w:ascii="Roboto Condensed" w:eastAsia="Calibri" w:hAnsi="Roboto Condensed" w:cs="Calibri"/>
                <w:b/>
                <w:bCs/>
                <w:color w:val="FFFFFF" w:themeColor="background1"/>
                <w:spacing w:val="-2"/>
                <w:position w:val="1"/>
                <w:szCs w:val="28"/>
              </w:rPr>
              <w:t>é</w:t>
            </w:r>
            <w:r w:rsidRPr="00F144C7">
              <w:rPr>
                <w:rFonts w:ascii="Roboto Condensed" w:eastAsia="Calibri" w:hAnsi="Roboto Condensed" w:cs="Calibri"/>
                <w:b/>
                <w:bCs/>
                <w:color w:val="FFFFFF" w:themeColor="background1"/>
                <w:spacing w:val="1"/>
                <w:position w:val="1"/>
                <w:szCs w:val="28"/>
              </w:rPr>
              <w:t>v</w:t>
            </w:r>
            <w:r w:rsidRPr="00F144C7">
              <w:rPr>
                <w:rFonts w:ascii="Roboto Condensed" w:eastAsia="Calibri" w:hAnsi="Roboto Condensed" w:cs="Calibri"/>
                <w:b/>
                <w:bCs/>
                <w:color w:val="FFFFFF" w:themeColor="background1"/>
                <w:spacing w:val="-1"/>
                <w:position w:val="1"/>
                <w:szCs w:val="28"/>
              </w:rPr>
              <w:t>a</w:t>
            </w:r>
            <w:r w:rsidRPr="00F144C7">
              <w:rPr>
                <w:rFonts w:ascii="Roboto Condensed" w:eastAsia="Calibri" w:hAnsi="Roboto Condensed" w:cs="Calibri"/>
                <w:b/>
                <w:bCs/>
                <w:color w:val="FFFFFF" w:themeColor="background1"/>
                <w:spacing w:val="1"/>
                <w:position w:val="1"/>
                <w:szCs w:val="28"/>
              </w:rPr>
              <w:t>l</w:t>
            </w:r>
            <w:r w:rsidRPr="00F144C7">
              <w:rPr>
                <w:rFonts w:ascii="Roboto Condensed" w:eastAsia="Calibri" w:hAnsi="Roboto Condensed" w:cs="Calibri"/>
                <w:b/>
                <w:bCs/>
                <w:color w:val="FFFFFF" w:themeColor="background1"/>
                <w:spacing w:val="-1"/>
                <w:position w:val="1"/>
                <w:szCs w:val="28"/>
              </w:rPr>
              <w:t>ua</w:t>
            </w:r>
            <w:r w:rsidRPr="00F144C7">
              <w:rPr>
                <w:rFonts w:ascii="Roboto Condensed" w:eastAsia="Calibri" w:hAnsi="Roboto Condensed" w:cs="Calibri"/>
                <w:b/>
                <w:bCs/>
                <w:color w:val="FFFFFF" w:themeColor="background1"/>
                <w:position w:val="1"/>
                <w:szCs w:val="28"/>
              </w:rPr>
              <w:t>t</w:t>
            </w:r>
            <w:r w:rsidRPr="00F144C7">
              <w:rPr>
                <w:rFonts w:ascii="Roboto Condensed" w:eastAsia="Calibri" w:hAnsi="Roboto Condensed" w:cs="Calibri"/>
                <w:b/>
                <w:bCs/>
                <w:color w:val="FFFFFF" w:themeColor="background1"/>
                <w:spacing w:val="1"/>
                <w:position w:val="1"/>
                <w:szCs w:val="28"/>
              </w:rPr>
              <w:t>i</w:t>
            </w:r>
            <w:r w:rsidRPr="00F144C7">
              <w:rPr>
                <w:rFonts w:ascii="Roboto Condensed" w:eastAsia="Calibri" w:hAnsi="Roboto Condensed" w:cs="Calibri"/>
                <w:b/>
                <w:bCs/>
                <w:color w:val="FFFFFF" w:themeColor="background1"/>
                <w:spacing w:val="-1"/>
                <w:position w:val="1"/>
                <w:szCs w:val="28"/>
              </w:rPr>
              <w:t>o</w:t>
            </w:r>
            <w:r w:rsidRPr="00F144C7">
              <w:rPr>
                <w:rFonts w:ascii="Roboto Condensed" w:eastAsia="Calibri" w:hAnsi="Roboto Condensed" w:cs="Calibri"/>
                <w:b/>
                <w:bCs/>
                <w:color w:val="FFFFFF" w:themeColor="background1"/>
                <w:position w:val="1"/>
                <w:szCs w:val="28"/>
              </w:rPr>
              <w:t xml:space="preserve">n </w:t>
            </w:r>
            <w:r w:rsidRPr="00F144C7">
              <w:rPr>
                <w:rFonts w:ascii="Roboto Condensed" w:eastAsia="Calibri" w:hAnsi="Roboto Condensed" w:cs="Calibri"/>
                <w:b/>
                <w:bCs/>
                <w:color w:val="FFFFFF" w:themeColor="background1"/>
                <w:spacing w:val="-1"/>
                <w:position w:val="1"/>
                <w:szCs w:val="28"/>
              </w:rPr>
              <w:t>de</w:t>
            </w:r>
            <w:r w:rsidRPr="00F144C7">
              <w:rPr>
                <w:rFonts w:ascii="Roboto Condensed" w:eastAsia="Calibri" w:hAnsi="Roboto Condensed" w:cs="Calibri"/>
                <w:b/>
                <w:bCs/>
                <w:color w:val="FFFFFF" w:themeColor="background1"/>
                <w:position w:val="1"/>
                <w:szCs w:val="28"/>
              </w:rPr>
              <w:t>s</w:t>
            </w:r>
            <w:r w:rsidRPr="00F144C7">
              <w:rPr>
                <w:rFonts w:ascii="Roboto Condensed" w:eastAsia="Calibri" w:hAnsi="Roboto Condensed" w:cs="Calibri"/>
                <w:b/>
                <w:bCs/>
                <w:color w:val="FFFFFF" w:themeColor="background1"/>
                <w:spacing w:val="1"/>
                <w:position w:val="1"/>
                <w:szCs w:val="28"/>
              </w:rPr>
              <w:t xml:space="preserve"> </w:t>
            </w:r>
            <w:r w:rsidRPr="00F144C7">
              <w:rPr>
                <w:rFonts w:ascii="Roboto Condensed" w:eastAsia="Calibri" w:hAnsi="Roboto Condensed" w:cs="Calibri"/>
                <w:b/>
                <w:bCs/>
                <w:color w:val="FFFFFF" w:themeColor="background1"/>
                <w:position w:val="1"/>
                <w:szCs w:val="28"/>
              </w:rPr>
              <w:t>ac</w:t>
            </w:r>
            <w:r w:rsidRPr="00F144C7">
              <w:rPr>
                <w:rFonts w:ascii="Roboto Condensed" w:eastAsia="Calibri" w:hAnsi="Roboto Condensed" w:cs="Calibri"/>
                <w:b/>
                <w:bCs/>
                <w:color w:val="FFFFFF" w:themeColor="background1"/>
                <w:spacing w:val="-1"/>
                <w:position w:val="1"/>
                <w:szCs w:val="28"/>
              </w:rPr>
              <w:t>qu</w:t>
            </w:r>
            <w:r w:rsidRPr="00F144C7">
              <w:rPr>
                <w:rFonts w:ascii="Roboto Condensed" w:eastAsia="Calibri" w:hAnsi="Roboto Condensed" w:cs="Calibri"/>
                <w:b/>
                <w:bCs/>
                <w:color w:val="FFFFFF" w:themeColor="background1"/>
                <w:spacing w:val="1"/>
                <w:position w:val="1"/>
                <w:szCs w:val="28"/>
              </w:rPr>
              <w:t>i</w:t>
            </w:r>
            <w:r w:rsidRPr="00F144C7">
              <w:rPr>
                <w:rFonts w:ascii="Roboto Condensed" w:eastAsia="Calibri" w:hAnsi="Roboto Condensed" w:cs="Calibri"/>
                <w:b/>
                <w:bCs/>
                <w:color w:val="FFFFFF" w:themeColor="background1"/>
                <w:position w:val="1"/>
                <w:szCs w:val="28"/>
              </w:rPr>
              <w:t xml:space="preserve">s </w:t>
            </w:r>
            <w:r w:rsidRPr="00F144C7">
              <w:rPr>
                <w:rFonts w:ascii="Roboto Condensed" w:eastAsia="Calibri" w:hAnsi="Roboto Condensed" w:cs="Calibri"/>
                <w:b/>
                <w:bCs/>
                <w:color w:val="FFFFFF" w:themeColor="background1"/>
                <w:spacing w:val="-1"/>
                <w:szCs w:val="28"/>
              </w:rPr>
              <w:t>d</w:t>
            </w:r>
            <w:r w:rsidRPr="00F144C7">
              <w:rPr>
                <w:rFonts w:ascii="Roboto Condensed" w:eastAsia="Calibri" w:hAnsi="Roboto Condensed" w:cs="Calibri"/>
                <w:b/>
                <w:bCs/>
                <w:color w:val="FFFFFF" w:themeColor="background1"/>
                <w:szCs w:val="28"/>
              </w:rPr>
              <w:t>’a</w:t>
            </w:r>
            <w:r w:rsidRPr="00F144C7">
              <w:rPr>
                <w:rFonts w:ascii="Roboto Condensed" w:eastAsia="Calibri" w:hAnsi="Roboto Condensed" w:cs="Calibri"/>
                <w:b/>
                <w:bCs/>
                <w:color w:val="FFFFFF" w:themeColor="background1"/>
                <w:spacing w:val="-1"/>
                <w:szCs w:val="28"/>
              </w:rPr>
              <w:t>pp</w:t>
            </w:r>
            <w:r w:rsidRPr="00F144C7">
              <w:rPr>
                <w:rFonts w:ascii="Roboto Condensed" w:eastAsia="Calibri" w:hAnsi="Roboto Condensed" w:cs="Calibri"/>
                <w:b/>
                <w:bCs/>
                <w:color w:val="FFFFFF" w:themeColor="background1"/>
                <w:spacing w:val="1"/>
                <w:szCs w:val="28"/>
              </w:rPr>
              <w:t>r</w:t>
            </w:r>
            <w:r w:rsidRPr="00F144C7">
              <w:rPr>
                <w:rFonts w:ascii="Roboto Condensed" w:eastAsia="Calibri" w:hAnsi="Roboto Condensed" w:cs="Calibri"/>
                <w:b/>
                <w:bCs/>
                <w:color w:val="FFFFFF" w:themeColor="background1"/>
                <w:spacing w:val="-1"/>
                <w:szCs w:val="28"/>
              </w:rPr>
              <w:t>en</w:t>
            </w:r>
            <w:r w:rsidRPr="00F144C7">
              <w:rPr>
                <w:rFonts w:ascii="Roboto Condensed" w:eastAsia="Calibri" w:hAnsi="Roboto Condensed" w:cs="Calibri"/>
                <w:b/>
                <w:bCs/>
                <w:color w:val="FFFFFF" w:themeColor="background1"/>
                <w:szCs w:val="28"/>
              </w:rPr>
              <w:t>t</w:t>
            </w:r>
            <w:r w:rsidRPr="00F144C7">
              <w:rPr>
                <w:rFonts w:ascii="Roboto Condensed" w:eastAsia="Calibri" w:hAnsi="Roboto Condensed" w:cs="Calibri"/>
                <w:b/>
                <w:bCs/>
                <w:color w:val="FFFFFF" w:themeColor="background1"/>
                <w:spacing w:val="1"/>
                <w:szCs w:val="28"/>
              </w:rPr>
              <w:t>i</w:t>
            </w:r>
            <w:r w:rsidRPr="00F144C7">
              <w:rPr>
                <w:rFonts w:ascii="Roboto Condensed" w:eastAsia="Calibri" w:hAnsi="Roboto Condensed" w:cs="Calibri"/>
                <w:b/>
                <w:bCs/>
                <w:color w:val="FFFFFF" w:themeColor="background1"/>
                <w:szCs w:val="28"/>
              </w:rPr>
              <w:t>ss</w:t>
            </w:r>
            <w:r w:rsidRPr="00F144C7">
              <w:rPr>
                <w:rFonts w:ascii="Roboto Condensed" w:eastAsia="Calibri" w:hAnsi="Roboto Condensed" w:cs="Calibri"/>
                <w:b/>
                <w:bCs/>
                <w:color w:val="FFFFFF" w:themeColor="background1"/>
                <w:spacing w:val="-1"/>
                <w:szCs w:val="28"/>
              </w:rPr>
              <w:t>a</w:t>
            </w:r>
            <w:r w:rsidRPr="00F144C7">
              <w:rPr>
                <w:rFonts w:ascii="Roboto Condensed" w:eastAsia="Calibri" w:hAnsi="Roboto Condensed" w:cs="Calibri"/>
                <w:b/>
                <w:bCs/>
                <w:color w:val="FFFFFF" w:themeColor="background1"/>
                <w:spacing w:val="1"/>
                <w:szCs w:val="28"/>
              </w:rPr>
              <w:t>g</w:t>
            </w:r>
            <w:r w:rsidRPr="00F144C7">
              <w:rPr>
                <w:rFonts w:ascii="Roboto Condensed" w:eastAsia="Calibri" w:hAnsi="Roboto Condensed" w:cs="Calibri"/>
                <w:b/>
                <w:bCs/>
                <w:color w:val="FFFFFF" w:themeColor="background1"/>
                <w:szCs w:val="28"/>
              </w:rPr>
              <w:t>e</w:t>
            </w:r>
          </w:p>
        </w:tc>
        <w:tc>
          <w:tcPr>
            <w:tcW w:w="7131" w:type="dxa"/>
            <w:gridSpan w:val="4"/>
            <w:shd w:val="clear" w:color="auto" w:fill="F1E5F7"/>
            <w:vAlign w:val="center"/>
          </w:tcPr>
          <w:p w14:paraId="48B905E8" w14:textId="77777777" w:rsidR="00005323" w:rsidRPr="005D433E" w:rsidRDefault="00005323" w:rsidP="006236C0">
            <w:pPr>
              <w:spacing w:after="0" w:line="240" w:lineRule="auto"/>
              <w:ind w:left="111" w:right="-20"/>
              <w:rPr>
                <w:rFonts w:ascii="Roboto Condensed" w:eastAsia="Calibri" w:hAnsi="Roboto Condensed" w:cs="Calibri"/>
                <w:sz w:val="20"/>
                <w:szCs w:val="20"/>
              </w:rPr>
            </w:pPr>
            <w:r w:rsidRPr="005D433E">
              <w:rPr>
                <w:rFonts w:ascii="Roboto Condensed" w:eastAsia="Calibri" w:hAnsi="Roboto Condensed" w:cs="Calibri"/>
                <w:spacing w:val="1"/>
                <w:position w:val="1"/>
                <w:sz w:val="20"/>
                <w:szCs w:val="20"/>
              </w:rPr>
              <w:t>P</w:t>
            </w:r>
            <w:r w:rsidRPr="005D433E">
              <w:rPr>
                <w:rFonts w:ascii="Roboto Condensed" w:eastAsia="Calibri" w:hAnsi="Roboto Condensed" w:cs="Calibri"/>
                <w:position w:val="1"/>
                <w:sz w:val="20"/>
                <w:szCs w:val="20"/>
              </w:rPr>
              <w:t>ré</w:t>
            </w:r>
            <w:r w:rsidRPr="005D433E">
              <w:rPr>
                <w:rFonts w:ascii="Roboto Condensed" w:eastAsia="Calibri" w:hAnsi="Roboto Condensed" w:cs="Calibri"/>
                <w:spacing w:val="-2"/>
                <w:position w:val="1"/>
                <w:sz w:val="20"/>
                <w:szCs w:val="20"/>
              </w:rPr>
              <w:t>s</w:t>
            </w:r>
            <w:r w:rsidRPr="005D433E">
              <w:rPr>
                <w:rFonts w:ascii="Roboto Condensed" w:eastAsia="Calibri" w:hAnsi="Roboto Condensed" w:cs="Calibri"/>
                <w:position w:val="1"/>
                <w:sz w:val="20"/>
                <w:szCs w:val="20"/>
              </w:rPr>
              <w:t>ence,</w:t>
            </w:r>
            <w:r w:rsidRPr="005D433E">
              <w:rPr>
                <w:rFonts w:ascii="Roboto Condensed" w:eastAsia="Calibri" w:hAnsi="Roboto Condensed" w:cs="Calibri"/>
                <w:spacing w:val="-1"/>
                <w:position w:val="1"/>
                <w:sz w:val="20"/>
                <w:szCs w:val="20"/>
              </w:rPr>
              <w:t xml:space="preserve"> </w:t>
            </w:r>
            <w:r w:rsidRPr="005D433E">
              <w:rPr>
                <w:rFonts w:ascii="Roboto Condensed" w:eastAsia="Calibri" w:hAnsi="Roboto Condensed" w:cs="Calibri"/>
                <w:position w:val="1"/>
                <w:sz w:val="20"/>
                <w:szCs w:val="20"/>
              </w:rPr>
              <w:t>c</w:t>
            </w:r>
            <w:r w:rsidRPr="005D433E">
              <w:rPr>
                <w:rFonts w:ascii="Roboto Condensed" w:eastAsia="Calibri" w:hAnsi="Roboto Condensed" w:cs="Calibri"/>
                <w:spacing w:val="-1"/>
                <w:position w:val="1"/>
                <w:sz w:val="20"/>
                <w:szCs w:val="20"/>
              </w:rPr>
              <w:t>o</w:t>
            </w:r>
            <w:r w:rsidRPr="005D433E">
              <w:rPr>
                <w:rFonts w:ascii="Roboto Condensed" w:eastAsia="Calibri" w:hAnsi="Roboto Condensed" w:cs="Calibri"/>
                <w:spacing w:val="1"/>
                <w:position w:val="1"/>
                <w:sz w:val="20"/>
                <w:szCs w:val="20"/>
              </w:rPr>
              <w:t>m</w:t>
            </w:r>
            <w:r w:rsidRPr="005D433E">
              <w:rPr>
                <w:rFonts w:ascii="Roboto Condensed" w:eastAsia="Calibri" w:hAnsi="Roboto Condensed" w:cs="Calibri"/>
                <w:spacing w:val="-1"/>
                <w:position w:val="1"/>
                <w:sz w:val="20"/>
                <w:szCs w:val="20"/>
              </w:rPr>
              <w:t>p</w:t>
            </w:r>
            <w:r w:rsidRPr="005D433E">
              <w:rPr>
                <w:rFonts w:ascii="Roboto Condensed" w:eastAsia="Calibri" w:hAnsi="Roboto Condensed" w:cs="Calibri"/>
                <w:spacing w:val="-2"/>
                <w:position w:val="1"/>
                <w:sz w:val="20"/>
                <w:szCs w:val="20"/>
              </w:rPr>
              <w:t>t</w:t>
            </w:r>
            <w:r w:rsidRPr="005D433E">
              <w:rPr>
                <w:rFonts w:ascii="Roboto Condensed" w:eastAsia="Calibri" w:hAnsi="Roboto Condensed" w:cs="Calibri"/>
                <w:position w:val="1"/>
                <w:sz w:val="20"/>
                <w:szCs w:val="20"/>
              </w:rPr>
              <w:t>es</w:t>
            </w:r>
            <w:r w:rsidRPr="005D433E">
              <w:rPr>
                <w:rFonts w:ascii="Roboto Condensed" w:eastAsia="Calibri" w:hAnsi="Roboto Condensed" w:cs="Calibri"/>
                <w:spacing w:val="1"/>
                <w:position w:val="1"/>
                <w:sz w:val="20"/>
                <w:szCs w:val="20"/>
              </w:rPr>
              <w:t xml:space="preserve"> </w:t>
            </w:r>
            <w:r w:rsidRPr="005D433E">
              <w:rPr>
                <w:rFonts w:ascii="Roboto Condensed" w:eastAsia="Calibri" w:hAnsi="Roboto Condensed" w:cs="Calibri"/>
                <w:position w:val="1"/>
                <w:sz w:val="20"/>
                <w:szCs w:val="20"/>
              </w:rPr>
              <w:t>ren</w:t>
            </w:r>
            <w:r w:rsidRPr="005D433E">
              <w:rPr>
                <w:rFonts w:ascii="Roboto Condensed" w:eastAsia="Calibri" w:hAnsi="Roboto Condensed" w:cs="Calibri"/>
                <w:spacing w:val="-1"/>
                <w:position w:val="1"/>
                <w:sz w:val="20"/>
                <w:szCs w:val="20"/>
              </w:rPr>
              <w:t>du</w:t>
            </w:r>
            <w:r w:rsidRPr="005D433E">
              <w:rPr>
                <w:rFonts w:ascii="Roboto Condensed" w:eastAsia="Calibri" w:hAnsi="Roboto Condensed" w:cs="Calibri"/>
                <w:position w:val="1"/>
                <w:sz w:val="20"/>
                <w:szCs w:val="20"/>
              </w:rPr>
              <w:t>s</w:t>
            </w:r>
            <w:r w:rsidRPr="005D433E">
              <w:rPr>
                <w:rFonts w:ascii="Roboto Condensed" w:eastAsia="Calibri" w:hAnsi="Roboto Condensed" w:cs="Calibri"/>
                <w:spacing w:val="-2"/>
                <w:position w:val="1"/>
                <w:sz w:val="20"/>
                <w:szCs w:val="20"/>
              </w:rPr>
              <w:t xml:space="preserve"> </w:t>
            </w:r>
            <w:r w:rsidRPr="005D433E">
              <w:rPr>
                <w:rFonts w:ascii="Roboto Condensed" w:eastAsia="Calibri" w:hAnsi="Roboto Condensed" w:cs="Calibri"/>
                <w:spacing w:val="-1"/>
                <w:position w:val="1"/>
                <w:sz w:val="20"/>
                <w:szCs w:val="20"/>
              </w:rPr>
              <w:t>d</w:t>
            </w:r>
            <w:r w:rsidRPr="005D433E">
              <w:rPr>
                <w:rFonts w:ascii="Roboto Condensed" w:eastAsia="Calibri" w:hAnsi="Roboto Condensed" w:cs="Calibri"/>
                <w:position w:val="1"/>
                <w:sz w:val="20"/>
                <w:szCs w:val="20"/>
              </w:rPr>
              <w:t>’atel</w:t>
            </w:r>
            <w:r w:rsidRPr="005D433E">
              <w:rPr>
                <w:rFonts w:ascii="Roboto Condensed" w:eastAsia="Calibri" w:hAnsi="Roboto Condensed" w:cs="Calibri"/>
                <w:spacing w:val="-1"/>
                <w:position w:val="1"/>
                <w:sz w:val="20"/>
                <w:szCs w:val="20"/>
              </w:rPr>
              <w:t>i</w:t>
            </w:r>
            <w:r w:rsidRPr="005D433E">
              <w:rPr>
                <w:rFonts w:ascii="Roboto Condensed" w:eastAsia="Calibri" w:hAnsi="Roboto Condensed" w:cs="Calibri"/>
                <w:position w:val="1"/>
                <w:sz w:val="20"/>
                <w:szCs w:val="20"/>
              </w:rPr>
              <w:t>ers</w:t>
            </w:r>
          </w:p>
          <w:p w14:paraId="7D246467" w14:textId="77777777" w:rsidR="00005323" w:rsidRPr="005D433E" w:rsidRDefault="00005323" w:rsidP="006236C0">
            <w:pPr>
              <w:spacing w:after="0" w:line="240" w:lineRule="auto"/>
              <w:ind w:left="111" w:right="-20"/>
              <w:rPr>
                <w:rFonts w:ascii="Roboto Condensed" w:eastAsia="Calibri" w:hAnsi="Roboto Condensed" w:cs="Calibri"/>
                <w:sz w:val="20"/>
                <w:szCs w:val="20"/>
              </w:rPr>
            </w:pPr>
            <w:r w:rsidRPr="005D433E">
              <w:rPr>
                <w:rFonts w:ascii="Roboto Condensed" w:eastAsia="Calibri" w:hAnsi="Roboto Condensed" w:cs="Calibri"/>
                <w:spacing w:val="1"/>
                <w:position w:val="1"/>
                <w:sz w:val="20"/>
                <w:szCs w:val="20"/>
              </w:rPr>
              <w:t>P</w:t>
            </w:r>
            <w:r w:rsidRPr="005D433E">
              <w:rPr>
                <w:rFonts w:ascii="Roboto Condensed" w:eastAsia="Calibri" w:hAnsi="Roboto Condensed" w:cs="Calibri"/>
                <w:position w:val="1"/>
                <w:sz w:val="20"/>
                <w:szCs w:val="20"/>
              </w:rPr>
              <w:t>ré</w:t>
            </w:r>
            <w:r w:rsidRPr="005D433E">
              <w:rPr>
                <w:rFonts w:ascii="Roboto Condensed" w:eastAsia="Calibri" w:hAnsi="Roboto Condensed" w:cs="Calibri"/>
                <w:spacing w:val="-2"/>
                <w:position w:val="1"/>
                <w:sz w:val="20"/>
                <w:szCs w:val="20"/>
              </w:rPr>
              <w:t>s</w:t>
            </w:r>
            <w:r w:rsidRPr="005D433E">
              <w:rPr>
                <w:rFonts w:ascii="Roboto Condensed" w:eastAsia="Calibri" w:hAnsi="Roboto Condensed" w:cs="Calibri"/>
                <w:position w:val="1"/>
                <w:sz w:val="20"/>
                <w:szCs w:val="20"/>
              </w:rPr>
              <w:t>entat</w:t>
            </w:r>
            <w:r w:rsidRPr="005D433E">
              <w:rPr>
                <w:rFonts w:ascii="Roboto Condensed" w:eastAsia="Calibri" w:hAnsi="Roboto Condensed" w:cs="Calibri"/>
                <w:spacing w:val="-2"/>
                <w:position w:val="1"/>
                <w:sz w:val="20"/>
                <w:szCs w:val="20"/>
              </w:rPr>
              <w:t>i</w:t>
            </w:r>
            <w:r w:rsidRPr="005D433E">
              <w:rPr>
                <w:rFonts w:ascii="Roboto Condensed" w:eastAsia="Calibri" w:hAnsi="Roboto Condensed" w:cs="Calibri"/>
                <w:spacing w:val="1"/>
                <w:position w:val="1"/>
                <w:sz w:val="20"/>
                <w:szCs w:val="20"/>
              </w:rPr>
              <w:t>o</w:t>
            </w:r>
            <w:r w:rsidRPr="005D433E">
              <w:rPr>
                <w:rFonts w:ascii="Roboto Condensed" w:eastAsia="Calibri" w:hAnsi="Roboto Condensed" w:cs="Calibri"/>
                <w:spacing w:val="-1"/>
                <w:position w:val="1"/>
                <w:sz w:val="20"/>
                <w:szCs w:val="20"/>
              </w:rPr>
              <w:t>n</w:t>
            </w:r>
            <w:r w:rsidRPr="005D433E">
              <w:rPr>
                <w:rFonts w:ascii="Roboto Condensed" w:eastAsia="Calibri" w:hAnsi="Roboto Condensed" w:cs="Calibri"/>
                <w:position w:val="1"/>
                <w:sz w:val="20"/>
                <w:szCs w:val="20"/>
              </w:rPr>
              <w:t>s</w:t>
            </w:r>
            <w:r w:rsidRPr="005D433E">
              <w:rPr>
                <w:rFonts w:ascii="Roboto Condensed" w:eastAsia="Calibri" w:hAnsi="Roboto Condensed" w:cs="Calibri"/>
                <w:spacing w:val="-2"/>
                <w:position w:val="1"/>
                <w:sz w:val="20"/>
                <w:szCs w:val="20"/>
              </w:rPr>
              <w:t xml:space="preserve"> </w:t>
            </w:r>
            <w:r w:rsidRPr="005D433E">
              <w:rPr>
                <w:rFonts w:ascii="Roboto Condensed" w:eastAsia="Calibri" w:hAnsi="Roboto Condensed" w:cs="Calibri"/>
                <w:spacing w:val="1"/>
                <w:position w:val="1"/>
                <w:sz w:val="20"/>
                <w:szCs w:val="20"/>
              </w:rPr>
              <w:t>o</w:t>
            </w:r>
            <w:r w:rsidRPr="005D433E">
              <w:rPr>
                <w:rFonts w:ascii="Roboto Condensed" w:eastAsia="Calibri" w:hAnsi="Roboto Condensed" w:cs="Calibri"/>
                <w:position w:val="1"/>
                <w:sz w:val="20"/>
                <w:szCs w:val="20"/>
              </w:rPr>
              <w:t>ra</w:t>
            </w:r>
            <w:r w:rsidRPr="005D433E">
              <w:rPr>
                <w:rFonts w:ascii="Roboto Condensed" w:eastAsia="Calibri" w:hAnsi="Roboto Condensed" w:cs="Calibri"/>
                <w:spacing w:val="-1"/>
                <w:position w:val="1"/>
                <w:sz w:val="20"/>
                <w:szCs w:val="20"/>
              </w:rPr>
              <w:t>l</w:t>
            </w:r>
            <w:r w:rsidRPr="005D433E">
              <w:rPr>
                <w:rFonts w:ascii="Roboto Condensed" w:eastAsia="Calibri" w:hAnsi="Roboto Condensed" w:cs="Calibri"/>
                <w:position w:val="1"/>
                <w:sz w:val="20"/>
                <w:szCs w:val="20"/>
              </w:rPr>
              <w:t>es</w:t>
            </w:r>
          </w:p>
          <w:p w14:paraId="782CBC6D" w14:textId="77777777" w:rsidR="00005323" w:rsidRPr="005D433E" w:rsidRDefault="00005323" w:rsidP="006236C0">
            <w:pPr>
              <w:spacing w:after="0" w:line="240" w:lineRule="auto"/>
              <w:ind w:left="111"/>
              <w:rPr>
                <w:rFonts w:ascii="Roboto Condensed" w:hAnsi="Roboto Condensed"/>
                <w:sz w:val="20"/>
                <w:szCs w:val="20"/>
              </w:rPr>
            </w:pPr>
            <w:r w:rsidRPr="005D433E">
              <w:rPr>
                <w:rFonts w:ascii="Roboto Condensed" w:eastAsia="Calibri" w:hAnsi="Roboto Condensed" w:cs="Calibri"/>
                <w:sz w:val="20"/>
                <w:szCs w:val="20"/>
              </w:rPr>
              <w:t>Res</w:t>
            </w:r>
            <w:r w:rsidRPr="005D433E">
              <w:rPr>
                <w:rFonts w:ascii="Roboto Condensed" w:eastAsia="Calibri" w:hAnsi="Roboto Condensed" w:cs="Calibri"/>
                <w:spacing w:val="1"/>
                <w:sz w:val="20"/>
                <w:szCs w:val="20"/>
              </w:rPr>
              <w:t>t</w:t>
            </w:r>
            <w:r w:rsidRPr="005D433E">
              <w:rPr>
                <w:rFonts w:ascii="Roboto Condensed" w:eastAsia="Calibri" w:hAnsi="Roboto Condensed" w:cs="Calibri"/>
                <w:sz w:val="20"/>
                <w:szCs w:val="20"/>
              </w:rPr>
              <w:t>it</w:t>
            </w:r>
            <w:r w:rsidRPr="005D433E">
              <w:rPr>
                <w:rFonts w:ascii="Roboto Condensed" w:eastAsia="Calibri" w:hAnsi="Roboto Condensed" w:cs="Calibri"/>
                <w:spacing w:val="-1"/>
                <w:sz w:val="20"/>
                <w:szCs w:val="20"/>
              </w:rPr>
              <w:t>u</w:t>
            </w:r>
            <w:r w:rsidRPr="005D433E">
              <w:rPr>
                <w:rFonts w:ascii="Roboto Condensed" w:eastAsia="Calibri" w:hAnsi="Roboto Condensed" w:cs="Calibri"/>
                <w:sz w:val="20"/>
                <w:szCs w:val="20"/>
              </w:rPr>
              <w:t>t</w:t>
            </w:r>
            <w:r w:rsidRPr="005D433E">
              <w:rPr>
                <w:rFonts w:ascii="Roboto Condensed" w:eastAsia="Calibri" w:hAnsi="Roboto Condensed" w:cs="Calibri"/>
                <w:spacing w:val="-2"/>
                <w:sz w:val="20"/>
                <w:szCs w:val="20"/>
              </w:rPr>
              <w:t>i</w:t>
            </w:r>
            <w:r w:rsidRPr="005D433E">
              <w:rPr>
                <w:rFonts w:ascii="Roboto Condensed" w:eastAsia="Calibri" w:hAnsi="Roboto Condensed" w:cs="Calibri"/>
                <w:spacing w:val="1"/>
                <w:sz w:val="20"/>
                <w:szCs w:val="20"/>
              </w:rPr>
              <w:t>o</w:t>
            </w:r>
            <w:r w:rsidRPr="005D433E">
              <w:rPr>
                <w:rFonts w:ascii="Roboto Condensed" w:eastAsia="Calibri" w:hAnsi="Roboto Condensed" w:cs="Calibri"/>
                <w:spacing w:val="-1"/>
                <w:sz w:val="20"/>
                <w:szCs w:val="20"/>
              </w:rPr>
              <w:t>n</w:t>
            </w:r>
            <w:r w:rsidRPr="005D433E">
              <w:rPr>
                <w:rFonts w:ascii="Roboto Condensed" w:eastAsia="Calibri" w:hAnsi="Roboto Condensed" w:cs="Calibri"/>
                <w:sz w:val="20"/>
                <w:szCs w:val="20"/>
              </w:rPr>
              <w:t>s in</w:t>
            </w:r>
            <w:r w:rsidRPr="005D433E">
              <w:rPr>
                <w:rFonts w:ascii="Roboto Condensed" w:eastAsia="Calibri" w:hAnsi="Roboto Condensed" w:cs="Calibri"/>
                <w:spacing w:val="-1"/>
                <w:sz w:val="20"/>
                <w:szCs w:val="20"/>
              </w:rPr>
              <w:t>d</w:t>
            </w:r>
            <w:r w:rsidRPr="005D433E">
              <w:rPr>
                <w:rFonts w:ascii="Roboto Condensed" w:eastAsia="Calibri" w:hAnsi="Roboto Condensed" w:cs="Calibri"/>
                <w:sz w:val="20"/>
                <w:szCs w:val="20"/>
              </w:rPr>
              <w:t>ivid</w:t>
            </w:r>
            <w:r w:rsidRPr="005D433E">
              <w:rPr>
                <w:rFonts w:ascii="Roboto Condensed" w:eastAsia="Calibri" w:hAnsi="Roboto Condensed" w:cs="Calibri"/>
                <w:spacing w:val="-3"/>
                <w:sz w:val="20"/>
                <w:szCs w:val="20"/>
              </w:rPr>
              <w:t>u</w:t>
            </w:r>
            <w:r w:rsidRPr="005D433E">
              <w:rPr>
                <w:rFonts w:ascii="Roboto Condensed" w:eastAsia="Calibri" w:hAnsi="Roboto Condensed" w:cs="Calibri"/>
                <w:sz w:val="20"/>
                <w:szCs w:val="20"/>
              </w:rPr>
              <w:t>elles</w:t>
            </w:r>
          </w:p>
        </w:tc>
      </w:tr>
      <w:tr w:rsidR="00005323" w:rsidRPr="005D433E" w14:paraId="6036F353" w14:textId="77777777" w:rsidTr="006236C0">
        <w:trPr>
          <w:trHeight w:hRule="exact" w:val="290"/>
        </w:trPr>
        <w:tc>
          <w:tcPr>
            <w:tcW w:w="2617" w:type="dxa"/>
            <w:gridSpan w:val="2"/>
            <w:shd w:val="clear" w:color="auto" w:fill="282D46"/>
            <w:vAlign w:val="center"/>
          </w:tcPr>
          <w:p w14:paraId="71A2B227" w14:textId="77777777" w:rsidR="00005323" w:rsidRPr="00F144C7" w:rsidRDefault="00005323" w:rsidP="006236C0">
            <w:pPr>
              <w:spacing w:after="0" w:line="240" w:lineRule="auto"/>
              <w:ind w:left="97" w:right="-20"/>
              <w:rPr>
                <w:rFonts w:ascii="Roboto Condensed" w:eastAsia="Calibri" w:hAnsi="Roboto Condensed" w:cs="Calibri"/>
                <w:b/>
                <w:color w:val="FFFFFF" w:themeColor="background1"/>
                <w:szCs w:val="28"/>
              </w:rPr>
            </w:pPr>
            <w:r w:rsidRPr="00F144C7">
              <w:rPr>
                <w:rFonts w:ascii="Roboto Condensed" w:eastAsia="Calibri" w:hAnsi="Roboto Condensed" w:cs="Calibri"/>
                <w:b/>
                <w:bCs/>
                <w:color w:val="FFFFFF" w:themeColor="background1"/>
                <w:position w:val="1"/>
                <w:szCs w:val="28"/>
              </w:rPr>
              <w:t>Res</w:t>
            </w:r>
            <w:r w:rsidRPr="00F144C7">
              <w:rPr>
                <w:rFonts w:ascii="Roboto Condensed" w:eastAsia="Calibri" w:hAnsi="Roboto Condensed" w:cs="Calibri"/>
                <w:b/>
                <w:bCs/>
                <w:color w:val="FFFFFF" w:themeColor="background1"/>
                <w:spacing w:val="1"/>
                <w:position w:val="1"/>
                <w:szCs w:val="28"/>
              </w:rPr>
              <w:t>s</w:t>
            </w:r>
            <w:r w:rsidRPr="00F144C7">
              <w:rPr>
                <w:rFonts w:ascii="Roboto Condensed" w:eastAsia="Calibri" w:hAnsi="Roboto Condensed" w:cs="Calibri"/>
                <w:b/>
                <w:bCs/>
                <w:color w:val="FFFFFF" w:themeColor="background1"/>
                <w:spacing w:val="-1"/>
                <w:position w:val="1"/>
                <w:szCs w:val="28"/>
              </w:rPr>
              <w:t>ou</w:t>
            </w:r>
            <w:r w:rsidRPr="00F144C7">
              <w:rPr>
                <w:rFonts w:ascii="Roboto Condensed" w:eastAsia="Calibri" w:hAnsi="Roboto Condensed" w:cs="Calibri"/>
                <w:b/>
                <w:bCs/>
                <w:color w:val="FFFFFF" w:themeColor="background1"/>
                <w:spacing w:val="-2"/>
                <w:position w:val="1"/>
                <w:szCs w:val="28"/>
              </w:rPr>
              <w:t>r</w:t>
            </w:r>
            <w:r w:rsidRPr="00F144C7">
              <w:rPr>
                <w:rFonts w:ascii="Roboto Condensed" w:eastAsia="Calibri" w:hAnsi="Roboto Condensed" w:cs="Calibri"/>
                <w:b/>
                <w:bCs/>
                <w:color w:val="FFFFFF" w:themeColor="background1"/>
                <w:spacing w:val="1"/>
                <w:position w:val="1"/>
                <w:szCs w:val="28"/>
              </w:rPr>
              <w:t>c</w:t>
            </w:r>
            <w:r w:rsidRPr="00F144C7">
              <w:rPr>
                <w:rFonts w:ascii="Roboto Condensed" w:eastAsia="Calibri" w:hAnsi="Roboto Condensed" w:cs="Calibri"/>
                <w:b/>
                <w:bCs/>
                <w:color w:val="FFFFFF" w:themeColor="background1"/>
                <w:spacing w:val="-1"/>
                <w:position w:val="1"/>
                <w:szCs w:val="28"/>
              </w:rPr>
              <w:t>e</w:t>
            </w:r>
            <w:r w:rsidRPr="00F144C7">
              <w:rPr>
                <w:rFonts w:ascii="Roboto Condensed" w:eastAsia="Calibri" w:hAnsi="Roboto Condensed" w:cs="Calibri"/>
                <w:b/>
                <w:bCs/>
                <w:color w:val="FFFFFF" w:themeColor="background1"/>
                <w:position w:val="1"/>
                <w:szCs w:val="28"/>
              </w:rPr>
              <w:t>s</w:t>
            </w:r>
            <w:r w:rsidRPr="00F144C7">
              <w:rPr>
                <w:rFonts w:ascii="Roboto Condensed" w:eastAsia="Calibri" w:hAnsi="Roboto Condensed" w:cs="Calibri"/>
                <w:b/>
                <w:bCs/>
                <w:color w:val="FFFFFF" w:themeColor="background1"/>
                <w:spacing w:val="1"/>
                <w:position w:val="1"/>
                <w:szCs w:val="28"/>
              </w:rPr>
              <w:t xml:space="preserve"> </w:t>
            </w:r>
            <w:r w:rsidRPr="00F144C7">
              <w:rPr>
                <w:rFonts w:ascii="Roboto Condensed" w:eastAsia="Calibri" w:hAnsi="Roboto Condensed" w:cs="Calibri"/>
                <w:b/>
                <w:bCs/>
                <w:color w:val="FFFFFF" w:themeColor="background1"/>
                <w:position w:val="1"/>
                <w:szCs w:val="28"/>
              </w:rPr>
              <w:t>-</w:t>
            </w:r>
            <w:r w:rsidRPr="00F144C7">
              <w:rPr>
                <w:rFonts w:ascii="Roboto Condensed" w:eastAsia="Calibri" w:hAnsi="Roboto Condensed" w:cs="Calibri"/>
                <w:b/>
                <w:bCs/>
                <w:color w:val="FFFFFF" w:themeColor="background1"/>
                <w:spacing w:val="-2"/>
                <w:position w:val="1"/>
                <w:szCs w:val="28"/>
              </w:rPr>
              <w:t xml:space="preserve"> </w:t>
            </w:r>
            <w:r w:rsidRPr="00F144C7">
              <w:rPr>
                <w:rFonts w:ascii="Roboto Condensed" w:eastAsia="Calibri" w:hAnsi="Roboto Condensed" w:cs="Calibri"/>
                <w:b/>
                <w:bCs/>
                <w:color w:val="FFFFFF" w:themeColor="background1"/>
                <w:spacing w:val="1"/>
                <w:position w:val="1"/>
                <w:szCs w:val="28"/>
              </w:rPr>
              <w:t>r</w:t>
            </w:r>
            <w:r w:rsidRPr="00F144C7">
              <w:rPr>
                <w:rFonts w:ascii="Roboto Condensed" w:eastAsia="Calibri" w:hAnsi="Roboto Condensed" w:cs="Calibri"/>
                <w:b/>
                <w:bCs/>
                <w:color w:val="FFFFFF" w:themeColor="background1"/>
                <w:spacing w:val="-1"/>
                <w:position w:val="1"/>
                <w:szCs w:val="28"/>
              </w:rPr>
              <w:t>é</w:t>
            </w:r>
            <w:r w:rsidRPr="00F144C7">
              <w:rPr>
                <w:rFonts w:ascii="Roboto Condensed" w:eastAsia="Calibri" w:hAnsi="Roboto Condensed" w:cs="Calibri"/>
                <w:b/>
                <w:bCs/>
                <w:color w:val="FFFFFF" w:themeColor="background1"/>
                <w:position w:val="1"/>
                <w:szCs w:val="28"/>
              </w:rPr>
              <w:t>f</w:t>
            </w:r>
            <w:r w:rsidRPr="00F144C7">
              <w:rPr>
                <w:rFonts w:ascii="Roboto Condensed" w:eastAsia="Calibri" w:hAnsi="Roboto Condensed" w:cs="Calibri"/>
                <w:b/>
                <w:bCs/>
                <w:color w:val="FFFFFF" w:themeColor="background1"/>
                <w:spacing w:val="-1"/>
                <w:position w:val="1"/>
                <w:szCs w:val="28"/>
              </w:rPr>
              <w:t>é</w:t>
            </w:r>
            <w:r w:rsidRPr="00F144C7">
              <w:rPr>
                <w:rFonts w:ascii="Roboto Condensed" w:eastAsia="Calibri" w:hAnsi="Roboto Condensed" w:cs="Calibri"/>
                <w:b/>
                <w:bCs/>
                <w:color w:val="FFFFFF" w:themeColor="background1"/>
                <w:spacing w:val="1"/>
                <w:position w:val="1"/>
                <w:szCs w:val="28"/>
              </w:rPr>
              <w:t>r</w:t>
            </w:r>
            <w:r w:rsidRPr="00F144C7">
              <w:rPr>
                <w:rFonts w:ascii="Roboto Condensed" w:eastAsia="Calibri" w:hAnsi="Roboto Condensed" w:cs="Calibri"/>
                <w:b/>
                <w:bCs/>
                <w:color w:val="FFFFFF" w:themeColor="background1"/>
                <w:spacing w:val="-1"/>
                <w:position w:val="1"/>
                <w:szCs w:val="28"/>
              </w:rPr>
              <w:t>en</w:t>
            </w:r>
            <w:r w:rsidRPr="00F144C7">
              <w:rPr>
                <w:rFonts w:ascii="Roboto Condensed" w:eastAsia="Calibri" w:hAnsi="Roboto Condensed" w:cs="Calibri"/>
                <w:b/>
                <w:bCs/>
                <w:color w:val="FFFFFF" w:themeColor="background1"/>
                <w:spacing w:val="1"/>
                <w:position w:val="1"/>
                <w:szCs w:val="28"/>
              </w:rPr>
              <w:t>c</w:t>
            </w:r>
            <w:r w:rsidRPr="00F144C7">
              <w:rPr>
                <w:rFonts w:ascii="Roboto Condensed" w:eastAsia="Calibri" w:hAnsi="Roboto Condensed" w:cs="Calibri"/>
                <w:b/>
                <w:bCs/>
                <w:color w:val="FFFFFF" w:themeColor="background1"/>
                <w:spacing w:val="-3"/>
                <w:position w:val="1"/>
                <w:szCs w:val="28"/>
              </w:rPr>
              <w:t>e</w:t>
            </w:r>
            <w:r w:rsidRPr="00F144C7">
              <w:rPr>
                <w:rFonts w:ascii="Roboto Condensed" w:eastAsia="Calibri" w:hAnsi="Roboto Condensed" w:cs="Calibri"/>
                <w:b/>
                <w:bCs/>
                <w:color w:val="FFFFFF" w:themeColor="background1"/>
                <w:position w:val="1"/>
                <w:szCs w:val="28"/>
              </w:rPr>
              <w:t>s</w:t>
            </w:r>
          </w:p>
        </w:tc>
        <w:tc>
          <w:tcPr>
            <w:tcW w:w="7131" w:type="dxa"/>
            <w:gridSpan w:val="4"/>
            <w:shd w:val="clear" w:color="auto" w:fill="F1E5F7"/>
            <w:vAlign w:val="center"/>
          </w:tcPr>
          <w:p w14:paraId="09997C01" w14:textId="77777777" w:rsidR="00005323" w:rsidRPr="005D433E" w:rsidRDefault="00005323" w:rsidP="006236C0">
            <w:pPr>
              <w:spacing w:after="0" w:line="240" w:lineRule="auto"/>
              <w:ind w:left="111"/>
              <w:rPr>
                <w:rFonts w:ascii="Roboto Condensed" w:hAnsi="Roboto Condensed"/>
                <w:sz w:val="20"/>
                <w:szCs w:val="20"/>
              </w:rPr>
            </w:pPr>
            <w:r w:rsidRPr="005D433E">
              <w:rPr>
                <w:rFonts w:ascii="Roboto Condensed" w:eastAsia="Calibri" w:hAnsi="Roboto Condensed" w:cs="Calibri"/>
                <w:spacing w:val="1"/>
                <w:position w:val="1"/>
                <w:sz w:val="20"/>
                <w:szCs w:val="20"/>
              </w:rPr>
              <w:t>L</w:t>
            </w:r>
            <w:r w:rsidRPr="005D433E">
              <w:rPr>
                <w:rFonts w:ascii="Roboto Condensed" w:eastAsia="Calibri" w:hAnsi="Roboto Condensed" w:cs="Calibri"/>
                <w:position w:val="1"/>
                <w:sz w:val="20"/>
                <w:szCs w:val="20"/>
              </w:rPr>
              <w:t>ivr</w:t>
            </w:r>
            <w:r w:rsidRPr="005D433E">
              <w:rPr>
                <w:rFonts w:ascii="Roboto Condensed" w:eastAsia="Calibri" w:hAnsi="Roboto Condensed" w:cs="Calibri"/>
                <w:spacing w:val="-1"/>
                <w:position w:val="1"/>
                <w:sz w:val="20"/>
                <w:szCs w:val="20"/>
              </w:rPr>
              <w:t>e</w:t>
            </w:r>
            <w:r w:rsidRPr="005D433E">
              <w:rPr>
                <w:rFonts w:ascii="Roboto Condensed" w:eastAsia="Calibri" w:hAnsi="Roboto Condensed" w:cs="Calibri"/>
                <w:position w:val="1"/>
                <w:sz w:val="20"/>
                <w:szCs w:val="20"/>
              </w:rPr>
              <w:t>s,</w:t>
            </w:r>
            <w:r w:rsidRPr="005D433E">
              <w:rPr>
                <w:rFonts w:ascii="Roboto Condensed" w:eastAsia="Calibri" w:hAnsi="Roboto Condensed" w:cs="Calibri"/>
                <w:spacing w:val="1"/>
                <w:position w:val="1"/>
                <w:sz w:val="20"/>
                <w:szCs w:val="20"/>
              </w:rPr>
              <w:t xml:space="preserve"> </w:t>
            </w:r>
            <w:r w:rsidRPr="005D433E">
              <w:rPr>
                <w:rFonts w:ascii="Roboto Condensed" w:eastAsia="Calibri" w:hAnsi="Roboto Condensed" w:cs="Calibri"/>
                <w:position w:val="1"/>
                <w:sz w:val="20"/>
                <w:szCs w:val="20"/>
              </w:rPr>
              <w:t>fi</w:t>
            </w:r>
            <w:r w:rsidRPr="005D433E">
              <w:rPr>
                <w:rFonts w:ascii="Roboto Condensed" w:eastAsia="Calibri" w:hAnsi="Roboto Condensed" w:cs="Calibri"/>
                <w:spacing w:val="-3"/>
                <w:position w:val="1"/>
                <w:sz w:val="20"/>
                <w:szCs w:val="20"/>
              </w:rPr>
              <w:t>l</w:t>
            </w:r>
            <w:r w:rsidRPr="005D433E">
              <w:rPr>
                <w:rFonts w:ascii="Roboto Condensed" w:eastAsia="Calibri" w:hAnsi="Roboto Condensed" w:cs="Calibri"/>
                <w:spacing w:val="1"/>
                <w:position w:val="1"/>
                <w:sz w:val="20"/>
                <w:szCs w:val="20"/>
              </w:rPr>
              <w:t>m</w:t>
            </w:r>
            <w:r w:rsidRPr="005D433E">
              <w:rPr>
                <w:rFonts w:ascii="Roboto Condensed" w:eastAsia="Calibri" w:hAnsi="Roboto Condensed" w:cs="Calibri"/>
                <w:position w:val="1"/>
                <w:sz w:val="20"/>
                <w:szCs w:val="20"/>
              </w:rPr>
              <w:t>s, a</w:t>
            </w:r>
            <w:r w:rsidRPr="005D433E">
              <w:rPr>
                <w:rFonts w:ascii="Roboto Condensed" w:eastAsia="Calibri" w:hAnsi="Roboto Condensed" w:cs="Calibri"/>
                <w:spacing w:val="-2"/>
                <w:position w:val="1"/>
                <w:sz w:val="20"/>
                <w:szCs w:val="20"/>
              </w:rPr>
              <w:t>r</w:t>
            </w:r>
            <w:r w:rsidRPr="005D433E">
              <w:rPr>
                <w:rFonts w:ascii="Roboto Condensed" w:eastAsia="Calibri" w:hAnsi="Roboto Condensed" w:cs="Calibri"/>
                <w:position w:val="1"/>
                <w:sz w:val="20"/>
                <w:szCs w:val="20"/>
              </w:rPr>
              <w:t>ticles</w:t>
            </w:r>
          </w:p>
        </w:tc>
      </w:tr>
    </w:tbl>
    <w:p w14:paraId="45E4070A" w14:textId="0BDC7F72" w:rsidR="00C37521" w:rsidRDefault="00C37521">
      <w:pPr>
        <w:rPr>
          <w:rFonts w:ascii="Roboto Condensed" w:hAnsi="Roboto Condensed"/>
          <w:sz w:val="20"/>
          <w:szCs w:val="20"/>
        </w:rPr>
      </w:pPr>
    </w:p>
    <w:p w14:paraId="2511EAEB" w14:textId="77777777" w:rsidR="00C37521" w:rsidRDefault="00C37521">
      <w:pPr>
        <w:rPr>
          <w:rFonts w:ascii="Roboto Condensed" w:hAnsi="Roboto Condensed"/>
          <w:sz w:val="20"/>
          <w:szCs w:val="20"/>
        </w:rPr>
      </w:pPr>
      <w:r>
        <w:rPr>
          <w:rFonts w:ascii="Roboto Condensed" w:hAnsi="Roboto Condensed"/>
          <w:sz w:val="20"/>
          <w:szCs w:val="20"/>
        </w:rPr>
        <w:br w:type="page"/>
      </w:r>
    </w:p>
    <w:tbl>
      <w:tblPr>
        <w:tblW w:w="9748" w:type="dxa"/>
        <w:tblInd w:w="-152" w:type="dxa"/>
        <w:tblBorders>
          <w:top w:val="single" w:sz="12" w:space="0" w:color="FFFFFF" w:themeColor="background1"/>
          <w:left w:val="single" w:sz="12" w:space="0" w:color="FFFFFF" w:themeColor="background1"/>
          <w:bottom w:val="single" w:sz="12" w:space="0" w:color="FFFFFF" w:themeColor="background1"/>
          <w:right w:val="single" w:sz="12" w:space="0" w:color="FFFFFF" w:themeColor="background1"/>
          <w:insideH w:val="single" w:sz="12" w:space="0" w:color="FFFFFF" w:themeColor="background1"/>
          <w:insideV w:val="single" w:sz="12" w:space="0" w:color="FFFFFF" w:themeColor="background1"/>
        </w:tblBorders>
        <w:tblLayout w:type="fixed"/>
        <w:tblCellMar>
          <w:left w:w="0" w:type="dxa"/>
          <w:right w:w="0" w:type="dxa"/>
        </w:tblCellMar>
        <w:tblLook w:val="01E0" w:firstRow="1" w:lastRow="1" w:firstColumn="1" w:lastColumn="1" w:noHBand="0" w:noVBand="0"/>
      </w:tblPr>
      <w:tblGrid>
        <w:gridCol w:w="1951"/>
        <w:gridCol w:w="666"/>
        <w:gridCol w:w="1603"/>
        <w:gridCol w:w="3121"/>
        <w:gridCol w:w="2407"/>
      </w:tblGrid>
      <w:tr w:rsidR="00005323" w14:paraId="51E7DFF9" w14:textId="77777777" w:rsidTr="006236C0">
        <w:trPr>
          <w:trHeight w:hRule="exact" w:val="1013"/>
        </w:trPr>
        <w:tc>
          <w:tcPr>
            <w:tcW w:w="9748" w:type="dxa"/>
            <w:gridSpan w:val="5"/>
            <w:shd w:val="clear" w:color="auto" w:fill="62257F"/>
          </w:tcPr>
          <w:p w14:paraId="2AE3A9FB" w14:textId="77777777" w:rsidR="00005323" w:rsidRPr="00F144C7" w:rsidRDefault="00005323" w:rsidP="006236C0">
            <w:pPr>
              <w:spacing w:after="0" w:line="240" w:lineRule="auto"/>
              <w:ind w:right="74"/>
              <w:jc w:val="center"/>
              <w:rPr>
                <w:rFonts w:ascii="Ando Bold" w:eastAsia="Calibri" w:hAnsi="Ando Bold" w:cs="Calibri"/>
                <w:color w:val="FFFFFF" w:themeColor="background1"/>
                <w:sz w:val="40"/>
                <w:szCs w:val="40"/>
              </w:rPr>
            </w:pPr>
            <w:r w:rsidRPr="00F144C7">
              <w:rPr>
                <w:rFonts w:ascii="Ando Bold" w:eastAsia="Calibri" w:hAnsi="Ando Bold" w:cs="Calibri"/>
                <w:bCs/>
                <w:color w:val="FFFFFF" w:themeColor="background1"/>
                <w:spacing w:val="-1"/>
                <w:sz w:val="40"/>
                <w:szCs w:val="40"/>
              </w:rPr>
              <w:lastRenderedPageBreak/>
              <w:t>[M</w:t>
            </w:r>
            <w:r w:rsidRPr="00F144C7">
              <w:rPr>
                <w:rFonts w:ascii="Ando Bold" w:eastAsia="Calibri" w:hAnsi="Ando Bold" w:cs="Calibri"/>
                <w:bCs/>
                <w:color w:val="FFFFFF" w:themeColor="background1"/>
                <w:sz w:val="40"/>
                <w:szCs w:val="40"/>
              </w:rPr>
              <w:t>P3</w:t>
            </w:r>
            <w:r w:rsidRPr="00F144C7">
              <w:rPr>
                <w:rFonts w:ascii="Ando Bold" w:eastAsia="Calibri" w:hAnsi="Ando Bold" w:cs="Calibri"/>
                <w:bCs/>
                <w:color w:val="FFFFFF" w:themeColor="background1"/>
                <w:spacing w:val="1"/>
                <w:sz w:val="40"/>
                <w:szCs w:val="40"/>
              </w:rPr>
              <w:t>-14</w:t>
            </w:r>
            <w:r w:rsidRPr="00F144C7">
              <w:rPr>
                <w:rFonts w:ascii="Ando Bold" w:eastAsia="Calibri" w:hAnsi="Ando Bold" w:cs="Calibri"/>
                <w:bCs/>
                <w:color w:val="FFFFFF" w:themeColor="background1"/>
                <w:sz w:val="40"/>
                <w:szCs w:val="40"/>
              </w:rPr>
              <w:t>]</w:t>
            </w:r>
            <w:r w:rsidRPr="00F144C7">
              <w:rPr>
                <w:rFonts w:ascii="Ando Bold" w:eastAsia="Calibri" w:hAnsi="Ando Bold" w:cs="Calibri"/>
                <w:bCs/>
                <w:color w:val="FFFFFF" w:themeColor="background1"/>
                <w:spacing w:val="51"/>
                <w:sz w:val="40"/>
                <w:szCs w:val="40"/>
              </w:rPr>
              <w:t xml:space="preserve"> </w:t>
            </w:r>
            <w:r w:rsidRPr="00F144C7">
              <w:rPr>
                <w:rFonts w:ascii="Ando Bold" w:eastAsia="Calibri" w:hAnsi="Ando Bold" w:cs="Calibri"/>
                <w:bCs/>
                <w:color w:val="FFFFFF" w:themeColor="background1"/>
                <w:spacing w:val="-1"/>
                <w:sz w:val="40"/>
                <w:szCs w:val="40"/>
              </w:rPr>
              <w:t>M</w:t>
            </w:r>
            <w:r w:rsidRPr="00F144C7">
              <w:rPr>
                <w:rFonts w:ascii="Ando Bold" w:eastAsia="Calibri" w:hAnsi="Ando Bold" w:cs="Calibri"/>
                <w:bCs/>
                <w:color w:val="FFFFFF" w:themeColor="background1"/>
                <w:spacing w:val="1"/>
                <w:sz w:val="40"/>
                <w:szCs w:val="40"/>
              </w:rPr>
              <w:t>A</w:t>
            </w:r>
            <w:r w:rsidRPr="00F144C7">
              <w:rPr>
                <w:rFonts w:ascii="Ando Bold" w:eastAsia="Calibri" w:hAnsi="Ando Bold" w:cs="Calibri"/>
                <w:bCs/>
                <w:color w:val="FFFFFF" w:themeColor="background1"/>
                <w:sz w:val="40"/>
                <w:szCs w:val="40"/>
              </w:rPr>
              <w:t>N</w:t>
            </w:r>
            <w:r w:rsidRPr="00F144C7">
              <w:rPr>
                <w:rFonts w:ascii="Ando Bold" w:eastAsia="Calibri" w:hAnsi="Ando Bold" w:cs="Calibri"/>
                <w:bCs/>
                <w:color w:val="FFFFFF" w:themeColor="background1"/>
                <w:spacing w:val="1"/>
                <w:sz w:val="40"/>
                <w:szCs w:val="40"/>
              </w:rPr>
              <w:t>A</w:t>
            </w:r>
            <w:r w:rsidRPr="00F144C7">
              <w:rPr>
                <w:rFonts w:ascii="Ando Bold" w:eastAsia="Calibri" w:hAnsi="Ando Bold" w:cs="Calibri"/>
                <w:bCs/>
                <w:color w:val="FFFFFF" w:themeColor="background1"/>
                <w:spacing w:val="-2"/>
                <w:sz w:val="40"/>
                <w:szCs w:val="40"/>
              </w:rPr>
              <w:t>G</w:t>
            </w:r>
            <w:r w:rsidRPr="00F144C7">
              <w:rPr>
                <w:rFonts w:ascii="Ando Bold" w:eastAsia="Calibri" w:hAnsi="Ando Bold" w:cs="Calibri"/>
                <w:bCs/>
                <w:color w:val="FFFFFF" w:themeColor="background1"/>
                <w:sz w:val="40"/>
                <w:szCs w:val="40"/>
              </w:rPr>
              <w:t>EMENT</w:t>
            </w:r>
            <w:r w:rsidRPr="00F144C7">
              <w:rPr>
                <w:rFonts w:ascii="Ando Bold" w:eastAsia="Calibri" w:hAnsi="Ando Bold" w:cs="Calibri"/>
                <w:bCs/>
                <w:color w:val="FFFFFF" w:themeColor="background1"/>
                <w:spacing w:val="-10"/>
                <w:sz w:val="40"/>
                <w:szCs w:val="40"/>
              </w:rPr>
              <w:t xml:space="preserve"> </w:t>
            </w:r>
            <w:r w:rsidRPr="00F144C7">
              <w:rPr>
                <w:rFonts w:ascii="Ando Bold" w:eastAsia="Calibri" w:hAnsi="Ando Bold" w:cs="Calibri"/>
                <w:bCs/>
                <w:color w:val="FFFFFF" w:themeColor="background1"/>
                <w:spacing w:val="-2"/>
                <w:sz w:val="40"/>
                <w:szCs w:val="40"/>
              </w:rPr>
              <w:t>E</w:t>
            </w:r>
            <w:r w:rsidRPr="00F144C7">
              <w:rPr>
                <w:rFonts w:ascii="Ando Bold" w:eastAsia="Calibri" w:hAnsi="Ando Bold" w:cs="Calibri"/>
                <w:bCs/>
                <w:color w:val="FFFFFF" w:themeColor="background1"/>
                <w:sz w:val="40"/>
                <w:szCs w:val="40"/>
              </w:rPr>
              <w:t>T</w:t>
            </w:r>
            <w:r w:rsidRPr="00F144C7">
              <w:rPr>
                <w:rFonts w:ascii="Ando Bold" w:eastAsia="Calibri" w:hAnsi="Ando Bold" w:cs="Calibri"/>
                <w:bCs/>
                <w:color w:val="FFFFFF" w:themeColor="background1"/>
                <w:spacing w:val="1"/>
                <w:sz w:val="40"/>
                <w:szCs w:val="40"/>
              </w:rPr>
              <w:t xml:space="preserve"> </w:t>
            </w:r>
            <w:r w:rsidRPr="00F144C7">
              <w:rPr>
                <w:rFonts w:ascii="Ando Bold" w:eastAsia="Calibri" w:hAnsi="Ando Bold" w:cs="Calibri"/>
                <w:bCs/>
                <w:color w:val="FFFFFF" w:themeColor="background1"/>
                <w:sz w:val="40"/>
                <w:szCs w:val="40"/>
              </w:rPr>
              <w:t>P</w:t>
            </w:r>
            <w:r w:rsidRPr="00F144C7">
              <w:rPr>
                <w:rFonts w:ascii="Ando Bold" w:eastAsia="Calibri" w:hAnsi="Ando Bold" w:cs="Calibri"/>
                <w:bCs/>
                <w:color w:val="FFFFFF" w:themeColor="background1"/>
                <w:spacing w:val="-1"/>
                <w:sz w:val="40"/>
                <w:szCs w:val="40"/>
              </w:rPr>
              <w:t>R</w:t>
            </w:r>
            <w:r w:rsidRPr="00F144C7">
              <w:rPr>
                <w:rFonts w:ascii="Ando Bold" w:eastAsia="Calibri" w:hAnsi="Ando Bold" w:cs="Calibri"/>
                <w:bCs/>
                <w:color w:val="FFFFFF" w:themeColor="background1"/>
                <w:spacing w:val="1"/>
                <w:sz w:val="40"/>
                <w:szCs w:val="40"/>
              </w:rPr>
              <w:t>I</w:t>
            </w:r>
            <w:r w:rsidRPr="00F144C7">
              <w:rPr>
                <w:rFonts w:ascii="Ando Bold" w:eastAsia="Calibri" w:hAnsi="Ando Bold" w:cs="Calibri"/>
                <w:bCs/>
                <w:color w:val="FFFFFF" w:themeColor="background1"/>
                <w:sz w:val="40"/>
                <w:szCs w:val="40"/>
              </w:rPr>
              <w:t>SE</w:t>
            </w:r>
            <w:r w:rsidRPr="00F144C7">
              <w:rPr>
                <w:rFonts w:ascii="Ando Bold" w:eastAsia="Calibri" w:hAnsi="Ando Bold" w:cs="Calibri"/>
                <w:bCs/>
                <w:color w:val="FFFFFF" w:themeColor="background1"/>
                <w:spacing w:val="-2"/>
                <w:sz w:val="40"/>
                <w:szCs w:val="40"/>
              </w:rPr>
              <w:t xml:space="preserve"> </w:t>
            </w:r>
            <w:r w:rsidRPr="00F144C7">
              <w:rPr>
                <w:rFonts w:ascii="Ando Bold" w:eastAsia="Calibri" w:hAnsi="Ando Bold" w:cs="Calibri"/>
                <w:bCs/>
                <w:color w:val="FFFFFF" w:themeColor="background1"/>
                <w:sz w:val="40"/>
                <w:szCs w:val="40"/>
              </w:rPr>
              <w:t>DE</w:t>
            </w:r>
            <w:r w:rsidRPr="00F144C7">
              <w:rPr>
                <w:rFonts w:ascii="Ando Bold" w:eastAsia="Calibri" w:hAnsi="Ando Bold" w:cs="Calibri"/>
                <w:bCs/>
                <w:color w:val="FFFFFF" w:themeColor="background1"/>
                <w:spacing w:val="-1"/>
                <w:sz w:val="40"/>
                <w:szCs w:val="40"/>
              </w:rPr>
              <w:t xml:space="preserve"> </w:t>
            </w:r>
            <w:r w:rsidRPr="00F144C7">
              <w:rPr>
                <w:rFonts w:ascii="Ando Bold" w:eastAsia="Calibri" w:hAnsi="Ando Bold" w:cs="Calibri"/>
                <w:bCs/>
                <w:color w:val="FFFFFF" w:themeColor="background1"/>
                <w:sz w:val="40"/>
                <w:szCs w:val="40"/>
              </w:rPr>
              <w:t>D</w:t>
            </w:r>
            <w:r>
              <w:rPr>
                <w:rFonts w:ascii="Ando Bold" w:eastAsia="Calibri" w:hAnsi="Ando Bold" w:cs="Calibri"/>
                <w:bCs/>
                <w:color w:val="FFFFFF" w:themeColor="background1"/>
                <w:sz w:val="40"/>
                <w:szCs w:val="40"/>
              </w:rPr>
              <w:t>É</w:t>
            </w:r>
            <w:r w:rsidRPr="00F144C7">
              <w:rPr>
                <w:rFonts w:ascii="Ando Bold" w:eastAsia="Calibri" w:hAnsi="Ando Bold" w:cs="Calibri"/>
                <w:bCs/>
                <w:color w:val="FFFFFF" w:themeColor="background1"/>
                <w:sz w:val="40"/>
                <w:szCs w:val="40"/>
              </w:rPr>
              <w:t>C</w:t>
            </w:r>
            <w:r w:rsidRPr="00F144C7">
              <w:rPr>
                <w:rFonts w:ascii="Ando Bold" w:eastAsia="Calibri" w:hAnsi="Ando Bold" w:cs="Calibri"/>
                <w:bCs/>
                <w:color w:val="FFFFFF" w:themeColor="background1"/>
                <w:spacing w:val="1"/>
                <w:sz w:val="40"/>
                <w:szCs w:val="40"/>
              </w:rPr>
              <w:t>I</w:t>
            </w:r>
            <w:r w:rsidRPr="00F144C7">
              <w:rPr>
                <w:rFonts w:ascii="Ando Bold" w:eastAsia="Calibri" w:hAnsi="Ando Bold" w:cs="Calibri"/>
                <w:bCs/>
                <w:color w:val="FFFFFF" w:themeColor="background1"/>
                <w:sz w:val="40"/>
                <w:szCs w:val="40"/>
              </w:rPr>
              <w:t>S</w:t>
            </w:r>
            <w:r w:rsidRPr="00F144C7">
              <w:rPr>
                <w:rFonts w:ascii="Ando Bold" w:eastAsia="Calibri" w:hAnsi="Ando Bold" w:cs="Calibri"/>
                <w:bCs/>
                <w:color w:val="FFFFFF" w:themeColor="background1"/>
                <w:spacing w:val="-2"/>
                <w:sz w:val="40"/>
                <w:szCs w:val="40"/>
              </w:rPr>
              <w:t>I</w:t>
            </w:r>
            <w:r w:rsidRPr="00F144C7">
              <w:rPr>
                <w:rFonts w:ascii="Ando Bold" w:eastAsia="Calibri" w:hAnsi="Ando Bold" w:cs="Calibri"/>
                <w:bCs/>
                <w:color w:val="FFFFFF" w:themeColor="background1"/>
                <w:spacing w:val="1"/>
                <w:sz w:val="40"/>
                <w:szCs w:val="40"/>
              </w:rPr>
              <w:t>ON</w:t>
            </w:r>
            <w:r w:rsidRPr="00F144C7">
              <w:rPr>
                <w:rFonts w:ascii="Ando Bold" w:eastAsia="Calibri" w:hAnsi="Ando Bold" w:cs="Calibri"/>
                <w:i/>
                <w:color w:val="FFFFFF" w:themeColor="background1"/>
                <w:sz w:val="40"/>
                <w:szCs w:val="40"/>
              </w:rPr>
              <w:t>–</w:t>
            </w:r>
            <w:r w:rsidRPr="00F144C7">
              <w:rPr>
                <w:rFonts w:ascii="Ando Bold" w:eastAsia="Calibri" w:hAnsi="Ando Bold" w:cs="Calibri"/>
                <w:i/>
                <w:color w:val="FFFFFF" w:themeColor="background1"/>
                <w:spacing w:val="-2"/>
                <w:sz w:val="40"/>
                <w:szCs w:val="40"/>
              </w:rPr>
              <w:t xml:space="preserve"> </w:t>
            </w:r>
            <w:r w:rsidRPr="00F144C7">
              <w:rPr>
                <w:rFonts w:ascii="Ando Bold" w:eastAsia="Calibri" w:hAnsi="Ando Bold" w:cs="Calibri"/>
                <w:i/>
                <w:color w:val="FFFFFF" w:themeColor="background1"/>
                <w:spacing w:val="1"/>
                <w:sz w:val="40"/>
                <w:szCs w:val="40"/>
              </w:rPr>
              <w:t>2</w:t>
            </w:r>
            <w:proofErr w:type="spellStart"/>
            <w:r w:rsidRPr="00F144C7">
              <w:rPr>
                <w:rFonts w:ascii="Ando Bold" w:eastAsia="Calibri" w:hAnsi="Ando Bold" w:cs="Calibri"/>
                <w:i/>
                <w:color w:val="FFFFFF" w:themeColor="background1"/>
                <w:position w:val="8"/>
                <w:sz w:val="40"/>
                <w:szCs w:val="40"/>
              </w:rPr>
              <w:t>ème</w:t>
            </w:r>
            <w:proofErr w:type="spellEnd"/>
            <w:r w:rsidRPr="00F144C7">
              <w:rPr>
                <w:rFonts w:ascii="Ando Bold" w:eastAsia="Calibri" w:hAnsi="Ando Bold" w:cs="Calibri"/>
                <w:i/>
                <w:color w:val="FFFFFF" w:themeColor="background1"/>
                <w:spacing w:val="16"/>
                <w:position w:val="8"/>
                <w:sz w:val="40"/>
                <w:szCs w:val="40"/>
              </w:rPr>
              <w:t xml:space="preserve"> </w:t>
            </w:r>
            <w:r w:rsidRPr="00F144C7">
              <w:rPr>
                <w:rFonts w:ascii="Ando Bold" w:eastAsia="Calibri" w:hAnsi="Ando Bold" w:cs="Calibri"/>
                <w:i/>
                <w:color w:val="FFFFFF" w:themeColor="background1"/>
                <w:spacing w:val="-1"/>
                <w:sz w:val="40"/>
                <w:szCs w:val="40"/>
              </w:rPr>
              <w:t>pa</w:t>
            </w:r>
            <w:r w:rsidRPr="00F144C7">
              <w:rPr>
                <w:rFonts w:ascii="Ando Bold" w:eastAsia="Calibri" w:hAnsi="Ando Bold" w:cs="Calibri"/>
                <w:i/>
                <w:color w:val="FFFFFF" w:themeColor="background1"/>
                <w:w w:val="99"/>
                <w:sz w:val="40"/>
                <w:szCs w:val="40"/>
              </w:rPr>
              <w:t>rtie</w:t>
            </w:r>
          </w:p>
          <w:p w14:paraId="7AFCDE44" w14:textId="77777777" w:rsidR="00005323" w:rsidRPr="00F144C7" w:rsidRDefault="00005323" w:rsidP="006236C0">
            <w:pPr>
              <w:spacing w:after="0" w:line="240" w:lineRule="auto"/>
              <w:ind w:left="2467" w:right="2447"/>
              <w:jc w:val="center"/>
              <w:rPr>
                <w:rFonts w:ascii="Calibri" w:eastAsia="Calibri" w:hAnsi="Calibri" w:cs="Calibri"/>
                <w:color w:val="FFFFFF" w:themeColor="background1"/>
                <w:sz w:val="24"/>
                <w:szCs w:val="24"/>
              </w:rPr>
            </w:pPr>
            <w:r w:rsidRPr="00F144C7">
              <w:rPr>
                <w:rFonts w:ascii="Ando Bold" w:eastAsia="Calibri" w:hAnsi="Ando Bold" w:cs="Calibri"/>
                <w:i/>
                <w:color w:val="FFFFFF" w:themeColor="background1"/>
                <w:sz w:val="40"/>
                <w:szCs w:val="40"/>
              </w:rPr>
              <w:t xml:space="preserve">« </w:t>
            </w:r>
            <w:proofErr w:type="gramStart"/>
            <w:r w:rsidRPr="00F144C7">
              <w:rPr>
                <w:rFonts w:ascii="Ando Bold" w:eastAsia="Calibri" w:hAnsi="Ando Bold" w:cs="Calibri"/>
                <w:i/>
                <w:color w:val="FFFFFF" w:themeColor="background1"/>
                <w:sz w:val="40"/>
                <w:szCs w:val="40"/>
              </w:rPr>
              <w:t>le</w:t>
            </w:r>
            <w:proofErr w:type="gramEnd"/>
            <w:r w:rsidRPr="00F144C7">
              <w:rPr>
                <w:rFonts w:ascii="Ando Bold" w:eastAsia="Calibri" w:hAnsi="Ando Bold" w:cs="Calibri"/>
                <w:i/>
                <w:color w:val="FFFFFF" w:themeColor="background1"/>
                <w:spacing w:val="1"/>
                <w:sz w:val="40"/>
                <w:szCs w:val="40"/>
              </w:rPr>
              <w:t xml:space="preserve"> </w:t>
            </w:r>
            <w:r w:rsidRPr="00F144C7">
              <w:rPr>
                <w:rFonts w:ascii="Ando Bold" w:eastAsia="Calibri" w:hAnsi="Ando Bold" w:cs="Calibri"/>
                <w:i/>
                <w:color w:val="FFFFFF" w:themeColor="background1"/>
                <w:spacing w:val="-1"/>
                <w:sz w:val="40"/>
                <w:szCs w:val="40"/>
              </w:rPr>
              <w:t>d</w:t>
            </w:r>
            <w:r w:rsidRPr="00F144C7">
              <w:rPr>
                <w:rFonts w:ascii="Ando Bold" w:eastAsia="Calibri" w:hAnsi="Ando Bold" w:cs="Calibri"/>
                <w:i/>
                <w:color w:val="FFFFFF" w:themeColor="background1"/>
                <w:sz w:val="40"/>
                <w:szCs w:val="40"/>
              </w:rPr>
              <w:t>é</w:t>
            </w:r>
            <w:r w:rsidRPr="00F144C7">
              <w:rPr>
                <w:rFonts w:ascii="Ando Bold" w:eastAsia="Calibri" w:hAnsi="Ando Bold" w:cs="Calibri"/>
                <w:i/>
                <w:color w:val="FFFFFF" w:themeColor="background1"/>
                <w:spacing w:val="1"/>
                <w:sz w:val="40"/>
                <w:szCs w:val="40"/>
              </w:rPr>
              <w:t>c</w:t>
            </w:r>
            <w:r w:rsidRPr="00F144C7">
              <w:rPr>
                <w:rFonts w:ascii="Ando Bold" w:eastAsia="Calibri" w:hAnsi="Ando Bold" w:cs="Calibri"/>
                <w:i/>
                <w:color w:val="FFFFFF" w:themeColor="background1"/>
                <w:sz w:val="40"/>
                <w:szCs w:val="40"/>
              </w:rPr>
              <w:t>i</w:t>
            </w:r>
            <w:r w:rsidRPr="00F144C7">
              <w:rPr>
                <w:rFonts w:ascii="Ando Bold" w:eastAsia="Calibri" w:hAnsi="Ando Bold" w:cs="Calibri"/>
                <w:i/>
                <w:color w:val="FFFFFF" w:themeColor="background1"/>
                <w:spacing w:val="-1"/>
                <w:sz w:val="40"/>
                <w:szCs w:val="40"/>
              </w:rPr>
              <w:t>d</w:t>
            </w:r>
            <w:r w:rsidRPr="00F144C7">
              <w:rPr>
                <w:rFonts w:ascii="Ando Bold" w:eastAsia="Calibri" w:hAnsi="Ando Bold" w:cs="Calibri"/>
                <w:i/>
                <w:color w:val="FFFFFF" w:themeColor="background1"/>
                <w:sz w:val="40"/>
                <w:szCs w:val="40"/>
              </w:rPr>
              <w:t>eur</w:t>
            </w:r>
            <w:r w:rsidRPr="00F144C7">
              <w:rPr>
                <w:rFonts w:ascii="Ando Bold" w:eastAsia="Calibri" w:hAnsi="Ando Bold" w:cs="Calibri"/>
                <w:i/>
                <w:color w:val="FFFFFF" w:themeColor="background1"/>
                <w:spacing w:val="-5"/>
                <w:sz w:val="40"/>
                <w:szCs w:val="40"/>
              </w:rPr>
              <w:t xml:space="preserve"> </w:t>
            </w:r>
            <w:r w:rsidRPr="00F144C7">
              <w:rPr>
                <w:rFonts w:ascii="Ando Bold" w:eastAsia="Calibri" w:hAnsi="Ando Bold" w:cs="Calibri"/>
                <w:i/>
                <w:color w:val="FFFFFF" w:themeColor="background1"/>
                <w:sz w:val="40"/>
                <w:szCs w:val="40"/>
              </w:rPr>
              <w:t>i</w:t>
            </w:r>
            <w:r w:rsidRPr="00F144C7">
              <w:rPr>
                <w:rFonts w:ascii="Ando Bold" w:eastAsia="Calibri" w:hAnsi="Ando Bold" w:cs="Calibri"/>
                <w:i/>
                <w:color w:val="FFFFFF" w:themeColor="background1"/>
                <w:spacing w:val="-1"/>
                <w:sz w:val="40"/>
                <w:szCs w:val="40"/>
              </w:rPr>
              <w:t>r</w:t>
            </w:r>
            <w:r w:rsidRPr="00F144C7">
              <w:rPr>
                <w:rFonts w:ascii="Ando Bold" w:eastAsia="Calibri" w:hAnsi="Ando Bold" w:cs="Calibri"/>
                <w:i/>
                <w:color w:val="FFFFFF" w:themeColor="background1"/>
                <w:sz w:val="40"/>
                <w:szCs w:val="40"/>
              </w:rPr>
              <w:t>r</w:t>
            </w:r>
            <w:r w:rsidRPr="00F144C7">
              <w:rPr>
                <w:rFonts w:ascii="Ando Bold" w:eastAsia="Calibri" w:hAnsi="Ando Bold" w:cs="Calibri"/>
                <w:i/>
                <w:color w:val="FFFFFF" w:themeColor="background1"/>
                <w:spacing w:val="-2"/>
                <w:sz w:val="40"/>
                <w:szCs w:val="40"/>
              </w:rPr>
              <w:t>a</w:t>
            </w:r>
            <w:r w:rsidRPr="00F144C7">
              <w:rPr>
                <w:rFonts w:ascii="Ando Bold" w:eastAsia="Calibri" w:hAnsi="Ando Bold" w:cs="Calibri"/>
                <w:i/>
                <w:color w:val="FFFFFF" w:themeColor="background1"/>
                <w:spacing w:val="1"/>
                <w:sz w:val="40"/>
                <w:szCs w:val="40"/>
              </w:rPr>
              <w:t>t</w:t>
            </w:r>
            <w:r w:rsidRPr="00F144C7">
              <w:rPr>
                <w:rFonts w:ascii="Ando Bold" w:eastAsia="Calibri" w:hAnsi="Ando Bold" w:cs="Calibri"/>
                <w:i/>
                <w:color w:val="FFFFFF" w:themeColor="background1"/>
                <w:sz w:val="40"/>
                <w:szCs w:val="40"/>
              </w:rPr>
              <w:t>i</w:t>
            </w:r>
            <w:r w:rsidRPr="00F144C7">
              <w:rPr>
                <w:rFonts w:ascii="Ando Bold" w:eastAsia="Calibri" w:hAnsi="Ando Bold" w:cs="Calibri"/>
                <w:i/>
                <w:color w:val="FFFFFF" w:themeColor="background1"/>
                <w:spacing w:val="-1"/>
                <w:sz w:val="40"/>
                <w:szCs w:val="40"/>
              </w:rPr>
              <w:t>onn</w:t>
            </w:r>
            <w:r w:rsidRPr="00F144C7">
              <w:rPr>
                <w:rFonts w:ascii="Ando Bold" w:eastAsia="Calibri" w:hAnsi="Ando Bold" w:cs="Calibri"/>
                <w:i/>
                <w:color w:val="FFFFFF" w:themeColor="background1"/>
                <w:sz w:val="40"/>
                <w:szCs w:val="40"/>
              </w:rPr>
              <w:t>el »</w:t>
            </w:r>
          </w:p>
        </w:tc>
      </w:tr>
      <w:tr w:rsidR="00005323" w14:paraId="7917E5C0" w14:textId="77777777" w:rsidTr="006236C0">
        <w:trPr>
          <w:trHeight w:hRule="exact" w:val="418"/>
        </w:trPr>
        <w:tc>
          <w:tcPr>
            <w:tcW w:w="1951" w:type="dxa"/>
            <w:shd w:val="clear" w:color="auto" w:fill="282D46"/>
            <w:vAlign w:val="center"/>
          </w:tcPr>
          <w:p w14:paraId="4788244E" w14:textId="77777777" w:rsidR="00005323" w:rsidRPr="00F144C7" w:rsidRDefault="00005323" w:rsidP="006236C0">
            <w:pPr>
              <w:spacing w:after="0" w:line="240" w:lineRule="auto"/>
              <w:ind w:left="318" w:right="-20"/>
              <w:rPr>
                <w:rFonts w:ascii="Roboto Condensed" w:eastAsia="Calibri" w:hAnsi="Roboto Condensed" w:cs="Calibri"/>
                <w:b/>
                <w:color w:val="FFFFFF" w:themeColor="background1"/>
              </w:rPr>
            </w:pPr>
            <w:r w:rsidRPr="00F144C7">
              <w:rPr>
                <w:rFonts w:ascii="Roboto Condensed" w:eastAsia="Calibri" w:hAnsi="Roboto Condensed" w:cs="Calibri"/>
                <w:b/>
                <w:bCs/>
                <w:color w:val="FFFFFF" w:themeColor="background1"/>
                <w:spacing w:val="-1"/>
              </w:rPr>
              <w:t>S</w:t>
            </w:r>
            <w:r w:rsidRPr="00F144C7">
              <w:rPr>
                <w:rFonts w:ascii="Roboto Condensed" w:eastAsia="Calibri" w:hAnsi="Roboto Condensed" w:cs="Calibri"/>
                <w:b/>
                <w:bCs/>
                <w:color w:val="FFFFFF" w:themeColor="background1"/>
              </w:rPr>
              <w:t>E</w:t>
            </w:r>
            <w:r w:rsidRPr="00F144C7">
              <w:rPr>
                <w:rFonts w:ascii="Roboto Condensed" w:eastAsia="Calibri" w:hAnsi="Roboto Condensed" w:cs="Calibri"/>
                <w:b/>
                <w:bCs/>
                <w:color w:val="FFFFFF" w:themeColor="background1"/>
                <w:spacing w:val="-1"/>
              </w:rPr>
              <w:t>M</w:t>
            </w:r>
            <w:r w:rsidRPr="00F144C7">
              <w:rPr>
                <w:rFonts w:ascii="Roboto Condensed" w:eastAsia="Calibri" w:hAnsi="Roboto Condensed" w:cs="Calibri"/>
                <w:b/>
                <w:bCs/>
                <w:color w:val="FFFFFF" w:themeColor="background1"/>
              </w:rPr>
              <w:t>E</w:t>
            </w:r>
            <w:r w:rsidRPr="00F144C7">
              <w:rPr>
                <w:rFonts w:ascii="Roboto Condensed" w:eastAsia="Calibri" w:hAnsi="Roboto Condensed" w:cs="Calibri"/>
                <w:b/>
                <w:bCs/>
                <w:color w:val="FFFFFF" w:themeColor="background1"/>
                <w:spacing w:val="-1"/>
              </w:rPr>
              <w:t>S</w:t>
            </w:r>
            <w:r w:rsidRPr="00F144C7">
              <w:rPr>
                <w:rFonts w:ascii="Roboto Condensed" w:eastAsia="Calibri" w:hAnsi="Roboto Condensed" w:cs="Calibri"/>
                <w:b/>
                <w:bCs/>
                <w:color w:val="FFFFFF" w:themeColor="background1"/>
                <w:spacing w:val="1"/>
              </w:rPr>
              <w:t>T</w:t>
            </w:r>
            <w:r w:rsidRPr="00F144C7">
              <w:rPr>
                <w:rFonts w:ascii="Roboto Condensed" w:eastAsia="Calibri" w:hAnsi="Roboto Condensed" w:cs="Calibri"/>
                <w:b/>
                <w:bCs/>
                <w:color w:val="FFFFFF" w:themeColor="background1"/>
              </w:rPr>
              <w:t>RE</w:t>
            </w:r>
            <w:r w:rsidRPr="00F144C7">
              <w:rPr>
                <w:rFonts w:ascii="Roboto Condensed" w:eastAsia="Calibri" w:hAnsi="Roboto Condensed" w:cs="Calibri"/>
                <w:b/>
                <w:bCs/>
                <w:color w:val="FFFFFF" w:themeColor="background1"/>
                <w:spacing w:val="-1"/>
              </w:rPr>
              <w:t xml:space="preserve"> </w:t>
            </w:r>
            <w:r w:rsidRPr="00F144C7">
              <w:rPr>
                <w:rFonts w:ascii="Roboto Condensed" w:eastAsia="Calibri" w:hAnsi="Roboto Condensed" w:cs="Calibri"/>
                <w:b/>
                <w:bCs/>
                <w:color w:val="FFFFFF" w:themeColor="background1"/>
              </w:rPr>
              <w:t>9</w:t>
            </w:r>
          </w:p>
        </w:tc>
        <w:tc>
          <w:tcPr>
            <w:tcW w:w="5390" w:type="dxa"/>
            <w:gridSpan w:val="3"/>
            <w:shd w:val="clear" w:color="auto" w:fill="F1E5F7"/>
            <w:vAlign w:val="center"/>
          </w:tcPr>
          <w:p w14:paraId="4CE59DCD" w14:textId="77777777" w:rsidR="00005323" w:rsidRPr="00C37521" w:rsidRDefault="00005323" w:rsidP="006236C0">
            <w:pPr>
              <w:spacing w:after="0" w:line="240" w:lineRule="auto"/>
              <w:ind w:left="97" w:right="-20"/>
              <w:rPr>
                <w:rFonts w:ascii="Roboto Condensed" w:eastAsia="Calibri" w:hAnsi="Roboto Condensed" w:cs="Calibri"/>
              </w:rPr>
            </w:pPr>
            <w:r w:rsidRPr="00C37521">
              <w:rPr>
                <w:rFonts w:ascii="Roboto Condensed" w:eastAsia="Calibri" w:hAnsi="Roboto Condensed" w:cs="Calibri"/>
                <w:spacing w:val="1"/>
                <w:position w:val="1"/>
              </w:rPr>
              <w:t>Pô</w:t>
            </w:r>
            <w:r w:rsidRPr="00C37521">
              <w:rPr>
                <w:rFonts w:ascii="Roboto Condensed" w:eastAsia="Calibri" w:hAnsi="Roboto Condensed" w:cs="Calibri"/>
                <w:spacing w:val="-3"/>
                <w:position w:val="1"/>
              </w:rPr>
              <w:t>l</w:t>
            </w:r>
            <w:r w:rsidRPr="00C37521">
              <w:rPr>
                <w:rFonts w:ascii="Roboto Condensed" w:eastAsia="Calibri" w:hAnsi="Roboto Condensed" w:cs="Calibri"/>
                <w:position w:val="1"/>
              </w:rPr>
              <w:t>e</w:t>
            </w:r>
            <w:r w:rsidRPr="00C37521">
              <w:rPr>
                <w:rFonts w:ascii="Roboto Condensed" w:eastAsia="Calibri" w:hAnsi="Roboto Condensed" w:cs="Calibri"/>
                <w:spacing w:val="2"/>
                <w:position w:val="1"/>
              </w:rPr>
              <w:t xml:space="preserve"> </w:t>
            </w:r>
            <w:r w:rsidRPr="00C37521">
              <w:rPr>
                <w:rFonts w:ascii="Roboto Condensed" w:eastAsia="Calibri" w:hAnsi="Roboto Condensed" w:cs="Calibri"/>
                <w:position w:val="1"/>
              </w:rPr>
              <w:t>:</w:t>
            </w:r>
            <w:r w:rsidRPr="00C37521">
              <w:rPr>
                <w:rFonts w:ascii="Roboto Condensed" w:eastAsia="Calibri" w:hAnsi="Roboto Condensed" w:cs="Calibri"/>
                <w:spacing w:val="-1"/>
                <w:position w:val="1"/>
              </w:rPr>
              <w:t xml:space="preserve"> </w:t>
            </w:r>
            <w:r w:rsidRPr="00C37521">
              <w:rPr>
                <w:rFonts w:ascii="Roboto Condensed" w:eastAsia="Calibri" w:hAnsi="Roboto Condensed" w:cs="Calibri"/>
                <w:spacing w:val="1"/>
                <w:position w:val="1"/>
              </w:rPr>
              <w:t>M</w:t>
            </w:r>
            <w:r w:rsidRPr="00C37521">
              <w:rPr>
                <w:rFonts w:ascii="Roboto Condensed" w:eastAsia="Calibri" w:hAnsi="Roboto Condensed" w:cs="Calibri"/>
                <w:position w:val="1"/>
              </w:rPr>
              <w:t>a</w:t>
            </w:r>
            <w:r w:rsidRPr="00C37521">
              <w:rPr>
                <w:rFonts w:ascii="Roboto Condensed" w:eastAsia="Calibri" w:hAnsi="Roboto Condensed" w:cs="Calibri"/>
                <w:spacing w:val="-1"/>
                <w:position w:val="1"/>
              </w:rPr>
              <w:t>n</w:t>
            </w:r>
            <w:r w:rsidRPr="00C37521">
              <w:rPr>
                <w:rFonts w:ascii="Roboto Condensed" w:eastAsia="Calibri" w:hAnsi="Roboto Condensed" w:cs="Calibri"/>
                <w:position w:val="1"/>
              </w:rPr>
              <w:t>a</w:t>
            </w:r>
            <w:r w:rsidRPr="00C37521">
              <w:rPr>
                <w:rFonts w:ascii="Roboto Condensed" w:eastAsia="Calibri" w:hAnsi="Roboto Condensed" w:cs="Calibri"/>
                <w:spacing w:val="-3"/>
                <w:position w:val="1"/>
              </w:rPr>
              <w:t>g</w:t>
            </w:r>
            <w:r w:rsidRPr="00C37521">
              <w:rPr>
                <w:rFonts w:ascii="Roboto Condensed" w:eastAsia="Calibri" w:hAnsi="Roboto Condensed" w:cs="Calibri"/>
                <w:position w:val="1"/>
              </w:rPr>
              <w:t>e</w:t>
            </w:r>
            <w:r w:rsidRPr="00C37521">
              <w:rPr>
                <w:rFonts w:ascii="Roboto Condensed" w:eastAsia="Calibri" w:hAnsi="Roboto Condensed" w:cs="Calibri"/>
                <w:spacing w:val="-1"/>
                <w:position w:val="1"/>
              </w:rPr>
              <w:t>m</w:t>
            </w:r>
            <w:r w:rsidRPr="00C37521">
              <w:rPr>
                <w:rFonts w:ascii="Roboto Condensed" w:eastAsia="Calibri" w:hAnsi="Roboto Condensed" w:cs="Calibri"/>
                <w:position w:val="1"/>
              </w:rPr>
              <w:t>ent,</w:t>
            </w:r>
            <w:r w:rsidRPr="00C37521">
              <w:rPr>
                <w:rFonts w:ascii="Roboto Condensed" w:eastAsia="Calibri" w:hAnsi="Roboto Condensed" w:cs="Calibri"/>
                <w:spacing w:val="-1"/>
                <w:position w:val="1"/>
              </w:rPr>
              <w:t xml:space="preserve"> </w:t>
            </w:r>
            <w:r w:rsidRPr="00C37521">
              <w:rPr>
                <w:rFonts w:ascii="Roboto Condensed" w:eastAsia="Calibri" w:hAnsi="Roboto Condensed" w:cs="Calibri"/>
                <w:spacing w:val="1"/>
                <w:position w:val="1"/>
              </w:rPr>
              <w:t>P</w:t>
            </w:r>
            <w:r w:rsidRPr="00C37521">
              <w:rPr>
                <w:rFonts w:ascii="Roboto Condensed" w:eastAsia="Calibri" w:hAnsi="Roboto Condensed" w:cs="Calibri"/>
                <w:spacing w:val="-3"/>
                <w:position w:val="1"/>
              </w:rPr>
              <w:t>r</w:t>
            </w:r>
            <w:r w:rsidRPr="00C37521">
              <w:rPr>
                <w:rFonts w:ascii="Roboto Condensed" w:eastAsia="Calibri" w:hAnsi="Roboto Condensed" w:cs="Calibri"/>
                <w:spacing w:val="1"/>
                <w:position w:val="1"/>
              </w:rPr>
              <w:t>o</w:t>
            </w:r>
            <w:r w:rsidRPr="00C37521">
              <w:rPr>
                <w:rFonts w:ascii="Roboto Condensed" w:eastAsia="Calibri" w:hAnsi="Roboto Condensed" w:cs="Calibri"/>
                <w:position w:val="1"/>
              </w:rPr>
              <w:t>jet</w:t>
            </w:r>
            <w:r w:rsidRPr="00C37521">
              <w:rPr>
                <w:rFonts w:ascii="Roboto Condensed" w:eastAsia="Calibri" w:hAnsi="Roboto Condensed" w:cs="Calibri"/>
                <w:spacing w:val="-3"/>
                <w:position w:val="1"/>
              </w:rPr>
              <w:t xml:space="preserve"> </w:t>
            </w:r>
            <w:r w:rsidRPr="00C37521">
              <w:rPr>
                <w:rFonts w:ascii="Roboto Condensed" w:eastAsia="Calibri" w:hAnsi="Roboto Condensed" w:cs="Calibri"/>
                <w:spacing w:val="1"/>
                <w:position w:val="1"/>
              </w:rPr>
              <w:t>P</w:t>
            </w:r>
            <w:r w:rsidRPr="00C37521">
              <w:rPr>
                <w:rFonts w:ascii="Roboto Condensed" w:eastAsia="Calibri" w:hAnsi="Roboto Condensed" w:cs="Calibri"/>
                <w:position w:val="1"/>
              </w:rPr>
              <w:t>r</w:t>
            </w:r>
            <w:r w:rsidRPr="00C37521">
              <w:rPr>
                <w:rFonts w:ascii="Roboto Condensed" w:eastAsia="Calibri" w:hAnsi="Roboto Condensed" w:cs="Calibri"/>
                <w:spacing w:val="1"/>
                <w:position w:val="1"/>
              </w:rPr>
              <w:t>o</w:t>
            </w:r>
            <w:r w:rsidRPr="00C37521">
              <w:rPr>
                <w:rFonts w:ascii="Roboto Condensed" w:eastAsia="Calibri" w:hAnsi="Roboto Condensed" w:cs="Calibri"/>
                <w:spacing w:val="-3"/>
                <w:position w:val="1"/>
              </w:rPr>
              <w:t>f</w:t>
            </w:r>
            <w:r w:rsidRPr="00C37521">
              <w:rPr>
                <w:rFonts w:ascii="Roboto Condensed" w:eastAsia="Calibri" w:hAnsi="Roboto Condensed" w:cs="Calibri"/>
                <w:position w:val="1"/>
              </w:rPr>
              <w:t>ess</w:t>
            </w:r>
            <w:r w:rsidRPr="00C37521">
              <w:rPr>
                <w:rFonts w:ascii="Roboto Condensed" w:eastAsia="Calibri" w:hAnsi="Roboto Condensed" w:cs="Calibri"/>
                <w:spacing w:val="-2"/>
                <w:position w:val="1"/>
              </w:rPr>
              <w:t>i</w:t>
            </w:r>
            <w:r w:rsidRPr="00C37521">
              <w:rPr>
                <w:rFonts w:ascii="Roboto Condensed" w:eastAsia="Calibri" w:hAnsi="Roboto Condensed" w:cs="Calibri"/>
                <w:spacing w:val="1"/>
                <w:position w:val="1"/>
              </w:rPr>
              <w:t>o</w:t>
            </w:r>
            <w:r w:rsidRPr="00C37521">
              <w:rPr>
                <w:rFonts w:ascii="Roboto Condensed" w:eastAsia="Calibri" w:hAnsi="Roboto Condensed" w:cs="Calibri"/>
                <w:spacing w:val="-1"/>
                <w:position w:val="1"/>
              </w:rPr>
              <w:t>nn</w:t>
            </w:r>
            <w:r w:rsidRPr="00C37521">
              <w:rPr>
                <w:rFonts w:ascii="Roboto Condensed" w:eastAsia="Calibri" w:hAnsi="Roboto Condensed" w:cs="Calibri"/>
                <w:position w:val="1"/>
              </w:rPr>
              <w:t xml:space="preserve">el </w:t>
            </w:r>
            <w:r w:rsidRPr="00C37521">
              <w:rPr>
                <w:rFonts w:ascii="Roboto Condensed" w:eastAsia="Calibri" w:hAnsi="Roboto Condensed" w:cs="Calibri"/>
                <w:spacing w:val="-1"/>
                <w:position w:val="1"/>
              </w:rPr>
              <w:t>e</w:t>
            </w:r>
            <w:r w:rsidRPr="00C37521">
              <w:rPr>
                <w:rFonts w:ascii="Roboto Condensed" w:eastAsia="Calibri" w:hAnsi="Roboto Condensed" w:cs="Calibri"/>
                <w:position w:val="1"/>
              </w:rPr>
              <w:t>t</w:t>
            </w:r>
            <w:r w:rsidRPr="00C37521">
              <w:rPr>
                <w:rFonts w:ascii="Roboto Condensed" w:eastAsia="Calibri" w:hAnsi="Roboto Condensed" w:cs="Calibri"/>
                <w:spacing w:val="1"/>
                <w:position w:val="1"/>
              </w:rPr>
              <w:t xml:space="preserve"> </w:t>
            </w:r>
            <w:r w:rsidRPr="00C37521">
              <w:rPr>
                <w:rFonts w:ascii="Roboto Condensed" w:eastAsia="Calibri" w:hAnsi="Roboto Condensed" w:cs="Calibri"/>
                <w:spacing w:val="-1"/>
                <w:position w:val="1"/>
              </w:rPr>
              <w:t>p</w:t>
            </w:r>
            <w:r w:rsidRPr="00C37521">
              <w:rPr>
                <w:rFonts w:ascii="Roboto Condensed" w:eastAsia="Calibri" w:hAnsi="Roboto Condensed" w:cs="Calibri"/>
                <w:position w:val="1"/>
              </w:rPr>
              <w:t>er</w:t>
            </w:r>
            <w:r w:rsidRPr="00C37521">
              <w:rPr>
                <w:rFonts w:ascii="Roboto Condensed" w:eastAsia="Calibri" w:hAnsi="Roboto Condensed" w:cs="Calibri"/>
                <w:spacing w:val="-2"/>
                <w:position w:val="1"/>
              </w:rPr>
              <w:t>s</w:t>
            </w:r>
            <w:r w:rsidRPr="00C37521">
              <w:rPr>
                <w:rFonts w:ascii="Roboto Condensed" w:eastAsia="Calibri" w:hAnsi="Roboto Condensed" w:cs="Calibri"/>
                <w:spacing w:val="1"/>
                <w:position w:val="1"/>
              </w:rPr>
              <w:t>o</w:t>
            </w:r>
            <w:r w:rsidRPr="00C37521">
              <w:rPr>
                <w:rFonts w:ascii="Roboto Condensed" w:eastAsia="Calibri" w:hAnsi="Roboto Condensed" w:cs="Calibri"/>
                <w:spacing w:val="-1"/>
                <w:position w:val="1"/>
              </w:rPr>
              <w:t>nn</w:t>
            </w:r>
            <w:r w:rsidRPr="00C37521">
              <w:rPr>
                <w:rFonts w:ascii="Roboto Condensed" w:eastAsia="Calibri" w:hAnsi="Roboto Condensed" w:cs="Calibri"/>
                <w:position w:val="1"/>
              </w:rPr>
              <w:t>el</w:t>
            </w:r>
          </w:p>
        </w:tc>
        <w:tc>
          <w:tcPr>
            <w:tcW w:w="2407" w:type="dxa"/>
            <w:shd w:val="clear" w:color="auto" w:fill="F1E5F7"/>
            <w:vAlign w:val="center"/>
          </w:tcPr>
          <w:p w14:paraId="1FE396AB" w14:textId="274D8D81" w:rsidR="00005323" w:rsidRPr="00C37521" w:rsidRDefault="00005323" w:rsidP="006236C0">
            <w:pPr>
              <w:spacing w:after="0" w:line="240" w:lineRule="auto"/>
              <w:ind w:left="95" w:right="-20"/>
              <w:rPr>
                <w:rFonts w:ascii="Roboto Condensed" w:eastAsia="Calibri" w:hAnsi="Roboto Condensed" w:cs="Calibri"/>
              </w:rPr>
            </w:pPr>
            <w:r w:rsidRPr="00C37521">
              <w:rPr>
                <w:rFonts w:ascii="Roboto Condensed" w:eastAsia="Calibri" w:hAnsi="Roboto Condensed" w:cs="Calibri"/>
                <w:i/>
                <w:color w:val="A6A6A6"/>
                <w:spacing w:val="1"/>
              </w:rPr>
              <w:t>M</w:t>
            </w:r>
            <w:r w:rsidRPr="00C37521">
              <w:rPr>
                <w:rFonts w:ascii="Roboto Condensed" w:eastAsia="Calibri" w:hAnsi="Roboto Condensed" w:cs="Calibri"/>
                <w:i/>
                <w:color w:val="A6A6A6"/>
              </w:rPr>
              <w:t>AJ</w:t>
            </w:r>
            <w:r w:rsidRPr="00C37521">
              <w:rPr>
                <w:rFonts w:ascii="Roboto Condensed" w:eastAsia="Calibri" w:hAnsi="Roboto Condensed" w:cs="Calibri"/>
                <w:i/>
                <w:color w:val="A6A6A6"/>
                <w:spacing w:val="-1"/>
              </w:rPr>
              <w:t xml:space="preserve"> </w:t>
            </w:r>
            <w:r w:rsidRPr="00C37521">
              <w:rPr>
                <w:rFonts w:ascii="Roboto Condensed" w:eastAsia="Calibri" w:hAnsi="Roboto Condensed" w:cs="Calibri"/>
                <w:i/>
                <w:color w:val="A6A6A6"/>
              </w:rPr>
              <w:t>:</w:t>
            </w:r>
            <w:r w:rsidRPr="00C37521">
              <w:rPr>
                <w:rFonts w:ascii="Roboto Condensed" w:eastAsia="Calibri" w:hAnsi="Roboto Condensed" w:cs="Calibri"/>
                <w:i/>
                <w:color w:val="A6A6A6"/>
                <w:spacing w:val="-1"/>
              </w:rPr>
              <w:t xml:space="preserve"> </w:t>
            </w:r>
            <w:r>
              <w:rPr>
                <w:rFonts w:ascii="Roboto Condensed" w:eastAsia="Calibri" w:hAnsi="Roboto Condensed" w:cs="Calibri"/>
                <w:i/>
                <w:color w:val="A6A6A6"/>
                <w:spacing w:val="1"/>
              </w:rPr>
              <w:t>07/2024</w:t>
            </w:r>
          </w:p>
        </w:tc>
      </w:tr>
      <w:tr w:rsidR="00005323" w14:paraId="4F03B3C2" w14:textId="77777777" w:rsidTr="006236C0">
        <w:trPr>
          <w:trHeight w:hRule="exact" w:val="360"/>
        </w:trPr>
        <w:tc>
          <w:tcPr>
            <w:tcW w:w="4220" w:type="dxa"/>
            <w:gridSpan w:val="3"/>
            <w:shd w:val="clear" w:color="auto" w:fill="F1E5F7"/>
            <w:vAlign w:val="center"/>
          </w:tcPr>
          <w:p w14:paraId="24D5E978" w14:textId="77777777" w:rsidR="00005323" w:rsidRPr="00973EEA" w:rsidRDefault="00005323" w:rsidP="006236C0">
            <w:pPr>
              <w:spacing w:after="0" w:line="240" w:lineRule="auto"/>
              <w:ind w:left="97" w:right="-20"/>
              <w:rPr>
                <w:rFonts w:ascii="Roboto Condensed" w:eastAsia="Calibri" w:hAnsi="Roboto Condensed" w:cs="Calibri"/>
                <w:b/>
              </w:rPr>
            </w:pPr>
            <w:r w:rsidRPr="00973EEA">
              <w:rPr>
                <w:rFonts w:ascii="Roboto Condensed" w:eastAsia="Calibri" w:hAnsi="Roboto Condensed" w:cs="Calibri"/>
                <w:b/>
                <w:spacing w:val="-1"/>
                <w:position w:val="1"/>
              </w:rPr>
              <w:t>H</w:t>
            </w:r>
            <w:r w:rsidRPr="00973EEA">
              <w:rPr>
                <w:rFonts w:ascii="Roboto Condensed" w:eastAsia="Calibri" w:hAnsi="Roboto Condensed" w:cs="Calibri"/>
                <w:b/>
                <w:spacing w:val="1"/>
                <w:position w:val="1"/>
              </w:rPr>
              <w:t>o</w:t>
            </w:r>
            <w:r w:rsidRPr="00973EEA">
              <w:rPr>
                <w:rFonts w:ascii="Roboto Condensed" w:eastAsia="Calibri" w:hAnsi="Roboto Condensed" w:cs="Calibri"/>
                <w:b/>
                <w:position w:val="1"/>
              </w:rPr>
              <w:t>ra</w:t>
            </w:r>
            <w:r w:rsidRPr="00973EEA">
              <w:rPr>
                <w:rFonts w:ascii="Roboto Condensed" w:eastAsia="Calibri" w:hAnsi="Roboto Condensed" w:cs="Calibri"/>
                <w:b/>
                <w:spacing w:val="-1"/>
                <w:position w:val="1"/>
              </w:rPr>
              <w:t>i</w:t>
            </w:r>
            <w:r w:rsidRPr="00973EEA">
              <w:rPr>
                <w:rFonts w:ascii="Roboto Condensed" w:eastAsia="Calibri" w:hAnsi="Roboto Condensed" w:cs="Calibri"/>
                <w:b/>
                <w:position w:val="1"/>
              </w:rPr>
              <w:t>re</w:t>
            </w:r>
            <w:r w:rsidRPr="00973EEA">
              <w:rPr>
                <w:rFonts w:ascii="Roboto Condensed" w:eastAsia="Calibri" w:hAnsi="Roboto Condensed" w:cs="Calibri"/>
                <w:b/>
                <w:spacing w:val="1"/>
                <w:position w:val="1"/>
              </w:rPr>
              <w:t xml:space="preserve"> </w:t>
            </w:r>
            <w:r w:rsidRPr="00973EEA">
              <w:rPr>
                <w:rFonts w:ascii="Roboto Condensed" w:eastAsia="Calibri" w:hAnsi="Roboto Condensed" w:cs="Calibri"/>
                <w:b/>
                <w:spacing w:val="-1"/>
                <w:position w:val="1"/>
              </w:rPr>
              <w:t>p</w:t>
            </w:r>
            <w:r w:rsidRPr="00973EEA">
              <w:rPr>
                <w:rFonts w:ascii="Roboto Condensed" w:eastAsia="Calibri" w:hAnsi="Roboto Condensed" w:cs="Calibri"/>
                <w:b/>
                <w:spacing w:val="-3"/>
                <w:position w:val="1"/>
              </w:rPr>
              <w:t>r</w:t>
            </w:r>
            <w:r w:rsidRPr="00973EEA">
              <w:rPr>
                <w:rFonts w:ascii="Roboto Condensed" w:eastAsia="Calibri" w:hAnsi="Roboto Condensed" w:cs="Calibri"/>
                <w:b/>
                <w:position w:val="1"/>
              </w:rPr>
              <w:t>és</w:t>
            </w:r>
            <w:r w:rsidRPr="00973EEA">
              <w:rPr>
                <w:rFonts w:ascii="Roboto Condensed" w:eastAsia="Calibri" w:hAnsi="Roboto Condensed" w:cs="Calibri"/>
                <w:b/>
                <w:spacing w:val="1"/>
                <w:position w:val="1"/>
              </w:rPr>
              <w:t>e</w:t>
            </w:r>
            <w:r w:rsidRPr="00973EEA">
              <w:rPr>
                <w:rFonts w:ascii="Roboto Condensed" w:eastAsia="Calibri" w:hAnsi="Roboto Condensed" w:cs="Calibri"/>
                <w:b/>
                <w:spacing w:val="-1"/>
                <w:position w:val="1"/>
              </w:rPr>
              <w:t>n</w:t>
            </w:r>
            <w:r w:rsidRPr="00973EEA">
              <w:rPr>
                <w:rFonts w:ascii="Roboto Condensed" w:eastAsia="Calibri" w:hAnsi="Roboto Condensed" w:cs="Calibri"/>
                <w:b/>
                <w:position w:val="1"/>
              </w:rPr>
              <w:t>t</w:t>
            </w:r>
            <w:r w:rsidRPr="00973EEA">
              <w:rPr>
                <w:rFonts w:ascii="Roboto Condensed" w:eastAsia="Calibri" w:hAnsi="Roboto Condensed" w:cs="Calibri"/>
                <w:b/>
                <w:spacing w:val="-2"/>
                <w:position w:val="1"/>
              </w:rPr>
              <w:t>i</w:t>
            </w:r>
            <w:r w:rsidRPr="00973EEA">
              <w:rPr>
                <w:rFonts w:ascii="Roboto Condensed" w:eastAsia="Calibri" w:hAnsi="Roboto Condensed" w:cs="Calibri"/>
                <w:b/>
                <w:position w:val="1"/>
              </w:rPr>
              <w:t>el</w:t>
            </w:r>
            <w:r w:rsidRPr="00973EEA">
              <w:rPr>
                <w:rFonts w:ascii="Roboto Condensed" w:eastAsia="Calibri" w:hAnsi="Roboto Condensed" w:cs="Calibri"/>
                <w:b/>
                <w:spacing w:val="1"/>
                <w:position w:val="1"/>
              </w:rPr>
              <w:t xml:space="preserve"> </w:t>
            </w:r>
            <w:r w:rsidRPr="00973EEA">
              <w:rPr>
                <w:rFonts w:ascii="Roboto Condensed" w:eastAsia="Calibri" w:hAnsi="Roboto Condensed" w:cs="Calibri"/>
                <w:b/>
                <w:spacing w:val="-2"/>
                <w:position w:val="1"/>
              </w:rPr>
              <w:t>1</w:t>
            </w:r>
            <w:r w:rsidRPr="00973EEA">
              <w:rPr>
                <w:rFonts w:ascii="Roboto Condensed" w:eastAsia="Calibri" w:hAnsi="Roboto Condensed" w:cs="Calibri"/>
                <w:b/>
                <w:spacing w:val="1"/>
                <w:position w:val="1"/>
              </w:rPr>
              <w:t>3h</w:t>
            </w:r>
            <w:r w:rsidRPr="00973EEA">
              <w:rPr>
                <w:rFonts w:ascii="Roboto Condensed" w:eastAsia="Calibri" w:hAnsi="Roboto Condensed" w:cs="Calibri"/>
                <w:b/>
                <w:position w:val="1"/>
              </w:rPr>
              <w:t xml:space="preserve"> </w:t>
            </w:r>
            <w:r w:rsidRPr="00973EEA">
              <w:rPr>
                <w:rFonts w:ascii="Roboto Condensed" w:eastAsia="Calibri" w:hAnsi="Roboto Condensed" w:cs="Calibri"/>
                <w:b/>
                <w:spacing w:val="-2"/>
                <w:position w:val="1"/>
              </w:rPr>
              <w:t>C</w:t>
            </w:r>
            <w:r w:rsidRPr="00973EEA">
              <w:rPr>
                <w:rFonts w:ascii="Roboto Condensed" w:eastAsia="Calibri" w:hAnsi="Roboto Condensed" w:cs="Calibri"/>
                <w:b/>
                <w:position w:val="1"/>
              </w:rPr>
              <w:t>M</w:t>
            </w:r>
            <w:r w:rsidRPr="00973EEA">
              <w:rPr>
                <w:rFonts w:ascii="Roboto Condensed" w:eastAsia="Calibri" w:hAnsi="Roboto Condensed" w:cs="Calibri"/>
                <w:b/>
                <w:spacing w:val="-1"/>
                <w:position w:val="1"/>
              </w:rPr>
              <w:t xml:space="preserve"> </w:t>
            </w:r>
            <w:r w:rsidRPr="00973EEA">
              <w:rPr>
                <w:rFonts w:ascii="Roboto Condensed" w:eastAsia="Calibri" w:hAnsi="Roboto Condensed" w:cs="Calibri"/>
                <w:b/>
                <w:position w:val="1"/>
              </w:rPr>
              <w:t>+</w:t>
            </w:r>
            <w:r w:rsidRPr="00973EEA">
              <w:rPr>
                <w:rFonts w:ascii="Roboto Condensed" w:eastAsia="Calibri" w:hAnsi="Roboto Condensed" w:cs="Calibri"/>
                <w:b/>
                <w:spacing w:val="1"/>
                <w:position w:val="1"/>
              </w:rPr>
              <w:t xml:space="preserve"> </w:t>
            </w:r>
            <w:r w:rsidRPr="00973EEA">
              <w:rPr>
                <w:rFonts w:ascii="Roboto Condensed" w:eastAsia="Calibri" w:hAnsi="Roboto Condensed" w:cs="Calibri"/>
                <w:b/>
                <w:spacing w:val="-2"/>
                <w:position w:val="1"/>
              </w:rPr>
              <w:t>13h</w:t>
            </w:r>
            <w:r w:rsidRPr="00973EEA">
              <w:rPr>
                <w:rFonts w:ascii="Roboto Condensed" w:eastAsia="Calibri" w:hAnsi="Roboto Condensed" w:cs="Calibri"/>
                <w:b/>
                <w:position w:val="1"/>
              </w:rPr>
              <w:t xml:space="preserve"> </w:t>
            </w:r>
            <w:r w:rsidRPr="00973EEA">
              <w:rPr>
                <w:rFonts w:ascii="Roboto Condensed" w:eastAsia="Calibri" w:hAnsi="Roboto Condensed" w:cs="Calibri"/>
                <w:b/>
                <w:spacing w:val="-1"/>
                <w:position w:val="1"/>
              </w:rPr>
              <w:t>T</w:t>
            </w:r>
            <w:r w:rsidRPr="00973EEA">
              <w:rPr>
                <w:rFonts w:ascii="Roboto Condensed" w:eastAsia="Calibri" w:hAnsi="Roboto Condensed" w:cs="Calibri"/>
                <w:b/>
                <w:position w:val="1"/>
              </w:rPr>
              <w:t>D</w:t>
            </w:r>
          </w:p>
        </w:tc>
        <w:tc>
          <w:tcPr>
            <w:tcW w:w="3121" w:type="dxa"/>
            <w:shd w:val="clear" w:color="auto" w:fill="F1E5F7"/>
            <w:vAlign w:val="center"/>
          </w:tcPr>
          <w:p w14:paraId="3D6A57AB" w14:textId="5592CBA4" w:rsidR="00005323" w:rsidRPr="00C37521" w:rsidRDefault="00005323" w:rsidP="006236C0">
            <w:pPr>
              <w:spacing w:after="0" w:line="240" w:lineRule="auto"/>
              <w:ind w:left="97" w:right="-20"/>
              <w:rPr>
                <w:rFonts w:ascii="Roboto Condensed" w:eastAsia="Calibri" w:hAnsi="Roboto Condensed" w:cs="Calibri"/>
              </w:rPr>
            </w:pPr>
            <w:r w:rsidRPr="00C37521">
              <w:rPr>
                <w:rFonts w:ascii="Roboto Condensed" w:eastAsia="Calibri" w:hAnsi="Roboto Condensed" w:cs="Calibri"/>
                <w:position w:val="1"/>
              </w:rPr>
              <w:t>Tra</w:t>
            </w:r>
            <w:r w:rsidRPr="00C37521">
              <w:rPr>
                <w:rFonts w:ascii="Roboto Condensed" w:eastAsia="Calibri" w:hAnsi="Roboto Condensed" w:cs="Calibri"/>
                <w:spacing w:val="1"/>
                <w:position w:val="1"/>
              </w:rPr>
              <w:t>v</w:t>
            </w:r>
            <w:r w:rsidRPr="00C37521">
              <w:rPr>
                <w:rFonts w:ascii="Roboto Condensed" w:eastAsia="Calibri" w:hAnsi="Roboto Condensed" w:cs="Calibri"/>
                <w:position w:val="1"/>
              </w:rPr>
              <w:t xml:space="preserve">ail </w:t>
            </w:r>
            <w:r w:rsidRPr="00C37521">
              <w:rPr>
                <w:rFonts w:ascii="Roboto Condensed" w:eastAsia="Calibri" w:hAnsi="Roboto Condensed" w:cs="Calibri"/>
                <w:spacing w:val="-3"/>
                <w:position w:val="1"/>
              </w:rPr>
              <w:t>p</w:t>
            </w:r>
            <w:r w:rsidRPr="00C37521">
              <w:rPr>
                <w:rFonts w:ascii="Roboto Condensed" w:eastAsia="Calibri" w:hAnsi="Roboto Condensed" w:cs="Calibri"/>
                <w:position w:val="1"/>
              </w:rPr>
              <w:t>ers</w:t>
            </w:r>
            <w:r w:rsidRPr="00C37521">
              <w:rPr>
                <w:rFonts w:ascii="Roboto Condensed" w:eastAsia="Calibri" w:hAnsi="Roboto Condensed" w:cs="Calibri"/>
                <w:spacing w:val="1"/>
                <w:position w:val="1"/>
              </w:rPr>
              <w:t>o</w:t>
            </w:r>
            <w:r w:rsidRPr="00C37521">
              <w:rPr>
                <w:rFonts w:ascii="Roboto Condensed" w:eastAsia="Calibri" w:hAnsi="Roboto Condensed" w:cs="Calibri"/>
                <w:spacing w:val="-1"/>
                <w:position w:val="1"/>
              </w:rPr>
              <w:t>nn</w:t>
            </w:r>
            <w:r w:rsidRPr="00C37521">
              <w:rPr>
                <w:rFonts w:ascii="Roboto Condensed" w:eastAsia="Calibri" w:hAnsi="Roboto Condensed" w:cs="Calibri"/>
                <w:position w:val="1"/>
              </w:rPr>
              <w:t>el</w:t>
            </w:r>
            <w:r w:rsidRPr="00C37521">
              <w:rPr>
                <w:rFonts w:ascii="Roboto Condensed" w:eastAsia="Calibri" w:hAnsi="Roboto Condensed" w:cs="Calibri"/>
                <w:spacing w:val="-1"/>
                <w:position w:val="1"/>
              </w:rPr>
              <w:t xml:space="preserve"> </w:t>
            </w:r>
            <w:r w:rsidRPr="00C37521">
              <w:rPr>
                <w:rFonts w:ascii="Roboto Condensed" w:eastAsia="Calibri" w:hAnsi="Roboto Condensed" w:cs="Calibri"/>
                <w:position w:val="1"/>
              </w:rPr>
              <w:t>:</w:t>
            </w:r>
            <w:r w:rsidRPr="00C37521">
              <w:rPr>
                <w:rFonts w:ascii="Roboto Condensed" w:eastAsia="Calibri" w:hAnsi="Roboto Condensed" w:cs="Calibri"/>
                <w:spacing w:val="-1"/>
                <w:position w:val="1"/>
              </w:rPr>
              <w:t xml:space="preserve"> </w:t>
            </w:r>
            <w:r w:rsidR="00B007F1">
              <w:rPr>
                <w:rFonts w:ascii="Roboto Condensed" w:eastAsia="Calibri" w:hAnsi="Roboto Condensed" w:cs="Calibri"/>
                <w:spacing w:val="-2"/>
                <w:position w:val="1"/>
              </w:rPr>
              <w:t>14h</w:t>
            </w:r>
          </w:p>
        </w:tc>
        <w:tc>
          <w:tcPr>
            <w:tcW w:w="2407" w:type="dxa"/>
            <w:shd w:val="clear" w:color="auto" w:fill="F1E5F7"/>
            <w:vAlign w:val="center"/>
          </w:tcPr>
          <w:p w14:paraId="33B20201" w14:textId="77777777" w:rsidR="00005323" w:rsidRPr="00C37521" w:rsidRDefault="00005323" w:rsidP="006236C0">
            <w:pPr>
              <w:spacing w:after="0" w:line="240" w:lineRule="auto"/>
              <w:rPr>
                <w:rFonts w:ascii="Roboto Condensed" w:hAnsi="Roboto Condensed"/>
              </w:rPr>
            </w:pPr>
          </w:p>
        </w:tc>
      </w:tr>
      <w:tr w:rsidR="00005323" w14:paraId="17F18D2E" w14:textId="77777777" w:rsidTr="006236C0">
        <w:trPr>
          <w:trHeight w:hRule="exact" w:val="454"/>
        </w:trPr>
        <w:tc>
          <w:tcPr>
            <w:tcW w:w="4220" w:type="dxa"/>
            <w:gridSpan w:val="3"/>
            <w:shd w:val="clear" w:color="auto" w:fill="282D46"/>
            <w:vAlign w:val="center"/>
          </w:tcPr>
          <w:p w14:paraId="5C13F9AF" w14:textId="77777777" w:rsidR="00005323" w:rsidRPr="00F144C7" w:rsidRDefault="00005323" w:rsidP="006236C0">
            <w:pPr>
              <w:spacing w:after="0" w:line="240" w:lineRule="auto"/>
              <w:ind w:left="176"/>
              <w:rPr>
                <w:rFonts w:ascii="Roboto Condensed" w:hAnsi="Roboto Condensed"/>
                <w:b/>
                <w:color w:val="FFFFFF" w:themeColor="background1"/>
              </w:rPr>
            </w:pPr>
            <w:r w:rsidRPr="00F144C7">
              <w:rPr>
                <w:rFonts w:ascii="Roboto Condensed" w:eastAsia="Calibri" w:hAnsi="Roboto Condensed" w:cs="Calibri"/>
                <w:b/>
                <w:bCs/>
                <w:color w:val="FFFFFF" w:themeColor="background1"/>
              </w:rPr>
              <w:t>Resp</w:t>
            </w:r>
            <w:r w:rsidRPr="00F144C7">
              <w:rPr>
                <w:rFonts w:ascii="Roboto Condensed" w:eastAsia="Calibri" w:hAnsi="Roboto Condensed" w:cs="Calibri"/>
                <w:b/>
                <w:bCs/>
                <w:color w:val="FFFFFF" w:themeColor="background1"/>
                <w:spacing w:val="-1"/>
              </w:rPr>
              <w:t>on</w:t>
            </w:r>
            <w:r w:rsidRPr="00F144C7">
              <w:rPr>
                <w:rFonts w:ascii="Roboto Condensed" w:eastAsia="Calibri" w:hAnsi="Roboto Condensed" w:cs="Calibri"/>
                <w:b/>
                <w:bCs/>
                <w:color w:val="FFFFFF" w:themeColor="background1"/>
              </w:rPr>
              <w:t>s</w:t>
            </w:r>
            <w:r w:rsidRPr="00F144C7">
              <w:rPr>
                <w:rFonts w:ascii="Roboto Condensed" w:eastAsia="Calibri" w:hAnsi="Roboto Condensed" w:cs="Calibri"/>
                <w:b/>
                <w:bCs/>
                <w:color w:val="FFFFFF" w:themeColor="background1"/>
                <w:spacing w:val="-1"/>
              </w:rPr>
              <w:t>ab</w:t>
            </w:r>
            <w:r w:rsidRPr="00F144C7">
              <w:rPr>
                <w:rFonts w:ascii="Roboto Condensed" w:eastAsia="Calibri" w:hAnsi="Roboto Condensed" w:cs="Calibri"/>
                <w:b/>
                <w:bCs/>
                <w:color w:val="FFFFFF" w:themeColor="background1"/>
                <w:spacing w:val="1"/>
              </w:rPr>
              <w:t>l</w:t>
            </w:r>
            <w:r w:rsidRPr="00F144C7">
              <w:rPr>
                <w:rFonts w:ascii="Roboto Condensed" w:eastAsia="Calibri" w:hAnsi="Roboto Condensed" w:cs="Calibri"/>
                <w:b/>
                <w:bCs/>
                <w:color w:val="FFFFFF" w:themeColor="background1"/>
              </w:rPr>
              <w:t>e : O</w:t>
            </w:r>
            <w:r w:rsidRPr="00F144C7">
              <w:rPr>
                <w:rFonts w:ascii="Roboto Condensed" w:eastAsia="Calibri" w:hAnsi="Roboto Condensed" w:cs="Calibri"/>
                <w:b/>
                <w:bCs/>
                <w:color w:val="FFFFFF" w:themeColor="background1"/>
                <w:spacing w:val="-2"/>
              </w:rPr>
              <w:t>.</w:t>
            </w:r>
            <w:r w:rsidRPr="00F144C7">
              <w:rPr>
                <w:rFonts w:ascii="Roboto Condensed" w:eastAsia="Calibri" w:hAnsi="Roboto Condensed" w:cs="Calibri"/>
                <w:b/>
                <w:bCs/>
                <w:color w:val="FFFFFF" w:themeColor="background1"/>
                <w:spacing w:val="-1"/>
              </w:rPr>
              <w:t xml:space="preserve"> </w:t>
            </w:r>
            <w:proofErr w:type="spellStart"/>
            <w:r w:rsidRPr="00F144C7">
              <w:rPr>
                <w:rFonts w:ascii="Roboto Condensed" w:eastAsia="Calibri" w:hAnsi="Roboto Condensed" w:cs="Calibri"/>
                <w:b/>
                <w:bCs/>
                <w:color w:val="FFFFFF" w:themeColor="background1"/>
                <w:spacing w:val="1"/>
              </w:rPr>
              <w:t>C</w:t>
            </w:r>
            <w:r w:rsidRPr="00F144C7">
              <w:rPr>
                <w:rFonts w:ascii="Roboto Condensed" w:eastAsia="Calibri" w:hAnsi="Roboto Condensed" w:cs="Calibri"/>
                <w:b/>
                <w:bCs/>
                <w:color w:val="FFFFFF" w:themeColor="background1"/>
                <w:spacing w:val="-1"/>
              </w:rPr>
              <w:t>he</w:t>
            </w:r>
            <w:r w:rsidRPr="00F144C7">
              <w:rPr>
                <w:rFonts w:ascii="Roboto Condensed" w:eastAsia="Calibri" w:hAnsi="Roboto Condensed" w:cs="Calibri"/>
                <w:b/>
                <w:bCs/>
                <w:color w:val="FFFFFF" w:themeColor="background1"/>
                <w:spacing w:val="-2"/>
              </w:rPr>
              <w:t>r</w:t>
            </w:r>
            <w:r w:rsidRPr="00F144C7">
              <w:rPr>
                <w:rFonts w:ascii="Roboto Condensed" w:eastAsia="Calibri" w:hAnsi="Roboto Condensed" w:cs="Calibri"/>
                <w:b/>
                <w:bCs/>
                <w:color w:val="FFFFFF" w:themeColor="background1"/>
              </w:rPr>
              <w:t>y</w:t>
            </w:r>
            <w:proofErr w:type="spellEnd"/>
            <w:r>
              <w:rPr>
                <w:rFonts w:ascii="Roboto Condensed" w:eastAsia="Calibri" w:hAnsi="Roboto Condensed" w:cs="Calibri"/>
                <w:b/>
                <w:bCs/>
                <w:color w:val="FFFFFF" w:themeColor="background1"/>
              </w:rPr>
              <w:t>/</w:t>
            </w:r>
            <w:proofErr w:type="spellStart"/>
            <w:r>
              <w:rPr>
                <w:rFonts w:ascii="Roboto Condensed" w:eastAsia="Calibri" w:hAnsi="Roboto Condensed" w:cs="Calibri"/>
                <w:b/>
                <w:bCs/>
                <w:color w:val="FFFFFF" w:themeColor="background1"/>
              </w:rPr>
              <w:t>R.Bary</w:t>
            </w:r>
            <w:proofErr w:type="spellEnd"/>
          </w:p>
        </w:tc>
        <w:tc>
          <w:tcPr>
            <w:tcW w:w="5528" w:type="dxa"/>
            <w:gridSpan w:val="2"/>
            <w:shd w:val="clear" w:color="auto" w:fill="F1E5F7"/>
            <w:vAlign w:val="center"/>
          </w:tcPr>
          <w:p w14:paraId="055E911C" w14:textId="77777777" w:rsidR="00005323" w:rsidRPr="00C37521" w:rsidRDefault="00005323" w:rsidP="006236C0">
            <w:pPr>
              <w:spacing w:after="0" w:line="240" w:lineRule="auto"/>
              <w:rPr>
                <w:rFonts w:ascii="Roboto Condensed" w:hAnsi="Roboto Condensed"/>
              </w:rPr>
            </w:pPr>
            <w:r w:rsidRPr="00C37521">
              <w:rPr>
                <w:rFonts w:ascii="Roboto Condensed" w:eastAsia="Calibri" w:hAnsi="Roboto Condensed" w:cs="Calibri"/>
              </w:rPr>
              <w:t>I</w:t>
            </w:r>
            <w:r w:rsidRPr="00C37521">
              <w:rPr>
                <w:rFonts w:ascii="Roboto Condensed" w:eastAsia="Calibri" w:hAnsi="Roboto Condensed" w:cs="Calibri"/>
                <w:spacing w:val="-1"/>
              </w:rPr>
              <w:t>n</w:t>
            </w:r>
            <w:r w:rsidRPr="00C37521">
              <w:rPr>
                <w:rFonts w:ascii="Roboto Condensed" w:eastAsia="Calibri" w:hAnsi="Roboto Condensed" w:cs="Calibri"/>
              </w:rPr>
              <w:t>t</w:t>
            </w:r>
            <w:r w:rsidRPr="00C37521">
              <w:rPr>
                <w:rFonts w:ascii="Roboto Condensed" w:eastAsia="Calibri" w:hAnsi="Roboto Condensed" w:cs="Calibri"/>
                <w:spacing w:val="1"/>
              </w:rPr>
              <w:t>e</w:t>
            </w:r>
            <w:r w:rsidRPr="00C37521">
              <w:rPr>
                <w:rFonts w:ascii="Roboto Condensed" w:eastAsia="Calibri" w:hAnsi="Roboto Condensed" w:cs="Calibri"/>
              </w:rPr>
              <w:t>r</w:t>
            </w:r>
            <w:r w:rsidRPr="00C37521">
              <w:rPr>
                <w:rFonts w:ascii="Roboto Condensed" w:eastAsia="Calibri" w:hAnsi="Roboto Condensed" w:cs="Calibri"/>
                <w:spacing w:val="1"/>
              </w:rPr>
              <w:t>v</w:t>
            </w:r>
            <w:r w:rsidRPr="00C37521">
              <w:rPr>
                <w:rFonts w:ascii="Roboto Condensed" w:eastAsia="Calibri" w:hAnsi="Roboto Condensed" w:cs="Calibri"/>
              </w:rPr>
              <w:t>ena</w:t>
            </w:r>
            <w:r w:rsidRPr="00C37521">
              <w:rPr>
                <w:rFonts w:ascii="Roboto Condensed" w:eastAsia="Calibri" w:hAnsi="Roboto Condensed" w:cs="Calibri"/>
                <w:spacing w:val="-1"/>
              </w:rPr>
              <w:t>n</w:t>
            </w:r>
            <w:r w:rsidRPr="00C37521">
              <w:rPr>
                <w:rFonts w:ascii="Roboto Condensed" w:eastAsia="Calibri" w:hAnsi="Roboto Condensed" w:cs="Calibri"/>
              </w:rPr>
              <w:t>t :</w:t>
            </w:r>
            <w:r w:rsidRPr="00C37521">
              <w:rPr>
                <w:rFonts w:ascii="Roboto Condensed" w:eastAsia="Calibri" w:hAnsi="Roboto Condensed" w:cs="Calibri"/>
                <w:spacing w:val="-1"/>
              </w:rPr>
              <w:t xml:space="preserve"> M</w:t>
            </w:r>
            <w:r>
              <w:rPr>
                <w:rFonts w:ascii="Roboto Condensed" w:eastAsia="Calibri" w:hAnsi="Roboto Condensed" w:cs="Calibri"/>
                <w:spacing w:val="1"/>
              </w:rPr>
              <w:t>.</w:t>
            </w:r>
            <w:r w:rsidRPr="00C37521">
              <w:rPr>
                <w:rFonts w:ascii="Roboto Condensed" w:eastAsia="Calibri" w:hAnsi="Roboto Condensed" w:cs="Calibri"/>
                <w:spacing w:val="1"/>
              </w:rPr>
              <w:t xml:space="preserve"> </w:t>
            </w:r>
            <w:proofErr w:type="spellStart"/>
            <w:r w:rsidRPr="00C37521">
              <w:rPr>
                <w:rFonts w:ascii="Roboto Condensed" w:eastAsia="Calibri" w:hAnsi="Roboto Condensed" w:cs="Calibri"/>
                <w:spacing w:val="1"/>
              </w:rPr>
              <w:t>L</w:t>
            </w:r>
            <w:r w:rsidRPr="00C37521">
              <w:rPr>
                <w:rFonts w:ascii="Roboto Condensed" w:eastAsia="Calibri" w:hAnsi="Roboto Condensed" w:cs="Calibri"/>
                <w:spacing w:val="-3"/>
              </w:rPr>
              <w:t>a</w:t>
            </w:r>
            <w:r w:rsidRPr="00C37521">
              <w:rPr>
                <w:rFonts w:ascii="Roboto Condensed" w:eastAsia="Calibri" w:hAnsi="Roboto Condensed" w:cs="Calibri"/>
                <w:spacing w:val="-2"/>
              </w:rPr>
              <w:t>c</w:t>
            </w:r>
            <w:r w:rsidRPr="00C37521">
              <w:rPr>
                <w:rFonts w:ascii="Roboto Condensed" w:eastAsia="Calibri" w:hAnsi="Roboto Condensed" w:cs="Calibri"/>
                <w:spacing w:val="1"/>
              </w:rPr>
              <w:t>o</w:t>
            </w:r>
            <w:r w:rsidRPr="00C37521">
              <w:rPr>
                <w:rFonts w:ascii="Roboto Condensed" w:eastAsia="Calibri" w:hAnsi="Roboto Condensed" w:cs="Calibri"/>
              </w:rPr>
              <w:t>t</w:t>
            </w:r>
            <w:r w:rsidRPr="00C37521">
              <w:rPr>
                <w:rFonts w:ascii="Roboto Condensed" w:eastAsia="Calibri" w:hAnsi="Roboto Condensed" w:cs="Calibri"/>
                <w:spacing w:val="-2"/>
              </w:rPr>
              <w:t>t</w:t>
            </w:r>
            <w:r w:rsidRPr="00C37521">
              <w:rPr>
                <w:rFonts w:ascii="Roboto Condensed" w:eastAsia="Calibri" w:hAnsi="Roboto Condensed" w:cs="Calibri"/>
              </w:rPr>
              <w:t>e</w:t>
            </w:r>
            <w:proofErr w:type="spellEnd"/>
          </w:p>
        </w:tc>
      </w:tr>
      <w:tr w:rsidR="00005323" w14:paraId="6A5D670D" w14:textId="77777777" w:rsidTr="006236C0">
        <w:trPr>
          <w:trHeight w:hRule="exact" w:val="3153"/>
        </w:trPr>
        <w:tc>
          <w:tcPr>
            <w:tcW w:w="2617" w:type="dxa"/>
            <w:gridSpan w:val="2"/>
            <w:shd w:val="clear" w:color="auto" w:fill="282D46"/>
            <w:vAlign w:val="center"/>
          </w:tcPr>
          <w:p w14:paraId="28C1E56B" w14:textId="77777777" w:rsidR="00005323" w:rsidRPr="00F144C7" w:rsidRDefault="00005323" w:rsidP="006236C0">
            <w:pPr>
              <w:spacing w:after="0" w:line="240" w:lineRule="auto"/>
              <w:ind w:left="97" w:right="-20"/>
              <w:rPr>
                <w:rFonts w:ascii="Roboto Condensed" w:eastAsia="Calibri" w:hAnsi="Roboto Condensed" w:cs="Calibri"/>
                <w:b/>
                <w:color w:val="FFFFFF" w:themeColor="background1"/>
              </w:rPr>
            </w:pPr>
            <w:r w:rsidRPr="00F144C7">
              <w:rPr>
                <w:rFonts w:ascii="Roboto Condensed" w:eastAsia="Calibri" w:hAnsi="Roboto Condensed" w:cs="Calibri"/>
                <w:b/>
                <w:bCs/>
                <w:color w:val="FFFFFF" w:themeColor="background1"/>
                <w:position w:val="1"/>
              </w:rPr>
              <w:t>A</w:t>
            </w:r>
            <w:r w:rsidRPr="00F144C7">
              <w:rPr>
                <w:rFonts w:ascii="Roboto Condensed" w:eastAsia="Calibri" w:hAnsi="Roboto Condensed" w:cs="Calibri"/>
                <w:b/>
                <w:bCs/>
                <w:color w:val="FFFFFF" w:themeColor="background1"/>
                <w:spacing w:val="2"/>
                <w:position w:val="1"/>
              </w:rPr>
              <w:t>c</w:t>
            </w:r>
            <w:r w:rsidRPr="00F144C7">
              <w:rPr>
                <w:rFonts w:ascii="Roboto Condensed" w:eastAsia="Calibri" w:hAnsi="Roboto Condensed" w:cs="Calibri"/>
                <w:b/>
                <w:bCs/>
                <w:color w:val="FFFFFF" w:themeColor="background1"/>
                <w:spacing w:val="-1"/>
                <w:position w:val="1"/>
              </w:rPr>
              <w:t>qu</w:t>
            </w:r>
            <w:r w:rsidRPr="00F144C7">
              <w:rPr>
                <w:rFonts w:ascii="Roboto Condensed" w:eastAsia="Calibri" w:hAnsi="Roboto Condensed" w:cs="Calibri"/>
                <w:b/>
                <w:bCs/>
                <w:color w:val="FFFFFF" w:themeColor="background1"/>
                <w:spacing w:val="-2"/>
                <w:position w:val="1"/>
              </w:rPr>
              <w:t>i</w:t>
            </w:r>
            <w:r w:rsidRPr="00F144C7">
              <w:rPr>
                <w:rFonts w:ascii="Roboto Condensed" w:eastAsia="Calibri" w:hAnsi="Roboto Condensed" w:cs="Calibri"/>
                <w:b/>
                <w:bCs/>
                <w:color w:val="FFFFFF" w:themeColor="background1"/>
                <w:position w:val="1"/>
              </w:rPr>
              <w:t>s</w:t>
            </w:r>
            <w:r w:rsidRPr="00F144C7">
              <w:rPr>
                <w:rFonts w:ascii="Roboto Condensed" w:eastAsia="Calibri" w:hAnsi="Roboto Condensed" w:cs="Calibri"/>
                <w:b/>
                <w:bCs/>
                <w:color w:val="FFFFFF" w:themeColor="background1"/>
                <w:spacing w:val="1"/>
                <w:position w:val="1"/>
              </w:rPr>
              <w:t xml:space="preserve"> </w:t>
            </w:r>
            <w:r w:rsidRPr="00F144C7">
              <w:rPr>
                <w:rFonts w:ascii="Roboto Condensed" w:eastAsia="Calibri" w:hAnsi="Roboto Condensed" w:cs="Calibri"/>
                <w:b/>
                <w:bCs/>
                <w:color w:val="FFFFFF" w:themeColor="background1"/>
                <w:position w:val="1"/>
              </w:rPr>
              <w:t>d’</w:t>
            </w:r>
            <w:r w:rsidRPr="00F144C7">
              <w:rPr>
                <w:rFonts w:ascii="Roboto Condensed" w:eastAsia="Calibri" w:hAnsi="Roboto Condensed" w:cs="Calibri"/>
                <w:b/>
                <w:bCs/>
                <w:color w:val="FFFFFF" w:themeColor="background1"/>
                <w:spacing w:val="-1"/>
                <w:position w:val="1"/>
              </w:rPr>
              <w:t>app</w:t>
            </w:r>
            <w:r w:rsidRPr="00F144C7">
              <w:rPr>
                <w:rFonts w:ascii="Roboto Condensed" w:eastAsia="Calibri" w:hAnsi="Roboto Condensed" w:cs="Calibri"/>
                <w:b/>
                <w:bCs/>
                <w:color w:val="FFFFFF" w:themeColor="background1"/>
                <w:spacing w:val="1"/>
                <w:position w:val="1"/>
              </w:rPr>
              <w:t>r</w:t>
            </w:r>
            <w:r w:rsidRPr="00F144C7">
              <w:rPr>
                <w:rFonts w:ascii="Roboto Condensed" w:eastAsia="Calibri" w:hAnsi="Roboto Condensed" w:cs="Calibri"/>
                <w:b/>
                <w:bCs/>
                <w:color w:val="FFFFFF" w:themeColor="background1"/>
                <w:spacing w:val="-1"/>
                <w:position w:val="1"/>
              </w:rPr>
              <w:t>en</w:t>
            </w:r>
            <w:r w:rsidRPr="00F144C7">
              <w:rPr>
                <w:rFonts w:ascii="Roboto Condensed" w:eastAsia="Calibri" w:hAnsi="Roboto Condensed" w:cs="Calibri"/>
                <w:b/>
                <w:bCs/>
                <w:color w:val="FFFFFF" w:themeColor="background1"/>
                <w:position w:val="1"/>
              </w:rPr>
              <w:t>t</w:t>
            </w:r>
            <w:r w:rsidRPr="00F144C7">
              <w:rPr>
                <w:rFonts w:ascii="Roboto Condensed" w:eastAsia="Calibri" w:hAnsi="Roboto Condensed" w:cs="Calibri"/>
                <w:b/>
                <w:bCs/>
                <w:color w:val="FFFFFF" w:themeColor="background1"/>
                <w:spacing w:val="-1"/>
                <w:position w:val="1"/>
              </w:rPr>
              <w:t>i</w:t>
            </w:r>
            <w:r w:rsidRPr="00F144C7">
              <w:rPr>
                <w:rFonts w:ascii="Roboto Condensed" w:eastAsia="Calibri" w:hAnsi="Roboto Condensed" w:cs="Calibri"/>
                <w:b/>
                <w:bCs/>
                <w:color w:val="FFFFFF" w:themeColor="background1"/>
                <w:position w:val="1"/>
              </w:rPr>
              <w:t>ss</w:t>
            </w:r>
            <w:r w:rsidRPr="00F144C7">
              <w:rPr>
                <w:rFonts w:ascii="Roboto Condensed" w:eastAsia="Calibri" w:hAnsi="Roboto Condensed" w:cs="Calibri"/>
                <w:b/>
                <w:bCs/>
                <w:color w:val="FFFFFF" w:themeColor="background1"/>
                <w:spacing w:val="-1"/>
                <w:position w:val="1"/>
              </w:rPr>
              <w:t>a</w:t>
            </w:r>
            <w:r w:rsidRPr="00F144C7">
              <w:rPr>
                <w:rFonts w:ascii="Roboto Condensed" w:eastAsia="Calibri" w:hAnsi="Roboto Condensed" w:cs="Calibri"/>
                <w:b/>
                <w:bCs/>
                <w:color w:val="FFFFFF" w:themeColor="background1"/>
                <w:spacing w:val="1"/>
                <w:position w:val="1"/>
              </w:rPr>
              <w:t>g</w:t>
            </w:r>
            <w:r w:rsidRPr="00F144C7">
              <w:rPr>
                <w:rFonts w:ascii="Roboto Condensed" w:eastAsia="Calibri" w:hAnsi="Roboto Condensed" w:cs="Calibri"/>
                <w:b/>
                <w:bCs/>
                <w:color w:val="FFFFFF" w:themeColor="background1"/>
                <w:position w:val="1"/>
              </w:rPr>
              <w:t>e v</w:t>
            </w:r>
            <w:proofErr w:type="spellStart"/>
            <w:r w:rsidRPr="00F144C7">
              <w:rPr>
                <w:rFonts w:ascii="Roboto Condensed" w:eastAsia="Calibri" w:hAnsi="Roboto Condensed" w:cs="Calibri"/>
                <w:b/>
                <w:bCs/>
                <w:color w:val="FFFFFF" w:themeColor="background1"/>
                <w:spacing w:val="-1"/>
              </w:rPr>
              <w:t>i</w:t>
            </w:r>
            <w:r w:rsidRPr="00F144C7">
              <w:rPr>
                <w:rFonts w:ascii="Roboto Condensed" w:eastAsia="Calibri" w:hAnsi="Roboto Condensed" w:cs="Calibri"/>
                <w:b/>
                <w:bCs/>
                <w:color w:val="FFFFFF" w:themeColor="background1"/>
              </w:rPr>
              <w:t>s</w:t>
            </w:r>
            <w:r w:rsidRPr="00F144C7">
              <w:rPr>
                <w:rFonts w:ascii="Roboto Condensed" w:eastAsia="Calibri" w:hAnsi="Roboto Condensed" w:cs="Calibri"/>
                <w:b/>
                <w:bCs/>
                <w:color w:val="FFFFFF" w:themeColor="background1"/>
                <w:spacing w:val="-1"/>
              </w:rPr>
              <w:t>é</w:t>
            </w:r>
            <w:r w:rsidRPr="00F144C7">
              <w:rPr>
                <w:rFonts w:ascii="Roboto Condensed" w:eastAsia="Calibri" w:hAnsi="Roboto Condensed" w:cs="Calibri"/>
                <w:b/>
                <w:bCs/>
                <w:color w:val="FFFFFF" w:themeColor="background1"/>
              </w:rPr>
              <w:t>s</w:t>
            </w:r>
            <w:proofErr w:type="spellEnd"/>
          </w:p>
        </w:tc>
        <w:tc>
          <w:tcPr>
            <w:tcW w:w="7131" w:type="dxa"/>
            <w:gridSpan w:val="3"/>
            <w:shd w:val="clear" w:color="auto" w:fill="F1E5F7"/>
            <w:vAlign w:val="center"/>
          </w:tcPr>
          <w:p w14:paraId="318B0D31" w14:textId="77777777" w:rsidR="00005323" w:rsidRPr="00D9050F" w:rsidRDefault="00005323" w:rsidP="00005323">
            <w:pPr>
              <w:pStyle w:val="Paragraphedeliste"/>
              <w:numPr>
                <w:ilvl w:val="0"/>
                <w:numId w:val="21"/>
              </w:numPr>
              <w:suppressAutoHyphens w:val="0"/>
              <w:spacing w:after="0" w:line="240" w:lineRule="auto"/>
              <w:ind w:left="395" w:right="155" w:hanging="284"/>
              <w:rPr>
                <w:rFonts w:ascii="Roboto Condensed" w:hAnsi="Roboto Condensed" w:cs="Calibri"/>
                <w:sz w:val="20"/>
              </w:rPr>
            </w:pPr>
            <w:r w:rsidRPr="00D9050F">
              <w:rPr>
                <w:rFonts w:ascii="Roboto Condensed" w:hAnsi="Roboto Condensed" w:cs="Calibri"/>
                <w:position w:val="1"/>
                <w:sz w:val="20"/>
              </w:rPr>
              <w:t>C</w:t>
            </w:r>
            <w:r w:rsidRPr="00D9050F">
              <w:rPr>
                <w:rFonts w:ascii="Roboto Condensed" w:hAnsi="Roboto Condensed" w:cs="Calibri"/>
                <w:spacing w:val="1"/>
                <w:position w:val="1"/>
                <w:sz w:val="20"/>
              </w:rPr>
              <w:t>o</w:t>
            </w:r>
            <w:r w:rsidRPr="00D9050F">
              <w:rPr>
                <w:rFonts w:ascii="Roboto Condensed" w:hAnsi="Roboto Condensed" w:cs="Calibri"/>
                <w:spacing w:val="-1"/>
                <w:position w:val="1"/>
                <w:sz w:val="20"/>
              </w:rPr>
              <w:t>nn</w:t>
            </w:r>
            <w:r w:rsidRPr="00D9050F">
              <w:rPr>
                <w:rFonts w:ascii="Roboto Condensed" w:hAnsi="Roboto Condensed" w:cs="Calibri"/>
                <w:position w:val="1"/>
                <w:sz w:val="20"/>
              </w:rPr>
              <w:t xml:space="preserve">aître </w:t>
            </w:r>
            <w:r w:rsidRPr="00D9050F">
              <w:rPr>
                <w:rFonts w:ascii="Roboto Condensed" w:hAnsi="Roboto Condensed" w:cs="Calibri"/>
                <w:spacing w:val="-2"/>
                <w:position w:val="1"/>
                <w:sz w:val="20"/>
              </w:rPr>
              <w:t>l</w:t>
            </w:r>
            <w:r w:rsidRPr="00D9050F">
              <w:rPr>
                <w:rFonts w:ascii="Roboto Condensed" w:hAnsi="Roboto Condensed" w:cs="Calibri"/>
                <w:position w:val="1"/>
                <w:sz w:val="20"/>
              </w:rPr>
              <w:t>a f</w:t>
            </w:r>
            <w:r w:rsidRPr="00D9050F">
              <w:rPr>
                <w:rFonts w:ascii="Roboto Condensed" w:hAnsi="Roboto Condensed" w:cs="Calibri"/>
                <w:spacing w:val="1"/>
                <w:position w:val="1"/>
                <w:sz w:val="20"/>
              </w:rPr>
              <w:t>o</w:t>
            </w:r>
            <w:r w:rsidRPr="00D9050F">
              <w:rPr>
                <w:rFonts w:ascii="Roboto Condensed" w:hAnsi="Roboto Condensed" w:cs="Calibri"/>
                <w:spacing w:val="-3"/>
                <w:position w:val="1"/>
                <w:sz w:val="20"/>
              </w:rPr>
              <w:t>n</w:t>
            </w:r>
            <w:r w:rsidRPr="00D9050F">
              <w:rPr>
                <w:rFonts w:ascii="Roboto Condensed" w:hAnsi="Roboto Condensed" w:cs="Calibri"/>
                <w:position w:val="1"/>
                <w:sz w:val="20"/>
              </w:rPr>
              <w:t>cti</w:t>
            </w:r>
            <w:r w:rsidRPr="00D9050F">
              <w:rPr>
                <w:rFonts w:ascii="Roboto Condensed" w:hAnsi="Roboto Condensed" w:cs="Calibri"/>
                <w:spacing w:val="1"/>
                <w:position w:val="1"/>
                <w:sz w:val="20"/>
              </w:rPr>
              <w:t>o</w:t>
            </w:r>
            <w:r w:rsidRPr="00D9050F">
              <w:rPr>
                <w:rFonts w:ascii="Roboto Condensed" w:hAnsi="Roboto Condensed" w:cs="Calibri"/>
                <w:position w:val="1"/>
                <w:sz w:val="20"/>
              </w:rPr>
              <w:t>n</w:t>
            </w:r>
            <w:r w:rsidRPr="00D9050F">
              <w:rPr>
                <w:rFonts w:ascii="Roboto Condensed" w:hAnsi="Roboto Condensed" w:cs="Calibri"/>
                <w:spacing w:val="-3"/>
                <w:position w:val="1"/>
                <w:sz w:val="20"/>
              </w:rPr>
              <w:t xml:space="preserve"> </w:t>
            </w:r>
            <w:r w:rsidRPr="00D9050F">
              <w:rPr>
                <w:rFonts w:ascii="Roboto Condensed" w:hAnsi="Roboto Condensed" w:cs="Calibri"/>
                <w:position w:val="1"/>
                <w:sz w:val="20"/>
              </w:rPr>
              <w:t>de</w:t>
            </w:r>
            <w:r w:rsidRPr="00D9050F">
              <w:rPr>
                <w:rFonts w:ascii="Roboto Condensed" w:hAnsi="Roboto Condensed" w:cs="Calibri"/>
                <w:spacing w:val="1"/>
                <w:position w:val="1"/>
                <w:sz w:val="20"/>
              </w:rPr>
              <w:t xml:space="preserve"> </w:t>
            </w:r>
            <w:r w:rsidRPr="00D9050F">
              <w:rPr>
                <w:rFonts w:ascii="Roboto Condensed" w:hAnsi="Roboto Condensed" w:cs="Calibri"/>
                <w:position w:val="1"/>
                <w:sz w:val="20"/>
              </w:rPr>
              <w:t>l’</w:t>
            </w:r>
            <w:r w:rsidRPr="00D9050F">
              <w:rPr>
                <w:rFonts w:ascii="Roboto Condensed" w:hAnsi="Roboto Condensed" w:cs="Calibri"/>
                <w:spacing w:val="-1"/>
                <w:position w:val="1"/>
                <w:sz w:val="20"/>
              </w:rPr>
              <w:t>i</w:t>
            </w:r>
            <w:r w:rsidRPr="00D9050F">
              <w:rPr>
                <w:rFonts w:ascii="Roboto Condensed" w:hAnsi="Roboto Condensed" w:cs="Calibri"/>
                <w:spacing w:val="-3"/>
                <w:position w:val="1"/>
                <w:sz w:val="20"/>
              </w:rPr>
              <w:t>r</w:t>
            </w:r>
            <w:r w:rsidRPr="00D9050F">
              <w:rPr>
                <w:rFonts w:ascii="Roboto Condensed" w:hAnsi="Roboto Condensed" w:cs="Calibri"/>
                <w:position w:val="1"/>
                <w:sz w:val="20"/>
              </w:rPr>
              <w:t>rati</w:t>
            </w:r>
            <w:r w:rsidRPr="00D9050F">
              <w:rPr>
                <w:rFonts w:ascii="Roboto Condensed" w:hAnsi="Roboto Condensed" w:cs="Calibri"/>
                <w:spacing w:val="1"/>
                <w:position w:val="1"/>
                <w:sz w:val="20"/>
              </w:rPr>
              <w:t>o</w:t>
            </w:r>
            <w:r w:rsidRPr="00D9050F">
              <w:rPr>
                <w:rFonts w:ascii="Roboto Condensed" w:hAnsi="Roboto Condensed" w:cs="Calibri"/>
                <w:spacing w:val="-1"/>
                <w:position w:val="1"/>
                <w:sz w:val="20"/>
              </w:rPr>
              <w:t>nn</w:t>
            </w:r>
            <w:r w:rsidRPr="00D9050F">
              <w:rPr>
                <w:rFonts w:ascii="Roboto Condensed" w:hAnsi="Roboto Condensed" w:cs="Calibri"/>
                <w:position w:val="1"/>
                <w:sz w:val="20"/>
              </w:rPr>
              <w:t>el</w:t>
            </w:r>
            <w:r w:rsidRPr="00D9050F">
              <w:rPr>
                <w:rFonts w:ascii="Roboto Condensed" w:hAnsi="Roboto Condensed" w:cs="Calibri"/>
                <w:spacing w:val="-2"/>
                <w:position w:val="1"/>
                <w:sz w:val="20"/>
              </w:rPr>
              <w:t xml:space="preserve"> </w:t>
            </w:r>
            <w:r w:rsidRPr="00D9050F">
              <w:rPr>
                <w:rFonts w:ascii="Roboto Condensed" w:hAnsi="Roboto Condensed" w:cs="Calibri"/>
                <w:position w:val="1"/>
                <w:sz w:val="20"/>
              </w:rPr>
              <w:t>et</w:t>
            </w:r>
            <w:r w:rsidRPr="00D9050F">
              <w:rPr>
                <w:rFonts w:ascii="Roboto Condensed" w:hAnsi="Roboto Condensed" w:cs="Calibri"/>
                <w:spacing w:val="1"/>
                <w:position w:val="1"/>
                <w:sz w:val="20"/>
              </w:rPr>
              <w:t xml:space="preserve"> </w:t>
            </w:r>
            <w:r w:rsidRPr="00D9050F">
              <w:rPr>
                <w:rFonts w:ascii="Roboto Condensed" w:hAnsi="Roboto Condensed" w:cs="Calibri"/>
                <w:position w:val="1"/>
                <w:sz w:val="20"/>
              </w:rPr>
              <w:t>l’i</w:t>
            </w:r>
            <w:r w:rsidRPr="00D9050F">
              <w:rPr>
                <w:rFonts w:ascii="Roboto Condensed" w:hAnsi="Roboto Condensed" w:cs="Calibri"/>
                <w:spacing w:val="-1"/>
                <w:position w:val="1"/>
                <w:sz w:val="20"/>
              </w:rPr>
              <w:t>n</w:t>
            </w:r>
            <w:r w:rsidRPr="00D9050F">
              <w:rPr>
                <w:rFonts w:ascii="Roboto Condensed" w:hAnsi="Roboto Condensed" w:cs="Calibri"/>
                <w:spacing w:val="-2"/>
                <w:position w:val="1"/>
                <w:sz w:val="20"/>
              </w:rPr>
              <w:t>t</w:t>
            </w:r>
            <w:r w:rsidRPr="00D9050F">
              <w:rPr>
                <w:rFonts w:ascii="Roboto Condensed" w:hAnsi="Roboto Condensed" w:cs="Calibri"/>
                <w:position w:val="1"/>
                <w:sz w:val="20"/>
              </w:rPr>
              <w:t>égrer d</w:t>
            </w:r>
            <w:r w:rsidRPr="00D9050F">
              <w:rPr>
                <w:rFonts w:ascii="Roboto Condensed" w:hAnsi="Roboto Condensed" w:cs="Calibri"/>
                <w:spacing w:val="-1"/>
                <w:position w:val="1"/>
                <w:sz w:val="20"/>
              </w:rPr>
              <w:t>an</w:t>
            </w:r>
            <w:r w:rsidRPr="00D9050F">
              <w:rPr>
                <w:rFonts w:ascii="Roboto Condensed" w:hAnsi="Roboto Condensed" w:cs="Calibri"/>
                <w:position w:val="1"/>
                <w:sz w:val="20"/>
              </w:rPr>
              <w:t>s</w:t>
            </w:r>
            <w:r w:rsidRPr="00D9050F">
              <w:rPr>
                <w:rFonts w:ascii="Roboto Condensed" w:hAnsi="Roboto Condensed" w:cs="Calibri"/>
                <w:spacing w:val="-4"/>
                <w:position w:val="1"/>
                <w:sz w:val="20"/>
              </w:rPr>
              <w:t xml:space="preserve"> </w:t>
            </w:r>
            <w:r w:rsidRPr="00D9050F">
              <w:rPr>
                <w:rFonts w:ascii="Roboto Condensed" w:hAnsi="Roboto Condensed" w:cs="Calibri"/>
                <w:position w:val="1"/>
                <w:sz w:val="20"/>
              </w:rPr>
              <w:t>s</w:t>
            </w:r>
            <w:r w:rsidRPr="00D9050F">
              <w:rPr>
                <w:rFonts w:ascii="Roboto Condensed" w:hAnsi="Roboto Condensed" w:cs="Calibri"/>
                <w:spacing w:val="1"/>
                <w:position w:val="1"/>
                <w:sz w:val="20"/>
              </w:rPr>
              <w:t>o</w:t>
            </w:r>
            <w:r w:rsidRPr="00D9050F">
              <w:rPr>
                <w:rFonts w:ascii="Roboto Condensed" w:hAnsi="Roboto Condensed" w:cs="Calibri"/>
                <w:position w:val="1"/>
                <w:sz w:val="20"/>
              </w:rPr>
              <w:t xml:space="preserve">n </w:t>
            </w:r>
            <w:r w:rsidRPr="00D9050F">
              <w:rPr>
                <w:rFonts w:ascii="Roboto Condensed" w:hAnsi="Roboto Condensed" w:cs="Calibri"/>
                <w:spacing w:val="-2"/>
                <w:position w:val="1"/>
                <w:sz w:val="20"/>
              </w:rPr>
              <w:t>r</w:t>
            </w:r>
            <w:r w:rsidRPr="00D9050F">
              <w:rPr>
                <w:rFonts w:ascii="Roboto Condensed" w:hAnsi="Roboto Condensed" w:cs="Calibri"/>
                <w:spacing w:val="1"/>
                <w:position w:val="1"/>
                <w:sz w:val="20"/>
              </w:rPr>
              <w:t>ô</w:t>
            </w:r>
            <w:r w:rsidRPr="00D9050F">
              <w:rPr>
                <w:rFonts w:ascii="Roboto Condensed" w:hAnsi="Roboto Condensed" w:cs="Calibri"/>
                <w:position w:val="1"/>
                <w:sz w:val="20"/>
              </w:rPr>
              <w:t>le de</w:t>
            </w:r>
            <w:r w:rsidRPr="00D9050F">
              <w:rPr>
                <w:rFonts w:ascii="Roboto Condensed" w:hAnsi="Roboto Condensed" w:cs="Calibri"/>
                <w:spacing w:val="-2"/>
                <w:position w:val="1"/>
                <w:sz w:val="20"/>
              </w:rPr>
              <w:t xml:space="preserve"> </w:t>
            </w:r>
            <w:r w:rsidRPr="00D9050F">
              <w:rPr>
                <w:rFonts w:ascii="Roboto Condensed" w:hAnsi="Roboto Condensed" w:cs="Calibri"/>
                <w:position w:val="1"/>
                <w:sz w:val="20"/>
              </w:rPr>
              <w:t>déci</w:t>
            </w:r>
            <w:r w:rsidRPr="00D9050F">
              <w:rPr>
                <w:rFonts w:ascii="Roboto Condensed" w:hAnsi="Roboto Condensed" w:cs="Calibri"/>
                <w:spacing w:val="-1"/>
                <w:position w:val="1"/>
                <w:sz w:val="20"/>
              </w:rPr>
              <w:t>d</w:t>
            </w:r>
            <w:r w:rsidRPr="00D9050F">
              <w:rPr>
                <w:rFonts w:ascii="Roboto Condensed" w:hAnsi="Roboto Condensed" w:cs="Calibri"/>
                <w:position w:val="1"/>
                <w:sz w:val="20"/>
              </w:rPr>
              <w:t>eur</w:t>
            </w:r>
          </w:p>
          <w:p w14:paraId="3E85EA0A" w14:textId="77777777" w:rsidR="00005323" w:rsidRPr="00D9050F" w:rsidRDefault="00005323" w:rsidP="00005323">
            <w:pPr>
              <w:pStyle w:val="Paragraphedeliste"/>
              <w:numPr>
                <w:ilvl w:val="0"/>
                <w:numId w:val="21"/>
              </w:numPr>
              <w:suppressAutoHyphens w:val="0"/>
              <w:spacing w:after="0" w:line="240" w:lineRule="auto"/>
              <w:ind w:left="395" w:right="155" w:hanging="284"/>
              <w:rPr>
                <w:rFonts w:ascii="Roboto Condensed" w:hAnsi="Roboto Condensed" w:cs="Calibri"/>
                <w:sz w:val="20"/>
              </w:rPr>
            </w:pPr>
            <w:r w:rsidRPr="00D9050F">
              <w:rPr>
                <w:rFonts w:ascii="Roboto Condensed" w:hAnsi="Roboto Condensed" w:cs="Calibri"/>
                <w:sz w:val="20"/>
              </w:rPr>
              <w:t>Être</w:t>
            </w:r>
            <w:r w:rsidRPr="00D9050F">
              <w:rPr>
                <w:rFonts w:ascii="Roboto Condensed" w:hAnsi="Roboto Condensed" w:cs="Calibri"/>
                <w:spacing w:val="44"/>
                <w:sz w:val="20"/>
              </w:rPr>
              <w:t xml:space="preserve"> </w:t>
            </w:r>
            <w:r w:rsidRPr="00D9050F">
              <w:rPr>
                <w:rFonts w:ascii="Roboto Condensed" w:hAnsi="Roboto Condensed" w:cs="Calibri"/>
                <w:sz w:val="20"/>
              </w:rPr>
              <w:t>ca</w:t>
            </w:r>
            <w:r w:rsidRPr="00D9050F">
              <w:rPr>
                <w:rFonts w:ascii="Roboto Condensed" w:hAnsi="Roboto Condensed" w:cs="Calibri"/>
                <w:spacing w:val="-1"/>
                <w:sz w:val="20"/>
              </w:rPr>
              <w:t>p</w:t>
            </w:r>
            <w:r w:rsidRPr="00D9050F">
              <w:rPr>
                <w:rFonts w:ascii="Roboto Condensed" w:hAnsi="Roboto Condensed" w:cs="Calibri"/>
                <w:sz w:val="20"/>
              </w:rPr>
              <w:t>a</w:t>
            </w:r>
            <w:r w:rsidRPr="00D9050F">
              <w:rPr>
                <w:rFonts w:ascii="Roboto Condensed" w:hAnsi="Roboto Condensed" w:cs="Calibri"/>
                <w:spacing w:val="-1"/>
                <w:sz w:val="20"/>
              </w:rPr>
              <w:t>b</w:t>
            </w:r>
            <w:r w:rsidRPr="00D9050F">
              <w:rPr>
                <w:rFonts w:ascii="Roboto Condensed" w:hAnsi="Roboto Condensed" w:cs="Calibri"/>
                <w:sz w:val="20"/>
              </w:rPr>
              <w:t>le</w:t>
            </w:r>
            <w:r w:rsidRPr="00D9050F">
              <w:rPr>
                <w:rFonts w:ascii="Roboto Condensed" w:hAnsi="Roboto Condensed" w:cs="Calibri"/>
                <w:spacing w:val="44"/>
                <w:sz w:val="20"/>
              </w:rPr>
              <w:t xml:space="preserve"> </w:t>
            </w:r>
            <w:r w:rsidRPr="00D9050F">
              <w:rPr>
                <w:rFonts w:ascii="Roboto Condensed" w:hAnsi="Roboto Condensed" w:cs="Calibri"/>
                <w:spacing w:val="-1"/>
                <w:sz w:val="20"/>
              </w:rPr>
              <w:t>d</w:t>
            </w:r>
            <w:r w:rsidRPr="00D9050F">
              <w:rPr>
                <w:rFonts w:ascii="Roboto Condensed" w:hAnsi="Roboto Condensed" w:cs="Calibri"/>
                <w:sz w:val="20"/>
              </w:rPr>
              <w:t>’i</w:t>
            </w:r>
            <w:r w:rsidRPr="00D9050F">
              <w:rPr>
                <w:rFonts w:ascii="Roboto Condensed" w:hAnsi="Roboto Condensed" w:cs="Calibri"/>
                <w:spacing w:val="-1"/>
                <w:sz w:val="20"/>
              </w:rPr>
              <w:t>d</w:t>
            </w:r>
            <w:r w:rsidRPr="00D9050F">
              <w:rPr>
                <w:rFonts w:ascii="Roboto Condensed" w:hAnsi="Roboto Condensed" w:cs="Calibri"/>
                <w:sz w:val="20"/>
              </w:rPr>
              <w:t>entif</w:t>
            </w:r>
            <w:r w:rsidRPr="00D9050F">
              <w:rPr>
                <w:rFonts w:ascii="Roboto Condensed" w:hAnsi="Roboto Condensed" w:cs="Calibri"/>
                <w:spacing w:val="-1"/>
                <w:sz w:val="20"/>
              </w:rPr>
              <w:t>i</w:t>
            </w:r>
            <w:r w:rsidRPr="00D9050F">
              <w:rPr>
                <w:rFonts w:ascii="Roboto Condensed" w:hAnsi="Roboto Condensed" w:cs="Calibri"/>
                <w:sz w:val="20"/>
              </w:rPr>
              <w:t>er</w:t>
            </w:r>
            <w:r w:rsidRPr="00D9050F">
              <w:rPr>
                <w:rFonts w:ascii="Roboto Condensed" w:hAnsi="Roboto Condensed" w:cs="Calibri"/>
                <w:spacing w:val="44"/>
                <w:sz w:val="20"/>
              </w:rPr>
              <w:t xml:space="preserve"> </w:t>
            </w:r>
            <w:r w:rsidRPr="00D9050F">
              <w:rPr>
                <w:rFonts w:ascii="Roboto Condensed" w:hAnsi="Roboto Condensed" w:cs="Calibri"/>
                <w:spacing w:val="-2"/>
                <w:sz w:val="20"/>
              </w:rPr>
              <w:t>s</w:t>
            </w:r>
            <w:r w:rsidRPr="00D9050F">
              <w:rPr>
                <w:rFonts w:ascii="Roboto Condensed" w:hAnsi="Roboto Condensed" w:cs="Calibri"/>
                <w:sz w:val="20"/>
              </w:rPr>
              <w:t>es</w:t>
            </w:r>
            <w:r w:rsidRPr="00D9050F">
              <w:rPr>
                <w:rFonts w:ascii="Roboto Condensed" w:hAnsi="Roboto Condensed" w:cs="Calibri"/>
                <w:spacing w:val="44"/>
                <w:sz w:val="20"/>
              </w:rPr>
              <w:t xml:space="preserve"> </w:t>
            </w:r>
            <w:r w:rsidRPr="00D9050F">
              <w:rPr>
                <w:rFonts w:ascii="Roboto Condensed" w:hAnsi="Roboto Condensed" w:cs="Calibri"/>
                <w:sz w:val="20"/>
              </w:rPr>
              <w:t>é</w:t>
            </w:r>
            <w:r w:rsidRPr="00D9050F">
              <w:rPr>
                <w:rFonts w:ascii="Roboto Condensed" w:hAnsi="Roboto Condensed" w:cs="Calibri"/>
                <w:spacing w:val="-1"/>
                <w:sz w:val="20"/>
              </w:rPr>
              <w:t>m</w:t>
            </w:r>
            <w:r w:rsidRPr="00D9050F">
              <w:rPr>
                <w:rFonts w:ascii="Roboto Condensed" w:hAnsi="Roboto Condensed" w:cs="Calibri"/>
                <w:spacing w:val="1"/>
                <w:sz w:val="20"/>
              </w:rPr>
              <w:t>o</w:t>
            </w:r>
            <w:r w:rsidRPr="00D9050F">
              <w:rPr>
                <w:rFonts w:ascii="Roboto Condensed" w:hAnsi="Roboto Condensed" w:cs="Calibri"/>
                <w:sz w:val="20"/>
              </w:rPr>
              <w:t>t</w:t>
            </w:r>
            <w:r w:rsidRPr="00D9050F">
              <w:rPr>
                <w:rFonts w:ascii="Roboto Condensed" w:hAnsi="Roboto Condensed" w:cs="Calibri"/>
                <w:spacing w:val="-2"/>
                <w:sz w:val="20"/>
              </w:rPr>
              <w:t>i</w:t>
            </w:r>
            <w:r w:rsidRPr="00D9050F">
              <w:rPr>
                <w:rFonts w:ascii="Roboto Condensed" w:hAnsi="Roboto Condensed" w:cs="Calibri"/>
                <w:spacing w:val="1"/>
                <w:sz w:val="20"/>
              </w:rPr>
              <w:t>o</w:t>
            </w:r>
            <w:r w:rsidRPr="00D9050F">
              <w:rPr>
                <w:rFonts w:ascii="Roboto Condensed" w:hAnsi="Roboto Condensed" w:cs="Calibri"/>
                <w:spacing w:val="-1"/>
                <w:sz w:val="20"/>
              </w:rPr>
              <w:t>n</w:t>
            </w:r>
            <w:r w:rsidRPr="00D9050F">
              <w:rPr>
                <w:rFonts w:ascii="Roboto Condensed" w:hAnsi="Roboto Condensed" w:cs="Calibri"/>
                <w:sz w:val="20"/>
              </w:rPr>
              <w:t>s</w:t>
            </w:r>
            <w:r w:rsidRPr="00D9050F">
              <w:rPr>
                <w:rFonts w:ascii="Roboto Condensed" w:hAnsi="Roboto Condensed" w:cs="Calibri"/>
                <w:spacing w:val="44"/>
                <w:sz w:val="20"/>
              </w:rPr>
              <w:t xml:space="preserve"> </w:t>
            </w:r>
            <w:r w:rsidRPr="00D9050F">
              <w:rPr>
                <w:rFonts w:ascii="Roboto Condensed" w:hAnsi="Roboto Condensed" w:cs="Calibri"/>
                <w:sz w:val="20"/>
              </w:rPr>
              <w:t>et</w:t>
            </w:r>
            <w:r w:rsidRPr="00D9050F">
              <w:rPr>
                <w:rFonts w:ascii="Roboto Condensed" w:hAnsi="Roboto Condensed" w:cs="Calibri"/>
                <w:spacing w:val="45"/>
                <w:sz w:val="20"/>
              </w:rPr>
              <w:t xml:space="preserve"> </w:t>
            </w:r>
            <w:r w:rsidRPr="00D9050F">
              <w:rPr>
                <w:rFonts w:ascii="Roboto Condensed" w:hAnsi="Roboto Condensed" w:cs="Calibri"/>
                <w:sz w:val="20"/>
              </w:rPr>
              <w:t>cel</w:t>
            </w:r>
            <w:r w:rsidRPr="00D9050F">
              <w:rPr>
                <w:rFonts w:ascii="Roboto Condensed" w:hAnsi="Roboto Condensed" w:cs="Calibri"/>
                <w:spacing w:val="-2"/>
                <w:sz w:val="20"/>
              </w:rPr>
              <w:t>l</w:t>
            </w:r>
            <w:r w:rsidRPr="00D9050F">
              <w:rPr>
                <w:rFonts w:ascii="Roboto Condensed" w:hAnsi="Roboto Condensed" w:cs="Calibri"/>
                <w:sz w:val="20"/>
              </w:rPr>
              <w:t>es</w:t>
            </w:r>
            <w:r w:rsidRPr="00D9050F">
              <w:rPr>
                <w:rFonts w:ascii="Roboto Condensed" w:hAnsi="Roboto Condensed" w:cs="Calibri"/>
                <w:spacing w:val="44"/>
                <w:sz w:val="20"/>
              </w:rPr>
              <w:t xml:space="preserve"> </w:t>
            </w:r>
            <w:r w:rsidRPr="00D9050F">
              <w:rPr>
                <w:rFonts w:ascii="Roboto Condensed" w:hAnsi="Roboto Condensed" w:cs="Calibri"/>
                <w:spacing w:val="-1"/>
                <w:sz w:val="20"/>
              </w:rPr>
              <w:t>d</w:t>
            </w:r>
            <w:r w:rsidRPr="00D9050F">
              <w:rPr>
                <w:rFonts w:ascii="Roboto Condensed" w:hAnsi="Roboto Condensed" w:cs="Calibri"/>
                <w:sz w:val="20"/>
              </w:rPr>
              <w:t>es</w:t>
            </w:r>
            <w:r w:rsidRPr="00D9050F">
              <w:rPr>
                <w:rFonts w:ascii="Roboto Condensed" w:hAnsi="Roboto Condensed" w:cs="Calibri"/>
                <w:spacing w:val="42"/>
                <w:sz w:val="20"/>
              </w:rPr>
              <w:t xml:space="preserve"> </w:t>
            </w:r>
            <w:r w:rsidRPr="00D9050F">
              <w:rPr>
                <w:rFonts w:ascii="Roboto Condensed" w:hAnsi="Roboto Condensed" w:cs="Calibri"/>
                <w:sz w:val="20"/>
              </w:rPr>
              <w:t>a</w:t>
            </w:r>
            <w:r w:rsidRPr="00D9050F">
              <w:rPr>
                <w:rFonts w:ascii="Roboto Condensed" w:hAnsi="Roboto Condensed" w:cs="Calibri"/>
                <w:spacing w:val="-1"/>
                <w:sz w:val="20"/>
              </w:rPr>
              <w:t>u</w:t>
            </w:r>
            <w:r w:rsidRPr="00D9050F">
              <w:rPr>
                <w:rFonts w:ascii="Roboto Condensed" w:hAnsi="Roboto Condensed" w:cs="Calibri"/>
                <w:sz w:val="20"/>
              </w:rPr>
              <w:t>tres</w:t>
            </w:r>
            <w:r w:rsidRPr="00D9050F">
              <w:rPr>
                <w:rFonts w:ascii="Roboto Condensed" w:hAnsi="Roboto Condensed" w:cs="Calibri"/>
                <w:spacing w:val="44"/>
                <w:sz w:val="20"/>
              </w:rPr>
              <w:t xml:space="preserve"> </w:t>
            </w:r>
            <w:r w:rsidRPr="00D9050F">
              <w:rPr>
                <w:rFonts w:ascii="Roboto Condensed" w:hAnsi="Roboto Condensed" w:cs="Calibri"/>
                <w:sz w:val="20"/>
              </w:rPr>
              <w:t>en</w:t>
            </w:r>
            <w:r w:rsidRPr="00D9050F">
              <w:rPr>
                <w:rFonts w:ascii="Roboto Condensed" w:hAnsi="Roboto Condensed" w:cs="Calibri"/>
                <w:spacing w:val="44"/>
                <w:sz w:val="20"/>
              </w:rPr>
              <w:t xml:space="preserve"> </w:t>
            </w:r>
            <w:r w:rsidRPr="00D9050F">
              <w:rPr>
                <w:rFonts w:ascii="Roboto Condensed" w:hAnsi="Roboto Condensed" w:cs="Calibri"/>
                <w:sz w:val="20"/>
              </w:rPr>
              <w:t>situ</w:t>
            </w:r>
            <w:r w:rsidRPr="00D9050F">
              <w:rPr>
                <w:rFonts w:ascii="Roboto Condensed" w:hAnsi="Roboto Condensed" w:cs="Calibri"/>
                <w:spacing w:val="-1"/>
                <w:sz w:val="20"/>
              </w:rPr>
              <w:t>a</w:t>
            </w:r>
            <w:r w:rsidRPr="00D9050F">
              <w:rPr>
                <w:rFonts w:ascii="Roboto Condensed" w:hAnsi="Roboto Condensed" w:cs="Calibri"/>
                <w:sz w:val="20"/>
              </w:rPr>
              <w:t>ti</w:t>
            </w:r>
            <w:r w:rsidRPr="00D9050F">
              <w:rPr>
                <w:rFonts w:ascii="Roboto Condensed" w:hAnsi="Roboto Condensed" w:cs="Calibri"/>
                <w:spacing w:val="1"/>
                <w:sz w:val="20"/>
              </w:rPr>
              <w:t>o</w:t>
            </w:r>
            <w:r w:rsidRPr="00D9050F">
              <w:rPr>
                <w:rFonts w:ascii="Roboto Condensed" w:hAnsi="Roboto Condensed" w:cs="Calibri"/>
                <w:sz w:val="20"/>
              </w:rPr>
              <w:t>n</w:t>
            </w:r>
            <w:r w:rsidRPr="00D9050F">
              <w:rPr>
                <w:rFonts w:ascii="Roboto Condensed" w:hAnsi="Roboto Condensed" w:cs="Calibri"/>
                <w:spacing w:val="43"/>
                <w:sz w:val="20"/>
              </w:rPr>
              <w:t xml:space="preserve"> </w:t>
            </w:r>
            <w:r w:rsidRPr="00D9050F">
              <w:rPr>
                <w:rFonts w:ascii="Roboto Condensed" w:hAnsi="Roboto Condensed" w:cs="Calibri"/>
                <w:spacing w:val="-1"/>
                <w:sz w:val="20"/>
              </w:rPr>
              <w:t>d</w:t>
            </w:r>
            <w:r w:rsidRPr="00D9050F">
              <w:rPr>
                <w:rFonts w:ascii="Roboto Condensed" w:hAnsi="Roboto Condensed" w:cs="Calibri"/>
                <w:sz w:val="20"/>
              </w:rPr>
              <w:t>e tur</w:t>
            </w:r>
            <w:r w:rsidRPr="00D9050F">
              <w:rPr>
                <w:rFonts w:ascii="Roboto Condensed" w:hAnsi="Roboto Condensed" w:cs="Calibri"/>
                <w:spacing w:val="-1"/>
                <w:sz w:val="20"/>
              </w:rPr>
              <w:t>bu</w:t>
            </w:r>
            <w:r w:rsidRPr="00D9050F">
              <w:rPr>
                <w:rFonts w:ascii="Roboto Condensed" w:hAnsi="Roboto Condensed" w:cs="Calibri"/>
                <w:sz w:val="20"/>
              </w:rPr>
              <w:t>le</w:t>
            </w:r>
            <w:r w:rsidRPr="00D9050F">
              <w:rPr>
                <w:rFonts w:ascii="Roboto Condensed" w:hAnsi="Roboto Condensed" w:cs="Calibri"/>
                <w:spacing w:val="-1"/>
                <w:sz w:val="20"/>
              </w:rPr>
              <w:t>n</w:t>
            </w:r>
            <w:r w:rsidRPr="00D9050F">
              <w:rPr>
                <w:rFonts w:ascii="Roboto Condensed" w:hAnsi="Roboto Condensed" w:cs="Calibri"/>
                <w:sz w:val="20"/>
              </w:rPr>
              <w:t>ce</w:t>
            </w:r>
          </w:p>
          <w:p w14:paraId="32706849" w14:textId="77777777" w:rsidR="00005323" w:rsidRPr="00D9050F" w:rsidRDefault="00005323" w:rsidP="00005323">
            <w:pPr>
              <w:pStyle w:val="Paragraphedeliste"/>
              <w:numPr>
                <w:ilvl w:val="0"/>
                <w:numId w:val="21"/>
              </w:numPr>
              <w:suppressAutoHyphens w:val="0"/>
              <w:spacing w:after="0" w:line="240" w:lineRule="auto"/>
              <w:ind w:left="395" w:right="155" w:hanging="284"/>
              <w:rPr>
                <w:rFonts w:ascii="Roboto Condensed" w:hAnsi="Roboto Condensed" w:cs="Calibri"/>
                <w:sz w:val="20"/>
              </w:rPr>
            </w:pPr>
            <w:r w:rsidRPr="00D9050F">
              <w:rPr>
                <w:rFonts w:ascii="Roboto Condensed" w:hAnsi="Roboto Condensed" w:cs="Calibri"/>
                <w:spacing w:val="1"/>
                <w:sz w:val="20"/>
              </w:rPr>
              <w:t>D</w:t>
            </w:r>
            <w:r w:rsidRPr="00D9050F">
              <w:rPr>
                <w:rFonts w:ascii="Roboto Condensed" w:hAnsi="Roboto Condensed" w:cs="Calibri"/>
                <w:sz w:val="20"/>
              </w:rPr>
              <w:t>iscer</w:t>
            </w:r>
            <w:r w:rsidRPr="00D9050F">
              <w:rPr>
                <w:rFonts w:ascii="Roboto Condensed" w:hAnsi="Roboto Condensed" w:cs="Calibri"/>
                <w:spacing w:val="-3"/>
                <w:sz w:val="20"/>
              </w:rPr>
              <w:t>n</w:t>
            </w:r>
            <w:r w:rsidRPr="00D9050F">
              <w:rPr>
                <w:rFonts w:ascii="Roboto Condensed" w:hAnsi="Roboto Condensed" w:cs="Calibri"/>
                <w:sz w:val="20"/>
              </w:rPr>
              <w:t>er ent</w:t>
            </w:r>
            <w:r w:rsidRPr="00D9050F">
              <w:rPr>
                <w:rFonts w:ascii="Roboto Condensed" w:hAnsi="Roboto Condensed" w:cs="Calibri"/>
                <w:spacing w:val="-2"/>
                <w:sz w:val="20"/>
              </w:rPr>
              <w:t>r</w:t>
            </w:r>
            <w:r w:rsidRPr="00D9050F">
              <w:rPr>
                <w:rFonts w:ascii="Roboto Condensed" w:hAnsi="Roboto Condensed" w:cs="Calibri"/>
                <w:sz w:val="20"/>
              </w:rPr>
              <w:t>e i</w:t>
            </w:r>
            <w:r w:rsidRPr="00D9050F">
              <w:rPr>
                <w:rFonts w:ascii="Roboto Condensed" w:hAnsi="Roboto Condensed" w:cs="Calibri"/>
                <w:spacing w:val="-1"/>
                <w:sz w:val="20"/>
              </w:rPr>
              <w:t>n</w:t>
            </w:r>
            <w:r w:rsidRPr="00D9050F">
              <w:rPr>
                <w:rFonts w:ascii="Roboto Condensed" w:hAnsi="Roboto Condensed" w:cs="Calibri"/>
                <w:spacing w:val="1"/>
                <w:sz w:val="20"/>
              </w:rPr>
              <w:t>v</w:t>
            </w:r>
            <w:r w:rsidRPr="00D9050F">
              <w:rPr>
                <w:rFonts w:ascii="Roboto Condensed" w:hAnsi="Roboto Condensed" w:cs="Calibri"/>
                <w:sz w:val="20"/>
              </w:rPr>
              <w:t>er</w:t>
            </w:r>
            <w:r w:rsidRPr="00D9050F">
              <w:rPr>
                <w:rFonts w:ascii="Roboto Condensed" w:hAnsi="Roboto Condensed" w:cs="Calibri"/>
                <w:spacing w:val="-2"/>
                <w:sz w:val="20"/>
              </w:rPr>
              <w:t>s</w:t>
            </w:r>
            <w:r w:rsidRPr="00D9050F">
              <w:rPr>
                <w:rFonts w:ascii="Roboto Condensed" w:hAnsi="Roboto Condensed" w:cs="Calibri"/>
                <w:sz w:val="20"/>
              </w:rPr>
              <w:t xml:space="preserve">es et </w:t>
            </w:r>
            <w:r w:rsidRPr="00D9050F">
              <w:rPr>
                <w:rFonts w:ascii="Roboto Condensed" w:hAnsi="Roboto Condensed" w:cs="Calibri"/>
                <w:spacing w:val="-2"/>
                <w:sz w:val="20"/>
              </w:rPr>
              <w:t>c</w:t>
            </w:r>
            <w:r w:rsidRPr="00D9050F">
              <w:rPr>
                <w:rFonts w:ascii="Roboto Condensed" w:hAnsi="Roboto Condensed" w:cs="Calibri"/>
                <w:spacing w:val="1"/>
                <w:sz w:val="20"/>
              </w:rPr>
              <w:t>o</w:t>
            </w:r>
            <w:r w:rsidRPr="00D9050F">
              <w:rPr>
                <w:rFonts w:ascii="Roboto Condensed" w:hAnsi="Roboto Condensed" w:cs="Calibri"/>
                <w:spacing w:val="-1"/>
                <w:sz w:val="20"/>
              </w:rPr>
              <w:t>n</w:t>
            </w:r>
            <w:r w:rsidRPr="00D9050F">
              <w:rPr>
                <w:rFonts w:ascii="Roboto Condensed" w:hAnsi="Roboto Condensed" w:cs="Calibri"/>
                <w:sz w:val="20"/>
              </w:rPr>
              <w:t>traires</w:t>
            </w:r>
            <w:r w:rsidRPr="00D9050F">
              <w:rPr>
                <w:rFonts w:ascii="Roboto Condensed" w:hAnsi="Roboto Condensed" w:cs="Calibri"/>
                <w:spacing w:val="28"/>
                <w:sz w:val="20"/>
              </w:rPr>
              <w:t xml:space="preserve"> </w:t>
            </w:r>
            <w:r w:rsidRPr="00D9050F">
              <w:rPr>
                <w:rFonts w:ascii="Roboto Condensed" w:hAnsi="Roboto Condensed" w:cs="Calibri"/>
                <w:spacing w:val="-3"/>
                <w:sz w:val="20"/>
              </w:rPr>
              <w:t>p</w:t>
            </w:r>
            <w:r w:rsidRPr="00D9050F">
              <w:rPr>
                <w:rFonts w:ascii="Roboto Condensed" w:hAnsi="Roboto Condensed" w:cs="Calibri"/>
                <w:spacing w:val="1"/>
                <w:sz w:val="20"/>
              </w:rPr>
              <w:t>o</w:t>
            </w:r>
            <w:r w:rsidRPr="00D9050F">
              <w:rPr>
                <w:rFonts w:ascii="Roboto Condensed" w:hAnsi="Roboto Condensed" w:cs="Calibri"/>
                <w:spacing w:val="-1"/>
                <w:sz w:val="20"/>
              </w:rPr>
              <w:t>u</w:t>
            </w:r>
            <w:r w:rsidRPr="00D9050F">
              <w:rPr>
                <w:rFonts w:ascii="Roboto Condensed" w:hAnsi="Roboto Condensed" w:cs="Calibri"/>
                <w:sz w:val="20"/>
              </w:rPr>
              <w:t>r</w:t>
            </w:r>
            <w:r w:rsidRPr="00D9050F">
              <w:rPr>
                <w:rFonts w:ascii="Roboto Condensed" w:hAnsi="Roboto Condensed" w:cs="Calibri"/>
                <w:spacing w:val="28"/>
                <w:sz w:val="20"/>
              </w:rPr>
              <w:t xml:space="preserve"> </w:t>
            </w:r>
            <w:r w:rsidRPr="00D9050F">
              <w:rPr>
                <w:rFonts w:ascii="Roboto Condensed" w:hAnsi="Roboto Condensed" w:cs="Calibri"/>
                <w:sz w:val="20"/>
              </w:rPr>
              <w:t>ê</w:t>
            </w:r>
            <w:r w:rsidRPr="00D9050F">
              <w:rPr>
                <w:rFonts w:ascii="Roboto Condensed" w:hAnsi="Roboto Condensed" w:cs="Calibri"/>
                <w:spacing w:val="1"/>
                <w:sz w:val="20"/>
              </w:rPr>
              <w:t>t</w:t>
            </w:r>
            <w:r w:rsidRPr="00D9050F">
              <w:rPr>
                <w:rFonts w:ascii="Roboto Condensed" w:hAnsi="Roboto Condensed" w:cs="Calibri"/>
                <w:spacing w:val="-3"/>
                <w:sz w:val="20"/>
              </w:rPr>
              <w:t>r</w:t>
            </w:r>
            <w:r w:rsidRPr="00D9050F">
              <w:rPr>
                <w:rFonts w:ascii="Roboto Condensed" w:hAnsi="Roboto Condensed" w:cs="Calibri"/>
                <w:sz w:val="20"/>
              </w:rPr>
              <w:t>e ca</w:t>
            </w:r>
            <w:r w:rsidRPr="00D9050F">
              <w:rPr>
                <w:rFonts w:ascii="Roboto Condensed" w:hAnsi="Roboto Condensed" w:cs="Calibri"/>
                <w:spacing w:val="-1"/>
                <w:sz w:val="20"/>
              </w:rPr>
              <w:t>p</w:t>
            </w:r>
            <w:r w:rsidRPr="00D9050F">
              <w:rPr>
                <w:rFonts w:ascii="Roboto Condensed" w:hAnsi="Roboto Condensed" w:cs="Calibri"/>
                <w:sz w:val="20"/>
              </w:rPr>
              <w:t>a</w:t>
            </w:r>
            <w:r w:rsidRPr="00D9050F">
              <w:rPr>
                <w:rFonts w:ascii="Roboto Condensed" w:hAnsi="Roboto Condensed" w:cs="Calibri"/>
                <w:spacing w:val="-1"/>
                <w:sz w:val="20"/>
              </w:rPr>
              <w:t>b</w:t>
            </w:r>
            <w:r w:rsidRPr="00D9050F">
              <w:rPr>
                <w:rFonts w:ascii="Roboto Condensed" w:hAnsi="Roboto Condensed" w:cs="Calibri"/>
                <w:sz w:val="20"/>
              </w:rPr>
              <w:t xml:space="preserve">le </w:t>
            </w:r>
            <w:r w:rsidRPr="00D9050F">
              <w:rPr>
                <w:rFonts w:ascii="Roboto Condensed" w:hAnsi="Roboto Condensed" w:cs="Calibri"/>
                <w:spacing w:val="-1"/>
                <w:sz w:val="20"/>
              </w:rPr>
              <w:t>d</w:t>
            </w:r>
            <w:r w:rsidRPr="00D9050F">
              <w:rPr>
                <w:rFonts w:ascii="Roboto Condensed" w:hAnsi="Roboto Condensed" w:cs="Calibri"/>
                <w:sz w:val="20"/>
              </w:rPr>
              <w:t>’al</w:t>
            </w:r>
            <w:r w:rsidRPr="00D9050F">
              <w:rPr>
                <w:rFonts w:ascii="Roboto Condensed" w:hAnsi="Roboto Condensed" w:cs="Calibri"/>
                <w:spacing w:val="-1"/>
                <w:sz w:val="20"/>
              </w:rPr>
              <w:t>l</w:t>
            </w:r>
            <w:r w:rsidRPr="00D9050F">
              <w:rPr>
                <w:rFonts w:ascii="Roboto Condensed" w:hAnsi="Roboto Condensed" w:cs="Calibri"/>
                <w:sz w:val="20"/>
              </w:rPr>
              <w:t xml:space="preserve">er </w:t>
            </w:r>
            <w:r w:rsidRPr="00D9050F">
              <w:rPr>
                <w:rFonts w:ascii="Roboto Condensed" w:hAnsi="Roboto Condensed" w:cs="Calibri"/>
                <w:spacing w:val="-1"/>
                <w:sz w:val="20"/>
              </w:rPr>
              <w:t>v</w:t>
            </w:r>
            <w:r w:rsidRPr="00D9050F">
              <w:rPr>
                <w:rFonts w:ascii="Roboto Condensed" w:hAnsi="Roboto Condensed" w:cs="Calibri"/>
                <w:sz w:val="20"/>
              </w:rPr>
              <w:t>ers le ch</w:t>
            </w:r>
            <w:r w:rsidRPr="00D9050F">
              <w:rPr>
                <w:rFonts w:ascii="Roboto Condensed" w:hAnsi="Roboto Condensed" w:cs="Calibri"/>
                <w:spacing w:val="-1"/>
                <w:sz w:val="20"/>
              </w:rPr>
              <w:t>ang</w:t>
            </w:r>
            <w:r w:rsidRPr="00D9050F">
              <w:rPr>
                <w:rFonts w:ascii="Roboto Condensed" w:hAnsi="Roboto Condensed" w:cs="Calibri"/>
                <w:sz w:val="20"/>
              </w:rPr>
              <w:t>e</w:t>
            </w:r>
            <w:r w:rsidRPr="00D9050F">
              <w:rPr>
                <w:rFonts w:ascii="Roboto Condensed" w:hAnsi="Roboto Condensed" w:cs="Calibri"/>
                <w:spacing w:val="1"/>
                <w:sz w:val="20"/>
              </w:rPr>
              <w:t>m</w:t>
            </w:r>
            <w:r w:rsidRPr="00D9050F">
              <w:rPr>
                <w:rFonts w:ascii="Roboto Condensed" w:hAnsi="Roboto Condensed" w:cs="Calibri"/>
                <w:sz w:val="20"/>
              </w:rPr>
              <w:t>e</w:t>
            </w:r>
            <w:r w:rsidRPr="00D9050F">
              <w:rPr>
                <w:rFonts w:ascii="Roboto Condensed" w:hAnsi="Roboto Condensed" w:cs="Calibri"/>
                <w:spacing w:val="-3"/>
                <w:sz w:val="20"/>
              </w:rPr>
              <w:t>n</w:t>
            </w:r>
            <w:r w:rsidRPr="00D9050F">
              <w:rPr>
                <w:rFonts w:ascii="Roboto Condensed" w:hAnsi="Roboto Condensed" w:cs="Calibri"/>
                <w:sz w:val="20"/>
              </w:rPr>
              <w:t>t</w:t>
            </w:r>
          </w:p>
          <w:p w14:paraId="1D5D8C84" w14:textId="77777777" w:rsidR="00005323" w:rsidRPr="00C37521" w:rsidRDefault="00005323" w:rsidP="00005323">
            <w:pPr>
              <w:pStyle w:val="Paragraphedeliste"/>
              <w:numPr>
                <w:ilvl w:val="0"/>
                <w:numId w:val="21"/>
              </w:numPr>
              <w:suppressAutoHyphens w:val="0"/>
              <w:spacing w:after="0" w:line="240" w:lineRule="auto"/>
              <w:ind w:left="395" w:right="155" w:hanging="284"/>
              <w:rPr>
                <w:rFonts w:ascii="Roboto Condensed" w:hAnsi="Roboto Condensed" w:cs="Calibri"/>
                <w:sz w:val="20"/>
              </w:rPr>
            </w:pPr>
            <w:r w:rsidRPr="00C37521">
              <w:rPr>
                <w:rFonts w:ascii="Roboto Condensed" w:hAnsi="Roboto Condensed" w:cs="Calibri"/>
                <w:spacing w:val="1"/>
                <w:sz w:val="20"/>
              </w:rPr>
              <w:t>D</w:t>
            </w:r>
            <w:r w:rsidRPr="00C37521">
              <w:rPr>
                <w:rFonts w:ascii="Roboto Condensed" w:hAnsi="Roboto Condensed" w:cs="Calibri"/>
                <w:sz w:val="20"/>
              </w:rPr>
              <w:t>iscer</w:t>
            </w:r>
            <w:r w:rsidRPr="00C37521">
              <w:rPr>
                <w:rFonts w:ascii="Roboto Condensed" w:hAnsi="Roboto Condensed" w:cs="Calibri"/>
                <w:spacing w:val="-3"/>
                <w:sz w:val="20"/>
              </w:rPr>
              <w:t>n</w:t>
            </w:r>
            <w:r w:rsidRPr="00C37521">
              <w:rPr>
                <w:rFonts w:ascii="Roboto Condensed" w:hAnsi="Roboto Condensed" w:cs="Calibri"/>
                <w:sz w:val="20"/>
              </w:rPr>
              <w:t>er</w:t>
            </w:r>
            <w:r w:rsidRPr="00C37521">
              <w:rPr>
                <w:rFonts w:ascii="Roboto Condensed" w:hAnsi="Roboto Condensed" w:cs="Calibri"/>
                <w:spacing w:val="1"/>
                <w:sz w:val="20"/>
              </w:rPr>
              <w:t xml:space="preserve"> </w:t>
            </w:r>
            <w:r w:rsidRPr="00C37521">
              <w:rPr>
                <w:rFonts w:ascii="Roboto Condensed" w:hAnsi="Roboto Condensed" w:cs="Calibri"/>
                <w:sz w:val="20"/>
              </w:rPr>
              <w:t>ent</w:t>
            </w:r>
            <w:r w:rsidRPr="00C37521">
              <w:rPr>
                <w:rFonts w:ascii="Roboto Condensed" w:hAnsi="Roboto Condensed" w:cs="Calibri"/>
                <w:spacing w:val="-2"/>
                <w:sz w:val="20"/>
              </w:rPr>
              <w:t>r</w:t>
            </w:r>
            <w:r w:rsidRPr="00C37521">
              <w:rPr>
                <w:rFonts w:ascii="Roboto Condensed" w:hAnsi="Roboto Condensed" w:cs="Calibri"/>
                <w:sz w:val="20"/>
              </w:rPr>
              <w:t>e</w:t>
            </w:r>
            <w:r w:rsidRPr="00C37521">
              <w:rPr>
                <w:rFonts w:ascii="Roboto Condensed" w:hAnsi="Roboto Condensed" w:cs="Calibri"/>
                <w:spacing w:val="1"/>
                <w:sz w:val="20"/>
              </w:rPr>
              <w:t xml:space="preserve"> </w:t>
            </w:r>
            <w:r w:rsidRPr="00C37521">
              <w:rPr>
                <w:rFonts w:ascii="Roboto Condensed" w:hAnsi="Roboto Condensed" w:cs="Calibri"/>
                <w:spacing w:val="-3"/>
                <w:sz w:val="20"/>
              </w:rPr>
              <w:t>p</w:t>
            </w:r>
            <w:r w:rsidRPr="00C37521">
              <w:rPr>
                <w:rFonts w:ascii="Roboto Condensed" w:hAnsi="Roboto Condensed" w:cs="Calibri"/>
                <w:spacing w:val="1"/>
                <w:sz w:val="20"/>
              </w:rPr>
              <w:t>o</w:t>
            </w:r>
            <w:r w:rsidRPr="00C37521">
              <w:rPr>
                <w:rFonts w:ascii="Roboto Condensed" w:hAnsi="Roboto Condensed" w:cs="Calibri"/>
                <w:spacing w:val="-1"/>
                <w:sz w:val="20"/>
              </w:rPr>
              <w:t>uv</w:t>
            </w:r>
            <w:r w:rsidRPr="00C37521">
              <w:rPr>
                <w:rFonts w:ascii="Roboto Condensed" w:hAnsi="Roboto Condensed" w:cs="Calibri"/>
                <w:spacing w:val="1"/>
                <w:sz w:val="20"/>
              </w:rPr>
              <w:t>o</w:t>
            </w:r>
            <w:r w:rsidRPr="00C37521">
              <w:rPr>
                <w:rFonts w:ascii="Roboto Condensed" w:hAnsi="Roboto Condensed" w:cs="Calibri"/>
                <w:sz w:val="20"/>
              </w:rPr>
              <w:t xml:space="preserve">ir </w:t>
            </w:r>
            <w:r w:rsidRPr="00C37521">
              <w:rPr>
                <w:rFonts w:ascii="Roboto Condensed" w:hAnsi="Roboto Condensed" w:cs="Calibri"/>
                <w:spacing w:val="-2"/>
                <w:sz w:val="20"/>
              </w:rPr>
              <w:t>e</w:t>
            </w:r>
            <w:r w:rsidRPr="00C37521">
              <w:rPr>
                <w:rFonts w:ascii="Roboto Condensed" w:hAnsi="Roboto Condensed" w:cs="Calibri"/>
                <w:sz w:val="20"/>
              </w:rPr>
              <w:t>t</w:t>
            </w:r>
            <w:r w:rsidRPr="00C37521">
              <w:rPr>
                <w:rFonts w:ascii="Roboto Condensed" w:hAnsi="Roboto Condensed" w:cs="Calibri"/>
                <w:spacing w:val="-1"/>
                <w:sz w:val="20"/>
              </w:rPr>
              <w:t xml:space="preserve"> pu</w:t>
            </w:r>
            <w:r w:rsidRPr="00C37521">
              <w:rPr>
                <w:rFonts w:ascii="Roboto Condensed" w:hAnsi="Roboto Condensed" w:cs="Calibri"/>
                <w:sz w:val="20"/>
              </w:rPr>
              <w:t>issa</w:t>
            </w:r>
            <w:r w:rsidRPr="00C37521">
              <w:rPr>
                <w:rFonts w:ascii="Roboto Condensed" w:hAnsi="Roboto Condensed" w:cs="Calibri"/>
                <w:spacing w:val="-1"/>
                <w:sz w:val="20"/>
              </w:rPr>
              <w:t>n</w:t>
            </w:r>
            <w:r w:rsidRPr="00C37521">
              <w:rPr>
                <w:rFonts w:ascii="Roboto Condensed" w:hAnsi="Roboto Condensed" w:cs="Calibri"/>
                <w:sz w:val="20"/>
              </w:rPr>
              <w:t>ce</w:t>
            </w:r>
          </w:p>
          <w:p w14:paraId="28E46F2F" w14:textId="77777777" w:rsidR="00005323" w:rsidRPr="00C37521" w:rsidRDefault="00005323" w:rsidP="00005323">
            <w:pPr>
              <w:pStyle w:val="Paragraphedeliste"/>
              <w:numPr>
                <w:ilvl w:val="0"/>
                <w:numId w:val="21"/>
              </w:numPr>
              <w:suppressAutoHyphens w:val="0"/>
              <w:spacing w:after="0" w:line="240" w:lineRule="auto"/>
              <w:ind w:left="395" w:right="155" w:hanging="284"/>
              <w:rPr>
                <w:rFonts w:ascii="Roboto Condensed" w:hAnsi="Roboto Condensed" w:cs="Calibri"/>
                <w:sz w:val="20"/>
              </w:rPr>
            </w:pPr>
            <w:r w:rsidRPr="00C37521">
              <w:rPr>
                <w:rFonts w:ascii="Roboto Condensed" w:hAnsi="Roboto Condensed" w:cs="Calibri"/>
                <w:sz w:val="20"/>
              </w:rPr>
              <w:t>I</w:t>
            </w:r>
            <w:r w:rsidRPr="00C37521">
              <w:rPr>
                <w:rFonts w:ascii="Roboto Condensed" w:hAnsi="Roboto Condensed" w:cs="Calibri"/>
                <w:spacing w:val="-1"/>
                <w:sz w:val="20"/>
              </w:rPr>
              <w:t>d</w:t>
            </w:r>
            <w:r w:rsidRPr="00C37521">
              <w:rPr>
                <w:rFonts w:ascii="Roboto Condensed" w:hAnsi="Roboto Condensed" w:cs="Calibri"/>
                <w:sz w:val="20"/>
              </w:rPr>
              <w:t>entif</w:t>
            </w:r>
            <w:r w:rsidRPr="00C37521">
              <w:rPr>
                <w:rFonts w:ascii="Roboto Condensed" w:hAnsi="Roboto Condensed" w:cs="Calibri"/>
                <w:spacing w:val="-1"/>
                <w:sz w:val="20"/>
              </w:rPr>
              <w:t>i</w:t>
            </w:r>
            <w:r w:rsidRPr="00C37521">
              <w:rPr>
                <w:rFonts w:ascii="Roboto Condensed" w:hAnsi="Roboto Condensed" w:cs="Calibri"/>
                <w:sz w:val="20"/>
              </w:rPr>
              <w:t>er</w:t>
            </w:r>
            <w:r w:rsidRPr="00C37521">
              <w:rPr>
                <w:rFonts w:ascii="Roboto Condensed" w:hAnsi="Roboto Condensed" w:cs="Calibri"/>
                <w:spacing w:val="1"/>
                <w:sz w:val="20"/>
              </w:rPr>
              <w:t xml:space="preserve"> </w:t>
            </w:r>
            <w:r w:rsidRPr="00C37521">
              <w:rPr>
                <w:rFonts w:ascii="Roboto Condensed" w:hAnsi="Roboto Condensed" w:cs="Calibri"/>
                <w:sz w:val="20"/>
              </w:rPr>
              <w:t>l’</w:t>
            </w:r>
            <w:r w:rsidRPr="00C37521">
              <w:rPr>
                <w:rFonts w:ascii="Roboto Condensed" w:hAnsi="Roboto Condensed" w:cs="Calibri"/>
                <w:spacing w:val="-3"/>
                <w:sz w:val="20"/>
              </w:rPr>
              <w:t>i</w:t>
            </w:r>
            <w:r w:rsidRPr="00C37521">
              <w:rPr>
                <w:rFonts w:ascii="Roboto Condensed" w:hAnsi="Roboto Condensed" w:cs="Calibri"/>
                <w:spacing w:val="1"/>
                <w:sz w:val="20"/>
              </w:rPr>
              <w:t>m</w:t>
            </w:r>
            <w:r w:rsidRPr="00C37521">
              <w:rPr>
                <w:rFonts w:ascii="Roboto Condensed" w:hAnsi="Roboto Condensed" w:cs="Calibri"/>
                <w:spacing w:val="-1"/>
                <w:sz w:val="20"/>
              </w:rPr>
              <w:t>p</w:t>
            </w:r>
            <w:r w:rsidRPr="00C37521">
              <w:rPr>
                <w:rFonts w:ascii="Roboto Condensed" w:hAnsi="Roboto Condensed" w:cs="Calibri"/>
                <w:spacing w:val="1"/>
                <w:sz w:val="20"/>
              </w:rPr>
              <w:t>o</w:t>
            </w:r>
            <w:r w:rsidRPr="00C37521">
              <w:rPr>
                <w:rFonts w:ascii="Roboto Condensed" w:hAnsi="Roboto Condensed" w:cs="Calibri"/>
                <w:spacing w:val="-3"/>
                <w:sz w:val="20"/>
              </w:rPr>
              <w:t>r</w:t>
            </w:r>
            <w:r w:rsidRPr="00C37521">
              <w:rPr>
                <w:rFonts w:ascii="Roboto Condensed" w:hAnsi="Roboto Condensed" w:cs="Calibri"/>
                <w:sz w:val="20"/>
              </w:rPr>
              <w:t>tance</w:t>
            </w:r>
            <w:r w:rsidRPr="00C37521">
              <w:rPr>
                <w:rFonts w:ascii="Roboto Condensed" w:hAnsi="Roboto Condensed" w:cs="Calibri"/>
                <w:spacing w:val="1"/>
                <w:sz w:val="20"/>
              </w:rPr>
              <w:t xml:space="preserve"> </w:t>
            </w:r>
            <w:r w:rsidRPr="00C37521">
              <w:rPr>
                <w:rFonts w:ascii="Roboto Condensed" w:hAnsi="Roboto Condensed" w:cs="Calibri"/>
                <w:spacing w:val="-3"/>
                <w:sz w:val="20"/>
              </w:rPr>
              <w:t>d</w:t>
            </w:r>
            <w:r w:rsidRPr="00C37521">
              <w:rPr>
                <w:rFonts w:ascii="Roboto Condensed" w:hAnsi="Roboto Condensed" w:cs="Calibri"/>
                <w:sz w:val="20"/>
              </w:rPr>
              <w:t>e</w:t>
            </w:r>
            <w:r w:rsidRPr="00C37521">
              <w:rPr>
                <w:rFonts w:ascii="Roboto Condensed" w:hAnsi="Roboto Condensed" w:cs="Calibri"/>
                <w:spacing w:val="1"/>
                <w:sz w:val="20"/>
              </w:rPr>
              <w:t xml:space="preserve"> </w:t>
            </w:r>
            <w:r w:rsidRPr="00C37521">
              <w:rPr>
                <w:rFonts w:ascii="Roboto Condensed" w:hAnsi="Roboto Condensed" w:cs="Calibri"/>
                <w:spacing w:val="-2"/>
                <w:sz w:val="20"/>
              </w:rPr>
              <w:t>s</w:t>
            </w:r>
            <w:r w:rsidRPr="00C37521">
              <w:rPr>
                <w:rFonts w:ascii="Roboto Condensed" w:hAnsi="Roboto Condensed" w:cs="Calibri"/>
                <w:sz w:val="20"/>
              </w:rPr>
              <w:t>it</w:t>
            </w:r>
            <w:r w:rsidRPr="00C37521">
              <w:rPr>
                <w:rFonts w:ascii="Roboto Condensed" w:hAnsi="Roboto Condensed" w:cs="Calibri"/>
                <w:spacing w:val="-1"/>
                <w:sz w:val="20"/>
              </w:rPr>
              <w:t>u</w:t>
            </w:r>
            <w:r w:rsidRPr="00C37521">
              <w:rPr>
                <w:rFonts w:ascii="Roboto Condensed" w:hAnsi="Roboto Condensed" w:cs="Calibri"/>
                <w:sz w:val="20"/>
              </w:rPr>
              <w:t>er</w:t>
            </w:r>
            <w:r w:rsidRPr="00C37521">
              <w:rPr>
                <w:rFonts w:ascii="Roboto Condensed" w:hAnsi="Roboto Condensed" w:cs="Calibri"/>
                <w:spacing w:val="1"/>
                <w:sz w:val="20"/>
              </w:rPr>
              <w:t xml:space="preserve"> </w:t>
            </w:r>
            <w:r w:rsidRPr="00C37521">
              <w:rPr>
                <w:rFonts w:ascii="Roboto Condensed" w:hAnsi="Roboto Condensed" w:cs="Calibri"/>
                <w:sz w:val="20"/>
              </w:rPr>
              <w:t>l’</w:t>
            </w:r>
            <w:r w:rsidRPr="00C37521">
              <w:rPr>
                <w:rFonts w:ascii="Roboto Condensed" w:hAnsi="Roboto Condensed" w:cs="Calibri"/>
                <w:spacing w:val="-1"/>
                <w:sz w:val="20"/>
              </w:rPr>
              <w:t>ign</w:t>
            </w:r>
            <w:r w:rsidRPr="00C37521">
              <w:rPr>
                <w:rFonts w:ascii="Roboto Condensed" w:hAnsi="Roboto Condensed" w:cs="Calibri"/>
                <w:spacing w:val="1"/>
                <w:sz w:val="20"/>
              </w:rPr>
              <w:t>o</w:t>
            </w:r>
            <w:r w:rsidRPr="00C37521">
              <w:rPr>
                <w:rFonts w:ascii="Roboto Condensed" w:hAnsi="Roboto Condensed" w:cs="Calibri"/>
                <w:sz w:val="20"/>
              </w:rPr>
              <w:t>ra</w:t>
            </w:r>
            <w:r w:rsidRPr="00C37521">
              <w:rPr>
                <w:rFonts w:ascii="Roboto Condensed" w:hAnsi="Roboto Condensed" w:cs="Calibri"/>
                <w:spacing w:val="-1"/>
                <w:sz w:val="20"/>
              </w:rPr>
              <w:t>n</w:t>
            </w:r>
            <w:r w:rsidRPr="00C37521">
              <w:rPr>
                <w:rFonts w:ascii="Roboto Condensed" w:hAnsi="Roboto Condensed" w:cs="Calibri"/>
                <w:spacing w:val="-2"/>
                <w:sz w:val="20"/>
              </w:rPr>
              <w:t>c</w:t>
            </w:r>
            <w:r w:rsidRPr="00C37521">
              <w:rPr>
                <w:rFonts w:ascii="Roboto Condensed" w:hAnsi="Roboto Condensed" w:cs="Calibri"/>
                <w:sz w:val="20"/>
              </w:rPr>
              <w:t>e</w:t>
            </w:r>
          </w:p>
          <w:p w14:paraId="5E8A1FA3" w14:textId="77777777" w:rsidR="00005323" w:rsidRPr="00D9050F" w:rsidRDefault="00005323" w:rsidP="00005323">
            <w:pPr>
              <w:pStyle w:val="Paragraphedeliste"/>
              <w:numPr>
                <w:ilvl w:val="0"/>
                <w:numId w:val="21"/>
              </w:numPr>
              <w:suppressAutoHyphens w:val="0"/>
              <w:spacing w:after="0" w:line="240" w:lineRule="auto"/>
              <w:ind w:left="395" w:right="155" w:hanging="284"/>
              <w:rPr>
                <w:rFonts w:ascii="Roboto Condensed" w:hAnsi="Roboto Condensed" w:cs="Calibri"/>
                <w:sz w:val="20"/>
              </w:rPr>
            </w:pPr>
            <w:r w:rsidRPr="00D9050F">
              <w:rPr>
                <w:rFonts w:ascii="Roboto Condensed" w:hAnsi="Roboto Condensed" w:cs="Calibri"/>
                <w:position w:val="1"/>
                <w:sz w:val="20"/>
              </w:rPr>
              <w:t>I</w:t>
            </w:r>
            <w:r w:rsidRPr="00D9050F">
              <w:rPr>
                <w:rFonts w:ascii="Roboto Condensed" w:hAnsi="Roboto Condensed" w:cs="Calibri"/>
                <w:spacing w:val="-1"/>
                <w:position w:val="1"/>
                <w:sz w:val="20"/>
              </w:rPr>
              <w:t>d</w:t>
            </w:r>
            <w:r w:rsidRPr="00D9050F">
              <w:rPr>
                <w:rFonts w:ascii="Roboto Condensed" w:hAnsi="Roboto Condensed" w:cs="Calibri"/>
                <w:position w:val="1"/>
                <w:sz w:val="20"/>
              </w:rPr>
              <w:t>entifier</w:t>
            </w:r>
            <w:r w:rsidRPr="00D9050F">
              <w:rPr>
                <w:rFonts w:ascii="Roboto Condensed" w:hAnsi="Roboto Condensed" w:cs="Calibri"/>
                <w:spacing w:val="18"/>
                <w:position w:val="1"/>
                <w:sz w:val="20"/>
              </w:rPr>
              <w:t xml:space="preserve"> </w:t>
            </w:r>
            <w:r w:rsidRPr="00D9050F">
              <w:rPr>
                <w:rFonts w:ascii="Roboto Condensed" w:hAnsi="Roboto Condensed" w:cs="Calibri"/>
                <w:position w:val="1"/>
                <w:sz w:val="20"/>
              </w:rPr>
              <w:t>ses</w:t>
            </w:r>
            <w:r w:rsidRPr="00D9050F">
              <w:rPr>
                <w:rFonts w:ascii="Roboto Condensed" w:hAnsi="Roboto Condensed" w:cs="Calibri"/>
                <w:spacing w:val="18"/>
                <w:position w:val="1"/>
                <w:sz w:val="20"/>
              </w:rPr>
              <w:t xml:space="preserve"> </w:t>
            </w:r>
            <w:r w:rsidRPr="00D9050F">
              <w:rPr>
                <w:rFonts w:ascii="Roboto Condensed" w:hAnsi="Roboto Condensed" w:cs="Calibri"/>
                <w:position w:val="1"/>
                <w:sz w:val="20"/>
              </w:rPr>
              <w:t>res</w:t>
            </w:r>
            <w:r w:rsidRPr="00D9050F">
              <w:rPr>
                <w:rFonts w:ascii="Roboto Condensed" w:hAnsi="Roboto Condensed" w:cs="Calibri"/>
                <w:spacing w:val="-2"/>
                <w:position w:val="1"/>
                <w:sz w:val="20"/>
              </w:rPr>
              <w:t>s</w:t>
            </w:r>
            <w:r w:rsidRPr="00D9050F">
              <w:rPr>
                <w:rFonts w:ascii="Roboto Condensed" w:hAnsi="Roboto Condensed" w:cs="Calibri"/>
                <w:spacing w:val="1"/>
                <w:position w:val="1"/>
                <w:sz w:val="20"/>
              </w:rPr>
              <w:t>o</w:t>
            </w:r>
            <w:r w:rsidRPr="00D9050F">
              <w:rPr>
                <w:rFonts w:ascii="Roboto Condensed" w:hAnsi="Roboto Condensed" w:cs="Calibri"/>
                <w:spacing w:val="-1"/>
                <w:position w:val="1"/>
                <w:sz w:val="20"/>
              </w:rPr>
              <w:t>u</w:t>
            </w:r>
            <w:r w:rsidRPr="00D9050F">
              <w:rPr>
                <w:rFonts w:ascii="Roboto Condensed" w:hAnsi="Roboto Condensed" w:cs="Calibri"/>
                <w:position w:val="1"/>
                <w:sz w:val="20"/>
              </w:rPr>
              <w:t>r</w:t>
            </w:r>
            <w:r w:rsidRPr="00D9050F">
              <w:rPr>
                <w:rFonts w:ascii="Roboto Condensed" w:hAnsi="Roboto Condensed" w:cs="Calibri"/>
                <w:spacing w:val="-2"/>
                <w:position w:val="1"/>
                <w:sz w:val="20"/>
              </w:rPr>
              <w:t>c</w:t>
            </w:r>
            <w:r w:rsidRPr="00D9050F">
              <w:rPr>
                <w:rFonts w:ascii="Roboto Condensed" w:hAnsi="Roboto Condensed" w:cs="Calibri"/>
                <w:position w:val="1"/>
                <w:sz w:val="20"/>
              </w:rPr>
              <w:t>es</w:t>
            </w:r>
            <w:r w:rsidRPr="00D9050F">
              <w:rPr>
                <w:rFonts w:ascii="Roboto Condensed" w:hAnsi="Roboto Condensed" w:cs="Calibri"/>
                <w:spacing w:val="18"/>
                <w:position w:val="1"/>
                <w:sz w:val="20"/>
              </w:rPr>
              <w:t xml:space="preserve"> </w:t>
            </w:r>
            <w:r w:rsidRPr="00D9050F">
              <w:rPr>
                <w:rFonts w:ascii="Roboto Condensed" w:hAnsi="Roboto Condensed" w:cs="Calibri"/>
                <w:position w:val="1"/>
                <w:sz w:val="20"/>
              </w:rPr>
              <w:t>i</w:t>
            </w:r>
            <w:r w:rsidRPr="00D9050F">
              <w:rPr>
                <w:rFonts w:ascii="Roboto Condensed" w:hAnsi="Roboto Condensed" w:cs="Calibri"/>
                <w:spacing w:val="-1"/>
                <w:position w:val="1"/>
                <w:sz w:val="20"/>
              </w:rPr>
              <w:t>n</w:t>
            </w:r>
            <w:r w:rsidRPr="00D9050F">
              <w:rPr>
                <w:rFonts w:ascii="Roboto Condensed" w:hAnsi="Roboto Condensed" w:cs="Calibri"/>
                <w:position w:val="1"/>
                <w:sz w:val="20"/>
              </w:rPr>
              <w:t>e</w:t>
            </w:r>
            <w:r w:rsidRPr="00D9050F">
              <w:rPr>
                <w:rFonts w:ascii="Roboto Condensed" w:hAnsi="Roboto Condensed" w:cs="Calibri"/>
                <w:spacing w:val="1"/>
                <w:position w:val="1"/>
                <w:sz w:val="20"/>
              </w:rPr>
              <w:t>x</w:t>
            </w:r>
            <w:r w:rsidRPr="00D9050F">
              <w:rPr>
                <w:rFonts w:ascii="Roboto Condensed" w:hAnsi="Roboto Condensed" w:cs="Calibri"/>
                <w:spacing w:val="-1"/>
                <w:position w:val="1"/>
                <w:sz w:val="20"/>
              </w:rPr>
              <w:t>p</w:t>
            </w:r>
            <w:r w:rsidRPr="00D9050F">
              <w:rPr>
                <w:rFonts w:ascii="Roboto Condensed" w:hAnsi="Roboto Condensed" w:cs="Calibri"/>
                <w:position w:val="1"/>
                <w:sz w:val="20"/>
              </w:rPr>
              <w:t>l</w:t>
            </w:r>
            <w:r w:rsidRPr="00D9050F">
              <w:rPr>
                <w:rFonts w:ascii="Roboto Condensed" w:hAnsi="Roboto Condensed" w:cs="Calibri"/>
                <w:spacing w:val="1"/>
                <w:position w:val="1"/>
                <w:sz w:val="20"/>
              </w:rPr>
              <w:t>o</w:t>
            </w:r>
            <w:r w:rsidRPr="00D9050F">
              <w:rPr>
                <w:rFonts w:ascii="Roboto Condensed" w:hAnsi="Roboto Condensed" w:cs="Calibri"/>
                <w:spacing w:val="-3"/>
                <w:position w:val="1"/>
                <w:sz w:val="20"/>
              </w:rPr>
              <w:t>r</w:t>
            </w:r>
            <w:r w:rsidRPr="00D9050F">
              <w:rPr>
                <w:rFonts w:ascii="Roboto Condensed" w:hAnsi="Roboto Condensed" w:cs="Calibri"/>
                <w:position w:val="1"/>
                <w:sz w:val="20"/>
              </w:rPr>
              <w:t>é</w:t>
            </w:r>
            <w:r w:rsidRPr="00D9050F">
              <w:rPr>
                <w:rFonts w:ascii="Roboto Condensed" w:hAnsi="Roboto Condensed" w:cs="Calibri"/>
                <w:spacing w:val="1"/>
                <w:position w:val="1"/>
                <w:sz w:val="20"/>
              </w:rPr>
              <w:t>e</w:t>
            </w:r>
            <w:r w:rsidRPr="00D9050F">
              <w:rPr>
                <w:rFonts w:ascii="Roboto Condensed" w:hAnsi="Roboto Condensed" w:cs="Calibri"/>
                <w:position w:val="1"/>
                <w:sz w:val="20"/>
              </w:rPr>
              <w:t>s,</w:t>
            </w:r>
            <w:r w:rsidRPr="00D9050F">
              <w:rPr>
                <w:rFonts w:ascii="Roboto Condensed" w:hAnsi="Roboto Condensed" w:cs="Calibri"/>
                <w:spacing w:val="17"/>
                <w:position w:val="1"/>
                <w:sz w:val="20"/>
              </w:rPr>
              <w:t xml:space="preserve"> </w:t>
            </w:r>
            <w:r w:rsidRPr="00D9050F">
              <w:rPr>
                <w:rFonts w:ascii="Roboto Condensed" w:hAnsi="Roboto Condensed" w:cs="Calibri"/>
                <w:spacing w:val="-2"/>
                <w:position w:val="1"/>
                <w:sz w:val="20"/>
              </w:rPr>
              <w:t>ê</w:t>
            </w:r>
            <w:r w:rsidRPr="00D9050F">
              <w:rPr>
                <w:rFonts w:ascii="Roboto Condensed" w:hAnsi="Roboto Condensed" w:cs="Calibri"/>
                <w:position w:val="1"/>
                <w:sz w:val="20"/>
              </w:rPr>
              <w:t>tre</w:t>
            </w:r>
            <w:r w:rsidRPr="00D9050F">
              <w:rPr>
                <w:rFonts w:ascii="Roboto Condensed" w:hAnsi="Roboto Condensed" w:cs="Calibri"/>
                <w:spacing w:val="18"/>
                <w:position w:val="1"/>
                <w:sz w:val="20"/>
              </w:rPr>
              <w:t xml:space="preserve"> </w:t>
            </w:r>
            <w:r w:rsidRPr="00D9050F">
              <w:rPr>
                <w:rFonts w:ascii="Roboto Condensed" w:hAnsi="Roboto Condensed" w:cs="Calibri"/>
                <w:position w:val="1"/>
                <w:sz w:val="20"/>
              </w:rPr>
              <w:t>ca</w:t>
            </w:r>
            <w:r w:rsidRPr="00D9050F">
              <w:rPr>
                <w:rFonts w:ascii="Roboto Condensed" w:hAnsi="Roboto Condensed" w:cs="Calibri"/>
                <w:spacing w:val="-1"/>
                <w:position w:val="1"/>
                <w:sz w:val="20"/>
              </w:rPr>
              <w:t>p</w:t>
            </w:r>
            <w:r w:rsidRPr="00D9050F">
              <w:rPr>
                <w:rFonts w:ascii="Roboto Condensed" w:hAnsi="Roboto Condensed" w:cs="Calibri"/>
                <w:position w:val="1"/>
                <w:sz w:val="20"/>
              </w:rPr>
              <w:t>a</w:t>
            </w:r>
            <w:r w:rsidRPr="00D9050F">
              <w:rPr>
                <w:rFonts w:ascii="Roboto Condensed" w:hAnsi="Roboto Condensed" w:cs="Calibri"/>
                <w:spacing w:val="-1"/>
                <w:position w:val="1"/>
                <w:sz w:val="20"/>
              </w:rPr>
              <w:t>b</w:t>
            </w:r>
            <w:r w:rsidRPr="00D9050F">
              <w:rPr>
                <w:rFonts w:ascii="Roboto Condensed" w:hAnsi="Roboto Condensed" w:cs="Calibri"/>
                <w:position w:val="1"/>
                <w:sz w:val="20"/>
              </w:rPr>
              <w:t>le</w:t>
            </w:r>
            <w:r w:rsidRPr="00D9050F">
              <w:rPr>
                <w:rFonts w:ascii="Roboto Condensed" w:hAnsi="Roboto Condensed" w:cs="Calibri"/>
                <w:spacing w:val="18"/>
                <w:position w:val="1"/>
                <w:sz w:val="20"/>
              </w:rPr>
              <w:t xml:space="preserve"> </w:t>
            </w:r>
            <w:r w:rsidRPr="00D9050F">
              <w:rPr>
                <w:rFonts w:ascii="Roboto Condensed" w:hAnsi="Roboto Condensed" w:cs="Calibri"/>
                <w:spacing w:val="-1"/>
                <w:position w:val="1"/>
                <w:sz w:val="20"/>
              </w:rPr>
              <w:t>d</w:t>
            </w:r>
            <w:r w:rsidRPr="00D9050F">
              <w:rPr>
                <w:rFonts w:ascii="Roboto Condensed" w:hAnsi="Roboto Condensed" w:cs="Calibri"/>
                <w:position w:val="1"/>
                <w:sz w:val="20"/>
              </w:rPr>
              <w:t>e</w:t>
            </w:r>
            <w:r w:rsidRPr="00D9050F">
              <w:rPr>
                <w:rFonts w:ascii="Roboto Condensed" w:hAnsi="Roboto Condensed" w:cs="Calibri"/>
                <w:spacing w:val="15"/>
                <w:position w:val="1"/>
                <w:sz w:val="20"/>
              </w:rPr>
              <w:t xml:space="preserve"> </w:t>
            </w:r>
            <w:r w:rsidRPr="00D9050F">
              <w:rPr>
                <w:rFonts w:ascii="Roboto Condensed" w:hAnsi="Roboto Condensed" w:cs="Calibri"/>
                <w:position w:val="1"/>
                <w:sz w:val="20"/>
              </w:rPr>
              <w:t>fa</w:t>
            </w:r>
            <w:r w:rsidRPr="00D9050F">
              <w:rPr>
                <w:rFonts w:ascii="Roboto Condensed" w:hAnsi="Roboto Condensed" w:cs="Calibri"/>
                <w:spacing w:val="-1"/>
                <w:position w:val="1"/>
                <w:sz w:val="20"/>
              </w:rPr>
              <w:t>i</w:t>
            </w:r>
            <w:r w:rsidRPr="00D9050F">
              <w:rPr>
                <w:rFonts w:ascii="Roboto Condensed" w:hAnsi="Roboto Condensed" w:cs="Calibri"/>
                <w:position w:val="1"/>
                <w:sz w:val="20"/>
              </w:rPr>
              <w:t>re</w:t>
            </w:r>
            <w:r w:rsidRPr="00D9050F">
              <w:rPr>
                <w:rFonts w:ascii="Roboto Condensed" w:hAnsi="Roboto Condensed" w:cs="Calibri"/>
                <w:spacing w:val="18"/>
                <w:position w:val="1"/>
                <w:sz w:val="20"/>
              </w:rPr>
              <w:t xml:space="preserve"> </w:t>
            </w:r>
            <w:r w:rsidRPr="00D9050F">
              <w:rPr>
                <w:rFonts w:ascii="Roboto Condensed" w:hAnsi="Roboto Condensed" w:cs="Calibri"/>
                <w:position w:val="1"/>
                <w:sz w:val="20"/>
              </w:rPr>
              <w:t>é</w:t>
            </w:r>
            <w:r w:rsidRPr="00D9050F">
              <w:rPr>
                <w:rFonts w:ascii="Roboto Condensed" w:hAnsi="Roboto Condensed" w:cs="Calibri"/>
                <w:spacing w:val="1"/>
                <w:position w:val="1"/>
                <w:sz w:val="20"/>
              </w:rPr>
              <w:t>m</w:t>
            </w:r>
            <w:r w:rsidRPr="00D9050F">
              <w:rPr>
                <w:rFonts w:ascii="Roboto Condensed" w:hAnsi="Roboto Condensed" w:cs="Calibri"/>
                <w:position w:val="1"/>
                <w:sz w:val="20"/>
              </w:rPr>
              <w:t>er</w:t>
            </w:r>
            <w:r w:rsidRPr="00D9050F">
              <w:rPr>
                <w:rFonts w:ascii="Roboto Condensed" w:hAnsi="Roboto Condensed" w:cs="Calibri"/>
                <w:spacing w:val="-3"/>
                <w:position w:val="1"/>
                <w:sz w:val="20"/>
              </w:rPr>
              <w:t>g</w:t>
            </w:r>
            <w:r w:rsidRPr="00D9050F">
              <w:rPr>
                <w:rFonts w:ascii="Roboto Condensed" w:hAnsi="Roboto Condensed" w:cs="Calibri"/>
                <w:position w:val="1"/>
                <w:sz w:val="20"/>
              </w:rPr>
              <w:t>er</w:t>
            </w:r>
            <w:r w:rsidRPr="00D9050F">
              <w:rPr>
                <w:rFonts w:ascii="Roboto Condensed" w:hAnsi="Roboto Condensed" w:cs="Calibri"/>
                <w:spacing w:val="18"/>
                <w:position w:val="1"/>
                <w:sz w:val="20"/>
              </w:rPr>
              <w:t xml:space="preserve"> </w:t>
            </w:r>
            <w:r w:rsidRPr="00D9050F">
              <w:rPr>
                <w:rFonts w:ascii="Roboto Condensed" w:hAnsi="Roboto Condensed" w:cs="Calibri"/>
                <w:position w:val="1"/>
                <w:sz w:val="20"/>
              </w:rPr>
              <w:t>cell</w:t>
            </w:r>
            <w:r w:rsidRPr="00D9050F">
              <w:rPr>
                <w:rFonts w:ascii="Roboto Condensed" w:hAnsi="Roboto Condensed" w:cs="Calibri"/>
                <w:spacing w:val="-2"/>
                <w:position w:val="1"/>
                <w:sz w:val="20"/>
              </w:rPr>
              <w:t>e</w:t>
            </w:r>
            <w:r w:rsidRPr="00D9050F">
              <w:rPr>
                <w:rFonts w:ascii="Roboto Condensed" w:hAnsi="Roboto Condensed" w:cs="Calibri"/>
                <w:position w:val="1"/>
                <w:sz w:val="20"/>
              </w:rPr>
              <w:t>s</w:t>
            </w:r>
            <w:r w:rsidRPr="00D9050F">
              <w:rPr>
                <w:rFonts w:ascii="Roboto Condensed" w:hAnsi="Roboto Condensed" w:cs="Calibri"/>
                <w:spacing w:val="17"/>
                <w:position w:val="1"/>
                <w:sz w:val="20"/>
              </w:rPr>
              <w:t xml:space="preserve"> </w:t>
            </w:r>
            <w:r w:rsidRPr="00D9050F">
              <w:rPr>
                <w:rFonts w:ascii="Roboto Condensed" w:hAnsi="Roboto Condensed" w:cs="Calibri"/>
                <w:spacing w:val="-1"/>
                <w:position w:val="1"/>
                <w:sz w:val="20"/>
              </w:rPr>
              <w:t>d</w:t>
            </w:r>
            <w:r w:rsidRPr="00D9050F">
              <w:rPr>
                <w:rFonts w:ascii="Roboto Condensed" w:hAnsi="Roboto Condensed" w:cs="Calibri"/>
                <w:position w:val="1"/>
                <w:sz w:val="20"/>
              </w:rPr>
              <w:t xml:space="preserve">e </w:t>
            </w:r>
            <w:r w:rsidRPr="00D9050F">
              <w:rPr>
                <w:rFonts w:ascii="Roboto Condensed" w:hAnsi="Roboto Condensed" w:cs="Calibri"/>
                <w:sz w:val="20"/>
              </w:rPr>
              <w:t>la situ</w:t>
            </w:r>
            <w:r w:rsidRPr="00D9050F">
              <w:rPr>
                <w:rFonts w:ascii="Roboto Condensed" w:hAnsi="Roboto Condensed" w:cs="Calibri"/>
                <w:spacing w:val="-1"/>
                <w:sz w:val="20"/>
              </w:rPr>
              <w:t>a</w:t>
            </w:r>
            <w:r w:rsidRPr="00D9050F">
              <w:rPr>
                <w:rFonts w:ascii="Roboto Condensed" w:hAnsi="Roboto Condensed" w:cs="Calibri"/>
                <w:spacing w:val="1"/>
                <w:sz w:val="20"/>
              </w:rPr>
              <w:t>t</w:t>
            </w:r>
            <w:r w:rsidRPr="00D9050F">
              <w:rPr>
                <w:rFonts w:ascii="Roboto Condensed" w:hAnsi="Roboto Condensed" w:cs="Calibri"/>
                <w:spacing w:val="-3"/>
                <w:sz w:val="20"/>
              </w:rPr>
              <w:t>i</w:t>
            </w:r>
            <w:r w:rsidRPr="00D9050F">
              <w:rPr>
                <w:rFonts w:ascii="Roboto Condensed" w:hAnsi="Roboto Condensed" w:cs="Calibri"/>
                <w:spacing w:val="1"/>
                <w:sz w:val="20"/>
              </w:rPr>
              <w:t>o</w:t>
            </w:r>
            <w:r w:rsidRPr="00D9050F">
              <w:rPr>
                <w:rFonts w:ascii="Roboto Condensed" w:hAnsi="Roboto Condensed" w:cs="Calibri"/>
                <w:sz w:val="20"/>
              </w:rPr>
              <w:t>n</w:t>
            </w:r>
            <w:r w:rsidRPr="00D9050F">
              <w:rPr>
                <w:rFonts w:ascii="Roboto Condensed" w:hAnsi="Roboto Condensed" w:cs="Calibri"/>
                <w:spacing w:val="-1"/>
                <w:sz w:val="20"/>
              </w:rPr>
              <w:t xml:space="preserve"> </w:t>
            </w:r>
            <w:r w:rsidRPr="00D9050F">
              <w:rPr>
                <w:rFonts w:ascii="Roboto Condensed" w:hAnsi="Roboto Condensed" w:cs="Calibri"/>
                <w:spacing w:val="1"/>
                <w:sz w:val="20"/>
              </w:rPr>
              <w:t>e</w:t>
            </w:r>
            <w:r w:rsidRPr="00D9050F">
              <w:rPr>
                <w:rFonts w:ascii="Roboto Condensed" w:hAnsi="Roboto Condensed" w:cs="Calibri"/>
                <w:sz w:val="20"/>
              </w:rPr>
              <w:t>t</w:t>
            </w:r>
            <w:r w:rsidRPr="00D9050F">
              <w:rPr>
                <w:rFonts w:ascii="Roboto Condensed" w:hAnsi="Roboto Condensed" w:cs="Calibri"/>
                <w:spacing w:val="-2"/>
                <w:sz w:val="20"/>
              </w:rPr>
              <w:t xml:space="preserve"> </w:t>
            </w:r>
            <w:r w:rsidRPr="00D9050F">
              <w:rPr>
                <w:rFonts w:ascii="Roboto Condensed" w:hAnsi="Roboto Condensed" w:cs="Calibri"/>
                <w:sz w:val="20"/>
              </w:rPr>
              <w:t>du</w:t>
            </w:r>
            <w:r w:rsidRPr="00D9050F">
              <w:rPr>
                <w:rFonts w:ascii="Roboto Condensed" w:hAnsi="Roboto Condensed" w:cs="Calibri"/>
                <w:spacing w:val="-1"/>
                <w:sz w:val="20"/>
              </w:rPr>
              <w:t xml:space="preserve"> </w:t>
            </w:r>
            <w:r w:rsidRPr="00D9050F">
              <w:rPr>
                <w:rFonts w:ascii="Roboto Condensed" w:hAnsi="Roboto Condensed" w:cs="Calibri"/>
                <w:sz w:val="20"/>
              </w:rPr>
              <w:t>c</w:t>
            </w:r>
            <w:r w:rsidRPr="00D9050F">
              <w:rPr>
                <w:rFonts w:ascii="Roboto Condensed" w:hAnsi="Roboto Condensed" w:cs="Calibri"/>
                <w:spacing w:val="1"/>
                <w:sz w:val="20"/>
              </w:rPr>
              <w:t>o</w:t>
            </w:r>
            <w:r w:rsidRPr="00D9050F">
              <w:rPr>
                <w:rFonts w:ascii="Roboto Condensed" w:hAnsi="Roboto Condensed" w:cs="Calibri"/>
                <w:spacing w:val="-3"/>
                <w:sz w:val="20"/>
              </w:rPr>
              <w:t>n</w:t>
            </w:r>
            <w:r w:rsidRPr="00D9050F">
              <w:rPr>
                <w:rFonts w:ascii="Roboto Condensed" w:hAnsi="Roboto Condensed" w:cs="Calibri"/>
                <w:sz w:val="20"/>
              </w:rPr>
              <w:t>t</w:t>
            </w:r>
            <w:r w:rsidRPr="00D9050F">
              <w:rPr>
                <w:rFonts w:ascii="Roboto Condensed" w:hAnsi="Roboto Condensed" w:cs="Calibri"/>
                <w:spacing w:val="1"/>
                <w:sz w:val="20"/>
              </w:rPr>
              <w:t>e</w:t>
            </w:r>
            <w:r w:rsidRPr="00D9050F">
              <w:rPr>
                <w:rFonts w:ascii="Roboto Condensed" w:hAnsi="Roboto Condensed" w:cs="Calibri"/>
                <w:spacing w:val="-2"/>
                <w:sz w:val="20"/>
              </w:rPr>
              <w:t>x</w:t>
            </w:r>
            <w:r w:rsidRPr="00D9050F">
              <w:rPr>
                <w:rFonts w:ascii="Roboto Condensed" w:hAnsi="Roboto Condensed" w:cs="Calibri"/>
                <w:sz w:val="20"/>
              </w:rPr>
              <w:t>te</w:t>
            </w:r>
          </w:p>
          <w:p w14:paraId="73EC8794" w14:textId="77777777" w:rsidR="00005323" w:rsidRPr="00D9050F" w:rsidRDefault="00005323" w:rsidP="00005323">
            <w:pPr>
              <w:pStyle w:val="Paragraphedeliste"/>
              <w:numPr>
                <w:ilvl w:val="0"/>
                <w:numId w:val="21"/>
              </w:numPr>
              <w:suppressAutoHyphens w:val="0"/>
              <w:spacing w:after="0" w:line="240" w:lineRule="auto"/>
              <w:ind w:left="395" w:right="155" w:hanging="284"/>
              <w:rPr>
                <w:rFonts w:ascii="Roboto Condensed" w:hAnsi="Roboto Condensed" w:cs="Calibri"/>
                <w:sz w:val="20"/>
              </w:rPr>
            </w:pPr>
            <w:r w:rsidRPr="00D9050F">
              <w:rPr>
                <w:rFonts w:ascii="Roboto Condensed" w:hAnsi="Roboto Condensed" w:cs="Calibri"/>
                <w:sz w:val="20"/>
              </w:rPr>
              <w:t>S</w:t>
            </w:r>
            <w:r w:rsidRPr="00D9050F">
              <w:rPr>
                <w:rFonts w:ascii="Roboto Condensed" w:hAnsi="Roboto Condensed" w:cs="Calibri"/>
                <w:spacing w:val="-1"/>
                <w:sz w:val="20"/>
              </w:rPr>
              <w:t>a</w:t>
            </w:r>
            <w:r w:rsidRPr="00D9050F">
              <w:rPr>
                <w:rFonts w:ascii="Roboto Condensed" w:hAnsi="Roboto Condensed" w:cs="Calibri"/>
                <w:spacing w:val="1"/>
                <w:sz w:val="20"/>
              </w:rPr>
              <w:t>vo</w:t>
            </w:r>
            <w:r w:rsidRPr="00D9050F">
              <w:rPr>
                <w:rFonts w:ascii="Roboto Condensed" w:hAnsi="Roboto Condensed" w:cs="Calibri"/>
                <w:sz w:val="20"/>
              </w:rPr>
              <w:t>ir</w:t>
            </w:r>
            <w:r w:rsidRPr="00D9050F">
              <w:rPr>
                <w:rFonts w:ascii="Roboto Condensed" w:hAnsi="Roboto Condensed" w:cs="Calibri"/>
                <w:spacing w:val="27"/>
                <w:sz w:val="20"/>
              </w:rPr>
              <w:t xml:space="preserve"> </w:t>
            </w:r>
            <w:r w:rsidRPr="00D9050F">
              <w:rPr>
                <w:rFonts w:ascii="Roboto Condensed" w:hAnsi="Roboto Condensed" w:cs="Calibri"/>
                <w:spacing w:val="-3"/>
                <w:sz w:val="20"/>
              </w:rPr>
              <w:t>d</w:t>
            </w:r>
            <w:r w:rsidRPr="00D9050F">
              <w:rPr>
                <w:rFonts w:ascii="Roboto Condensed" w:hAnsi="Roboto Condensed" w:cs="Calibri"/>
                <w:spacing w:val="1"/>
                <w:sz w:val="20"/>
              </w:rPr>
              <w:t>o</w:t>
            </w:r>
            <w:r w:rsidRPr="00D9050F">
              <w:rPr>
                <w:rFonts w:ascii="Roboto Condensed" w:hAnsi="Roboto Condensed" w:cs="Calibri"/>
                <w:spacing w:val="-1"/>
                <w:sz w:val="20"/>
              </w:rPr>
              <w:t>nn</w:t>
            </w:r>
            <w:r w:rsidRPr="00D9050F">
              <w:rPr>
                <w:rFonts w:ascii="Roboto Condensed" w:hAnsi="Roboto Condensed" w:cs="Calibri"/>
                <w:sz w:val="20"/>
              </w:rPr>
              <w:t>er</w:t>
            </w:r>
            <w:r w:rsidRPr="00D9050F">
              <w:rPr>
                <w:rFonts w:ascii="Roboto Condensed" w:hAnsi="Roboto Condensed" w:cs="Calibri"/>
                <w:spacing w:val="27"/>
                <w:sz w:val="20"/>
              </w:rPr>
              <w:t xml:space="preserve"> </w:t>
            </w:r>
            <w:r w:rsidRPr="00D9050F">
              <w:rPr>
                <w:rFonts w:ascii="Roboto Condensed" w:hAnsi="Roboto Condensed" w:cs="Calibri"/>
                <w:spacing w:val="-1"/>
                <w:sz w:val="20"/>
              </w:rPr>
              <w:t>d</w:t>
            </w:r>
            <w:r w:rsidRPr="00D9050F">
              <w:rPr>
                <w:rFonts w:ascii="Roboto Condensed" w:hAnsi="Roboto Condensed" w:cs="Calibri"/>
                <w:sz w:val="20"/>
              </w:rPr>
              <w:t>u</w:t>
            </w:r>
            <w:r w:rsidRPr="00D9050F">
              <w:rPr>
                <w:rFonts w:ascii="Roboto Condensed" w:hAnsi="Roboto Condensed" w:cs="Calibri"/>
                <w:spacing w:val="27"/>
                <w:sz w:val="20"/>
              </w:rPr>
              <w:t xml:space="preserve"> </w:t>
            </w:r>
            <w:r w:rsidRPr="00D9050F">
              <w:rPr>
                <w:rFonts w:ascii="Roboto Condensed" w:hAnsi="Roboto Condensed" w:cs="Calibri"/>
                <w:sz w:val="20"/>
              </w:rPr>
              <w:t>t</w:t>
            </w:r>
            <w:r w:rsidRPr="00D9050F">
              <w:rPr>
                <w:rFonts w:ascii="Roboto Condensed" w:hAnsi="Roboto Condensed" w:cs="Calibri"/>
                <w:spacing w:val="-2"/>
                <w:sz w:val="20"/>
              </w:rPr>
              <w:t>e</w:t>
            </w:r>
            <w:r w:rsidRPr="00D9050F">
              <w:rPr>
                <w:rFonts w:ascii="Roboto Condensed" w:hAnsi="Roboto Condensed" w:cs="Calibri"/>
                <w:spacing w:val="1"/>
                <w:sz w:val="20"/>
              </w:rPr>
              <w:t>m</w:t>
            </w:r>
            <w:r w:rsidRPr="00D9050F">
              <w:rPr>
                <w:rFonts w:ascii="Roboto Condensed" w:hAnsi="Roboto Condensed" w:cs="Calibri"/>
                <w:spacing w:val="-1"/>
                <w:sz w:val="20"/>
              </w:rPr>
              <w:t>p</w:t>
            </w:r>
            <w:r w:rsidRPr="00D9050F">
              <w:rPr>
                <w:rFonts w:ascii="Roboto Condensed" w:hAnsi="Roboto Condensed" w:cs="Calibri"/>
                <w:sz w:val="20"/>
              </w:rPr>
              <w:t>s</w:t>
            </w:r>
            <w:r w:rsidRPr="00D9050F">
              <w:rPr>
                <w:rFonts w:ascii="Roboto Condensed" w:hAnsi="Roboto Condensed" w:cs="Calibri"/>
                <w:spacing w:val="27"/>
                <w:sz w:val="20"/>
              </w:rPr>
              <w:t xml:space="preserve"> </w:t>
            </w:r>
            <w:r w:rsidRPr="00D9050F">
              <w:rPr>
                <w:rFonts w:ascii="Roboto Condensed" w:hAnsi="Roboto Condensed" w:cs="Calibri"/>
                <w:spacing w:val="-3"/>
                <w:sz w:val="20"/>
              </w:rPr>
              <w:t>a</w:t>
            </w:r>
            <w:r w:rsidRPr="00D9050F">
              <w:rPr>
                <w:rFonts w:ascii="Roboto Condensed" w:hAnsi="Roboto Condensed" w:cs="Calibri"/>
                <w:sz w:val="20"/>
              </w:rPr>
              <w:t>u</w:t>
            </w:r>
            <w:r w:rsidRPr="00D9050F">
              <w:rPr>
                <w:rFonts w:ascii="Roboto Condensed" w:hAnsi="Roboto Condensed" w:cs="Calibri"/>
                <w:spacing w:val="27"/>
                <w:sz w:val="20"/>
              </w:rPr>
              <w:t xml:space="preserve"> </w:t>
            </w:r>
            <w:r w:rsidRPr="00D9050F">
              <w:rPr>
                <w:rFonts w:ascii="Roboto Condensed" w:hAnsi="Roboto Condensed" w:cs="Calibri"/>
                <w:sz w:val="20"/>
              </w:rPr>
              <w:t>t</w:t>
            </w:r>
            <w:r w:rsidRPr="00D9050F">
              <w:rPr>
                <w:rFonts w:ascii="Roboto Condensed" w:hAnsi="Roboto Condensed" w:cs="Calibri"/>
                <w:spacing w:val="1"/>
                <w:sz w:val="20"/>
              </w:rPr>
              <w:t>em</w:t>
            </w:r>
            <w:r w:rsidRPr="00D9050F">
              <w:rPr>
                <w:rFonts w:ascii="Roboto Condensed" w:hAnsi="Roboto Condensed" w:cs="Calibri"/>
                <w:spacing w:val="-1"/>
                <w:sz w:val="20"/>
              </w:rPr>
              <w:t>p</w:t>
            </w:r>
            <w:r w:rsidRPr="00D9050F">
              <w:rPr>
                <w:rFonts w:ascii="Roboto Condensed" w:hAnsi="Roboto Condensed" w:cs="Calibri"/>
                <w:sz w:val="20"/>
              </w:rPr>
              <w:t>s</w:t>
            </w:r>
            <w:r w:rsidRPr="00D9050F">
              <w:rPr>
                <w:rFonts w:ascii="Roboto Condensed" w:hAnsi="Roboto Condensed" w:cs="Calibri"/>
                <w:spacing w:val="27"/>
                <w:sz w:val="20"/>
              </w:rPr>
              <w:t xml:space="preserve"> </w:t>
            </w:r>
            <w:r w:rsidRPr="00D9050F">
              <w:rPr>
                <w:rFonts w:ascii="Roboto Condensed" w:hAnsi="Roboto Condensed" w:cs="Calibri"/>
                <w:sz w:val="20"/>
              </w:rPr>
              <w:t>en</w:t>
            </w:r>
            <w:r w:rsidRPr="00D9050F">
              <w:rPr>
                <w:rFonts w:ascii="Roboto Condensed" w:hAnsi="Roboto Condensed" w:cs="Calibri"/>
                <w:spacing w:val="27"/>
                <w:sz w:val="20"/>
              </w:rPr>
              <w:t xml:space="preserve"> </w:t>
            </w:r>
            <w:r w:rsidRPr="00D9050F">
              <w:rPr>
                <w:rFonts w:ascii="Roboto Condensed" w:hAnsi="Roboto Condensed" w:cs="Calibri"/>
                <w:spacing w:val="-2"/>
                <w:sz w:val="20"/>
              </w:rPr>
              <w:t>s</w:t>
            </w:r>
            <w:r w:rsidRPr="00D9050F">
              <w:rPr>
                <w:rFonts w:ascii="Roboto Condensed" w:hAnsi="Roboto Condensed" w:cs="Calibri"/>
                <w:spacing w:val="1"/>
                <w:sz w:val="20"/>
              </w:rPr>
              <w:t>o</w:t>
            </w:r>
            <w:r w:rsidRPr="00D9050F">
              <w:rPr>
                <w:rFonts w:ascii="Roboto Condensed" w:hAnsi="Roboto Condensed" w:cs="Calibri"/>
                <w:sz w:val="20"/>
              </w:rPr>
              <w:t>rta</w:t>
            </w:r>
            <w:r w:rsidRPr="00D9050F">
              <w:rPr>
                <w:rFonts w:ascii="Roboto Condensed" w:hAnsi="Roboto Condensed" w:cs="Calibri"/>
                <w:spacing w:val="-3"/>
                <w:sz w:val="20"/>
              </w:rPr>
              <w:t>n</w:t>
            </w:r>
            <w:r w:rsidRPr="00D9050F">
              <w:rPr>
                <w:rFonts w:ascii="Roboto Condensed" w:hAnsi="Roboto Condensed" w:cs="Calibri"/>
                <w:sz w:val="20"/>
              </w:rPr>
              <w:t>t</w:t>
            </w:r>
            <w:r w:rsidRPr="00D9050F">
              <w:rPr>
                <w:rFonts w:ascii="Roboto Condensed" w:hAnsi="Roboto Condensed" w:cs="Calibri"/>
                <w:spacing w:val="28"/>
                <w:sz w:val="20"/>
              </w:rPr>
              <w:t xml:space="preserve"> </w:t>
            </w:r>
            <w:r w:rsidRPr="00D9050F">
              <w:rPr>
                <w:rFonts w:ascii="Roboto Condensed" w:hAnsi="Roboto Condensed" w:cs="Calibri"/>
                <w:spacing w:val="-1"/>
                <w:sz w:val="20"/>
              </w:rPr>
              <w:t>d</w:t>
            </w:r>
            <w:r w:rsidRPr="00D9050F">
              <w:rPr>
                <w:rFonts w:ascii="Roboto Condensed" w:hAnsi="Roboto Condensed" w:cs="Calibri"/>
                <w:sz w:val="20"/>
              </w:rPr>
              <w:t>u</w:t>
            </w:r>
            <w:r w:rsidRPr="00D9050F">
              <w:rPr>
                <w:rFonts w:ascii="Roboto Condensed" w:hAnsi="Roboto Condensed" w:cs="Calibri"/>
                <w:spacing w:val="27"/>
                <w:sz w:val="20"/>
              </w:rPr>
              <w:t xml:space="preserve"> </w:t>
            </w:r>
            <w:r w:rsidRPr="00D9050F">
              <w:rPr>
                <w:rFonts w:ascii="Roboto Condensed" w:hAnsi="Roboto Condensed" w:cs="Calibri"/>
                <w:sz w:val="20"/>
              </w:rPr>
              <w:t>cu</w:t>
            </w:r>
            <w:r w:rsidRPr="00D9050F">
              <w:rPr>
                <w:rFonts w:ascii="Roboto Condensed" w:hAnsi="Roboto Condensed" w:cs="Calibri"/>
                <w:spacing w:val="-1"/>
                <w:sz w:val="20"/>
              </w:rPr>
              <w:t>l</w:t>
            </w:r>
            <w:r w:rsidRPr="00D9050F">
              <w:rPr>
                <w:rFonts w:ascii="Roboto Condensed" w:hAnsi="Roboto Condensed" w:cs="Calibri"/>
                <w:sz w:val="20"/>
              </w:rPr>
              <w:t>te</w:t>
            </w:r>
            <w:r w:rsidRPr="00D9050F">
              <w:rPr>
                <w:rFonts w:ascii="Roboto Condensed" w:hAnsi="Roboto Condensed" w:cs="Calibri"/>
                <w:spacing w:val="28"/>
                <w:sz w:val="20"/>
              </w:rPr>
              <w:t xml:space="preserve"> </w:t>
            </w:r>
            <w:r w:rsidRPr="00D9050F">
              <w:rPr>
                <w:rFonts w:ascii="Roboto Condensed" w:hAnsi="Roboto Condensed" w:cs="Calibri"/>
                <w:spacing w:val="-1"/>
                <w:sz w:val="20"/>
              </w:rPr>
              <w:t>d</w:t>
            </w:r>
            <w:r w:rsidRPr="00D9050F">
              <w:rPr>
                <w:rFonts w:ascii="Roboto Condensed" w:hAnsi="Roboto Condensed" w:cs="Calibri"/>
                <w:sz w:val="20"/>
              </w:rPr>
              <w:t>e</w:t>
            </w:r>
            <w:r w:rsidRPr="00D9050F">
              <w:rPr>
                <w:rFonts w:ascii="Roboto Condensed" w:hAnsi="Roboto Condensed" w:cs="Calibri"/>
                <w:spacing w:val="28"/>
                <w:sz w:val="20"/>
              </w:rPr>
              <w:t xml:space="preserve"> </w:t>
            </w:r>
            <w:r w:rsidRPr="00D9050F">
              <w:rPr>
                <w:rFonts w:ascii="Roboto Condensed" w:hAnsi="Roboto Condensed" w:cs="Calibri"/>
                <w:sz w:val="20"/>
              </w:rPr>
              <w:t>l’</w:t>
            </w:r>
            <w:r w:rsidRPr="00D9050F">
              <w:rPr>
                <w:rFonts w:ascii="Roboto Condensed" w:hAnsi="Roboto Condensed" w:cs="Calibri"/>
                <w:spacing w:val="-1"/>
                <w:sz w:val="20"/>
              </w:rPr>
              <w:t>u</w:t>
            </w:r>
            <w:r w:rsidRPr="00D9050F">
              <w:rPr>
                <w:rFonts w:ascii="Roboto Condensed" w:hAnsi="Roboto Condensed" w:cs="Calibri"/>
                <w:sz w:val="20"/>
              </w:rPr>
              <w:t>r</w:t>
            </w:r>
            <w:r w:rsidRPr="00D9050F">
              <w:rPr>
                <w:rFonts w:ascii="Roboto Condensed" w:hAnsi="Roboto Condensed" w:cs="Calibri"/>
                <w:spacing w:val="-1"/>
                <w:sz w:val="20"/>
              </w:rPr>
              <w:t>g</w:t>
            </w:r>
            <w:r w:rsidRPr="00D9050F">
              <w:rPr>
                <w:rFonts w:ascii="Roboto Condensed" w:hAnsi="Roboto Condensed" w:cs="Calibri"/>
                <w:sz w:val="20"/>
              </w:rPr>
              <w:t>ence</w:t>
            </w:r>
            <w:r w:rsidRPr="00D9050F">
              <w:rPr>
                <w:rFonts w:ascii="Roboto Condensed" w:hAnsi="Roboto Condensed" w:cs="Calibri"/>
                <w:spacing w:val="25"/>
                <w:sz w:val="20"/>
              </w:rPr>
              <w:t xml:space="preserve"> </w:t>
            </w:r>
            <w:r w:rsidRPr="00D9050F">
              <w:rPr>
                <w:rFonts w:ascii="Roboto Condensed" w:hAnsi="Roboto Condensed" w:cs="Calibri"/>
                <w:sz w:val="20"/>
              </w:rPr>
              <w:t>et</w:t>
            </w:r>
            <w:r w:rsidRPr="00D9050F">
              <w:rPr>
                <w:rFonts w:ascii="Roboto Condensed" w:hAnsi="Roboto Condensed" w:cs="Calibri"/>
                <w:spacing w:val="28"/>
                <w:sz w:val="20"/>
              </w:rPr>
              <w:t xml:space="preserve"> </w:t>
            </w:r>
            <w:r w:rsidRPr="00D9050F">
              <w:rPr>
                <w:rFonts w:ascii="Roboto Condensed" w:hAnsi="Roboto Condensed" w:cs="Calibri"/>
                <w:spacing w:val="-1"/>
                <w:sz w:val="20"/>
              </w:rPr>
              <w:t>d</w:t>
            </w:r>
            <w:r w:rsidRPr="00D9050F">
              <w:rPr>
                <w:rFonts w:ascii="Roboto Condensed" w:hAnsi="Roboto Condensed" w:cs="Calibri"/>
                <w:sz w:val="20"/>
              </w:rPr>
              <w:t>e</w:t>
            </w:r>
            <w:r w:rsidRPr="00D9050F">
              <w:rPr>
                <w:rFonts w:ascii="Roboto Condensed" w:hAnsi="Roboto Condensed" w:cs="Calibri"/>
                <w:spacing w:val="28"/>
                <w:sz w:val="20"/>
              </w:rPr>
              <w:t xml:space="preserve"> </w:t>
            </w:r>
            <w:r w:rsidRPr="00D9050F">
              <w:rPr>
                <w:rFonts w:ascii="Roboto Condensed" w:hAnsi="Roboto Condensed" w:cs="Calibri"/>
                <w:sz w:val="20"/>
              </w:rPr>
              <w:t>la cu</w:t>
            </w:r>
            <w:r w:rsidRPr="00D9050F">
              <w:rPr>
                <w:rFonts w:ascii="Roboto Condensed" w:hAnsi="Roboto Condensed" w:cs="Calibri"/>
                <w:spacing w:val="-1"/>
                <w:sz w:val="20"/>
              </w:rPr>
              <w:t>lp</w:t>
            </w:r>
            <w:r w:rsidRPr="00D9050F">
              <w:rPr>
                <w:rFonts w:ascii="Roboto Condensed" w:hAnsi="Roboto Condensed" w:cs="Calibri"/>
                <w:sz w:val="20"/>
              </w:rPr>
              <w:t>a</w:t>
            </w:r>
            <w:r w:rsidRPr="00D9050F">
              <w:rPr>
                <w:rFonts w:ascii="Roboto Condensed" w:hAnsi="Roboto Condensed" w:cs="Calibri"/>
                <w:spacing w:val="-1"/>
                <w:sz w:val="20"/>
              </w:rPr>
              <w:t>b</w:t>
            </w:r>
            <w:r w:rsidRPr="00D9050F">
              <w:rPr>
                <w:rFonts w:ascii="Roboto Condensed" w:hAnsi="Roboto Condensed" w:cs="Calibri"/>
                <w:sz w:val="20"/>
              </w:rPr>
              <w:t>ilité</w:t>
            </w:r>
            <w:r w:rsidRPr="00D9050F">
              <w:rPr>
                <w:rFonts w:ascii="Roboto Condensed" w:hAnsi="Roboto Condensed" w:cs="Calibri"/>
                <w:spacing w:val="1"/>
                <w:sz w:val="20"/>
              </w:rPr>
              <w:t xml:space="preserve"> </w:t>
            </w:r>
            <w:r w:rsidRPr="00D9050F">
              <w:rPr>
                <w:rFonts w:ascii="Roboto Condensed" w:hAnsi="Roboto Condensed" w:cs="Calibri"/>
                <w:spacing w:val="-1"/>
                <w:sz w:val="20"/>
              </w:rPr>
              <w:t>p</w:t>
            </w:r>
            <w:r w:rsidRPr="00D9050F">
              <w:rPr>
                <w:rFonts w:ascii="Roboto Condensed" w:hAnsi="Roboto Condensed" w:cs="Calibri"/>
                <w:spacing w:val="1"/>
                <w:sz w:val="20"/>
              </w:rPr>
              <w:t>o</w:t>
            </w:r>
            <w:r w:rsidRPr="00D9050F">
              <w:rPr>
                <w:rFonts w:ascii="Roboto Condensed" w:hAnsi="Roboto Condensed" w:cs="Calibri"/>
                <w:spacing w:val="-1"/>
                <w:sz w:val="20"/>
              </w:rPr>
              <w:t>u</w:t>
            </w:r>
            <w:r w:rsidRPr="00D9050F">
              <w:rPr>
                <w:rFonts w:ascii="Roboto Condensed" w:hAnsi="Roboto Condensed" w:cs="Calibri"/>
                <w:sz w:val="20"/>
              </w:rPr>
              <w:t>r</w:t>
            </w:r>
            <w:r w:rsidRPr="00D9050F">
              <w:rPr>
                <w:rFonts w:ascii="Roboto Condensed" w:hAnsi="Roboto Condensed" w:cs="Calibri"/>
                <w:spacing w:val="-2"/>
                <w:sz w:val="20"/>
              </w:rPr>
              <w:t xml:space="preserve"> </w:t>
            </w:r>
            <w:r w:rsidRPr="00D9050F">
              <w:rPr>
                <w:rFonts w:ascii="Roboto Condensed" w:hAnsi="Roboto Condensed" w:cs="Calibri"/>
                <w:sz w:val="20"/>
              </w:rPr>
              <w:t>entrer</w:t>
            </w:r>
            <w:r w:rsidRPr="00D9050F">
              <w:rPr>
                <w:rFonts w:ascii="Roboto Condensed" w:hAnsi="Roboto Condensed" w:cs="Calibri"/>
                <w:spacing w:val="-2"/>
                <w:sz w:val="20"/>
              </w:rPr>
              <w:t xml:space="preserve"> </w:t>
            </w:r>
            <w:r w:rsidRPr="00D9050F">
              <w:rPr>
                <w:rFonts w:ascii="Roboto Condensed" w:hAnsi="Roboto Condensed" w:cs="Calibri"/>
                <w:sz w:val="20"/>
              </w:rPr>
              <w:t>da</w:t>
            </w:r>
            <w:r w:rsidRPr="00D9050F">
              <w:rPr>
                <w:rFonts w:ascii="Roboto Condensed" w:hAnsi="Roboto Condensed" w:cs="Calibri"/>
                <w:spacing w:val="-1"/>
                <w:sz w:val="20"/>
              </w:rPr>
              <w:t>n</w:t>
            </w:r>
            <w:r w:rsidRPr="00D9050F">
              <w:rPr>
                <w:rFonts w:ascii="Roboto Condensed" w:hAnsi="Roboto Condensed" w:cs="Calibri"/>
                <w:sz w:val="20"/>
              </w:rPr>
              <w:t>s cel</w:t>
            </w:r>
            <w:r w:rsidRPr="00D9050F">
              <w:rPr>
                <w:rFonts w:ascii="Roboto Condensed" w:hAnsi="Roboto Condensed" w:cs="Calibri"/>
                <w:spacing w:val="-1"/>
                <w:sz w:val="20"/>
              </w:rPr>
              <w:t>u</w:t>
            </w:r>
            <w:r w:rsidRPr="00D9050F">
              <w:rPr>
                <w:rFonts w:ascii="Roboto Condensed" w:hAnsi="Roboto Condensed" w:cs="Calibri"/>
                <w:sz w:val="20"/>
              </w:rPr>
              <w:t>i de</w:t>
            </w:r>
            <w:r w:rsidRPr="00D9050F">
              <w:rPr>
                <w:rFonts w:ascii="Roboto Condensed" w:hAnsi="Roboto Condensed" w:cs="Calibri"/>
                <w:spacing w:val="-2"/>
                <w:sz w:val="20"/>
              </w:rPr>
              <w:t xml:space="preserve"> </w:t>
            </w:r>
            <w:r w:rsidRPr="00D9050F">
              <w:rPr>
                <w:rFonts w:ascii="Roboto Condensed" w:hAnsi="Roboto Condensed" w:cs="Calibri"/>
                <w:sz w:val="20"/>
              </w:rPr>
              <w:t>la ré</w:t>
            </w:r>
            <w:r w:rsidRPr="00D9050F">
              <w:rPr>
                <w:rFonts w:ascii="Roboto Condensed" w:hAnsi="Roboto Condensed" w:cs="Calibri"/>
                <w:spacing w:val="-2"/>
                <w:sz w:val="20"/>
              </w:rPr>
              <w:t>s</w:t>
            </w:r>
            <w:r w:rsidRPr="00D9050F">
              <w:rPr>
                <w:rFonts w:ascii="Roboto Condensed" w:hAnsi="Roboto Condensed" w:cs="Calibri"/>
                <w:spacing w:val="1"/>
                <w:sz w:val="20"/>
              </w:rPr>
              <w:t>o</w:t>
            </w:r>
            <w:r w:rsidRPr="00D9050F">
              <w:rPr>
                <w:rFonts w:ascii="Roboto Condensed" w:hAnsi="Roboto Condensed" w:cs="Calibri"/>
                <w:sz w:val="20"/>
              </w:rPr>
              <w:t>l</w:t>
            </w:r>
            <w:r w:rsidRPr="00D9050F">
              <w:rPr>
                <w:rFonts w:ascii="Roboto Condensed" w:hAnsi="Roboto Condensed" w:cs="Calibri"/>
                <w:spacing w:val="-1"/>
                <w:sz w:val="20"/>
              </w:rPr>
              <w:t>u</w:t>
            </w:r>
            <w:r w:rsidRPr="00D9050F">
              <w:rPr>
                <w:rFonts w:ascii="Roboto Condensed" w:hAnsi="Roboto Condensed" w:cs="Calibri"/>
                <w:sz w:val="20"/>
              </w:rPr>
              <w:t>t</w:t>
            </w:r>
            <w:r w:rsidRPr="00D9050F">
              <w:rPr>
                <w:rFonts w:ascii="Roboto Condensed" w:hAnsi="Roboto Condensed" w:cs="Calibri"/>
                <w:spacing w:val="-2"/>
                <w:sz w:val="20"/>
              </w:rPr>
              <w:t>i</w:t>
            </w:r>
            <w:r w:rsidRPr="00D9050F">
              <w:rPr>
                <w:rFonts w:ascii="Roboto Condensed" w:hAnsi="Roboto Condensed" w:cs="Calibri"/>
                <w:spacing w:val="1"/>
                <w:sz w:val="20"/>
              </w:rPr>
              <w:t>o</w:t>
            </w:r>
            <w:r w:rsidRPr="00D9050F">
              <w:rPr>
                <w:rFonts w:ascii="Roboto Condensed" w:hAnsi="Roboto Condensed" w:cs="Calibri"/>
                <w:sz w:val="20"/>
              </w:rPr>
              <w:t>n</w:t>
            </w:r>
            <w:r w:rsidRPr="00D9050F">
              <w:rPr>
                <w:rFonts w:ascii="Roboto Condensed" w:hAnsi="Roboto Condensed" w:cs="Calibri"/>
                <w:spacing w:val="-1"/>
                <w:sz w:val="20"/>
              </w:rPr>
              <w:t xml:space="preserve"> </w:t>
            </w:r>
            <w:r w:rsidRPr="00D9050F">
              <w:rPr>
                <w:rFonts w:ascii="Roboto Condensed" w:hAnsi="Roboto Condensed" w:cs="Calibri"/>
                <w:sz w:val="20"/>
              </w:rPr>
              <w:t>des</w:t>
            </w:r>
            <w:r w:rsidRPr="00D9050F">
              <w:rPr>
                <w:rFonts w:ascii="Roboto Condensed" w:hAnsi="Roboto Condensed" w:cs="Calibri"/>
                <w:spacing w:val="-4"/>
                <w:sz w:val="20"/>
              </w:rPr>
              <w:t xml:space="preserve"> </w:t>
            </w:r>
            <w:r w:rsidRPr="00D9050F">
              <w:rPr>
                <w:rFonts w:ascii="Roboto Condensed" w:hAnsi="Roboto Condensed" w:cs="Calibri"/>
                <w:spacing w:val="-1"/>
                <w:sz w:val="20"/>
              </w:rPr>
              <w:t>p</w:t>
            </w:r>
            <w:r w:rsidRPr="00D9050F">
              <w:rPr>
                <w:rFonts w:ascii="Roboto Condensed" w:hAnsi="Roboto Condensed" w:cs="Calibri"/>
                <w:sz w:val="20"/>
              </w:rPr>
              <w:t>r</w:t>
            </w:r>
            <w:r w:rsidRPr="00D9050F">
              <w:rPr>
                <w:rFonts w:ascii="Roboto Condensed" w:hAnsi="Roboto Condensed" w:cs="Calibri"/>
                <w:spacing w:val="1"/>
                <w:sz w:val="20"/>
              </w:rPr>
              <w:t>o</w:t>
            </w:r>
            <w:r w:rsidRPr="00D9050F">
              <w:rPr>
                <w:rFonts w:ascii="Roboto Condensed" w:hAnsi="Roboto Condensed" w:cs="Calibri"/>
                <w:spacing w:val="-1"/>
                <w:sz w:val="20"/>
              </w:rPr>
              <w:t>b</w:t>
            </w:r>
            <w:r w:rsidRPr="00D9050F">
              <w:rPr>
                <w:rFonts w:ascii="Roboto Condensed" w:hAnsi="Roboto Condensed" w:cs="Calibri"/>
                <w:sz w:val="20"/>
              </w:rPr>
              <w:t>lè</w:t>
            </w:r>
            <w:r w:rsidRPr="00D9050F">
              <w:rPr>
                <w:rFonts w:ascii="Roboto Condensed" w:hAnsi="Roboto Condensed" w:cs="Calibri"/>
                <w:spacing w:val="-1"/>
                <w:sz w:val="20"/>
              </w:rPr>
              <w:t>m</w:t>
            </w:r>
            <w:r w:rsidRPr="00D9050F">
              <w:rPr>
                <w:rFonts w:ascii="Roboto Condensed" w:hAnsi="Roboto Condensed" w:cs="Calibri"/>
                <w:sz w:val="20"/>
              </w:rPr>
              <w:t>es</w:t>
            </w:r>
          </w:p>
          <w:p w14:paraId="541A3106" w14:textId="77777777" w:rsidR="00005323" w:rsidRPr="00D9050F" w:rsidRDefault="00005323" w:rsidP="00005323">
            <w:pPr>
              <w:pStyle w:val="Paragraphedeliste"/>
              <w:numPr>
                <w:ilvl w:val="0"/>
                <w:numId w:val="21"/>
              </w:numPr>
              <w:suppressAutoHyphens w:val="0"/>
              <w:spacing w:after="0" w:line="240" w:lineRule="auto"/>
              <w:ind w:left="395" w:right="155" w:hanging="284"/>
              <w:rPr>
                <w:rFonts w:ascii="Roboto Condensed" w:hAnsi="Roboto Condensed" w:cs="Calibri"/>
                <w:sz w:val="20"/>
              </w:rPr>
            </w:pPr>
            <w:r w:rsidRPr="00D9050F">
              <w:rPr>
                <w:rFonts w:ascii="Roboto Condensed" w:hAnsi="Roboto Condensed" w:cs="Calibri"/>
                <w:sz w:val="20"/>
              </w:rPr>
              <w:t>I</w:t>
            </w:r>
            <w:r w:rsidRPr="00D9050F">
              <w:rPr>
                <w:rFonts w:ascii="Roboto Condensed" w:hAnsi="Roboto Condensed" w:cs="Calibri"/>
                <w:spacing w:val="-1"/>
                <w:sz w:val="20"/>
              </w:rPr>
              <w:t>d</w:t>
            </w:r>
            <w:r w:rsidRPr="00D9050F">
              <w:rPr>
                <w:rFonts w:ascii="Roboto Condensed" w:hAnsi="Roboto Condensed" w:cs="Calibri"/>
                <w:sz w:val="20"/>
              </w:rPr>
              <w:t>entif</w:t>
            </w:r>
            <w:r w:rsidRPr="00D9050F">
              <w:rPr>
                <w:rFonts w:ascii="Roboto Condensed" w:hAnsi="Roboto Condensed" w:cs="Calibri"/>
                <w:spacing w:val="-1"/>
                <w:sz w:val="20"/>
              </w:rPr>
              <w:t>i</w:t>
            </w:r>
            <w:r w:rsidRPr="00D9050F">
              <w:rPr>
                <w:rFonts w:ascii="Roboto Condensed" w:hAnsi="Roboto Condensed" w:cs="Calibri"/>
                <w:sz w:val="20"/>
              </w:rPr>
              <w:t>er</w:t>
            </w:r>
            <w:r w:rsidRPr="00D9050F">
              <w:rPr>
                <w:rFonts w:ascii="Roboto Condensed" w:hAnsi="Roboto Condensed" w:cs="Calibri"/>
                <w:spacing w:val="1"/>
                <w:sz w:val="20"/>
              </w:rPr>
              <w:t xml:space="preserve"> </w:t>
            </w:r>
            <w:r w:rsidRPr="00D9050F">
              <w:rPr>
                <w:rFonts w:ascii="Roboto Condensed" w:hAnsi="Roboto Condensed" w:cs="Calibri"/>
                <w:spacing w:val="-2"/>
                <w:sz w:val="20"/>
              </w:rPr>
              <w:t>e</w:t>
            </w:r>
            <w:r w:rsidRPr="00D9050F">
              <w:rPr>
                <w:rFonts w:ascii="Roboto Condensed" w:hAnsi="Roboto Condensed" w:cs="Calibri"/>
                <w:sz w:val="20"/>
              </w:rPr>
              <w:t>t</w:t>
            </w:r>
            <w:r w:rsidRPr="00D9050F">
              <w:rPr>
                <w:rFonts w:ascii="Roboto Condensed" w:hAnsi="Roboto Condensed" w:cs="Calibri"/>
                <w:spacing w:val="1"/>
                <w:sz w:val="20"/>
              </w:rPr>
              <w:t xml:space="preserve"> </w:t>
            </w:r>
            <w:r w:rsidRPr="00D9050F">
              <w:rPr>
                <w:rFonts w:ascii="Roboto Condensed" w:hAnsi="Roboto Condensed" w:cs="Calibri"/>
                <w:spacing w:val="-2"/>
                <w:sz w:val="20"/>
              </w:rPr>
              <w:t>ê</w:t>
            </w:r>
            <w:r w:rsidRPr="00D9050F">
              <w:rPr>
                <w:rFonts w:ascii="Roboto Condensed" w:hAnsi="Roboto Condensed" w:cs="Calibri"/>
                <w:sz w:val="20"/>
              </w:rPr>
              <w:t>tre</w:t>
            </w:r>
            <w:r w:rsidRPr="00D9050F">
              <w:rPr>
                <w:rFonts w:ascii="Roboto Condensed" w:hAnsi="Roboto Condensed" w:cs="Calibri"/>
                <w:spacing w:val="1"/>
                <w:sz w:val="20"/>
              </w:rPr>
              <w:t xml:space="preserve"> </w:t>
            </w:r>
            <w:r w:rsidRPr="00D9050F">
              <w:rPr>
                <w:rFonts w:ascii="Roboto Condensed" w:hAnsi="Roboto Condensed" w:cs="Calibri"/>
                <w:spacing w:val="-2"/>
                <w:sz w:val="20"/>
              </w:rPr>
              <w:t>c</w:t>
            </w:r>
            <w:r w:rsidRPr="00D9050F">
              <w:rPr>
                <w:rFonts w:ascii="Roboto Condensed" w:hAnsi="Roboto Condensed" w:cs="Calibri"/>
                <w:sz w:val="20"/>
              </w:rPr>
              <w:t>a</w:t>
            </w:r>
            <w:r w:rsidRPr="00D9050F">
              <w:rPr>
                <w:rFonts w:ascii="Roboto Condensed" w:hAnsi="Roboto Condensed" w:cs="Calibri"/>
                <w:spacing w:val="-1"/>
                <w:sz w:val="20"/>
              </w:rPr>
              <w:t>p</w:t>
            </w:r>
            <w:r w:rsidRPr="00D9050F">
              <w:rPr>
                <w:rFonts w:ascii="Roboto Condensed" w:hAnsi="Roboto Condensed" w:cs="Calibri"/>
                <w:sz w:val="20"/>
              </w:rPr>
              <w:t>a</w:t>
            </w:r>
            <w:r w:rsidRPr="00D9050F">
              <w:rPr>
                <w:rFonts w:ascii="Roboto Condensed" w:hAnsi="Roboto Condensed" w:cs="Calibri"/>
                <w:spacing w:val="-1"/>
                <w:sz w:val="20"/>
              </w:rPr>
              <w:t>b</w:t>
            </w:r>
            <w:r w:rsidRPr="00D9050F">
              <w:rPr>
                <w:rFonts w:ascii="Roboto Condensed" w:hAnsi="Roboto Condensed" w:cs="Calibri"/>
                <w:sz w:val="20"/>
              </w:rPr>
              <w:t>le d</w:t>
            </w:r>
            <w:r w:rsidRPr="00D9050F">
              <w:rPr>
                <w:rFonts w:ascii="Roboto Condensed" w:hAnsi="Roboto Condensed" w:cs="Calibri"/>
                <w:spacing w:val="-3"/>
                <w:sz w:val="20"/>
              </w:rPr>
              <w:t>’</w:t>
            </w:r>
            <w:r w:rsidRPr="00D9050F">
              <w:rPr>
                <w:rFonts w:ascii="Roboto Condensed" w:hAnsi="Roboto Condensed" w:cs="Calibri"/>
                <w:spacing w:val="-1"/>
                <w:sz w:val="20"/>
              </w:rPr>
              <w:t>u</w:t>
            </w:r>
            <w:r w:rsidRPr="00D9050F">
              <w:rPr>
                <w:rFonts w:ascii="Roboto Condensed" w:hAnsi="Roboto Condensed" w:cs="Calibri"/>
                <w:sz w:val="20"/>
              </w:rPr>
              <w:t>til</w:t>
            </w:r>
            <w:r w:rsidRPr="00D9050F">
              <w:rPr>
                <w:rFonts w:ascii="Roboto Condensed" w:hAnsi="Roboto Condensed" w:cs="Calibri"/>
                <w:spacing w:val="-1"/>
                <w:sz w:val="20"/>
              </w:rPr>
              <w:t>i</w:t>
            </w:r>
            <w:r w:rsidRPr="00D9050F">
              <w:rPr>
                <w:rFonts w:ascii="Roboto Condensed" w:hAnsi="Roboto Condensed" w:cs="Calibri"/>
                <w:sz w:val="20"/>
              </w:rPr>
              <w:t>ser</w:t>
            </w:r>
            <w:r w:rsidRPr="00D9050F">
              <w:rPr>
                <w:rFonts w:ascii="Roboto Condensed" w:hAnsi="Roboto Condensed" w:cs="Calibri"/>
                <w:spacing w:val="1"/>
                <w:sz w:val="20"/>
              </w:rPr>
              <w:t xml:space="preserve"> </w:t>
            </w:r>
            <w:r w:rsidRPr="00D9050F">
              <w:rPr>
                <w:rFonts w:ascii="Roboto Condensed" w:hAnsi="Roboto Condensed" w:cs="Calibri"/>
                <w:sz w:val="20"/>
              </w:rPr>
              <w:t>s</w:t>
            </w:r>
            <w:r w:rsidRPr="00D9050F">
              <w:rPr>
                <w:rFonts w:ascii="Roboto Condensed" w:hAnsi="Roboto Condensed" w:cs="Calibri"/>
                <w:spacing w:val="-2"/>
                <w:sz w:val="20"/>
              </w:rPr>
              <w:t>e</w:t>
            </w:r>
            <w:r w:rsidRPr="00D9050F">
              <w:rPr>
                <w:rFonts w:ascii="Roboto Condensed" w:hAnsi="Roboto Condensed" w:cs="Calibri"/>
                <w:sz w:val="20"/>
              </w:rPr>
              <w:t xml:space="preserve">s </w:t>
            </w:r>
            <w:r w:rsidRPr="00D9050F">
              <w:rPr>
                <w:rFonts w:ascii="Roboto Condensed" w:hAnsi="Roboto Condensed" w:cs="Calibri"/>
                <w:spacing w:val="-2"/>
                <w:sz w:val="20"/>
              </w:rPr>
              <w:t>c</w:t>
            </w:r>
            <w:r w:rsidRPr="00D9050F">
              <w:rPr>
                <w:rFonts w:ascii="Roboto Condensed" w:hAnsi="Roboto Condensed" w:cs="Calibri"/>
                <w:spacing w:val="1"/>
                <w:sz w:val="20"/>
              </w:rPr>
              <w:t>om</w:t>
            </w:r>
            <w:r w:rsidRPr="00D9050F">
              <w:rPr>
                <w:rFonts w:ascii="Roboto Condensed" w:hAnsi="Roboto Condensed" w:cs="Calibri"/>
                <w:spacing w:val="-3"/>
                <w:sz w:val="20"/>
              </w:rPr>
              <w:t>p</w:t>
            </w:r>
            <w:r w:rsidRPr="00D9050F">
              <w:rPr>
                <w:rFonts w:ascii="Roboto Condensed" w:hAnsi="Roboto Condensed" w:cs="Calibri"/>
                <w:sz w:val="20"/>
              </w:rPr>
              <w:t>é</w:t>
            </w:r>
            <w:r w:rsidRPr="00D9050F">
              <w:rPr>
                <w:rFonts w:ascii="Roboto Condensed" w:hAnsi="Roboto Condensed" w:cs="Calibri"/>
                <w:spacing w:val="1"/>
                <w:sz w:val="20"/>
              </w:rPr>
              <w:t>t</w:t>
            </w:r>
            <w:r w:rsidRPr="00D9050F">
              <w:rPr>
                <w:rFonts w:ascii="Roboto Condensed" w:hAnsi="Roboto Condensed" w:cs="Calibri"/>
                <w:sz w:val="20"/>
              </w:rPr>
              <w:t>en</w:t>
            </w:r>
            <w:r w:rsidRPr="00D9050F">
              <w:rPr>
                <w:rFonts w:ascii="Roboto Condensed" w:hAnsi="Roboto Condensed" w:cs="Calibri"/>
                <w:spacing w:val="-2"/>
                <w:sz w:val="20"/>
              </w:rPr>
              <w:t>c</w:t>
            </w:r>
            <w:r w:rsidRPr="00D9050F">
              <w:rPr>
                <w:rFonts w:ascii="Roboto Condensed" w:hAnsi="Roboto Condensed" w:cs="Calibri"/>
                <w:sz w:val="20"/>
              </w:rPr>
              <w:t>es</w:t>
            </w:r>
            <w:r w:rsidRPr="00D9050F">
              <w:rPr>
                <w:rFonts w:ascii="Roboto Condensed" w:hAnsi="Roboto Condensed" w:cs="Calibri"/>
                <w:spacing w:val="1"/>
                <w:sz w:val="20"/>
              </w:rPr>
              <w:t xml:space="preserve"> </w:t>
            </w:r>
            <w:r w:rsidRPr="00D9050F">
              <w:rPr>
                <w:rFonts w:ascii="Roboto Condensed" w:hAnsi="Roboto Condensed" w:cs="Calibri"/>
                <w:sz w:val="20"/>
              </w:rPr>
              <w:t>s</w:t>
            </w:r>
            <w:r w:rsidRPr="00D9050F">
              <w:rPr>
                <w:rFonts w:ascii="Roboto Condensed" w:hAnsi="Roboto Condensed" w:cs="Calibri"/>
                <w:spacing w:val="-3"/>
                <w:sz w:val="20"/>
              </w:rPr>
              <w:t>u</w:t>
            </w:r>
            <w:r w:rsidRPr="00D9050F">
              <w:rPr>
                <w:rFonts w:ascii="Roboto Condensed" w:hAnsi="Roboto Condensed" w:cs="Calibri"/>
                <w:spacing w:val="-1"/>
                <w:sz w:val="20"/>
              </w:rPr>
              <w:t>b</w:t>
            </w:r>
            <w:r w:rsidRPr="00D9050F">
              <w:rPr>
                <w:rFonts w:ascii="Roboto Condensed" w:hAnsi="Roboto Condensed" w:cs="Calibri"/>
                <w:sz w:val="20"/>
              </w:rPr>
              <w:t>tiles</w:t>
            </w:r>
          </w:p>
          <w:p w14:paraId="0BD7A18D" w14:textId="77777777" w:rsidR="00005323" w:rsidRPr="00D9050F" w:rsidRDefault="00005323" w:rsidP="00005323">
            <w:pPr>
              <w:pStyle w:val="Paragraphedeliste"/>
              <w:numPr>
                <w:ilvl w:val="0"/>
                <w:numId w:val="21"/>
              </w:numPr>
              <w:suppressAutoHyphens w:val="0"/>
              <w:spacing w:after="0" w:line="240" w:lineRule="auto"/>
              <w:ind w:left="395" w:right="33" w:hanging="284"/>
              <w:rPr>
                <w:rFonts w:ascii="Calibri" w:hAnsi="Calibri" w:cs="Calibri"/>
              </w:rPr>
            </w:pPr>
            <w:r w:rsidRPr="00D9050F">
              <w:rPr>
                <w:rFonts w:ascii="Roboto Condensed" w:hAnsi="Roboto Condensed" w:cs="Calibri"/>
                <w:sz w:val="20"/>
              </w:rPr>
              <w:t>S</w:t>
            </w:r>
            <w:r w:rsidRPr="00D9050F">
              <w:rPr>
                <w:rFonts w:ascii="Roboto Condensed" w:hAnsi="Roboto Condensed" w:cs="Calibri"/>
                <w:spacing w:val="-1"/>
                <w:sz w:val="20"/>
              </w:rPr>
              <w:t>a</w:t>
            </w:r>
            <w:r w:rsidRPr="00D9050F">
              <w:rPr>
                <w:rFonts w:ascii="Roboto Condensed" w:hAnsi="Roboto Condensed" w:cs="Calibri"/>
                <w:spacing w:val="1"/>
                <w:sz w:val="20"/>
              </w:rPr>
              <w:t>vo</w:t>
            </w:r>
            <w:r w:rsidRPr="00D9050F">
              <w:rPr>
                <w:rFonts w:ascii="Roboto Condensed" w:hAnsi="Roboto Condensed" w:cs="Calibri"/>
                <w:sz w:val="20"/>
              </w:rPr>
              <w:t xml:space="preserve">ir </w:t>
            </w:r>
            <w:r w:rsidRPr="00D9050F">
              <w:rPr>
                <w:rFonts w:ascii="Roboto Condensed" w:hAnsi="Roboto Condensed" w:cs="Calibri"/>
                <w:spacing w:val="-3"/>
                <w:sz w:val="20"/>
              </w:rPr>
              <w:t>d</w:t>
            </w:r>
            <w:r w:rsidRPr="00D9050F">
              <w:rPr>
                <w:rFonts w:ascii="Roboto Condensed" w:hAnsi="Roboto Condensed" w:cs="Calibri"/>
                <w:sz w:val="20"/>
              </w:rPr>
              <w:t>écider</w:t>
            </w:r>
            <w:r w:rsidRPr="00D9050F">
              <w:rPr>
                <w:rFonts w:ascii="Roboto Condensed" w:hAnsi="Roboto Condensed" w:cs="Calibri"/>
                <w:spacing w:val="-2"/>
                <w:sz w:val="20"/>
              </w:rPr>
              <w:t xml:space="preserve"> </w:t>
            </w:r>
            <w:r w:rsidRPr="00D9050F">
              <w:rPr>
                <w:rFonts w:ascii="Roboto Condensed" w:hAnsi="Roboto Condensed" w:cs="Calibri"/>
                <w:sz w:val="20"/>
              </w:rPr>
              <w:t>s</w:t>
            </w:r>
            <w:r w:rsidRPr="00D9050F">
              <w:rPr>
                <w:rFonts w:ascii="Roboto Condensed" w:hAnsi="Roboto Condensed" w:cs="Calibri"/>
                <w:spacing w:val="1"/>
                <w:sz w:val="20"/>
              </w:rPr>
              <w:t>o</w:t>
            </w:r>
            <w:r w:rsidRPr="00D9050F">
              <w:rPr>
                <w:rFonts w:ascii="Roboto Condensed" w:hAnsi="Roboto Condensed" w:cs="Calibri"/>
                <w:spacing w:val="-1"/>
                <w:sz w:val="20"/>
              </w:rPr>
              <w:t>u</w:t>
            </w:r>
            <w:r w:rsidRPr="00D9050F">
              <w:rPr>
                <w:rFonts w:ascii="Roboto Condensed" w:hAnsi="Roboto Condensed" w:cs="Calibri"/>
                <w:sz w:val="20"/>
              </w:rPr>
              <w:t>s</w:t>
            </w:r>
            <w:r w:rsidRPr="00D9050F">
              <w:rPr>
                <w:rFonts w:ascii="Roboto Condensed" w:hAnsi="Roboto Condensed" w:cs="Calibri"/>
                <w:spacing w:val="-2"/>
                <w:sz w:val="20"/>
              </w:rPr>
              <w:t xml:space="preserve"> </w:t>
            </w:r>
            <w:r w:rsidRPr="00D9050F">
              <w:rPr>
                <w:rFonts w:ascii="Roboto Condensed" w:hAnsi="Roboto Condensed" w:cs="Calibri"/>
                <w:sz w:val="20"/>
              </w:rPr>
              <w:t>la pres</w:t>
            </w:r>
            <w:r w:rsidRPr="00D9050F">
              <w:rPr>
                <w:rFonts w:ascii="Roboto Condensed" w:hAnsi="Roboto Condensed" w:cs="Calibri"/>
                <w:spacing w:val="-2"/>
                <w:sz w:val="20"/>
              </w:rPr>
              <w:t>s</w:t>
            </w:r>
            <w:r w:rsidRPr="00D9050F">
              <w:rPr>
                <w:rFonts w:ascii="Roboto Condensed" w:hAnsi="Roboto Condensed" w:cs="Calibri"/>
                <w:sz w:val="20"/>
              </w:rPr>
              <w:t>i</w:t>
            </w:r>
            <w:r w:rsidRPr="00D9050F">
              <w:rPr>
                <w:rFonts w:ascii="Roboto Condensed" w:hAnsi="Roboto Condensed" w:cs="Calibri"/>
                <w:spacing w:val="1"/>
                <w:sz w:val="20"/>
              </w:rPr>
              <w:t>o</w:t>
            </w:r>
            <w:r w:rsidRPr="00D9050F">
              <w:rPr>
                <w:rFonts w:ascii="Roboto Condensed" w:hAnsi="Roboto Condensed" w:cs="Calibri"/>
                <w:sz w:val="20"/>
              </w:rPr>
              <w:t>n</w:t>
            </w:r>
            <w:r w:rsidRPr="00D9050F">
              <w:rPr>
                <w:rFonts w:ascii="Roboto Condensed" w:hAnsi="Roboto Condensed" w:cs="Calibri"/>
                <w:spacing w:val="-1"/>
                <w:sz w:val="20"/>
              </w:rPr>
              <w:t xml:space="preserve"> </w:t>
            </w:r>
            <w:r w:rsidRPr="00D9050F">
              <w:rPr>
                <w:rFonts w:ascii="Roboto Condensed" w:hAnsi="Roboto Condensed" w:cs="Calibri"/>
                <w:spacing w:val="1"/>
                <w:sz w:val="20"/>
              </w:rPr>
              <w:t>e</w:t>
            </w:r>
            <w:r w:rsidRPr="00D9050F">
              <w:rPr>
                <w:rFonts w:ascii="Roboto Condensed" w:hAnsi="Roboto Condensed" w:cs="Calibri"/>
                <w:sz w:val="20"/>
              </w:rPr>
              <w:t xml:space="preserve">t </w:t>
            </w:r>
            <w:r w:rsidRPr="00D9050F">
              <w:rPr>
                <w:rFonts w:ascii="Roboto Condensed" w:hAnsi="Roboto Condensed" w:cs="Calibri"/>
                <w:spacing w:val="1"/>
                <w:sz w:val="20"/>
              </w:rPr>
              <w:t>o</w:t>
            </w:r>
            <w:r w:rsidRPr="00D9050F">
              <w:rPr>
                <w:rFonts w:ascii="Roboto Condensed" w:hAnsi="Roboto Condensed" w:cs="Calibri"/>
                <w:spacing w:val="-2"/>
                <w:sz w:val="20"/>
              </w:rPr>
              <w:t>s</w:t>
            </w:r>
            <w:r w:rsidRPr="00D9050F">
              <w:rPr>
                <w:rFonts w:ascii="Roboto Condensed" w:hAnsi="Roboto Condensed" w:cs="Calibri"/>
                <w:sz w:val="20"/>
              </w:rPr>
              <w:t>er</w:t>
            </w:r>
            <w:r w:rsidRPr="00D9050F">
              <w:rPr>
                <w:rFonts w:ascii="Roboto Condensed" w:hAnsi="Roboto Condensed" w:cs="Calibri"/>
                <w:spacing w:val="1"/>
                <w:sz w:val="20"/>
              </w:rPr>
              <w:t xml:space="preserve"> </w:t>
            </w:r>
            <w:r w:rsidRPr="00D9050F">
              <w:rPr>
                <w:rFonts w:ascii="Roboto Condensed" w:hAnsi="Roboto Condensed" w:cs="Calibri"/>
                <w:spacing w:val="-1"/>
                <w:sz w:val="20"/>
              </w:rPr>
              <w:t>d</w:t>
            </w:r>
            <w:r w:rsidRPr="00D9050F">
              <w:rPr>
                <w:rFonts w:ascii="Roboto Condensed" w:hAnsi="Roboto Condensed" w:cs="Calibri"/>
                <w:spacing w:val="-2"/>
                <w:sz w:val="20"/>
              </w:rPr>
              <w:t>é</w:t>
            </w:r>
            <w:r w:rsidRPr="00D9050F">
              <w:rPr>
                <w:rFonts w:ascii="Roboto Condensed" w:hAnsi="Roboto Condensed" w:cs="Calibri"/>
                <w:sz w:val="20"/>
              </w:rPr>
              <w:t>ci</w:t>
            </w:r>
            <w:r w:rsidRPr="00D9050F">
              <w:rPr>
                <w:rFonts w:ascii="Roboto Condensed" w:hAnsi="Roboto Condensed" w:cs="Calibri"/>
                <w:spacing w:val="-1"/>
                <w:sz w:val="20"/>
              </w:rPr>
              <w:t>d</w:t>
            </w:r>
            <w:r w:rsidRPr="00D9050F">
              <w:rPr>
                <w:rFonts w:ascii="Roboto Condensed" w:hAnsi="Roboto Condensed" w:cs="Calibri"/>
                <w:sz w:val="20"/>
              </w:rPr>
              <w:t>er</w:t>
            </w:r>
            <w:r w:rsidRPr="00D9050F">
              <w:rPr>
                <w:rFonts w:ascii="Roboto Condensed" w:hAnsi="Roboto Condensed" w:cs="Calibri"/>
                <w:spacing w:val="1"/>
                <w:sz w:val="20"/>
              </w:rPr>
              <w:t xml:space="preserve"> </w:t>
            </w:r>
            <w:r w:rsidRPr="00D9050F">
              <w:rPr>
                <w:rFonts w:ascii="Roboto Condensed" w:hAnsi="Roboto Condensed" w:cs="Calibri"/>
                <w:spacing w:val="-1"/>
                <w:sz w:val="20"/>
              </w:rPr>
              <w:t>d</w:t>
            </w:r>
            <w:r w:rsidRPr="00D9050F">
              <w:rPr>
                <w:rFonts w:ascii="Roboto Condensed" w:hAnsi="Roboto Condensed" w:cs="Calibri"/>
                <w:sz w:val="20"/>
              </w:rPr>
              <w:t>a</w:t>
            </w:r>
            <w:r w:rsidRPr="00D9050F">
              <w:rPr>
                <w:rFonts w:ascii="Roboto Condensed" w:hAnsi="Roboto Condensed" w:cs="Calibri"/>
                <w:spacing w:val="-1"/>
                <w:sz w:val="20"/>
              </w:rPr>
              <w:t>n</w:t>
            </w:r>
            <w:r w:rsidRPr="00D9050F">
              <w:rPr>
                <w:rFonts w:ascii="Roboto Condensed" w:hAnsi="Roboto Condensed" w:cs="Calibri"/>
                <w:sz w:val="20"/>
              </w:rPr>
              <w:t>s un</w:t>
            </w:r>
            <w:r w:rsidRPr="00D9050F">
              <w:rPr>
                <w:rFonts w:ascii="Roboto Condensed" w:hAnsi="Roboto Condensed" w:cs="Calibri"/>
                <w:spacing w:val="-3"/>
                <w:sz w:val="20"/>
              </w:rPr>
              <w:t xml:space="preserve"> </w:t>
            </w:r>
            <w:r w:rsidRPr="00D9050F">
              <w:rPr>
                <w:rFonts w:ascii="Roboto Condensed" w:hAnsi="Roboto Condensed" w:cs="Calibri"/>
                <w:sz w:val="20"/>
              </w:rPr>
              <w:t>c</w:t>
            </w:r>
            <w:r w:rsidRPr="00D9050F">
              <w:rPr>
                <w:rFonts w:ascii="Roboto Condensed" w:hAnsi="Roboto Condensed" w:cs="Calibri"/>
                <w:spacing w:val="1"/>
                <w:sz w:val="20"/>
              </w:rPr>
              <w:t>o</w:t>
            </w:r>
            <w:r w:rsidRPr="00D9050F">
              <w:rPr>
                <w:rFonts w:ascii="Roboto Condensed" w:hAnsi="Roboto Condensed" w:cs="Calibri"/>
                <w:spacing w:val="-1"/>
                <w:sz w:val="20"/>
              </w:rPr>
              <w:t>n</w:t>
            </w:r>
            <w:r w:rsidRPr="00D9050F">
              <w:rPr>
                <w:rFonts w:ascii="Roboto Condensed" w:hAnsi="Roboto Condensed" w:cs="Calibri"/>
                <w:spacing w:val="-2"/>
                <w:sz w:val="20"/>
              </w:rPr>
              <w:t>t</w:t>
            </w:r>
            <w:r w:rsidRPr="00D9050F">
              <w:rPr>
                <w:rFonts w:ascii="Roboto Condensed" w:hAnsi="Roboto Condensed" w:cs="Calibri"/>
                <w:sz w:val="20"/>
              </w:rPr>
              <w:t>e</w:t>
            </w:r>
            <w:r w:rsidRPr="00D9050F">
              <w:rPr>
                <w:rFonts w:ascii="Roboto Condensed" w:hAnsi="Roboto Condensed" w:cs="Calibri"/>
                <w:spacing w:val="1"/>
                <w:sz w:val="20"/>
              </w:rPr>
              <w:t>x</w:t>
            </w:r>
            <w:r w:rsidRPr="00D9050F">
              <w:rPr>
                <w:rFonts w:ascii="Roboto Condensed" w:hAnsi="Roboto Condensed" w:cs="Calibri"/>
                <w:spacing w:val="-2"/>
                <w:sz w:val="20"/>
              </w:rPr>
              <w:t>t</w:t>
            </w:r>
            <w:r w:rsidRPr="00D9050F">
              <w:rPr>
                <w:rFonts w:ascii="Roboto Condensed" w:hAnsi="Roboto Condensed" w:cs="Calibri"/>
                <w:sz w:val="20"/>
              </w:rPr>
              <w:t>e</w:t>
            </w:r>
            <w:r w:rsidRPr="00D9050F">
              <w:rPr>
                <w:rFonts w:ascii="Roboto Condensed" w:hAnsi="Roboto Condensed" w:cs="Calibri"/>
                <w:spacing w:val="1"/>
                <w:sz w:val="20"/>
              </w:rPr>
              <w:t xml:space="preserve"> </w:t>
            </w:r>
            <w:r w:rsidRPr="00D9050F">
              <w:rPr>
                <w:rFonts w:ascii="Roboto Condensed" w:hAnsi="Roboto Condensed" w:cs="Calibri"/>
                <w:sz w:val="20"/>
              </w:rPr>
              <w:t>tur</w:t>
            </w:r>
            <w:r w:rsidRPr="00D9050F">
              <w:rPr>
                <w:rFonts w:ascii="Roboto Condensed" w:hAnsi="Roboto Condensed" w:cs="Calibri"/>
                <w:spacing w:val="-1"/>
                <w:sz w:val="20"/>
              </w:rPr>
              <w:t>bu</w:t>
            </w:r>
            <w:r w:rsidRPr="00D9050F">
              <w:rPr>
                <w:rFonts w:ascii="Roboto Condensed" w:hAnsi="Roboto Condensed" w:cs="Calibri"/>
                <w:sz w:val="20"/>
              </w:rPr>
              <w:t>le</w:t>
            </w:r>
            <w:r w:rsidRPr="00D9050F">
              <w:rPr>
                <w:rFonts w:ascii="Roboto Condensed" w:hAnsi="Roboto Condensed" w:cs="Calibri"/>
                <w:spacing w:val="-1"/>
                <w:sz w:val="20"/>
              </w:rPr>
              <w:t>n</w:t>
            </w:r>
            <w:r w:rsidRPr="00D9050F">
              <w:rPr>
                <w:rFonts w:ascii="Roboto Condensed" w:hAnsi="Roboto Condensed" w:cs="Calibri"/>
                <w:sz w:val="20"/>
              </w:rPr>
              <w:t>t</w:t>
            </w:r>
          </w:p>
        </w:tc>
      </w:tr>
      <w:tr w:rsidR="00005323" w14:paraId="1FDC8073" w14:textId="77777777" w:rsidTr="006236C0">
        <w:trPr>
          <w:trHeight w:hRule="exact" w:val="6966"/>
        </w:trPr>
        <w:tc>
          <w:tcPr>
            <w:tcW w:w="2617" w:type="dxa"/>
            <w:gridSpan w:val="2"/>
            <w:shd w:val="clear" w:color="auto" w:fill="282D46"/>
            <w:vAlign w:val="center"/>
          </w:tcPr>
          <w:p w14:paraId="1C474CD8" w14:textId="77777777" w:rsidR="00005323" w:rsidRPr="00F144C7" w:rsidRDefault="00005323" w:rsidP="006236C0">
            <w:pPr>
              <w:spacing w:after="0" w:line="240" w:lineRule="auto"/>
              <w:ind w:left="97" w:right="-20"/>
              <w:rPr>
                <w:rFonts w:ascii="Roboto Condensed" w:hAnsi="Roboto Condensed"/>
                <w:b/>
                <w:color w:val="FFFFFF" w:themeColor="background1"/>
              </w:rPr>
            </w:pPr>
            <w:r w:rsidRPr="00F144C7">
              <w:rPr>
                <w:rFonts w:ascii="Roboto Condensed" w:eastAsia="Calibri" w:hAnsi="Roboto Condensed" w:cs="Calibri"/>
                <w:b/>
                <w:bCs/>
                <w:color w:val="FFFFFF" w:themeColor="background1"/>
                <w:spacing w:val="1"/>
                <w:position w:val="1"/>
              </w:rPr>
              <w:t>C</w:t>
            </w:r>
            <w:r w:rsidRPr="00F144C7">
              <w:rPr>
                <w:rFonts w:ascii="Roboto Condensed" w:eastAsia="Calibri" w:hAnsi="Roboto Condensed" w:cs="Calibri"/>
                <w:b/>
                <w:bCs/>
                <w:color w:val="FFFFFF" w:themeColor="background1"/>
                <w:spacing w:val="-1"/>
                <w:position w:val="1"/>
              </w:rPr>
              <w:t>on</w:t>
            </w:r>
            <w:r w:rsidRPr="00F144C7">
              <w:rPr>
                <w:rFonts w:ascii="Roboto Condensed" w:eastAsia="Calibri" w:hAnsi="Roboto Condensed" w:cs="Calibri"/>
                <w:b/>
                <w:bCs/>
                <w:color w:val="FFFFFF" w:themeColor="background1"/>
                <w:position w:val="1"/>
              </w:rPr>
              <w:t>t</w:t>
            </w:r>
            <w:r w:rsidRPr="00F144C7">
              <w:rPr>
                <w:rFonts w:ascii="Roboto Condensed" w:eastAsia="Calibri" w:hAnsi="Roboto Condensed" w:cs="Calibri"/>
                <w:b/>
                <w:bCs/>
                <w:color w:val="FFFFFF" w:themeColor="background1"/>
                <w:spacing w:val="1"/>
                <w:position w:val="1"/>
              </w:rPr>
              <w:t>ri</w:t>
            </w:r>
            <w:r w:rsidRPr="00F144C7">
              <w:rPr>
                <w:rFonts w:ascii="Roboto Condensed" w:eastAsia="Calibri" w:hAnsi="Roboto Condensed" w:cs="Calibri"/>
                <w:b/>
                <w:bCs/>
                <w:color w:val="FFFFFF" w:themeColor="background1"/>
                <w:spacing w:val="-1"/>
                <w:position w:val="1"/>
              </w:rPr>
              <w:t>bu</w:t>
            </w:r>
            <w:r w:rsidRPr="00F144C7">
              <w:rPr>
                <w:rFonts w:ascii="Roboto Condensed" w:eastAsia="Calibri" w:hAnsi="Roboto Condensed" w:cs="Calibri"/>
                <w:b/>
                <w:bCs/>
                <w:color w:val="FFFFFF" w:themeColor="background1"/>
                <w:position w:val="1"/>
              </w:rPr>
              <w:t>t</w:t>
            </w:r>
            <w:r w:rsidRPr="00F144C7">
              <w:rPr>
                <w:rFonts w:ascii="Roboto Condensed" w:eastAsia="Calibri" w:hAnsi="Roboto Condensed" w:cs="Calibri"/>
                <w:b/>
                <w:bCs/>
                <w:color w:val="FFFFFF" w:themeColor="background1"/>
                <w:spacing w:val="1"/>
                <w:position w:val="1"/>
              </w:rPr>
              <w:t>i</w:t>
            </w:r>
            <w:r w:rsidRPr="00F144C7">
              <w:rPr>
                <w:rFonts w:ascii="Roboto Condensed" w:eastAsia="Calibri" w:hAnsi="Roboto Condensed" w:cs="Calibri"/>
                <w:b/>
                <w:bCs/>
                <w:color w:val="FFFFFF" w:themeColor="background1"/>
                <w:spacing w:val="-1"/>
                <w:position w:val="1"/>
              </w:rPr>
              <w:t>o</w:t>
            </w:r>
            <w:r w:rsidRPr="00F144C7">
              <w:rPr>
                <w:rFonts w:ascii="Roboto Condensed" w:eastAsia="Calibri" w:hAnsi="Roboto Condensed" w:cs="Calibri"/>
                <w:b/>
                <w:bCs/>
                <w:color w:val="FFFFFF" w:themeColor="background1"/>
                <w:position w:val="1"/>
              </w:rPr>
              <w:t>n</w:t>
            </w:r>
            <w:r w:rsidRPr="00F144C7">
              <w:rPr>
                <w:rFonts w:ascii="Roboto Condensed" w:eastAsia="Calibri" w:hAnsi="Roboto Condensed" w:cs="Calibri"/>
                <w:b/>
                <w:bCs/>
                <w:color w:val="FFFFFF" w:themeColor="background1"/>
                <w:spacing w:val="-1"/>
                <w:position w:val="1"/>
              </w:rPr>
              <w:t xml:space="preserve"> </w:t>
            </w:r>
            <w:r w:rsidRPr="00F144C7">
              <w:rPr>
                <w:rFonts w:ascii="Roboto Condensed" w:eastAsia="Calibri" w:hAnsi="Roboto Condensed" w:cs="Calibri"/>
                <w:b/>
                <w:bCs/>
                <w:color w:val="FFFFFF" w:themeColor="background1"/>
                <w:position w:val="1"/>
              </w:rPr>
              <w:t xml:space="preserve">au </w:t>
            </w:r>
            <w:r w:rsidRPr="00F144C7">
              <w:rPr>
                <w:rFonts w:ascii="Roboto Condensed" w:eastAsia="Calibri" w:hAnsi="Roboto Condensed" w:cs="Calibri"/>
                <w:b/>
                <w:bCs/>
                <w:color w:val="FFFFFF" w:themeColor="background1"/>
                <w:spacing w:val="1"/>
              </w:rPr>
              <w:t>r</w:t>
            </w:r>
            <w:r w:rsidRPr="00F144C7">
              <w:rPr>
                <w:rFonts w:ascii="Roboto Condensed" w:eastAsia="Calibri" w:hAnsi="Roboto Condensed" w:cs="Calibri"/>
                <w:b/>
                <w:bCs/>
                <w:color w:val="FFFFFF" w:themeColor="background1"/>
                <w:spacing w:val="-1"/>
              </w:rPr>
              <w:t>é</w:t>
            </w:r>
            <w:r w:rsidRPr="00F144C7">
              <w:rPr>
                <w:rFonts w:ascii="Roboto Condensed" w:eastAsia="Calibri" w:hAnsi="Roboto Condensed" w:cs="Calibri"/>
                <w:b/>
                <w:bCs/>
                <w:color w:val="FFFFFF" w:themeColor="background1"/>
              </w:rPr>
              <w:t>f</w:t>
            </w:r>
            <w:r w:rsidRPr="00F144C7">
              <w:rPr>
                <w:rFonts w:ascii="Roboto Condensed" w:eastAsia="Calibri" w:hAnsi="Roboto Condensed" w:cs="Calibri"/>
                <w:b/>
                <w:bCs/>
                <w:color w:val="FFFFFF" w:themeColor="background1"/>
                <w:spacing w:val="-1"/>
              </w:rPr>
              <w:t>é</w:t>
            </w:r>
            <w:r w:rsidRPr="00F144C7">
              <w:rPr>
                <w:rFonts w:ascii="Roboto Condensed" w:eastAsia="Calibri" w:hAnsi="Roboto Condensed" w:cs="Calibri"/>
                <w:b/>
                <w:bCs/>
                <w:color w:val="FFFFFF" w:themeColor="background1"/>
                <w:spacing w:val="1"/>
              </w:rPr>
              <w:t>r</w:t>
            </w:r>
            <w:r w:rsidRPr="00F144C7">
              <w:rPr>
                <w:rFonts w:ascii="Roboto Condensed" w:eastAsia="Calibri" w:hAnsi="Roboto Condensed" w:cs="Calibri"/>
                <w:b/>
                <w:bCs/>
                <w:color w:val="FFFFFF" w:themeColor="background1"/>
                <w:spacing w:val="-1"/>
              </w:rPr>
              <w:t>en</w:t>
            </w:r>
            <w:r w:rsidRPr="00F144C7">
              <w:rPr>
                <w:rFonts w:ascii="Roboto Condensed" w:eastAsia="Calibri" w:hAnsi="Roboto Condensed" w:cs="Calibri"/>
                <w:b/>
                <w:bCs/>
                <w:color w:val="FFFFFF" w:themeColor="background1"/>
              </w:rPr>
              <w:t>t</w:t>
            </w:r>
            <w:r w:rsidRPr="00F144C7">
              <w:rPr>
                <w:rFonts w:ascii="Roboto Condensed" w:eastAsia="Calibri" w:hAnsi="Roboto Condensed" w:cs="Calibri"/>
                <w:b/>
                <w:bCs/>
                <w:color w:val="FFFFFF" w:themeColor="background1"/>
                <w:spacing w:val="1"/>
              </w:rPr>
              <w:t>i</w:t>
            </w:r>
            <w:r w:rsidRPr="00F144C7">
              <w:rPr>
                <w:rFonts w:ascii="Roboto Condensed" w:eastAsia="Calibri" w:hAnsi="Roboto Condensed" w:cs="Calibri"/>
                <w:b/>
                <w:bCs/>
                <w:color w:val="FFFFFF" w:themeColor="background1"/>
                <w:spacing w:val="-1"/>
              </w:rPr>
              <w:t>e</w:t>
            </w:r>
            <w:r w:rsidRPr="00F144C7">
              <w:rPr>
                <w:rFonts w:ascii="Roboto Condensed" w:eastAsia="Calibri" w:hAnsi="Roboto Condensed" w:cs="Calibri"/>
                <w:b/>
                <w:bCs/>
                <w:color w:val="FFFFFF" w:themeColor="background1"/>
              </w:rPr>
              <w:t>l</w:t>
            </w:r>
            <w:r w:rsidRPr="00F144C7">
              <w:rPr>
                <w:rFonts w:ascii="Roboto Condensed" w:eastAsia="Calibri" w:hAnsi="Roboto Condensed" w:cs="Calibri"/>
                <w:b/>
                <w:bCs/>
                <w:color w:val="FFFFFF" w:themeColor="background1"/>
                <w:spacing w:val="-1"/>
              </w:rPr>
              <w:t xml:space="preserve"> </w:t>
            </w:r>
            <w:r w:rsidRPr="00F144C7">
              <w:rPr>
                <w:rFonts w:ascii="Roboto Condensed" w:eastAsia="Calibri" w:hAnsi="Roboto Condensed" w:cs="Calibri"/>
                <w:b/>
                <w:bCs/>
                <w:color w:val="FFFFFF" w:themeColor="background1"/>
              </w:rPr>
              <w:t>Em</w:t>
            </w:r>
            <w:r w:rsidRPr="00F144C7">
              <w:rPr>
                <w:rFonts w:ascii="Roboto Condensed" w:eastAsia="Calibri" w:hAnsi="Roboto Condensed" w:cs="Calibri"/>
                <w:b/>
                <w:bCs/>
                <w:color w:val="FFFFFF" w:themeColor="background1"/>
                <w:spacing w:val="-1"/>
              </w:rPr>
              <w:t>p</w:t>
            </w:r>
            <w:r w:rsidRPr="00F144C7">
              <w:rPr>
                <w:rFonts w:ascii="Roboto Condensed" w:eastAsia="Calibri" w:hAnsi="Roboto Condensed" w:cs="Calibri"/>
                <w:b/>
                <w:bCs/>
                <w:color w:val="FFFFFF" w:themeColor="background1"/>
                <w:spacing w:val="1"/>
              </w:rPr>
              <w:t>l</w:t>
            </w:r>
            <w:r w:rsidRPr="00F144C7">
              <w:rPr>
                <w:rFonts w:ascii="Roboto Condensed" w:eastAsia="Calibri" w:hAnsi="Roboto Condensed" w:cs="Calibri"/>
                <w:b/>
                <w:bCs/>
                <w:color w:val="FFFFFF" w:themeColor="background1"/>
                <w:spacing w:val="-3"/>
              </w:rPr>
              <w:t>o</w:t>
            </w:r>
            <w:r w:rsidRPr="00F144C7">
              <w:rPr>
                <w:rFonts w:ascii="Roboto Condensed" w:eastAsia="Calibri" w:hAnsi="Roboto Condensed" w:cs="Calibri"/>
                <w:b/>
                <w:bCs/>
                <w:color w:val="FFFFFF" w:themeColor="background1"/>
                <w:spacing w:val="2"/>
              </w:rPr>
              <w:t>i</w:t>
            </w:r>
            <w:r w:rsidRPr="00F144C7">
              <w:rPr>
                <w:rFonts w:ascii="Roboto Condensed" w:eastAsia="Calibri" w:hAnsi="Roboto Condensed" w:cs="Calibri"/>
                <w:b/>
                <w:bCs/>
                <w:color w:val="FFFFFF" w:themeColor="background1"/>
              </w:rPr>
              <w:t xml:space="preserve">- </w:t>
            </w:r>
            <w:r w:rsidRPr="00F144C7">
              <w:rPr>
                <w:rFonts w:ascii="Roboto Condensed" w:eastAsia="Calibri" w:hAnsi="Roboto Condensed" w:cs="Calibri"/>
                <w:b/>
                <w:bCs/>
                <w:color w:val="FFFFFF" w:themeColor="background1"/>
                <w:spacing w:val="1"/>
              </w:rPr>
              <w:t>C</w:t>
            </w:r>
            <w:r w:rsidRPr="00F144C7">
              <w:rPr>
                <w:rFonts w:ascii="Roboto Condensed" w:eastAsia="Calibri" w:hAnsi="Roboto Condensed" w:cs="Calibri"/>
                <w:b/>
                <w:bCs/>
                <w:color w:val="FFFFFF" w:themeColor="background1"/>
                <w:spacing w:val="-1"/>
              </w:rPr>
              <w:t>o</w:t>
            </w:r>
            <w:r w:rsidRPr="00F144C7">
              <w:rPr>
                <w:rFonts w:ascii="Roboto Condensed" w:eastAsia="Calibri" w:hAnsi="Roboto Condensed" w:cs="Calibri"/>
                <w:b/>
                <w:bCs/>
                <w:color w:val="FFFFFF" w:themeColor="background1"/>
              </w:rPr>
              <w:t>mp</w:t>
            </w:r>
            <w:r w:rsidRPr="00F144C7">
              <w:rPr>
                <w:rFonts w:ascii="Roboto Condensed" w:eastAsia="Calibri" w:hAnsi="Roboto Condensed" w:cs="Calibri"/>
                <w:b/>
                <w:bCs/>
                <w:color w:val="FFFFFF" w:themeColor="background1"/>
                <w:spacing w:val="-1"/>
              </w:rPr>
              <w:t>é</w:t>
            </w:r>
            <w:r w:rsidRPr="00F144C7">
              <w:rPr>
                <w:rFonts w:ascii="Roboto Condensed" w:eastAsia="Calibri" w:hAnsi="Roboto Condensed" w:cs="Calibri"/>
                <w:b/>
                <w:bCs/>
                <w:color w:val="FFFFFF" w:themeColor="background1"/>
              </w:rPr>
              <w:t>te</w:t>
            </w:r>
            <w:r w:rsidRPr="00F144C7">
              <w:rPr>
                <w:rFonts w:ascii="Roboto Condensed" w:eastAsia="Calibri" w:hAnsi="Roboto Condensed" w:cs="Calibri"/>
                <w:b/>
                <w:bCs/>
                <w:color w:val="FFFFFF" w:themeColor="background1"/>
                <w:spacing w:val="-1"/>
              </w:rPr>
              <w:t>n</w:t>
            </w:r>
            <w:r w:rsidRPr="00F144C7">
              <w:rPr>
                <w:rFonts w:ascii="Roboto Condensed" w:eastAsia="Calibri" w:hAnsi="Roboto Condensed" w:cs="Calibri"/>
                <w:b/>
                <w:bCs/>
                <w:color w:val="FFFFFF" w:themeColor="background1"/>
                <w:spacing w:val="1"/>
              </w:rPr>
              <w:t>c</w:t>
            </w:r>
            <w:r w:rsidRPr="00F144C7">
              <w:rPr>
                <w:rFonts w:ascii="Roboto Condensed" w:eastAsia="Calibri" w:hAnsi="Roboto Condensed" w:cs="Calibri"/>
                <w:b/>
                <w:bCs/>
                <w:color w:val="FFFFFF" w:themeColor="background1"/>
                <w:spacing w:val="-1"/>
              </w:rPr>
              <w:t>e</w:t>
            </w:r>
            <w:r w:rsidRPr="00F144C7">
              <w:rPr>
                <w:rFonts w:ascii="Roboto Condensed" w:eastAsia="Calibri" w:hAnsi="Roboto Condensed" w:cs="Calibri"/>
                <w:b/>
                <w:bCs/>
                <w:color w:val="FFFFFF" w:themeColor="background1"/>
              </w:rPr>
              <w:t>s</w:t>
            </w:r>
          </w:p>
        </w:tc>
        <w:tc>
          <w:tcPr>
            <w:tcW w:w="7131" w:type="dxa"/>
            <w:gridSpan w:val="3"/>
            <w:shd w:val="clear" w:color="auto" w:fill="F1E5F7"/>
            <w:vAlign w:val="center"/>
          </w:tcPr>
          <w:p w14:paraId="765BBC41" w14:textId="77777777" w:rsidR="00005323" w:rsidRPr="003A33F7" w:rsidRDefault="00005323" w:rsidP="006236C0">
            <w:pPr>
              <w:tabs>
                <w:tab w:val="left" w:pos="740"/>
              </w:tabs>
              <w:spacing w:after="0" w:line="240" w:lineRule="auto"/>
              <w:ind w:right="197"/>
              <w:rPr>
                <w:rFonts w:ascii="Roboto Condensed" w:eastAsia="Calibri" w:hAnsi="Roboto Condensed" w:cstheme="minorHAnsi"/>
                <w:b/>
                <w:bCs/>
                <w:sz w:val="20"/>
              </w:rPr>
            </w:pPr>
            <w:r w:rsidRPr="003A33F7">
              <w:rPr>
                <w:rFonts w:ascii="Roboto Condensed" w:eastAsia="Calibri" w:hAnsi="Roboto Condensed" w:cstheme="minorHAnsi"/>
                <w:b/>
                <w:bCs/>
                <w:sz w:val="20"/>
              </w:rPr>
              <w:t>C4 Structurer et piloter un projet</w:t>
            </w:r>
          </w:p>
          <w:p w14:paraId="3851F5E3" w14:textId="77777777" w:rsidR="00005323" w:rsidRPr="003A33F7" w:rsidRDefault="00005323" w:rsidP="006236C0">
            <w:pPr>
              <w:tabs>
                <w:tab w:val="left" w:pos="740"/>
              </w:tabs>
              <w:spacing w:after="0" w:line="240" w:lineRule="auto"/>
              <w:ind w:left="486" w:right="197"/>
              <w:rPr>
                <w:rFonts w:ascii="Roboto Condensed" w:eastAsia="Calibri" w:hAnsi="Roboto Condensed" w:cstheme="minorHAnsi"/>
                <w:sz w:val="20"/>
              </w:rPr>
            </w:pPr>
            <w:r w:rsidRPr="003A33F7">
              <w:rPr>
                <w:rFonts w:ascii="Roboto Condensed" w:eastAsia="Calibri" w:hAnsi="Roboto Condensed" w:cstheme="minorHAnsi"/>
                <w:sz w:val="20"/>
              </w:rPr>
              <w:t xml:space="preserve">C4.4 Piloter, coordonner et assurer le suivi d’un projet d’ingénierie collaborative inter-métiers, </w:t>
            </w:r>
            <w:proofErr w:type="spellStart"/>
            <w:r w:rsidRPr="003A33F7">
              <w:rPr>
                <w:rFonts w:ascii="Roboto Condensed" w:eastAsia="Calibri" w:hAnsi="Roboto Condensed" w:cstheme="minorHAnsi"/>
                <w:sz w:val="20"/>
              </w:rPr>
              <w:t>inter-services</w:t>
            </w:r>
            <w:proofErr w:type="spellEnd"/>
            <w:r w:rsidRPr="003A33F7">
              <w:rPr>
                <w:rFonts w:ascii="Roboto Condensed" w:eastAsia="Calibri" w:hAnsi="Roboto Condensed" w:cstheme="minorHAnsi"/>
                <w:sz w:val="20"/>
              </w:rPr>
              <w:t>, inter-compétences et inter-cultures, au service de l’innovation et/ou de l’amélioration continue</w:t>
            </w:r>
          </w:p>
          <w:p w14:paraId="3B52CB13" w14:textId="77777777" w:rsidR="00005323" w:rsidRPr="003A33F7" w:rsidRDefault="00005323" w:rsidP="006236C0">
            <w:pPr>
              <w:tabs>
                <w:tab w:val="left" w:pos="740"/>
              </w:tabs>
              <w:spacing w:after="0" w:line="240" w:lineRule="auto"/>
              <w:ind w:right="197"/>
              <w:rPr>
                <w:rFonts w:ascii="Roboto Condensed" w:eastAsia="Calibri" w:hAnsi="Roboto Condensed" w:cstheme="minorHAnsi"/>
                <w:b/>
                <w:bCs/>
                <w:sz w:val="20"/>
              </w:rPr>
            </w:pPr>
            <w:r w:rsidRPr="003A33F7">
              <w:rPr>
                <w:rFonts w:ascii="Roboto Condensed" w:eastAsia="Calibri" w:hAnsi="Roboto Condensed" w:cstheme="minorHAnsi"/>
                <w:b/>
                <w:bCs/>
                <w:sz w:val="20"/>
              </w:rPr>
              <w:t xml:space="preserve">C7 Promouvoir et mettre en œuvre les principes du développement </w:t>
            </w:r>
            <w:proofErr w:type="gramStart"/>
            <w:r w:rsidRPr="003A33F7">
              <w:rPr>
                <w:rFonts w:ascii="Roboto Condensed" w:eastAsia="Calibri" w:hAnsi="Roboto Condensed" w:cstheme="minorHAnsi"/>
                <w:b/>
                <w:bCs/>
                <w:sz w:val="20"/>
              </w:rPr>
              <w:t>durable  et</w:t>
            </w:r>
            <w:proofErr w:type="gramEnd"/>
            <w:r w:rsidRPr="003A33F7">
              <w:rPr>
                <w:rFonts w:ascii="Roboto Condensed" w:eastAsia="Calibri" w:hAnsi="Roboto Condensed" w:cstheme="minorHAnsi"/>
                <w:b/>
                <w:bCs/>
                <w:sz w:val="20"/>
              </w:rPr>
              <w:t xml:space="preserve"> de la responsabilité sociétale</w:t>
            </w:r>
          </w:p>
          <w:p w14:paraId="724567EC" w14:textId="77777777" w:rsidR="00005323" w:rsidRPr="003A33F7" w:rsidRDefault="00005323" w:rsidP="006236C0">
            <w:pPr>
              <w:tabs>
                <w:tab w:val="left" w:pos="740"/>
              </w:tabs>
              <w:spacing w:after="0" w:line="240" w:lineRule="auto"/>
              <w:ind w:left="486" w:right="197"/>
              <w:rPr>
                <w:rFonts w:ascii="Roboto Condensed" w:eastAsia="Calibri" w:hAnsi="Roboto Condensed" w:cstheme="minorHAnsi"/>
                <w:sz w:val="20"/>
              </w:rPr>
            </w:pPr>
            <w:r w:rsidRPr="003A33F7">
              <w:rPr>
                <w:rFonts w:ascii="Roboto Condensed" w:eastAsia="Calibri" w:hAnsi="Roboto Condensed" w:cstheme="minorHAnsi"/>
                <w:sz w:val="20"/>
              </w:rPr>
              <w:t>C7.7 Se construire une représentation globale de sa responsabilité d’ingénieur dans ses dimensions sociales, environnementales et éthiques</w:t>
            </w:r>
          </w:p>
          <w:p w14:paraId="6BB0C8A2" w14:textId="77777777" w:rsidR="00005323" w:rsidRPr="003A33F7" w:rsidRDefault="00005323" w:rsidP="006236C0">
            <w:pPr>
              <w:spacing w:after="0" w:line="240" w:lineRule="auto"/>
              <w:ind w:left="570" w:right="-20" w:hanging="540"/>
              <w:rPr>
                <w:rFonts w:ascii="Roboto Condensed" w:eastAsia="Calibri" w:hAnsi="Roboto Condensed" w:cstheme="minorHAnsi"/>
                <w:sz w:val="20"/>
              </w:rPr>
            </w:pPr>
            <w:r w:rsidRPr="003A33F7">
              <w:rPr>
                <w:rFonts w:ascii="Roboto Condensed" w:eastAsia="Calibri" w:hAnsi="Roboto Condensed" w:cstheme="minorHAnsi"/>
                <w:b/>
                <w:bCs/>
                <w:sz w:val="20"/>
              </w:rPr>
              <w:t>C8 Mettre en œuvre et piloter un système de management de l’innovation</w:t>
            </w:r>
          </w:p>
          <w:p w14:paraId="780DF173" w14:textId="77777777" w:rsidR="00005323" w:rsidRPr="003A33F7" w:rsidRDefault="00005323" w:rsidP="006236C0">
            <w:pPr>
              <w:spacing w:after="0" w:line="240" w:lineRule="auto"/>
              <w:ind w:left="533" w:right="-20" w:hanging="37"/>
              <w:rPr>
                <w:rFonts w:ascii="Roboto Condensed" w:eastAsia="Calibri" w:hAnsi="Roboto Condensed" w:cstheme="minorHAnsi"/>
                <w:sz w:val="20"/>
              </w:rPr>
            </w:pPr>
            <w:r w:rsidRPr="003A33F7">
              <w:rPr>
                <w:rFonts w:ascii="Roboto Condensed" w:eastAsia="Calibri" w:hAnsi="Roboto Condensed" w:cstheme="minorHAnsi"/>
                <w:sz w:val="20"/>
              </w:rPr>
              <w:t xml:space="preserve">C8.5 Favoriser les rencontres collaboratives au service de la créativité, de l’imagination, par la mise en lien des potentialités de chacun et des opportunités du milieu, des contextes, de l’environnement </w:t>
            </w:r>
          </w:p>
          <w:p w14:paraId="49F4B9B2" w14:textId="77777777" w:rsidR="00005323" w:rsidRPr="003A33F7" w:rsidRDefault="00005323" w:rsidP="006236C0">
            <w:pPr>
              <w:tabs>
                <w:tab w:val="left" w:pos="740"/>
              </w:tabs>
              <w:spacing w:after="0" w:line="240" w:lineRule="auto"/>
              <w:ind w:left="570" w:right="-20" w:hanging="540"/>
              <w:rPr>
                <w:rFonts w:ascii="Roboto Condensed" w:eastAsia="Calibri" w:hAnsi="Roboto Condensed" w:cstheme="minorHAnsi"/>
                <w:sz w:val="20"/>
              </w:rPr>
            </w:pPr>
            <w:r w:rsidRPr="003A33F7">
              <w:rPr>
                <w:rFonts w:ascii="Roboto Condensed" w:eastAsia="Calibri" w:hAnsi="Roboto Condensed" w:cstheme="minorHAnsi"/>
                <w:b/>
                <w:bCs/>
                <w:sz w:val="20"/>
              </w:rPr>
              <w:t>C9 Exercer un leadership collaboratif</w:t>
            </w:r>
          </w:p>
          <w:p w14:paraId="4C84B150" w14:textId="77777777" w:rsidR="00005323" w:rsidRPr="00C37521" w:rsidRDefault="00005323" w:rsidP="006236C0">
            <w:pPr>
              <w:tabs>
                <w:tab w:val="left" w:pos="740"/>
              </w:tabs>
              <w:spacing w:after="0" w:line="240" w:lineRule="auto"/>
              <w:ind w:left="533" w:right="-20"/>
              <w:rPr>
                <w:rFonts w:ascii="Roboto Condensed" w:eastAsia="Calibri" w:hAnsi="Roboto Condensed" w:cstheme="minorHAnsi"/>
                <w:sz w:val="20"/>
              </w:rPr>
            </w:pPr>
            <w:r w:rsidRPr="00C37521">
              <w:rPr>
                <w:rFonts w:ascii="Roboto Condensed" w:eastAsia="Calibri" w:hAnsi="Roboto Condensed" w:cstheme="minorHAnsi"/>
                <w:sz w:val="20"/>
              </w:rPr>
              <w:t>C9.1 Fédérer l’ensemble des équipes autour de la stratégie de l’entreprise, et créer les conditions de l’adhésion au changement :</w:t>
            </w:r>
          </w:p>
          <w:p w14:paraId="19932720" w14:textId="77777777" w:rsidR="00005323" w:rsidRPr="00C37521" w:rsidRDefault="00005323" w:rsidP="006236C0">
            <w:pPr>
              <w:tabs>
                <w:tab w:val="left" w:pos="740"/>
              </w:tabs>
              <w:spacing w:after="0" w:line="240" w:lineRule="auto"/>
              <w:ind w:left="533" w:right="-20"/>
              <w:rPr>
                <w:rFonts w:ascii="Roboto Condensed" w:eastAsia="Calibri" w:hAnsi="Roboto Condensed" w:cstheme="minorHAnsi"/>
                <w:sz w:val="20"/>
              </w:rPr>
            </w:pPr>
            <w:r w:rsidRPr="00C37521">
              <w:rPr>
                <w:rFonts w:ascii="Roboto Condensed" w:eastAsia="Calibri" w:hAnsi="Roboto Condensed" w:cstheme="minorHAnsi"/>
                <w:sz w:val="20"/>
              </w:rPr>
              <w:t>- par la co-construction d’une vision commune du but à atteindre</w:t>
            </w:r>
          </w:p>
          <w:p w14:paraId="3D50C107" w14:textId="77777777" w:rsidR="00005323" w:rsidRPr="00C37521" w:rsidRDefault="00005323" w:rsidP="006236C0">
            <w:pPr>
              <w:tabs>
                <w:tab w:val="left" w:pos="740"/>
              </w:tabs>
              <w:spacing w:after="0" w:line="240" w:lineRule="auto"/>
              <w:ind w:left="533" w:right="-20"/>
              <w:rPr>
                <w:rFonts w:ascii="Roboto Condensed" w:eastAsia="Calibri" w:hAnsi="Roboto Condensed" w:cstheme="minorHAnsi"/>
                <w:sz w:val="20"/>
              </w:rPr>
            </w:pPr>
            <w:r w:rsidRPr="00C37521">
              <w:rPr>
                <w:rFonts w:ascii="Roboto Condensed" w:eastAsia="Calibri" w:hAnsi="Roboto Condensed" w:cstheme="minorHAnsi"/>
                <w:sz w:val="20"/>
              </w:rPr>
              <w:t>- en faisant du travail collectif un lieu de sens qui relie l’intérêt collectif et l’intérêt individuel d’épanouissement</w:t>
            </w:r>
          </w:p>
          <w:p w14:paraId="5E0A118B" w14:textId="0F53A4E3" w:rsidR="00005323" w:rsidRPr="00C37521" w:rsidRDefault="00005323" w:rsidP="006236C0">
            <w:pPr>
              <w:tabs>
                <w:tab w:val="left" w:pos="740"/>
              </w:tabs>
              <w:spacing w:after="0" w:line="240" w:lineRule="auto"/>
              <w:ind w:left="533" w:right="-20"/>
              <w:rPr>
                <w:rFonts w:ascii="Roboto Condensed" w:eastAsia="Calibri" w:hAnsi="Roboto Condensed" w:cstheme="minorHAnsi"/>
                <w:sz w:val="20"/>
              </w:rPr>
            </w:pPr>
            <w:r w:rsidRPr="00C37521">
              <w:rPr>
                <w:rFonts w:ascii="Roboto Condensed" w:eastAsia="Calibri" w:hAnsi="Roboto Condensed" w:cstheme="minorHAnsi"/>
                <w:sz w:val="20"/>
              </w:rPr>
              <w:t>C9.2 Contribuer à l’établissement d’un climat de confiance et de rapports humains harmonieux, en veillant à la cohésion d’équipe et à la valorisation des acteurs par la reconnaissance des initiatives et de l’implication</w:t>
            </w:r>
          </w:p>
          <w:p w14:paraId="434FDFD5" w14:textId="77777777" w:rsidR="00005323" w:rsidRPr="00C37521" w:rsidRDefault="00005323" w:rsidP="006236C0">
            <w:pPr>
              <w:tabs>
                <w:tab w:val="left" w:pos="740"/>
              </w:tabs>
              <w:spacing w:after="0" w:line="240" w:lineRule="auto"/>
              <w:ind w:left="533" w:right="-20"/>
              <w:rPr>
                <w:rFonts w:ascii="Roboto Condensed" w:eastAsia="Calibri" w:hAnsi="Roboto Condensed" w:cstheme="minorHAnsi"/>
                <w:sz w:val="20"/>
              </w:rPr>
            </w:pPr>
            <w:r w:rsidRPr="00C37521">
              <w:rPr>
                <w:rFonts w:ascii="Roboto Condensed" w:eastAsia="Calibri" w:hAnsi="Roboto Condensed" w:cstheme="minorHAnsi"/>
                <w:sz w:val="20"/>
              </w:rPr>
              <w:t>C9.3 Promouvoir l’enrichissement mutuel et accompagner l’épanouissement individuel en favorisant la complémentarité des diversités, notamment culturelles, en développant une communication authentique et une posture personnelle d’ouverture et d’accueil</w:t>
            </w:r>
          </w:p>
          <w:p w14:paraId="6A4ABC27" w14:textId="77777777" w:rsidR="00005323" w:rsidRPr="00C37521" w:rsidRDefault="00005323" w:rsidP="006236C0">
            <w:pPr>
              <w:tabs>
                <w:tab w:val="left" w:pos="740"/>
              </w:tabs>
              <w:spacing w:after="0" w:line="240" w:lineRule="auto"/>
              <w:ind w:left="533" w:right="-20"/>
              <w:rPr>
                <w:rFonts w:ascii="Roboto Condensed" w:eastAsia="Calibri" w:hAnsi="Roboto Condensed" w:cstheme="minorHAnsi"/>
                <w:sz w:val="20"/>
              </w:rPr>
            </w:pPr>
            <w:r w:rsidRPr="00C37521">
              <w:rPr>
                <w:rFonts w:ascii="Roboto Condensed" w:eastAsia="Calibri" w:hAnsi="Roboto Condensed" w:cstheme="minorHAnsi"/>
                <w:sz w:val="20"/>
              </w:rPr>
              <w:t xml:space="preserve">C9.4 Soutenir le développement de l’intelligence collective en intégrant l’intelligence émotionnelle, pour faciliter les ajustements et faire face à la pression et au stress </w:t>
            </w:r>
          </w:p>
          <w:p w14:paraId="502112D6" w14:textId="16E9420E" w:rsidR="00005323" w:rsidRPr="00C37521" w:rsidRDefault="00005323" w:rsidP="006236C0">
            <w:pPr>
              <w:tabs>
                <w:tab w:val="left" w:pos="740"/>
              </w:tabs>
              <w:spacing w:after="0" w:line="240" w:lineRule="auto"/>
              <w:ind w:left="533" w:right="-20"/>
              <w:rPr>
                <w:rFonts w:ascii="Roboto Condensed" w:eastAsia="Calibri" w:hAnsi="Roboto Condensed" w:cs="Calibri"/>
                <w:sz w:val="20"/>
                <w:szCs w:val="16"/>
              </w:rPr>
            </w:pPr>
            <w:r w:rsidRPr="00C37521">
              <w:rPr>
                <w:rFonts w:ascii="Roboto Condensed" w:eastAsia="Calibri" w:hAnsi="Roboto Condensed" w:cstheme="minorHAnsi"/>
                <w:sz w:val="20"/>
              </w:rPr>
              <w:t>C9.5 Se remettre en question grâce à un travail personnel de prise de conscience de ses biais cognitifs et de ses modes de fonctionnement</w:t>
            </w:r>
          </w:p>
        </w:tc>
      </w:tr>
      <w:tr w:rsidR="00005323" w14:paraId="75605CE9" w14:textId="77777777" w:rsidTr="006236C0">
        <w:trPr>
          <w:trHeight w:hRule="exact" w:val="662"/>
        </w:trPr>
        <w:tc>
          <w:tcPr>
            <w:tcW w:w="2617" w:type="dxa"/>
            <w:gridSpan w:val="2"/>
            <w:shd w:val="clear" w:color="auto" w:fill="282D46"/>
            <w:vAlign w:val="center"/>
          </w:tcPr>
          <w:p w14:paraId="6938740C" w14:textId="77777777" w:rsidR="00005323" w:rsidRPr="00F144C7" w:rsidRDefault="00005323" w:rsidP="006236C0">
            <w:pPr>
              <w:spacing w:after="0" w:line="240" w:lineRule="auto"/>
              <w:ind w:left="97"/>
              <w:rPr>
                <w:rFonts w:ascii="Roboto Condensed" w:hAnsi="Roboto Condensed"/>
                <w:b/>
                <w:color w:val="FFFFFF" w:themeColor="background1"/>
              </w:rPr>
            </w:pPr>
            <w:r w:rsidRPr="00F144C7">
              <w:rPr>
                <w:rFonts w:ascii="Roboto Condensed" w:eastAsia="Calibri" w:hAnsi="Roboto Condensed" w:cs="Calibri"/>
                <w:b/>
                <w:bCs/>
                <w:color w:val="FFFFFF" w:themeColor="background1"/>
                <w:position w:val="1"/>
              </w:rPr>
              <w:t>P</w:t>
            </w:r>
            <w:r w:rsidRPr="00F144C7">
              <w:rPr>
                <w:rFonts w:ascii="Roboto Condensed" w:eastAsia="Calibri" w:hAnsi="Roboto Condensed" w:cs="Calibri"/>
                <w:b/>
                <w:bCs/>
                <w:color w:val="FFFFFF" w:themeColor="background1"/>
                <w:spacing w:val="1"/>
                <w:position w:val="1"/>
              </w:rPr>
              <w:t>r</w:t>
            </w:r>
            <w:r w:rsidRPr="00F144C7">
              <w:rPr>
                <w:rFonts w:ascii="Roboto Condensed" w:eastAsia="Calibri" w:hAnsi="Roboto Condensed" w:cs="Calibri"/>
                <w:b/>
                <w:bCs/>
                <w:color w:val="FFFFFF" w:themeColor="background1"/>
                <w:spacing w:val="-1"/>
                <w:position w:val="1"/>
              </w:rPr>
              <w:t>é</w:t>
            </w:r>
            <w:r w:rsidRPr="00F144C7">
              <w:rPr>
                <w:rFonts w:ascii="Roboto Condensed" w:eastAsia="Calibri" w:hAnsi="Roboto Condensed" w:cs="Calibri"/>
                <w:b/>
                <w:bCs/>
                <w:color w:val="FFFFFF" w:themeColor="background1"/>
                <w:spacing w:val="1"/>
                <w:position w:val="1"/>
              </w:rPr>
              <w:t>r</w:t>
            </w:r>
            <w:r w:rsidRPr="00F144C7">
              <w:rPr>
                <w:rFonts w:ascii="Roboto Condensed" w:eastAsia="Calibri" w:hAnsi="Roboto Condensed" w:cs="Calibri"/>
                <w:b/>
                <w:bCs/>
                <w:color w:val="FFFFFF" w:themeColor="background1"/>
                <w:spacing w:val="-1"/>
                <w:position w:val="1"/>
              </w:rPr>
              <w:t>equ</w:t>
            </w:r>
            <w:r w:rsidRPr="00F144C7">
              <w:rPr>
                <w:rFonts w:ascii="Roboto Condensed" w:eastAsia="Calibri" w:hAnsi="Roboto Condensed" w:cs="Calibri"/>
                <w:b/>
                <w:bCs/>
                <w:color w:val="FFFFFF" w:themeColor="background1"/>
                <w:spacing w:val="1"/>
                <w:position w:val="1"/>
              </w:rPr>
              <w:t>i</w:t>
            </w:r>
            <w:r w:rsidRPr="00F144C7">
              <w:rPr>
                <w:rFonts w:ascii="Roboto Condensed" w:eastAsia="Calibri" w:hAnsi="Roboto Condensed" w:cs="Calibri"/>
                <w:b/>
                <w:bCs/>
                <w:color w:val="FFFFFF" w:themeColor="background1"/>
                <w:position w:val="1"/>
              </w:rPr>
              <w:t>s</w:t>
            </w:r>
          </w:p>
        </w:tc>
        <w:tc>
          <w:tcPr>
            <w:tcW w:w="7131" w:type="dxa"/>
            <w:gridSpan w:val="3"/>
            <w:shd w:val="clear" w:color="auto" w:fill="F1E5F7"/>
            <w:vAlign w:val="center"/>
          </w:tcPr>
          <w:p w14:paraId="35C8DA02" w14:textId="77777777" w:rsidR="00005323" w:rsidRPr="00C37521" w:rsidRDefault="00005323" w:rsidP="006236C0">
            <w:pPr>
              <w:spacing w:after="0" w:line="240" w:lineRule="auto"/>
              <w:ind w:left="102" w:right="306"/>
              <w:rPr>
                <w:rFonts w:ascii="Roboto Condensed" w:hAnsi="Roboto Condensed"/>
                <w:sz w:val="20"/>
              </w:rPr>
            </w:pPr>
            <w:r w:rsidRPr="00C37521">
              <w:rPr>
                <w:rFonts w:ascii="Roboto Condensed" w:eastAsia="Calibri" w:hAnsi="Roboto Condensed" w:cs="Calibri"/>
                <w:spacing w:val="1"/>
                <w:sz w:val="20"/>
              </w:rPr>
              <w:t>Mo</w:t>
            </w:r>
            <w:r w:rsidRPr="00C37521">
              <w:rPr>
                <w:rFonts w:ascii="Roboto Condensed" w:eastAsia="Calibri" w:hAnsi="Roboto Condensed" w:cs="Calibri"/>
                <w:spacing w:val="-1"/>
                <w:sz w:val="20"/>
              </w:rPr>
              <w:t>du</w:t>
            </w:r>
            <w:r w:rsidRPr="00C37521">
              <w:rPr>
                <w:rFonts w:ascii="Roboto Condensed" w:eastAsia="Calibri" w:hAnsi="Roboto Condensed" w:cs="Calibri"/>
                <w:sz w:val="20"/>
              </w:rPr>
              <w:t>les</w:t>
            </w:r>
            <w:r w:rsidRPr="00C37521">
              <w:rPr>
                <w:rFonts w:ascii="Roboto Condensed" w:eastAsia="Calibri" w:hAnsi="Roboto Condensed" w:cs="Calibri"/>
                <w:spacing w:val="-2"/>
                <w:sz w:val="20"/>
              </w:rPr>
              <w:t xml:space="preserve"> </w:t>
            </w:r>
            <w:r w:rsidRPr="00C37521">
              <w:rPr>
                <w:rFonts w:ascii="Roboto Condensed" w:eastAsia="Calibri" w:hAnsi="Roboto Condensed" w:cs="Calibri"/>
                <w:spacing w:val="-1"/>
                <w:sz w:val="20"/>
              </w:rPr>
              <w:t>MP</w:t>
            </w:r>
            <w:r w:rsidRPr="00C37521">
              <w:rPr>
                <w:rFonts w:ascii="Roboto Condensed" w:eastAsia="Calibri" w:hAnsi="Roboto Condensed" w:cs="Calibri"/>
                <w:sz w:val="20"/>
              </w:rPr>
              <w:t>3</w:t>
            </w:r>
            <w:r w:rsidRPr="00C37521">
              <w:rPr>
                <w:rFonts w:ascii="Roboto Condensed" w:eastAsia="Calibri" w:hAnsi="Roboto Condensed" w:cs="Calibri"/>
                <w:spacing w:val="1"/>
                <w:sz w:val="20"/>
              </w:rPr>
              <w:t xml:space="preserve"> 1</w:t>
            </w:r>
            <w:r w:rsidRPr="00C37521">
              <w:rPr>
                <w:rFonts w:ascii="Roboto Condensed" w:eastAsia="Calibri" w:hAnsi="Roboto Condensed" w:cs="Calibri"/>
                <w:sz w:val="20"/>
              </w:rPr>
              <w:t>AI</w:t>
            </w:r>
            <w:r w:rsidRPr="00C37521">
              <w:rPr>
                <w:rFonts w:ascii="Roboto Condensed" w:eastAsia="Calibri" w:hAnsi="Roboto Condensed" w:cs="Calibri"/>
                <w:spacing w:val="-3"/>
                <w:sz w:val="20"/>
              </w:rPr>
              <w:t xml:space="preserve"> </w:t>
            </w:r>
            <w:r w:rsidRPr="00C37521">
              <w:rPr>
                <w:rFonts w:ascii="Roboto Condensed" w:eastAsia="Calibri" w:hAnsi="Roboto Condensed" w:cs="Calibri"/>
                <w:sz w:val="20"/>
              </w:rPr>
              <w:t>et</w:t>
            </w:r>
            <w:r w:rsidRPr="00C37521">
              <w:rPr>
                <w:rFonts w:ascii="Roboto Condensed" w:eastAsia="Calibri" w:hAnsi="Roboto Condensed" w:cs="Calibri"/>
                <w:spacing w:val="-1"/>
                <w:sz w:val="20"/>
              </w:rPr>
              <w:t xml:space="preserve"> </w:t>
            </w:r>
            <w:r w:rsidRPr="00C37521">
              <w:rPr>
                <w:rFonts w:ascii="Roboto Condensed" w:eastAsia="Calibri" w:hAnsi="Roboto Condensed" w:cs="Calibri"/>
                <w:spacing w:val="1"/>
                <w:sz w:val="20"/>
              </w:rPr>
              <w:t>2</w:t>
            </w:r>
            <w:r w:rsidRPr="00C37521">
              <w:rPr>
                <w:rFonts w:ascii="Roboto Condensed" w:eastAsia="Calibri" w:hAnsi="Roboto Condensed" w:cs="Calibri"/>
                <w:sz w:val="20"/>
              </w:rPr>
              <w:t>A</w:t>
            </w:r>
            <w:r w:rsidRPr="00C37521">
              <w:rPr>
                <w:rFonts w:ascii="Roboto Condensed" w:eastAsia="Calibri" w:hAnsi="Roboto Condensed" w:cs="Calibri"/>
                <w:spacing w:val="-1"/>
                <w:sz w:val="20"/>
              </w:rPr>
              <w:t>I</w:t>
            </w:r>
            <w:r w:rsidRPr="00C37521">
              <w:rPr>
                <w:rFonts w:ascii="Roboto Condensed" w:eastAsia="Calibri" w:hAnsi="Roboto Condensed" w:cs="Calibri"/>
                <w:sz w:val="20"/>
              </w:rPr>
              <w:t>,</w:t>
            </w:r>
            <w:r w:rsidRPr="00C37521">
              <w:rPr>
                <w:rFonts w:ascii="Roboto Condensed" w:eastAsia="Calibri" w:hAnsi="Roboto Condensed" w:cs="Calibri"/>
                <w:spacing w:val="-2"/>
                <w:sz w:val="20"/>
              </w:rPr>
              <w:t xml:space="preserve"> </w:t>
            </w:r>
            <w:r w:rsidRPr="00C37521">
              <w:rPr>
                <w:rFonts w:ascii="Roboto Condensed" w:eastAsia="Calibri" w:hAnsi="Roboto Condensed" w:cs="Calibri"/>
                <w:spacing w:val="-1"/>
                <w:sz w:val="20"/>
              </w:rPr>
              <w:t>m</w:t>
            </w:r>
            <w:r w:rsidRPr="00C37521">
              <w:rPr>
                <w:rFonts w:ascii="Roboto Condensed" w:eastAsia="Calibri" w:hAnsi="Roboto Condensed" w:cs="Calibri"/>
                <w:sz w:val="20"/>
              </w:rPr>
              <w:t>a</w:t>
            </w:r>
            <w:r w:rsidRPr="00C37521">
              <w:rPr>
                <w:rFonts w:ascii="Roboto Condensed" w:eastAsia="Calibri" w:hAnsi="Roboto Condensed" w:cs="Calibri"/>
                <w:spacing w:val="-1"/>
                <w:sz w:val="20"/>
              </w:rPr>
              <w:t>n</w:t>
            </w:r>
            <w:r w:rsidRPr="00C37521">
              <w:rPr>
                <w:rFonts w:ascii="Roboto Condensed" w:eastAsia="Calibri" w:hAnsi="Roboto Condensed" w:cs="Calibri"/>
                <w:sz w:val="20"/>
              </w:rPr>
              <w:t>a</w:t>
            </w:r>
            <w:r w:rsidRPr="00C37521">
              <w:rPr>
                <w:rFonts w:ascii="Roboto Condensed" w:eastAsia="Calibri" w:hAnsi="Roboto Condensed" w:cs="Calibri"/>
                <w:spacing w:val="-1"/>
                <w:sz w:val="20"/>
              </w:rPr>
              <w:t>g</w:t>
            </w:r>
            <w:r w:rsidRPr="00C37521">
              <w:rPr>
                <w:rFonts w:ascii="Roboto Condensed" w:eastAsia="Calibri" w:hAnsi="Roboto Condensed" w:cs="Calibri"/>
                <w:sz w:val="20"/>
              </w:rPr>
              <w:t>e</w:t>
            </w:r>
            <w:r w:rsidRPr="00C37521">
              <w:rPr>
                <w:rFonts w:ascii="Roboto Condensed" w:eastAsia="Calibri" w:hAnsi="Roboto Condensed" w:cs="Calibri"/>
                <w:spacing w:val="1"/>
                <w:sz w:val="20"/>
              </w:rPr>
              <w:t>m</w:t>
            </w:r>
            <w:r w:rsidRPr="00C37521">
              <w:rPr>
                <w:rFonts w:ascii="Roboto Condensed" w:eastAsia="Calibri" w:hAnsi="Roboto Condensed" w:cs="Calibri"/>
                <w:sz w:val="20"/>
              </w:rPr>
              <w:t>e</w:t>
            </w:r>
            <w:r w:rsidRPr="00C37521">
              <w:rPr>
                <w:rFonts w:ascii="Roboto Condensed" w:eastAsia="Calibri" w:hAnsi="Roboto Condensed" w:cs="Calibri"/>
                <w:spacing w:val="-3"/>
                <w:sz w:val="20"/>
              </w:rPr>
              <w:t>n</w:t>
            </w:r>
            <w:r w:rsidRPr="00C37521">
              <w:rPr>
                <w:rFonts w:ascii="Roboto Condensed" w:eastAsia="Calibri" w:hAnsi="Roboto Condensed" w:cs="Calibri"/>
                <w:sz w:val="20"/>
              </w:rPr>
              <w:t>t</w:t>
            </w:r>
            <w:r w:rsidRPr="00C37521">
              <w:rPr>
                <w:rFonts w:ascii="Roboto Condensed" w:eastAsia="Calibri" w:hAnsi="Roboto Condensed" w:cs="Calibri"/>
                <w:spacing w:val="3"/>
                <w:sz w:val="20"/>
              </w:rPr>
              <w:t xml:space="preserve"> </w:t>
            </w:r>
            <w:r w:rsidRPr="00C37521">
              <w:rPr>
                <w:rFonts w:ascii="Roboto Condensed" w:eastAsia="Calibri" w:hAnsi="Roboto Condensed" w:cs="Calibri"/>
                <w:sz w:val="20"/>
              </w:rPr>
              <w:t>tra</w:t>
            </w:r>
            <w:r w:rsidRPr="00C37521">
              <w:rPr>
                <w:rFonts w:ascii="Roboto Condensed" w:eastAsia="Calibri" w:hAnsi="Roboto Condensed" w:cs="Calibri"/>
                <w:spacing w:val="-1"/>
                <w:sz w:val="20"/>
              </w:rPr>
              <w:t>n</w:t>
            </w:r>
            <w:r w:rsidRPr="00C37521">
              <w:rPr>
                <w:rFonts w:ascii="Roboto Condensed" w:eastAsia="Calibri" w:hAnsi="Roboto Condensed" w:cs="Calibri"/>
                <w:spacing w:val="-2"/>
                <w:sz w:val="20"/>
              </w:rPr>
              <w:t>s</w:t>
            </w:r>
            <w:r w:rsidRPr="00C37521">
              <w:rPr>
                <w:rFonts w:ascii="Roboto Condensed" w:eastAsia="Calibri" w:hAnsi="Roboto Condensed" w:cs="Calibri"/>
                <w:spacing w:val="1"/>
                <w:sz w:val="20"/>
              </w:rPr>
              <w:t>v</w:t>
            </w:r>
            <w:r w:rsidRPr="00C37521">
              <w:rPr>
                <w:rFonts w:ascii="Roboto Condensed" w:eastAsia="Calibri" w:hAnsi="Roboto Condensed" w:cs="Calibri"/>
                <w:sz w:val="20"/>
              </w:rPr>
              <w:t>ersal</w:t>
            </w:r>
            <w:r w:rsidRPr="00C37521">
              <w:rPr>
                <w:rFonts w:ascii="Roboto Condensed" w:eastAsia="Calibri" w:hAnsi="Roboto Condensed" w:cs="Calibri"/>
                <w:spacing w:val="-2"/>
                <w:sz w:val="20"/>
              </w:rPr>
              <w:t xml:space="preserve"> </w:t>
            </w:r>
            <w:r w:rsidRPr="00C37521">
              <w:rPr>
                <w:rFonts w:ascii="Roboto Condensed" w:eastAsia="Calibri" w:hAnsi="Roboto Condensed" w:cs="Calibri"/>
                <w:spacing w:val="1"/>
                <w:sz w:val="20"/>
              </w:rPr>
              <w:t>e</w:t>
            </w:r>
            <w:r w:rsidRPr="00C37521">
              <w:rPr>
                <w:rFonts w:ascii="Roboto Condensed" w:eastAsia="Calibri" w:hAnsi="Roboto Condensed" w:cs="Calibri"/>
                <w:sz w:val="20"/>
              </w:rPr>
              <w:t>t</w:t>
            </w:r>
            <w:r w:rsidRPr="00C37521">
              <w:rPr>
                <w:rFonts w:ascii="Roboto Condensed" w:eastAsia="Calibri" w:hAnsi="Roboto Condensed" w:cs="Calibri"/>
                <w:spacing w:val="-2"/>
                <w:sz w:val="20"/>
              </w:rPr>
              <w:t xml:space="preserve"> </w:t>
            </w:r>
            <w:r w:rsidRPr="00C37521">
              <w:rPr>
                <w:rFonts w:ascii="Roboto Condensed" w:eastAsia="Calibri" w:hAnsi="Roboto Condensed" w:cs="Calibri"/>
                <w:sz w:val="20"/>
              </w:rPr>
              <w:t>pr</w:t>
            </w:r>
            <w:r w:rsidRPr="00C37521">
              <w:rPr>
                <w:rFonts w:ascii="Roboto Condensed" w:eastAsia="Calibri" w:hAnsi="Roboto Condensed" w:cs="Calibri"/>
                <w:spacing w:val="-1"/>
                <w:sz w:val="20"/>
              </w:rPr>
              <w:t>i</w:t>
            </w:r>
            <w:r w:rsidRPr="00C37521">
              <w:rPr>
                <w:rFonts w:ascii="Roboto Condensed" w:eastAsia="Calibri" w:hAnsi="Roboto Condensed" w:cs="Calibri"/>
                <w:sz w:val="20"/>
              </w:rPr>
              <w:t>se</w:t>
            </w:r>
            <w:r w:rsidRPr="00C37521">
              <w:rPr>
                <w:rFonts w:ascii="Roboto Condensed" w:eastAsia="Calibri" w:hAnsi="Roboto Condensed" w:cs="Calibri"/>
                <w:spacing w:val="1"/>
                <w:sz w:val="20"/>
              </w:rPr>
              <w:t xml:space="preserve"> </w:t>
            </w:r>
            <w:r w:rsidRPr="00C37521">
              <w:rPr>
                <w:rFonts w:ascii="Roboto Condensed" w:eastAsia="Calibri" w:hAnsi="Roboto Condensed" w:cs="Calibri"/>
                <w:spacing w:val="-1"/>
                <w:sz w:val="20"/>
              </w:rPr>
              <w:t>d</w:t>
            </w:r>
            <w:r w:rsidRPr="00C37521">
              <w:rPr>
                <w:rFonts w:ascii="Roboto Condensed" w:eastAsia="Calibri" w:hAnsi="Roboto Condensed" w:cs="Calibri"/>
                <w:sz w:val="20"/>
              </w:rPr>
              <w:t>e</w:t>
            </w:r>
            <w:r w:rsidRPr="00C37521">
              <w:rPr>
                <w:rFonts w:ascii="Roboto Condensed" w:eastAsia="Calibri" w:hAnsi="Roboto Condensed" w:cs="Calibri"/>
                <w:spacing w:val="1"/>
                <w:sz w:val="20"/>
              </w:rPr>
              <w:t xml:space="preserve"> </w:t>
            </w:r>
            <w:r w:rsidRPr="00C37521">
              <w:rPr>
                <w:rFonts w:ascii="Roboto Condensed" w:eastAsia="Calibri" w:hAnsi="Roboto Condensed" w:cs="Calibri"/>
                <w:spacing w:val="-3"/>
                <w:sz w:val="20"/>
              </w:rPr>
              <w:t>d</w:t>
            </w:r>
            <w:r w:rsidRPr="00C37521">
              <w:rPr>
                <w:rFonts w:ascii="Roboto Condensed" w:eastAsia="Calibri" w:hAnsi="Roboto Condensed" w:cs="Calibri"/>
                <w:sz w:val="20"/>
              </w:rPr>
              <w:t>écisi</w:t>
            </w:r>
            <w:r w:rsidRPr="00C37521">
              <w:rPr>
                <w:rFonts w:ascii="Roboto Condensed" w:eastAsia="Calibri" w:hAnsi="Roboto Condensed" w:cs="Calibri"/>
                <w:spacing w:val="1"/>
                <w:sz w:val="20"/>
              </w:rPr>
              <w:t>o</w:t>
            </w:r>
            <w:r w:rsidRPr="00C37521">
              <w:rPr>
                <w:rFonts w:ascii="Roboto Condensed" w:eastAsia="Calibri" w:hAnsi="Roboto Condensed" w:cs="Calibri"/>
                <w:sz w:val="20"/>
              </w:rPr>
              <w:t>n</w:t>
            </w:r>
            <w:r w:rsidRPr="00C37521">
              <w:rPr>
                <w:rFonts w:ascii="Roboto Condensed" w:eastAsia="Calibri" w:hAnsi="Roboto Condensed" w:cs="Calibri"/>
                <w:spacing w:val="-3"/>
                <w:sz w:val="20"/>
              </w:rPr>
              <w:t xml:space="preserve"> </w:t>
            </w:r>
            <w:r w:rsidRPr="00C37521">
              <w:rPr>
                <w:rFonts w:ascii="Roboto Condensed" w:eastAsia="Calibri" w:hAnsi="Roboto Condensed" w:cs="Calibri"/>
                <w:spacing w:val="1"/>
                <w:sz w:val="20"/>
              </w:rPr>
              <w:t>e</w:t>
            </w:r>
            <w:r w:rsidRPr="00C37521">
              <w:rPr>
                <w:rFonts w:ascii="Roboto Condensed" w:eastAsia="Calibri" w:hAnsi="Roboto Condensed" w:cs="Calibri"/>
                <w:sz w:val="20"/>
              </w:rPr>
              <w:t>n</w:t>
            </w:r>
            <w:r w:rsidRPr="00C37521">
              <w:rPr>
                <w:rFonts w:ascii="Roboto Condensed" w:eastAsia="Calibri" w:hAnsi="Roboto Condensed" w:cs="Calibri"/>
                <w:spacing w:val="-3"/>
                <w:sz w:val="20"/>
              </w:rPr>
              <w:t xml:space="preserve"> </w:t>
            </w:r>
            <w:r w:rsidRPr="00C37521">
              <w:rPr>
                <w:rFonts w:ascii="Roboto Condensed" w:eastAsia="Calibri" w:hAnsi="Roboto Condensed" w:cs="Calibri"/>
                <w:spacing w:val="1"/>
                <w:sz w:val="20"/>
              </w:rPr>
              <w:t>3</w:t>
            </w:r>
            <w:r w:rsidRPr="00C37521">
              <w:rPr>
                <w:rFonts w:ascii="Roboto Condensed" w:eastAsia="Calibri" w:hAnsi="Roboto Condensed" w:cs="Calibri"/>
                <w:sz w:val="20"/>
              </w:rPr>
              <w:t>AI</w:t>
            </w:r>
          </w:p>
        </w:tc>
      </w:tr>
      <w:tr w:rsidR="00005323" w14:paraId="710D6A31" w14:textId="77777777" w:rsidTr="006236C0">
        <w:trPr>
          <w:trHeight w:hRule="exact" w:val="844"/>
        </w:trPr>
        <w:tc>
          <w:tcPr>
            <w:tcW w:w="2617" w:type="dxa"/>
            <w:gridSpan w:val="2"/>
            <w:shd w:val="clear" w:color="auto" w:fill="282D46"/>
            <w:vAlign w:val="center"/>
          </w:tcPr>
          <w:p w14:paraId="0CD93CDA" w14:textId="77777777" w:rsidR="00005323" w:rsidRPr="00F144C7" w:rsidRDefault="00005323" w:rsidP="006236C0">
            <w:pPr>
              <w:spacing w:after="0" w:line="240" w:lineRule="auto"/>
              <w:ind w:left="97"/>
              <w:rPr>
                <w:rFonts w:ascii="Roboto Condensed" w:hAnsi="Roboto Condensed"/>
                <w:b/>
                <w:color w:val="FFFFFF" w:themeColor="background1"/>
              </w:rPr>
            </w:pPr>
            <w:r w:rsidRPr="00F144C7">
              <w:rPr>
                <w:rFonts w:ascii="Roboto Condensed" w:eastAsia="Calibri" w:hAnsi="Roboto Condensed" w:cs="Calibri"/>
                <w:b/>
                <w:bCs/>
                <w:color w:val="FFFFFF" w:themeColor="background1"/>
                <w:position w:val="1"/>
              </w:rPr>
              <w:t>L</w:t>
            </w:r>
            <w:r w:rsidRPr="00F144C7">
              <w:rPr>
                <w:rFonts w:ascii="Roboto Condensed" w:eastAsia="Calibri" w:hAnsi="Roboto Condensed" w:cs="Calibri"/>
                <w:b/>
                <w:bCs/>
                <w:color w:val="FFFFFF" w:themeColor="background1"/>
                <w:spacing w:val="1"/>
                <w:position w:val="1"/>
              </w:rPr>
              <w:t>i</w:t>
            </w:r>
            <w:r w:rsidRPr="00F144C7">
              <w:rPr>
                <w:rFonts w:ascii="Roboto Condensed" w:eastAsia="Calibri" w:hAnsi="Roboto Condensed" w:cs="Calibri"/>
                <w:b/>
                <w:bCs/>
                <w:color w:val="FFFFFF" w:themeColor="background1"/>
                <w:spacing w:val="-1"/>
                <w:position w:val="1"/>
              </w:rPr>
              <w:t>en</w:t>
            </w:r>
            <w:r w:rsidRPr="00F144C7">
              <w:rPr>
                <w:rFonts w:ascii="Roboto Condensed" w:eastAsia="Calibri" w:hAnsi="Roboto Condensed" w:cs="Calibri"/>
                <w:b/>
                <w:bCs/>
                <w:color w:val="FFFFFF" w:themeColor="background1"/>
                <w:position w:val="1"/>
              </w:rPr>
              <w:t>s</w:t>
            </w:r>
            <w:r w:rsidRPr="00F144C7">
              <w:rPr>
                <w:rFonts w:ascii="Roboto Condensed" w:eastAsia="Calibri" w:hAnsi="Roboto Condensed" w:cs="Calibri"/>
                <w:b/>
                <w:bCs/>
                <w:color w:val="FFFFFF" w:themeColor="background1"/>
                <w:spacing w:val="1"/>
                <w:position w:val="1"/>
              </w:rPr>
              <w:t xml:space="preserve"> </w:t>
            </w:r>
            <w:r w:rsidRPr="00F144C7">
              <w:rPr>
                <w:rFonts w:ascii="Roboto Condensed" w:eastAsia="Calibri" w:hAnsi="Roboto Condensed" w:cs="Calibri"/>
                <w:b/>
                <w:bCs/>
                <w:color w:val="FFFFFF" w:themeColor="background1"/>
                <w:position w:val="1"/>
              </w:rPr>
              <w:t>p</w:t>
            </w:r>
            <w:r w:rsidRPr="00F144C7">
              <w:rPr>
                <w:rFonts w:ascii="Roboto Condensed" w:eastAsia="Calibri" w:hAnsi="Roboto Condensed" w:cs="Calibri"/>
                <w:b/>
                <w:bCs/>
                <w:color w:val="FFFFFF" w:themeColor="background1"/>
                <w:spacing w:val="-1"/>
                <w:position w:val="1"/>
              </w:rPr>
              <w:t>éda</w:t>
            </w:r>
            <w:r w:rsidRPr="00F144C7">
              <w:rPr>
                <w:rFonts w:ascii="Roboto Condensed" w:eastAsia="Calibri" w:hAnsi="Roboto Condensed" w:cs="Calibri"/>
                <w:b/>
                <w:bCs/>
                <w:color w:val="FFFFFF" w:themeColor="background1"/>
                <w:spacing w:val="1"/>
                <w:position w:val="1"/>
              </w:rPr>
              <w:t>g</w:t>
            </w:r>
            <w:r w:rsidRPr="00F144C7">
              <w:rPr>
                <w:rFonts w:ascii="Roboto Condensed" w:eastAsia="Calibri" w:hAnsi="Roboto Condensed" w:cs="Calibri"/>
                <w:b/>
                <w:bCs/>
                <w:color w:val="FFFFFF" w:themeColor="background1"/>
                <w:spacing w:val="-1"/>
                <w:position w:val="1"/>
              </w:rPr>
              <w:t>o</w:t>
            </w:r>
            <w:r w:rsidRPr="00F144C7">
              <w:rPr>
                <w:rFonts w:ascii="Roboto Condensed" w:eastAsia="Calibri" w:hAnsi="Roboto Condensed" w:cs="Calibri"/>
                <w:b/>
                <w:bCs/>
                <w:color w:val="FFFFFF" w:themeColor="background1"/>
                <w:spacing w:val="-2"/>
                <w:position w:val="1"/>
              </w:rPr>
              <w:t>g</w:t>
            </w:r>
            <w:r w:rsidRPr="00F144C7">
              <w:rPr>
                <w:rFonts w:ascii="Roboto Condensed" w:eastAsia="Calibri" w:hAnsi="Roboto Condensed" w:cs="Calibri"/>
                <w:b/>
                <w:bCs/>
                <w:color w:val="FFFFFF" w:themeColor="background1"/>
                <w:spacing w:val="1"/>
                <w:position w:val="1"/>
              </w:rPr>
              <w:t>i</w:t>
            </w:r>
            <w:r w:rsidRPr="00F144C7">
              <w:rPr>
                <w:rFonts w:ascii="Roboto Condensed" w:eastAsia="Calibri" w:hAnsi="Roboto Condensed" w:cs="Calibri"/>
                <w:b/>
                <w:bCs/>
                <w:color w:val="FFFFFF" w:themeColor="background1"/>
                <w:spacing w:val="-1"/>
                <w:position w:val="1"/>
              </w:rPr>
              <w:t>que</w:t>
            </w:r>
            <w:r w:rsidRPr="00F144C7">
              <w:rPr>
                <w:rFonts w:ascii="Roboto Condensed" w:eastAsia="Calibri" w:hAnsi="Roboto Condensed" w:cs="Calibri"/>
                <w:b/>
                <w:bCs/>
                <w:color w:val="FFFFFF" w:themeColor="background1"/>
                <w:position w:val="1"/>
              </w:rPr>
              <w:t>s</w:t>
            </w:r>
          </w:p>
        </w:tc>
        <w:tc>
          <w:tcPr>
            <w:tcW w:w="7131" w:type="dxa"/>
            <w:gridSpan w:val="3"/>
            <w:shd w:val="clear" w:color="auto" w:fill="F1E5F7"/>
            <w:vAlign w:val="center"/>
          </w:tcPr>
          <w:p w14:paraId="05002162" w14:textId="77777777" w:rsidR="00005323" w:rsidRPr="00C37521" w:rsidRDefault="00005323" w:rsidP="006236C0">
            <w:pPr>
              <w:spacing w:after="0" w:line="240" w:lineRule="auto"/>
              <w:ind w:left="102" w:right="306"/>
              <w:rPr>
                <w:rFonts w:ascii="Roboto Condensed" w:eastAsia="Calibri" w:hAnsi="Roboto Condensed" w:cs="Calibri"/>
                <w:sz w:val="20"/>
              </w:rPr>
            </w:pPr>
            <w:r w:rsidRPr="00C37521">
              <w:rPr>
                <w:rFonts w:ascii="Roboto Condensed" w:eastAsia="Calibri" w:hAnsi="Roboto Condensed" w:cs="Calibri"/>
                <w:spacing w:val="1"/>
                <w:sz w:val="20"/>
              </w:rPr>
              <w:t>P</w:t>
            </w:r>
            <w:r w:rsidRPr="00C37521">
              <w:rPr>
                <w:rFonts w:ascii="Roboto Condensed" w:eastAsia="Calibri" w:hAnsi="Roboto Condensed" w:cs="Calibri"/>
                <w:sz w:val="20"/>
              </w:rPr>
              <w:t>il</w:t>
            </w:r>
            <w:r w:rsidRPr="00C37521">
              <w:rPr>
                <w:rFonts w:ascii="Roboto Condensed" w:eastAsia="Calibri" w:hAnsi="Roboto Condensed" w:cs="Calibri"/>
                <w:spacing w:val="-1"/>
                <w:sz w:val="20"/>
              </w:rPr>
              <w:t>o</w:t>
            </w:r>
            <w:r w:rsidRPr="00C37521">
              <w:rPr>
                <w:rFonts w:ascii="Roboto Condensed" w:eastAsia="Calibri" w:hAnsi="Roboto Condensed" w:cs="Calibri"/>
                <w:sz w:val="20"/>
              </w:rPr>
              <w:t xml:space="preserve">tage </w:t>
            </w:r>
            <w:r w:rsidRPr="00C37521">
              <w:rPr>
                <w:rFonts w:ascii="Roboto Condensed" w:eastAsia="Calibri" w:hAnsi="Roboto Condensed" w:cs="Calibri"/>
                <w:spacing w:val="-1"/>
                <w:sz w:val="20"/>
              </w:rPr>
              <w:t>d</w:t>
            </w:r>
            <w:r w:rsidRPr="00C37521">
              <w:rPr>
                <w:rFonts w:ascii="Roboto Condensed" w:eastAsia="Calibri" w:hAnsi="Roboto Condensed" w:cs="Calibri"/>
                <w:sz w:val="20"/>
              </w:rPr>
              <w:t xml:space="preserve">e </w:t>
            </w:r>
            <w:r w:rsidRPr="00C37521">
              <w:rPr>
                <w:rFonts w:ascii="Roboto Condensed" w:eastAsia="Calibri" w:hAnsi="Roboto Condensed" w:cs="Calibri"/>
                <w:spacing w:val="-1"/>
                <w:sz w:val="20"/>
              </w:rPr>
              <w:t>p</w:t>
            </w:r>
            <w:r w:rsidRPr="00C37521">
              <w:rPr>
                <w:rFonts w:ascii="Roboto Condensed" w:eastAsia="Calibri" w:hAnsi="Roboto Condensed" w:cs="Calibri"/>
                <w:sz w:val="20"/>
              </w:rPr>
              <w:t>r</w:t>
            </w:r>
            <w:r w:rsidRPr="00C37521">
              <w:rPr>
                <w:rFonts w:ascii="Roboto Condensed" w:eastAsia="Calibri" w:hAnsi="Roboto Condensed" w:cs="Calibri"/>
                <w:spacing w:val="1"/>
                <w:sz w:val="20"/>
              </w:rPr>
              <w:t>o</w:t>
            </w:r>
            <w:r w:rsidRPr="00C37521">
              <w:rPr>
                <w:rFonts w:ascii="Roboto Condensed" w:eastAsia="Calibri" w:hAnsi="Roboto Condensed" w:cs="Calibri"/>
                <w:sz w:val="20"/>
              </w:rPr>
              <w:t>j</w:t>
            </w:r>
            <w:r w:rsidRPr="00C37521">
              <w:rPr>
                <w:rFonts w:ascii="Roboto Condensed" w:eastAsia="Calibri" w:hAnsi="Roboto Condensed" w:cs="Calibri"/>
                <w:spacing w:val="-2"/>
                <w:sz w:val="20"/>
              </w:rPr>
              <w:t>e</w:t>
            </w:r>
            <w:r w:rsidRPr="00C37521">
              <w:rPr>
                <w:rFonts w:ascii="Roboto Condensed" w:eastAsia="Calibri" w:hAnsi="Roboto Condensed" w:cs="Calibri"/>
                <w:sz w:val="20"/>
              </w:rPr>
              <w:t>ts i</w:t>
            </w:r>
            <w:r w:rsidRPr="00C37521">
              <w:rPr>
                <w:rFonts w:ascii="Roboto Condensed" w:eastAsia="Calibri" w:hAnsi="Roboto Condensed" w:cs="Calibri"/>
                <w:spacing w:val="-1"/>
                <w:sz w:val="20"/>
              </w:rPr>
              <w:t>nn</w:t>
            </w:r>
            <w:r w:rsidRPr="00C37521">
              <w:rPr>
                <w:rFonts w:ascii="Roboto Condensed" w:eastAsia="Calibri" w:hAnsi="Roboto Condensed" w:cs="Calibri"/>
                <w:spacing w:val="1"/>
                <w:sz w:val="20"/>
              </w:rPr>
              <w:t>o</w:t>
            </w:r>
            <w:r w:rsidRPr="00C37521">
              <w:rPr>
                <w:rFonts w:ascii="Roboto Condensed" w:eastAsia="Calibri" w:hAnsi="Roboto Condensed" w:cs="Calibri"/>
                <w:spacing w:val="-1"/>
                <w:sz w:val="20"/>
              </w:rPr>
              <w:t>v</w:t>
            </w:r>
            <w:r w:rsidRPr="00C37521">
              <w:rPr>
                <w:rFonts w:ascii="Roboto Condensed" w:eastAsia="Calibri" w:hAnsi="Roboto Condensed" w:cs="Calibri"/>
                <w:sz w:val="20"/>
              </w:rPr>
              <w:t>a</w:t>
            </w:r>
            <w:r w:rsidRPr="00C37521">
              <w:rPr>
                <w:rFonts w:ascii="Roboto Condensed" w:eastAsia="Calibri" w:hAnsi="Roboto Condensed" w:cs="Calibri"/>
                <w:spacing w:val="-1"/>
                <w:sz w:val="20"/>
              </w:rPr>
              <w:t>n</w:t>
            </w:r>
            <w:r w:rsidRPr="00C37521">
              <w:rPr>
                <w:rFonts w:ascii="Roboto Condensed" w:eastAsia="Calibri" w:hAnsi="Roboto Condensed" w:cs="Calibri"/>
                <w:sz w:val="20"/>
              </w:rPr>
              <w:t>ts en</w:t>
            </w:r>
            <w:r w:rsidRPr="00C37521">
              <w:rPr>
                <w:rFonts w:ascii="Roboto Condensed" w:eastAsia="Calibri" w:hAnsi="Roboto Condensed" w:cs="Calibri"/>
                <w:spacing w:val="1"/>
                <w:sz w:val="20"/>
              </w:rPr>
              <w:t xml:space="preserve"> m</w:t>
            </w:r>
            <w:r w:rsidRPr="00C37521">
              <w:rPr>
                <w:rFonts w:ascii="Roboto Condensed" w:eastAsia="Calibri" w:hAnsi="Roboto Condensed" w:cs="Calibri"/>
                <w:sz w:val="20"/>
              </w:rPr>
              <w:t>ilieu c</w:t>
            </w:r>
            <w:r w:rsidRPr="00C37521">
              <w:rPr>
                <w:rFonts w:ascii="Roboto Condensed" w:eastAsia="Calibri" w:hAnsi="Roboto Condensed" w:cs="Calibri"/>
                <w:spacing w:val="-1"/>
                <w:sz w:val="20"/>
              </w:rPr>
              <w:t>o</w:t>
            </w:r>
            <w:r w:rsidRPr="00C37521">
              <w:rPr>
                <w:rFonts w:ascii="Roboto Condensed" w:eastAsia="Calibri" w:hAnsi="Roboto Condensed" w:cs="Calibri"/>
                <w:spacing w:val="1"/>
                <w:sz w:val="20"/>
              </w:rPr>
              <w:t>m</w:t>
            </w:r>
            <w:r w:rsidRPr="00C37521">
              <w:rPr>
                <w:rFonts w:ascii="Roboto Condensed" w:eastAsia="Calibri" w:hAnsi="Roboto Condensed" w:cs="Calibri"/>
                <w:spacing w:val="-1"/>
                <w:sz w:val="20"/>
              </w:rPr>
              <w:t>p</w:t>
            </w:r>
            <w:r w:rsidRPr="00C37521">
              <w:rPr>
                <w:rFonts w:ascii="Roboto Condensed" w:eastAsia="Calibri" w:hAnsi="Roboto Condensed" w:cs="Calibri"/>
                <w:sz w:val="20"/>
              </w:rPr>
              <w:t>l</w:t>
            </w:r>
            <w:r w:rsidRPr="00C37521">
              <w:rPr>
                <w:rFonts w:ascii="Roboto Condensed" w:eastAsia="Calibri" w:hAnsi="Roboto Condensed" w:cs="Calibri"/>
                <w:spacing w:val="-2"/>
                <w:sz w:val="20"/>
              </w:rPr>
              <w:t>e</w:t>
            </w:r>
            <w:r w:rsidRPr="00C37521">
              <w:rPr>
                <w:rFonts w:ascii="Roboto Condensed" w:eastAsia="Calibri" w:hAnsi="Roboto Condensed" w:cs="Calibri"/>
                <w:sz w:val="20"/>
              </w:rPr>
              <w:t>x</w:t>
            </w:r>
            <w:r w:rsidRPr="00C37521">
              <w:rPr>
                <w:rFonts w:ascii="Roboto Condensed" w:eastAsia="Calibri" w:hAnsi="Roboto Condensed" w:cs="Calibri"/>
                <w:spacing w:val="1"/>
                <w:sz w:val="20"/>
              </w:rPr>
              <w:t>e</w:t>
            </w:r>
            <w:r w:rsidRPr="00C37521">
              <w:rPr>
                <w:rFonts w:ascii="Roboto Condensed" w:eastAsia="Calibri" w:hAnsi="Roboto Condensed" w:cs="Calibri"/>
                <w:sz w:val="20"/>
              </w:rPr>
              <w:t>,</w:t>
            </w:r>
            <w:r w:rsidRPr="00C37521">
              <w:rPr>
                <w:rFonts w:ascii="Roboto Condensed" w:eastAsia="Calibri" w:hAnsi="Roboto Condensed" w:cs="Calibri"/>
                <w:spacing w:val="49"/>
                <w:sz w:val="20"/>
              </w:rPr>
              <w:t xml:space="preserve"> </w:t>
            </w:r>
            <w:r w:rsidRPr="00C37521">
              <w:rPr>
                <w:rFonts w:ascii="Roboto Condensed" w:eastAsia="Calibri" w:hAnsi="Roboto Condensed" w:cs="Calibri"/>
                <w:sz w:val="20"/>
              </w:rPr>
              <w:t>I</w:t>
            </w:r>
            <w:r w:rsidRPr="00C37521">
              <w:rPr>
                <w:rFonts w:ascii="Roboto Condensed" w:eastAsia="Calibri" w:hAnsi="Roboto Condensed" w:cs="Calibri"/>
                <w:spacing w:val="-1"/>
                <w:sz w:val="20"/>
              </w:rPr>
              <w:t>nn</w:t>
            </w:r>
            <w:r w:rsidRPr="00C37521">
              <w:rPr>
                <w:rFonts w:ascii="Roboto Condensed" w:eastAsia="Calibri" w:hAnsi="Roboto Condensed" w:cs="Calibri"/>
                <w:spacing w:val="1"/>
                <w:sz w:val="20"/>
              </w:rPr>
              <w:t>ov</w:t>
            </w:r>
            <w:r w:rsidRPr="00C37521">
              <w:rPr>
                <w:rFonts w:ascii="Roboto Condensed" w:eastAsia="Calibri" w:hAnsi="Roboto Condensed" w:cs="Calibri"/>
                <w:sz w:val="20"/>
              </w:rPr>
              <w:t>ati</w:t>
            </w:r>
            <w:r w:rsidRPr="00C37521">
              <w:rPr>
                <w:rFonts w:ascii="Roboto Condensed" w:eastAsia="Calibri" w:hAnsi="Roboto Condensed" w:cs="Calibri"/>
                <w:spacing w:val="1"/>
                <w:sz w:val="20"/>
              </w:rPr>
              <w:t>o</w:t>
            </w:r>
            <w:r w:rsidRPr="00C37521">
              <w:rPr>
                <w:rFonts w:ascii="Roboto Condensed" w:eastAsia="Calibri" w:hAnsi="Roboto Condensed" w:cs="Calibri"/>
                <w:spacing w:val="-3"/>
                <w:sz w:val="20"/>
              </w:rPr>
              <w:t>n</w:t>
            </w:r>
            <w:r w:rsidRPr="00C37521">
              <w:rPr>
                <w:rFonts w:ascii="Roboto Condensed" w:eastAsia="Calibri" w:hAnsi="Roboto Condensed" w:cs="Calibri"/>
                <w:spacing w:val="1"/>
                <w:sz w:val="20"/>
              </w:rPr>
              <w:t>/</w:t>
            </w:r>
            <w:r w:rsidRPr="00C37521">
              <w:rPr>
                <w:rFonts w:ascii="Roboto Condensed" w:eastAsia="Calibri" w:hAnsi="Roboto Condensed" w:cs="Calibri"/>
                <w:spacing w:val="-1"/>
                <w:sz w:val="20"/>
              </w:rPr>
              <w:t>p</w:t>
            </w:r>
            <w:r w:rsidRPr="00C37521">
              <w:rPr>
                <w:rFonts w:ascii="Roboto Condensed" w:eastAsia="Calibri" w:hAnsi="Roboto Condensed" w:cs="Calibri"/>
                <w:sz w:val="20"/>
              </w:rPr>
              <w:t>r</w:t>
            </w:r>
            <w:r w:rsidRPr="00C37521">
              <w:rPr>
                <w:rFonts w:ascii="Roboto Condensed" w:eastAsia="Calibri" w:hAnsi="Roboto Condensed" w:cs="Calibri"/>
                <w:spacing w:val="-1"/>
                <w:sz w:val="20"/>
              </w:rPr>
              <w:t>o</w:t>
            </w:r>
            <w:r w:rsidRPr="00C37521">
              <w:rPr>
                <w:rFonts w:ascii="Roboto Condensed" w:eastAsia="Calibri" w:hAnsi="Roboto Condensed" w:cs="Calibri"/>
                <w:sz w:val="20"/>
              </w:rPr>
              <w:t>spect</w:t>
            </w:r>
            <w:r w:rsidRPr="00C37521">
              <w:rPr>
                <w:rFonts w:ascii="Roboto Condensed" w:eastAsia="Calibri" w:hAnsi="Roboto Condensed" w:cs="Calibri"/>
                <w:spacing w:val="-2"/>
                <w:sz w:val="20"/>
              </w:rPr>
              <w:t>i</w:t>
            </w:r>
            <w:r w:rsidRPr="00C37521">
              <w:rPr>
                <w:rFonts w:ascii="Roboto Condensed" w:eastAsia="Calibri" w:hAnsi="Roboto Condensed" w:cs="Calibri"/>
                <w:spacing w:val="1"/>
                <w:sz w:val="20"/>
              </w:rPr>
              <w:t>v</w:t>
            </w:r>
            <w:r w:rsidRPr="00C37521">
              <w:rPr>
                <w:rFonts w:ascii="Roboto Condensed" w:eastAsia="Calibri" w:hAnsi="Roboto Condensed" w:cs="Calibri"/>
                <w:spacing w:val="-2"/>
                <w:sz w:val="20"/>
              </w:rPr>
              <w:t>e</w:t>
            </w:r>
            <w:r w:rsidRPr="00C37521">
              <w:rPr>
                <w:rFonts w:ascii="Roboto Condensed" w:eastAsia="Calibri" w:hAnsi="Roboto Condensed" w:cs="Calibri"/>
                <w:sz w:val="20"/>
              </w:rPr>
              <w:t xml:space="preserve">, </w:t>
            </w:r>
            <w:r w:rsidRPr="00C37521">
              <w:rPr>
                <w:rFonts w:ascii="Roboto Condensed" w:eastAsia="Calibri" w:hAnsi="Roboto Condensed" w:cs="Calibri"/>
                <w:spacing w:val="1"/>
                <w:sz w:val="20"/>
              </w:rPr>
              <w:t>M</w:t>
            </w:r>
            <w:r w:rsidRPr="00C37521">
              <w:rPr>
                <w:rFonts w:ascii="Roboto Condensed" w:eastAsia="Calibri" w:hAnsi="Roboto Condensed" w:cs="Calibri"/>
                <w:sz w:val="20"/>
              </w:rPr>
              <w:t>ission</w:t>
            </w:r>
            <w:r w:rsidRPr="00C37521">
              <w:rPr>
                <w:rFonts w:ascii="Roboto Condensed" w:eastAsia="Calibri" w:hAnsi="Roboto Condensed" w:cs="Calibri"/>
                <w:spacing w:val="-2"/>
                <w:sz w:val="20"/>
              </w:rPr>
              <w:t xml:space="preserve"> </w:t>
            </w:r>
            <w:r w:rsidRPr="00C37521">
              <w:rPr>
                <w:rFonts w:ascii="Roboto Condensed" w:eastAsia="Calibri" w:hAnsi="Roboto Condensed" w:cs="Calibri"/>
                <w:sz w:val="20"/>
              </w:rPr>
              <w:t>in</w:t>
            </w:r>
            <w:r w:rsidRPr="00C37521">
              <w:rPr>
                <w:rFonts w:ascii="Roboto Condensed" w:eastAsia="Calibri" w:hAnsi="Roboto Condensed" w:cs="Calibri"/>
                <w:spacing w:val="-1"/>
                <w:sz w:val="20"/>
              </w:rPr>
              <w:t>du</w:t>
            </w:r>
            <w:r w:rsidRPr="00C37521">
              <w:rPr>
                <w:rFonts w:ascii="Roboto Condensed" w:eastAsia="Calibri" w:hAnsi="Roboto Condensed" w:cs="Calibri"/>
                <w:sz w:val="20"/>
              </w:rPr>
              <w:t>strielle</w:t>
            </w:r>
          </w:p>
        </w:tc>
      </w:tr>
      <w:tr w:rsidR="00005323" w14:paraId="5C59AEA5" w14:textId="77777777" w:rsidTr="006236C0">
        <w:trPr>
          <w:trHeight w:hRule="exact" w:val="1591"/>
        </w:trPr>
        <w:tc>
          <w:tcPr>
            <w:tcW w:w="2617" w:type="dxa"/>
            <w:gridSpan w:val="2"/>
            <w:shd w:val="clear" w:color="auto" w:fill="282D46"/>
            <w:vAlign w:val="center"/>
          </w:tcPr>
          <w:p w14:paraId="2AAFBF7B" w14:textId="77777777" w:rsidR="00005323" w:rsidRPr="00F144C7" w:rsidRDefault="00005323" w:rsidP="006236C0">
            <w:pPr>
              <w:spacing w:after="0" w:line="240" w:lineRule="auto"/>
              <w:ind w:left="97"/>
              <w:rPr>
                <w:rFonts w:ascii="Roboto Condensed" w:hAnsi="Roboto Condensed"/>
                <w:b/>
                <w:color w:val="FFFFFF" w:themeColor="background1"/>
              </w:rPr>
            </w:pPr>
            <w:r w:rsidRPr="00F144C7">
              <w:rPr>
                <w:rFonts w:ascii="Roboto Condensed" w:eastAsia="Calibri" w:hAnsi="Roboto Condensed" w:cs="Calibri"/>
                <w:b/>
                <w:bCs/>
                <w:color w:val="FFFFFF" w:themeColor="background1"/>
                <w:spacing w:val="1"/>
                <w:position w:val="1"/>
              </w:rPr>
              <w:lastRenderedPageBreak/>
              <w:t>C</w:t>
            </w:r>
            <w:r w:rsidRPr="00F144C7">
              <w:rPr>
                <w:rFonts w:ascii="Roboto Condensed" w:eastAsia="Calibri" w:hAnsi="Roboto Condensed" w:cs="Calibri"/>
                <w:b/>
                <w:bCs/>
                <w:color w:val="FFFFFF" w:themeColor="background1"/>
                <w:spacing w:val="-1"/>
                <w:position w:val="1"/>
              </w:rPr>
              <w:t>on</w:t>
            </w:r>
            <w:r w:rsidRPr="00F144C7">
              <w:rPr>
                <w:rFonts w:ascii="Roboto Condensed" w:eastAsia="Calibri" w:hAnsi="Roboto Condensed" w:cs="Calibri"/>
                <w:b/>
                <w:bCs/>
                <w:color w:val="FFFFFF" w:themeColor="background1"/>
                <w:position w:val="1"/>
              </w:rPr>
              <w:t>te</w:t>
            </w:r>
            <w:r w:rsidRPr="00F144C7">
              <w:rPr>
                <w:rFonts w:ascii="Roboto Condensed" w:eastAsia="Calibri" w:hAnsi="Roboto Condensed" w:cs="Calibri"/>
                <w:b/>
                <w:bCs/>
                <w:color w:val="FFFFFF" w:themeColor="background1"/>
                <w:spacing w:val="-1"/>
                <w:position w:val="1"/>
              </w:rPr>
              <w:t>n</w:t>
            </w:r>
            <w:r w:rsidRPr="00F144C7">
              <w:rPr>
                <w:rFonts w:ascii="Roboto Condensed" w:eastAsia="Calibri" w:hAnsi="Roboto Condensed" w:cs="Calibri"/>
                <w:b/>
                <w:bCs/>
                <w:color w:val="FFFFFF" w:themeColor="background1"/>
                <w:position w:val="1"/>
              </w:rPr>
              <w:t>u</w:t>
            </w:r>
          </w:p>
        </w:tc>
        <w:tc>
          <w:tcPr>
            <w:tcW w:w="7131" w:type="dxa"/>
            <w:gridSpan w:val="3"/>
            <w:shd w:val="clear" w:color="auto" w:fill="F1E5F7"/>
            <w:vAlign w:val="center"/>
          </w:tcPr>
          <w:p w14:paraId="335197E4" w14:textId="77777777" w:rsidR="00005323" w:rsidRPr="00C37521" w:rsidRDefault="00005323" w:rsidP="006236C0">
            <w:pPr>
              <w:spacing w:after="0" w:line="240" w:lineRule="auto"/>
              <w:ind w:left="102" w:right="306"/>
              <w:rPr>
                <w:rFonts w:ascii="Roboto Condensed" w:eastAsia="Calibri" w:hAnsi="Roboto Condensed" w:cs="Calibri"/>
                <w:sz w:val="20"/>
              </w:rPr>
            </w:pPr>
            <w:r w:rsidRPr="00C37521">
              <w:rPr>
                <w:rFonts w:ascii="Roboto Condensed" w:eastAsia="Calibri" w:hAnsi="Roboto Condensed" w:cs="Calibri"/>
                <w:sz w:val="20"/>
              </w:rPr>
              <w:t>C</w:t>
            </w:r>
            <w:r w:rsidRPr="00C37521">
              <w:rPr>
                <w:rFonts w:ascii="Roboto Condensed" w:eastAsia="Calibri" w:hAnsi="Roboto Condensed" w:cs="Calibri"/>
                <w:spacing w:val="-1"/>
                <w:sz w:val="20"/>
              </w:rPr>
              <w:t>h</w:t>
            </w:r>
            <w:r w:rsidRPr="00C37521">
              <w:rPr>
                <w:rFonts w:ascii="Roboto Condensed" w:eastAsia="Calibri" w:hAnsi="Roboto Condensed" w:cs="Calibri"/>
                <w:sz w:val="20"/>
              </w:rPr>
              <w:t>a</w:t>
            </w:r>
            <w:r w:rsidRPr="00C37521">
              <w:rPr>
                <w:rFonts w:ascii="Roboto Condensed" w:eastAsia="Calibri" w:hAnsi="Roboto Condensed" w:cs="Calibri"/>
                <w:spacing w:val="-1"/>
                <w:sz w:val="20"/>
              </w:rPr>
              <w:t>ng</w:t>
            </w:r>
            <w:r w:rsidRPr="00C37521">
              <w:rPr>
                <w:rFonts w:ascii="Roboto Condensed" w:eastAsia="Calibri" w:hAnsi="Roboto Condensed" w:cs="Calibri"/>
                <w:sz w:val="20"/>
              </w:rPr>
              <w:t>e</w:t>
            </w:r>
            <w:r w:rsidRPr="00C37521">
              <w:rPr>
                <w:rFonts w:ascii="Roboto Condensed" w:eastAsia="Calibri" w:hAnsi="Roboto Condensed" w:cs="Calibri"/>
                <w:spacing w:val="1"/>
                <w:sz w:val="20"/>
              </w:rPr>
              <w:t>m</w:t>
            </w:r>
            <w:r w:rsidRPr="00C37521">
              <w:rPr>
                <w:rFonts w:ascii="Roboto Condensed" w:eastAsia="Calibri" w:hAnsi="Roboto Condensed" w:cs="Calibri"/>
                <w:sz w:val="20"/>
              </w:rPr>
              <w:t>ent</w:t>
            </w:r>
            <w:r w:rsidRPr="00C37521">
              <w:rPr>
                <w:rFonts w:ascii="Roboto Condensed" w:eastAsia="Calibri" w:hAnsi="Roboto Condensed" w:cs="Calibri"/>
                <w:spacing w:val="-2"/>
                <w:sz w:val="20"/>
              </w:rPr>
              <w:t xml:space="preserve"> </w:t>
            </w:r>
            <w:r w:rsidRPr="00C37521">
              <w:rPr>
                <w:rFonts w:ascii="Roboto Condensed" w:eastAsia="Calibri" w:hAnsi="Roboto Condensed" w:cs="Calibri"/>
                <w:sz w:val="20"/>
              </w:rPr>
              <w:t>de</w:t>
            </w:r>
            <w:r w:rsidRPr="00C37521">
              <w:rPr>
                <w:rFonts w:ascii="Roboto Condensed" w:eastAsia="Calibri" w:hAnsi="Roboto Condensed" w:cs="Calibri"/>
                <w:spacing w:val="1"/>
                <w:sz w:val="20"/>
              </w:rPr>
              <w:t xml:space="preserve"> </w:t>
            </w:r>
            <w:r w:rsidRPr="00C37521">
              <w:rPr>
                <w:rFonts w:ascii="Roboto Condensed" w:eastAsia="Calibri" w:hAnsi="Roboto Condensed" w:cs="Calibri"/>
                <w:spacing w:val="-1"/>
                <w:sz w:val="20"/>
              </w:rPr>
              <w:t>p</w:t>
            </w:r>
            <w:r w:rsidRPr="00C37521">
              <w:rPr>
                <w:rFonts w:ascii="Roboto Condensed" w:eastAsia="Calibri" w:hAnsi="Roboto Condensed" w:cs="Calibri"/>
                <w:sz w:val="20"/>
              </w:rPr>
              <w:t>ara</w:t>
            </w:r>
            <w:r w:rsidRPr="00C37521">
              <w:rPr>
                <w:rFonts w:ascii="Roboto Condensed" w:eastAsia="Calibri" w:hAnsi="Roboto Condensed" w:cs="Calibri"/>
                <w:spacing w:val="-1"/>
                <w:sz w:val="20"/>
              </w:rPr>
              <w:t>d</w:t>
            </w:r>
            <w:r w:rsidRPr="00C37521">
              <w:rPr>
                <w:rFonts w:ascii="Roboto Condensed" w:eastAsia="Calibri" w:hAnsi="Roboto Condensed" w:cs="Calibri"/>
                <w:sz w:val="20"/>
              </w:rPr>
              <w:t>i</w:t>
            </w:r>
            <w:r w:rsidRPr="00C37521">
              <w:rPr>
                <w:rFonts w:ascii="Roboto Condensed" w:eastAsia="Calibri" w:hAnsi="Roboto Condensed" w:cs="Calibri"/>
                <w:spacing w:val="-3"/>
                <w:sz w:val="20"/>
              </w:rPr>
              <w:t>g</w:t>
            </w:r>
            <w:r w:rsidRPr="00C37521">
              <w:rPr>
                <w:rFonts w:ascii="Roboto Condensed" w:eastAsia="Calibri" w:hAnsi="Roboto Condensed" w:cs="Calibri"/>
                <w:spacing w:val="1"/>
                <w:sz w:val="20"/>
              </w:rPr>
              <w:t>m</w:t>
            </w:r>
            <w:r w:rsidRPr="00C37521">
              <w:rPr>
                <w:rFonts w:ascii="Roboto Condensed" w:eastAsia="Calibri" w:hAnsi="Roboto Condensed" w:cs="Calibri"/>
                <w:sz w:val="20"/>
              </w:rPr>
              <w:t>e :</w:t>
            </w:r>
          </w:p>
          <w:p w14:paraId="5C3CE73C" w14:textId="77777777" w:rsidR="00005323" w:rsidRPr="00C37521" w:rsidRDefault="00005323" w:rsidP="006236C0">
            <w:pPr>
              <w:spacing w:after="0" w:line="240" w:lineRule="auto"/>
              <w:ind w:left="102" w:right="306"/>
              <w:rPr>
                <w:rFonts w:ascii="Roboto Condensed" w:eastAsia="Calibri" w:hAnsi="Roboto Condensed" w:cs="Calibri"/>
                <w:sz w:val="20"/>
              </w:rPr>
            </w:pPr>
            <w:r w:rsidRPr="00C37521">
              <w:rPr>
                <w:rFonts w:ascii="Roboto Condensed" w:eastAsia="Calibri" w:hAnsi="Roboto Condensed" w:cs="Calibri"/>
                <w:spacing w:val="1"/>
                <w:sz w:val="20"/>
              </w:rPr>
              <w:t>L</w:t>
            </w:r>
            <w:r w:rsidRPr="00C37521">
              <w:rPr>
                <w:rFonts w:ascii="Roboto Condensed" w:eastAsia="Calibri" w:hAnsi="Roboto Condensed" w:cs="Calibri"/>
                <w:sz w:val="20"/>
              </w:rPr>
              <w:t>’A</w:t>
            </w:r>
            <w:r w:rsidRPr="00C37521">
              <w:rPr>
                <w:rFonts w:ascii="Roboto Condensed" w:eastAsia="Calibri" w:hAnsi="Roboto Condensed" w:cs="Calibri"/>
                <w:spacing w:val="-1"/>
                <w:sz w:val="20"/>
              </w:rPr>
              <w:t>pp</w:t>
            </w:r>
            <w:r w:rsidRPr="00C37521">
              <w:rPr>
                <w:rFonts w:ascii="Roboto Condensed" w:eastAsia="Calibri" w:hAnsi="Roboto Condensed" w:cs="Calibri"/>
                <w:sz w:val="20"/>
              </w:rPr>
              <w:t>r</w:t>
            </w:r>
            <w:r w:rsidRPr="00C37521">
              <w:rPr>
                <w:rFonts w:ascii="Roboto Condensed" w:eastAsia="Calibri" w:hAnsi="Roboto Condensed" w:cs="Calibri"/>
                <w:spacing w:val="1"/>
                <w:sz w:val="20"/>
              </w:rPr>
              <w:t>o</w:t>
            </w:r>
            <w:r w:rsidRPr="00C37521">
              <w:rPr>
                <w:rFonts w:ascii="Roboto Condensed" w:eastAsia="Calibri" w:hAnsi="Roboto Condensed" w:cs="Calibri"/>
                <w:sz w:val="20"/>
              </w:rPr>
              <w:t>che</w:t>
            </w:r>
            <w:r w:rsidRPr="00C37521">
              <w:rPr>
                <w:rFonts w:ascii="Roboto Condensed" w:eastAsia="Calibri" w:hAnsi="Roboto Condensed" w:cs="Calibri"/>
                <w:spacing w:val="8"/>
                <w:sz w:val="20"/>
              </w:rPr>
              <w:t xml:space="preserve"> </w:t>
            </w:r>
            <w:r w:rsidRPr="00C37521">
              <w:rPr>
                <w:rFonts w:ascii="Roboto Condensed" w:eastAsia="Calibri" w:hAnsi="Roboto Condensed" w:cs="Calibri"/>
                <w:sz w:val="20"/>
              </w:rPr>
              <w:t>affe</w:t>
            </w:r>
            <w:r w:rsidRPr="00C37521">
              <w:rPr>
                <w:rFonts w:ascii="Roboto Condensed" w:eastAsia="Calibri" w:hAnsi="Roboto Condensed" w:cs="Calibri"/>
                <w:spacing w:val="-2"/>
                <w:sz w:val="20"/>
              </w:rPr>
              <w:t>c</w:t>
            </w:r>
            <w:r w:rsidRPr="00C37521">
              <w:rPr>
                <w:rFonts w:ascii="Roboto Condensed" w:eastAsia="Calibri" w:hAnsi="Roboto Condensed" w:cs="Calibri"/>
                <w:sz w:val="20"/>
              </w:rPr>
              <w:t>ti</w:t>
            </w:r>
            <w:r w:rsidRPr="00C37521">
              <w:rPr>
                <w:rFonts w:ascii="Roboto Condensed" w:eastAsia="Calibri" w:hAnsi="Roboto Condensed" w:cs="Calibri"/>
                <w:spacing w:val="-1"/>
                <w:sz w:val="20"/>
              </w:rPr>
              <w:t>v</w:t>
            </w:r>
            <w:r w:rsidRPr="00C37521">
              <w:rPr>
                <w:rFonts w:ascii="Roboto Condensed" w:eastAsia="Calibri" w:hAnsi="Roboto Condensed" w:cs="Calibri"/>
                <w:sz w:val="20"/>
              </w:rPr>
              <w:t>e</w:t>
            </w:r>
            <w:r w:rsidRPr="00C37521">
              <w:rPr>
                <w:rFonts w:ascii="Roboto Condensed" w:eastAsia="Calibri" w:hAnsi="Roboto Condensed" w:cs="Calibri"/>
                <w:spacing w:val="11"/>
                <w:sz w:val="20"/>
              </w:rPr>
              <w:t xml:space="preserve"> </w:t>
            </w:r>
            <w:r w:rsidRPr="00C37521">
              <w:rPr>
                <w:rFonts w:ascii="Roboto Condensed" w:eastAsia="Calibri" w:hAnsi="Roboto Condensed" w:cs="Calibri"/>
                <w:spacing w:val="-1"/>
                <w:sz w:val="20"/>
              </w:rPr>
              <w:t>d</w:t>
            </w:r>
            <w:r w:rsidRPr="00C37521">
              <w:rPr>
                <w:rFonts w:ascii="Roboto Condensed" w:eastAsia="Calibri" w:hAnsi="Roboto Condensed" w:cs="Calibri"/>
                <w:sz w:val="20"/>
              </w:rPr>
              <w:t>e</w:t>
            </w:r>
            <w:r w:rsidRPr="00C37521">
              <w:rPr>
                <w:rFonts w:ascii="Roboto Condensed" w:eastAsia="Calibri" w:hAnsi="Roboto Condensed" w:cs="Calibri"/>
                <w:spacing w:val="11"/>
                <w:sz w:val="20"/>
              </w:rPr>
              <w:t xml:space="preserve"> </w:t>
            </w:r>
            <w:r w:rsidRPr="00C37521">
              <w:rPr>
                <w:rFonts w:ascii="Roboto Condensed" w:eastAsia="Calibri" w:hAnsi="Roboto Condensed" w:cs="Calibri"/>
                <w:sz w:val="20"/>
              </w:rPr>
              <w:t>la</w:t>
            </w:r>
            <w:r w:rsidRPr="00C37521">
              <w:rPr>
                <w:rFonts w:ascii="Roboto Condensed" w:eastAsia="Calibri" w:hAnsi="Roboto Condensed" w:cs="Calibri"/>
                <w:spacing w:val="7"/>
                <w:sz w:val="20"/>
              </w:rPr>
              <w:t xml:space="preserve"> </w:t>
            </w:r>
            <w:r w:rsidRPr="00C37521">
              <w:rPr>
                <w:rFonts w:ascii="Roboto Condensed" w:eastAsia="Calibri" w:hAnsi="Roboto Condensed" w:cs="Calibri"/>
                <w:spacing w:val="-1"/>
                <w:sz w:val="20"/>
              </w:rPr>
              <w:t>d</w:t>
            </w:r>
            <w:r w:rsidRPr="00C37521">
              <w:rPr>
                <w:rFonts w:ascii="Roboto Condensed" w:eastAsia="Calibri" w:hAnsi="Roboto Condensed" w:cs="Calibri"/>
                <w:sz w:val="20"/>
              </w:rPr>
              <w:t>écisi</w:t>
            </w:r>
            <w:r w:rsidRPr="00C37521">
              <w:rPr>
                <w:rFonts w:ascii="Roboto Condensed" w:eastAsia="Calibri" w:hAnsi="Roboto Condensed" w:cs="Calibri"/>
                <w:spacing w:val="1"/>
                <w:sz w:val="20"/>
              </w:rPr>
              <w:t>o</w:t>
            </w:r>
            <w:r w:rsidRPr="00C37521">
              <w:rPr>
                <w:rFonts w:ascii="Roboto Condensed" w:eastAsia="Calibri" w:hAnsi="Roboto Condensed" w:cs="Calibri"/>
                <w:spacing w:val="-1"/>
                <w:sz w:val="20"/>
              </w:rPr>
              <w:t>n</w:t>
            </w:r>
            <w:r w:rsidRPr="00C37521">
              <w:rPr>
                <w:rFonts w:ascii="Roboto Condensed" w:eastAsia="Calibri" w:hAnsi="Roboto Condensed" w:cs="Calibri"/>
                <w:sz w:val="20"/>
              </w:rPr>
              <w:t>,</w:t>
            </w:r>
            <w:r w:rsidRPr="00C37521">
              <w:rPr>
                <w:rFonts w:ascii="Roboto Condensed" w:eastAsia="Calibri" w:hAnsi="Roboto Condensed" w:cs="Calibri"/>
                <w:spacing w:val="10"/>
                <w:sz w:val="20"/>
              </w:rPr>
              <w:t xml:space="preserve"> </w:t>
            </w:r>
            <w:r w:rsidRPr="00C37521">
              <w:rPr>
                <w:rFonts w:ascii="Roboto Condensed" w:eastAsia="Calibri" w:hAnsi="Roboto Condensed" w:cs="Calibri"/>
                <w:sz w:val="20"/>
              </w:rPr>
              <w:t>la</w:t>
            </w:r>
            <w:r w:rsidRPr="00C37521">
              <w:rPr>
                <w:rFonts w:ascii="Roboto Condensed" w:eastAsia="Calibri" w:hAnsi="Roboto Condensed" w:cs="Calibri"/>
                <w:spacing w:val="7"/>
                <w:sz w:val="20"/>
              </w:rPr>
              <w:t xml:space="preserve"> </w:t>
            </w:r>
            <w:r w:rsidRPr="00C37521">
              <w:rPr>
                <w:rFonts w:ascii="Roboto Condensed" w:eastAsia="Calibri" w:hAnsi="Roboto Condensed" w:cs="Calibri"/>
                <w:sz w:val="20"/>
              </w:rPr>
              <w:t>f</w:t>
            </w:r>
            <w:r w:rsidRPr="00C37521">
              <w:rPr>
                <w:rFonts w:ascii="Roboto Condensed" w:eastAsia="Calibri" w:hAnsi="Roboto Condensed" w:cs="Calibri"/>
                <w:spacing w:val="1"/>
                <w:sz w:val="20"/>
              </w:rPr>
              <w:t>o</w:t>
            </w:r>
            <w:r w:rsidRPr="00C37521">
              <w:rPr>
                <w:rFonts w:ascii="Roboto Condensed" w:eastAsia="Calibri" w:hAnsi="Roboto Condensed" w:cs="Calibri"/>
                <w:spacing w:val="-1"/>
                <w:sz w:val="20"/>
              </w:rPr>
              <w:t>n</w:t>
            </w:r>
            <w:r w:rsidRPr="00C37521">
              <w:rPr>
                <w:rFonts w:ascii="Roboto Condensed" w:eastAsia="Calibri" w:hAnsi="Roboto Condensed" w:cs="Calibri"/>
                <w:spacing w:val="-2"/>
                <w:sz w:val="20"/>
              </w:rPr>
              <w:t>c</w:t>
            </w:r>
            <w:r w:rsidRPr="00C37521">
              <w:rPr>
                <w:rFonts w:ascii="Roboto Condensed" w:eastAsia="Calibri" w:hAnsi="Roboto Condensed" w:cs="Calibri"/>
                <w:sz w:val="20"/>
              </w:rPr>
              <w:t>ti</w:t>
            </w:r>
            <w:r w:rsidRPr="00C37521">
              <w:rPr>
                <w:rFonts w:ascii="Roboto Condensed" w:eastAsia="Calibri" w:hAnsi="Roboto Condensed" w:cs="Calibri"/>
                <w:spacing w:val="1"/>
                <w:sz w:val="20"/>
              </w:rPr>
              <w:t>o</w:t>
            </w:r>
            <w:r w:rsidRPr="00C37521">
              <w:rPr>
                <w:rFonts w:ascii="Roboto Condensed" w:eastAsia="Calibri" w:hAnsi="Roboto Condensed" w:cs="Calibri"/>
                <w:sz w:val="20"/>
              </w:rPr>
              <w:t>n</w:t>
            </w:r>
            <w:r w:rsidRPr="00C37521">
              <w:rPr>
                <w:rFonts w:ascii="Roboto Condensed" w:eastAsia="Calibri" w:hAnsi="Roboto Condensed" w:cs="Calibri"/>
                <w:spacing w:val="9"/>
                <w:sz w:val="20"/>
              </w:rPr>
              <w:t xml:space="preserve"> </w:t>
            </w:r>
            <w:r w:rsidRPr="00C37521">
              <w:rPr>
                <w:rFonts w:ascii="Roboto Condensed" w:eastAsia="Calibri" w:hAnsi="Roboto Condensed" w:cs="Calibri"/>
                <w:spacing w:val="-3"/>
                <w:sz w:val="20"/>
              </w:rPr>
              <w:t>d</w:t>
            </w:r>
            <w:r w:rsidRPr="00C37521">
              <w:rPr>
                <w:rFonts w:ascii="Roboto Condensed" w:eastAsia="Calibri" w:hAnsi="Roboto Condensed" w:cs="Calibri"/>
                <w:sz w:val="20"/>
              </w:rPr>
              <w:t>e</w:t>
            </w:r>
            <w:r w:rsidRPr="00C37521">
              <w:rPr>
                <w:rFonts w:ascii="Roboto Condensed" w:eastAsia="Calibri" w:hAnsi="Roboto Condensed" w:cs="Calibri"/>
                <w:spacing w:val="11"/>
                <w:sz w:val="20"/>
              </w:rPr>
              <w:t xml:space="preserve"> </w:t>
            </w:r>
            <w:r w:rsidRPr="00C37521">
              <w:rPr>
                <w:rFonts w:ascii="Roboto Condensed" w:eastAsia="Calibri" w:hAnsi="Roboto Condensed" w:cs="Calibri"/>
                <w:sz w:val="20"/>
              </w:rPr>
              <w:t>l’</w:t>
            </w:r>
            <w:r w:rsidRPr="00C37521">
              <w:rPr>
                <w:rFonts w:ascii="Roboto Condensed" w:eastAsia="Calibri" w:hAnsi="Roboto Condensed" w:cs="Calibri"/>
                <w:spacing w:val="-1"/>
                <w:sz w:val="20"/>
              </w:rPr>
              <w:t>i</w:t>
            </w:r>
            <w:r w:rsidRPr="00C37521">
              <w:rPr>
                <w:rFonts w:ascii="Roboto Condensed" w:eastAsia="Calibri" w:hAnsi="Roboto Condensed" w:cs="Calibri"/>
                <w:spacing w:val="-3"/>
                <w:sz w:val="20"/>
              </w:rPr>
              <w:t>r</w:t>
            </w:r>
            <w:r w:rsidRPr="00C37521">
              <w:rPr>
                <w:rFonts w:ascii="Roboto Condensed" w:eastAsia="Calibri" w:hAnsi="Roboto Condensed" w:cs="Calibri"/>
                <w:sz w:val="20"/>
              </w:rPr>
              <w:t>rati</w:t>
            </w:r>
            <w:r w:rsidRPr="00C37521">
              <w:rPr>
                <w:rFonts w:ascii="Roboto Condensed" w:eastAsia="Calibri" w:hAnsi="Roboto Condensed" w:cs="Calibri"/>
                <w:spacing w:val="1"/>
                <w:sz w:val="20"/>
              </w:rPr>
              <w:t>o</w:t>
            </w:r>
            <w:r w:rsidRPr="00C37521">
              <w:rPr>
                <w:rFonts w:ascii="Roboto Condensed" w:eastAsia="Calibri" w:hAnsi="Roboto Condensed" w:cs="Calibri"/>
                <w:spacing w:val="-1"/>
                <w:sz w:val="20"/>
              </w:rPr>
              <w:t>nn</w:t>
            </w:r>
            <w:r w:rsidRPr="00C37521">
              <w:rPr>
                <w:rFonts w:ascii="Roboto Condensed" w:eastAsia="Calibri" w:hAnsi="Roboto Condensed" w:cs="Calibri"/>
                <w:sz w:val="20"/>
              </w:rPr>
              <w:t>el</w:t>
            </w:r>
            <w:r w:rsidRPr="00C37521">
              <w:rPr>
                <w:rFonts w:ascii="Roboto Condensed" w:eastAsia="Calibri" w:hAnsi="Roboto Condensed" w:cs="Calibri"/>
                <w:spacing w:val="11"/>
                <w:sz w:val="20"/>
              </w:rPr>
              <w:t xml:space="preserve"> </w:t>
            </w:r>
            <w:r w:rsidRPr="00C37521">
              <w:rPr>
                <w:rFonts w:ascii="Roboto Condensed" w:eastAsia="Calibri" w:hAnsi="Roboto Condensed" w:cs="Calibri"/>
                <w:sz w:val="20"/>
              </w:rPr>
              <w:t>et</w:t>
            </w:r>
            <w:r w:rsidRPr="00C37521">
              <w:rPr>
                <w:rFonts w:ascii="Roboto Condensed" w:eastAsia="Calibri" w:hAnsi="Roboto Condensed" w:cs="Calibri"/>
                <w:spacing w:val="11"/>
                <w:sz w:val="20"/>
              </w:rPr>
              <w:t xml:space="preserve"> </w:t>
            </w:r>
            <w:r w:rsidRPr="00C37521">
              <w:rPr>
                <w:rFonts w:ascii="Roboto Condensed" w:eastAsia="Calibri" w:hAnsi="Roboto Condensed" w:cs="Calibri"/>
                <w:sz w:val="20"/>
              </w:rPr>
              <w:t>l’</w:t>
            </w:r>
            <w:r w:rsidRPr="00C37521">
              <w:rPr>
                <w:rFonts w:ascii="Roboto Condensed" w:eastAsia="Calibri" w:hAnsi="Roboto Condensed" w:cs="Calibri"/>
                <w:spacing w:val="-1"/>
                <w:sz w:val="20"/>
              </w:rPr>
              <w:t>in</w:t>
            </w:r>
            <w:r w:rsidRPr="00C37521">
              <w:rPr>
                <w:rFonts w:ascii="Roboto Condensed" w:eastAsia="Calibri" w:hAnsi="Roboto Condensed" w:cs="Calibri"/>
                <w:spacing w:val="-2"/>
                <w:sz w:val="20"/>
              </w:rPr>
              <w:t>t</w:t>
            </w:r>
            <w:r w:rsidRPr="00C37521">
              <w:rPr>
                <w:rFonts w:ascii="Roboto Condensed" w:eastAsia="Calibri" w:hAnsi="Roboto Condensed" w:cs="Calibri"/>
                <w:sz w:val="20"/>
              </w:rPr>
              <w:t>égr</w:t>
            </w:r>
            <w:r w:rsidRPr="00C37521">
              <w:rPr>
                <w:rFonts w:ascii="Roboto Condensed" w:eastAsia="Calibri" w:hAnsi="Roboto Condensed" w:cs="Calibri"/>
                <w:spacing w:val="-1"/>
                <w:sz w:val="20"/>
              </w:rPr>
              <w:t>a</w:t>
            </w:r>
            <w:r w:rsidRPr="00C37521">
              <w:rPr>
                <w:rFonts w:ascii="Roboto Condensed" w:eastAsia="Calibri" w:hAnsi="Roboto Condensed" w:cs="Calibri"/>
                <w:sz w:val="20"/>
              </w:rPr>
              <w:t>t</w:t>
            </w:r>
            <w:r w:rsidRPr="00C37521">
              <w:rPr>
                <w:rFonts w:ascii="Roboto Condensed" w:eastAsia="Calibri" w:hAnsi="Roboto Condensed" w:cs="Calibri"/>
                <w:spacing w:val="-2"/>
                <w:sz w:val="20"/>
              </w:rPr>
              <w:t>i</w:t>
            </w:r>
            <w:r w:rsidRPr="00C37521">
              <w:rPr>
                <w:rFonts w:ascii="Roboto Condensed" w:eastAsia="Calibri" w:hAnsi="Roboto Condensed" w:cs="Calibri"/>
                <w:spacing w:val="1"/>
                <w:sz w:val="20"/>
              </w:rPr>
              <w:t>o</w:t>
            </w:r>
            <w:r w:rsidRPr="00C37521">
              <w:rPr>
                <w:rFonts w:ascii="Roboto Condensed" w:eastAsia="Calibri" w:hAnsi="Roboto Condensed" w:cs="Calibri"/>
                <w:sz w:val="20"/>
              </w:rPr>
              <w:t xml:space="preserve">n </w:t>
            </w:r>
            <w:r w:rsidRPr="00C37521">
              <w:rPr>
                <w:rFonts w:ascii="Roboto Condensed" w:eastAsia="Calibri" w:hAnsi="Roboto Condensed" w:cs="Calibri"/>
                <w:spacing w:val="-1"/>
                <w:position w:val="1"/>
                <w:sz w:val="20"/>
              </w:rPr>
              <w:t>d</w:t>
            </w:r>
            <w:r w:rsidRPr="00C37521">
              <w:rPr>
                <w:rFonts w:ascii="Roboto Condensed" w:eastAsia="Calibri" w:hAnsi="Roboto Condensed" w:cs="Calibri"/>
                <w:position w:val="1"/>
                <w:sz w:val="20"/>
              </w:rPr>
              <w:t>e</w:t>
            </w:r>
            <w:r w:rsidRPr="00C37521">
              <w:rPr>
                <w:rFonts w:ascii="Roboto Condensed" w:eastAsia="Calibri" w:hAnsi="Roboto Condensed" w:cs="Calibri"/>
                <w:spacing w:val="1"/>
                <w:position w:val="1"/>
                <w:sz w:val="20"/>
              </w:rPr>
              <w:t xml:space="preserve"> </w:t>
            </w:r>
            <w:r w:rsidRPr="00C37521">
              <w:rPr>
                <w:rFonts w:ascii="Roboto Condensed" w:eastAsia="Calibri" w:hAnsi="Roboto Condensed" w:cs="Calibri"/>
                <w:position w:val="1"/>
                <w:sz w:val="20"/>
              </w:rPr>
              <w:t>ses</w:t>
            </w:r>
            <w:r w:rsidRPr="00C37521">
              <w:rPr>
                <w:rFonts w:ascii="Roboto Condensed" w:eastAsia="Calibri" w:hAnsi="Roboto Condensed" w:cs="Calibri"/>
                <w:spacing w:val="-1"/>
                <w:position w:val="1"/>
                <w:sz w:val="20"/>
              </w:rPr>
              <w:t xml:space="preserve"> </w:t>
            </w:r>
            <w:r w:rsidRPr="00C37521">
              <w:rPr>
                <w:rFonts w:ascii="Roboto Condensed" w:eastAsia="Calibri" w:hAnsi="Roboto Condensed" w:cs="Calibri"/>
                <w:position w:val="1"/>
                <w:sz w:val="20"/>
              </w:rPr>
              <w:t>as</w:t>
            </w:r>
            <w:r w:rsidRPr="00C37521">
              <w:rPr>
                <w:rFonts w:ascii="Roboto Condensed" w:eastAsia="Calibri" w:hAnsi="Roboto Condensed" w:cs="Calibri"/>
                <w:spacing w:val="-1"/>
                <w:position w:val="1"/>
                <w:sz w:val="20"/>
              </w:rPr>
              <w:t>p</w:t>
            </w:r>
            <w:r w:rsidRPr="00C37521">
              <w:rPr>
                <w:rFonts w:ascii="Roboto Condensed" w:eastAsia="Calibri" w:hAnsi="Roboto Condensed" w:cs="Calibri"/>
                <w:position w:val="1"/>
                <w:sz w:val="20"/>
              </w:rPr>
              <w:t>ec</w:t>
            </w:r>
            <w:r w:rsidRPr="00C37521">
              <w:rPr>
                <w:rFonts w:ascii="Roboto Condensed" w:eastAsia="Calibri" w:hAnsi="Roboto Condensed" w:cs="Calibri"/>
                <w:spacing w:val="-1"/>
                <w:position w:val="1"/>
                <w:sz w:val="20"/>
              </w:rPr>
              <w:t>t</w:t>
            </w:r>
            <w:r w:rsidRPr="00C37521">
              <w:rPr>
                <w:rFonts w:ascii="Roboto Condensed" w:eastAsia="Calibri" w:hAnsi="Roboto Condensed" w:cs="Calibri"/>
                <w:position w:val="1"/>
                <w:sz w:val="20"/>
              </w:rPr>
              <w:t>s p</w:t>
            </w:r>
            <w:r w:rsidRPr="00C37521">
              <w:rPr>
                <w:rFonts w:ascii="Roboto Condensed" w:eastAsia="Calibri" w:hAnsi="Roboto Condensed" w:cs="Calibri"/>
                <w:spacing w:val="1"/>
                <w:position w:val="1"/>
                <w:sz w:val="20"/>
              </w:rPr>
              <w:t>o</w:t>
            </w:r>
            <w:r w:rsidRPr="00C37521">
              <w:rPr>
                <w:rFonts w:ascii="Roboto Condensed" w:eastAsia="Calibri" w:hAnsi="Roboto Condensed" w:cs="Calibri"/>
                <w:spacing w:val="-1"/>
                <w:position w:val="1"/>
                <w:sz w:val="20"/>
              </w:rPr>
              <w:t>u</w:t>
            </w:r>
            <w:r w:rsidRPr="00C37521">
              <w:rPr>
                <w:rFonts w:ascii="Roboto Condensed" w:eastAsia="Calibri" w:hAnsi="Roboto Condensed" w:cs="Calibri"/>
                <w:position w:val="1"/>
                <w:sz w:val="20"/>
              </w:rPr>
              <w:t>r un</w:t>
            </w:r>
            <w:r w:rsidRPr="00C37521">
              <w:rPr>
                <w:rFonts w:ascii="Roboto Condensed" w:eastAsia="Calibri" w:hAnsi="Roboto Condensed" w:cs="Calibri"/>
                <w:spacing w:val="-1"/>
                <w:position w:val="1"/>
                <w:sz w:val="20"/>
              </w:rPr>
              <w:t xml:space="preserve"> </w:t>
            </w:r>
            <w:r w:rsidRPr="00C37521">
              <w:rPr>
                <w:rFonts w:ascii="Roboto Condensed" w:eastAsia="Calibri" w:hAnsi="Roboto Condensed" w:cs="Calibri"/>
                <w:position w:val="1"/>
                <w:sz w:val="20"/>
              </w:rPr>
              <w:t>di</w:t>
            </w:r>
            <w:r w:rsidRPr="00C37521">
              <w:rPr>
                <w:rFonts w:ascii="Roboto Condensed" w:eastAsia="Calibri" w:hAnsi="Roboto Condensed" w:cs="Calibri"/>
                <w:spacing w:val="-1"/>
                <w:position w:val="1"/>
                <w:sz w:val="20"/>
              </w:rPr>
              <w:t>a</w:t>
            </w:r>
            <w:r w:rsidRPr="00C37521">
              <w:rPr>
                <w:rFonts w:ascii="Roboto Condensed" w:eastAsia="Calibri" w:hAnsi="Roboto Condensed" w:cs="Calibri"/>
                <w:spacing w:val="-3"/>
                <w:position w:val="1"/>
                <w:sz w:val="20"/>
              </w:rPr>
              <w:t>g</w:t>
            </w:r>
            <w:r w:rsidRPr="00C37521">
              <w:rPr>
                <w:rFonts w:ascii="Roboto Condensed" w:eastAsia="Calibri" w:hAnsi="Roboto Condensed" w:cs="Calibri"/>
                <w:spacing w:val="-1"/>
                <w:position w:val="1"/>
                <w:sz w:val="20"/>
              </w:rPr>
              <w:t>n</w:t>
            </w:r>
            <w:r w:rsidRPr="00C37521">
              <w:rPr>
                <w:rFonts w:ascii="Roboto Condensed" w:eastAsia="Calibri" w:hAnsi="Roboto Condensed" w:cs="Calibri"/>
                <w:spacing w:val="1"/>
                <w:position w:val="1"/>
                <w:sz w:val="20"/>
              </w:rPr>
              <w:t>o</w:t>
            </w:r>
            <w:r w:rsidRPr="00C37521">
              <w:rPr>
                <w:rFonts w:ascii="Roboto Condensed" w:eastAsia="Calibri" w:hAnsi="Roboto Condensed" w:cs="Calibri"/>
                <w:position w:val="1"/>
                <w:sz w:val="20"/>
              </w:rPr>
              <w:t>stic</w:t>
            </w:r>
            <w:r w:rsidRPr="00C37521">
              <w:rPr>
                <w:rFonts w:ascii="Roboto Condensed" w:eastAsia="Calibri" w:hAnsi="Roboto Condensed" w:cs="Calibri"/>
                <w:spacing w:val="-1"/>
                <w:position w:val="1"/>
                <w:sz w:val="20"/>
              </w:rPr>
              <w:t xml:space="preserve"> </w:t>
            </w:r>
            <w:r w:rsidRPr="00C37521">
              <w:rPr>
                <w:rFonts w:ascii="Roboto Condensed" w:eastAsia="Calibri" w:hAnsi="Roboto Condensed" w:cs="Calibri"/>
                <w:position w:val="1"/>
                <w:sz w:val="20"/>
              </w:rPr>
              <w:t>et</w:t>
            </w:r>
            <w:r w:rsidRPr="00C37521">
              <w:rPr>
                <w:rFonts w:ascii="Roboto Condensed" w:eastAsia="Calibri" w:hAnsi="Roboto Condensed" w:cs="Calibri"/>
                <w:spacing w:val="1"/>
                <w:position w:val="1"/>
                <w:sz w:val="20"/>
              </w:rPr>
              <w:t xml:space="preserve"> </w:t>
            </w:r>
            <w:r w:rsidRPr="00C37521">
              <w:rPr>
                <w:rFonts w:ascii="Roboto Condensed" w:eastAsia="Calibri" w:hAnsi="Roboto Condensed" w:cs="Calibri"/>
                <w:position w:val="1"/>
                <w:sz w:val="20"/>
              </w:rPr>
              <w:t>u</w:t>
            </w:r>
            <w:r w:rsidRPr="00C37521">
              <w:rPr>
                <w:rFonts w:ascii="Roboto Condensed" w:eastAsia="Calibri" w:hAnsi="Roboto Condensed" w:cs="Calibri"/>
                <w:spacing w:val="-1"/>
                <w:position w:val="1"/>
                <w:sz w:val="20"/>
              </w:rPr>
              <w:t>n</w:t>
            </w:r>
            <w:r w:rsidRPr="00C37521">
              <w:rPr>
                <w:rFonts w:ascii="Roboto Condensed" w:eastAsia="Calibri" w:hAnsi="Roboto Condensed" w:cs="Calibri"/>
                <w:position w:val="1"/>
                <w:sz w:val="20"/>
              </w:rPr>
              <w:t>e</w:t>
            </w:r>
            <w:r w:rsidRPr="00C37521">
              <w:rPr>
                <w:rFonts w:ascii="Roboto Condensed" w:eastAsia="Calibri" w:hAnsi="Roboto Condensed" w:cs="Calibri"/>
                <w:spacing w:val="-2"/>
                <w:position w:val="1"/>
                <w:sz w:val="20"/>
              </w:rPr>
              <w:t xml:space="preserve"> </w:t>
            </w:r>
            <w:r w:rsidRPr="00C37521">
              <w:rPr>
                <w:rFonts w:ascii="Roboto Condensed" w:eastAsia="Calibri" w:hAnsi="Roboto Condensed" w:cs="Calibri"/>
                <w:position w:val="1"/>
                <w:sz w:val="20"/>
              </w:rPr>
              <w:t>s</w:t>
            </w:r>
            <w:r w:rsidRPr="00C37521">
              <w:rPr>
                <w:rFonts w:ascii="Roboto Condensed" w:eastAsia="Calibri" w:hAnsi="Roboto Condensed" w:cs="Calibri"/>
                <w:spacing w:val="1"/>
                <w:position w:val="1"/>
                <w:sz w:val="20"/>
              </w:rPr>
              <w:t>o</w:t>
            </w:r>
            <w:r w:rsidRPr="00C37521">
              <w:rPr>
                <w:rFonts w:ascii="Roboto Condensed" w:eastAsia="Calibri" w:hAnsi="Roboto Condensed" w:cs="Calibri"/>
                <w:position w:val="1"/>
                <w:sz w:val="20"/>
              </w:rPr>
              <w:t>l</w:t>
            </w:r>
            <w:r w:rsidRPr="00C37521">
              <w:rPr>
                <w:rFonts w:ascii="Roboto Condensed" w:eastAsia="Calibri" w:hAnsi="Roboto Condensed" w:cs="Calibri"/>
                <w:spacing w:val="-4"/>
                <w:position w:val="1"/>
                <w:sz w:val="20"/>
              </w:rPr>
              <w:t>u</w:t>
            </w:r>
            <w:r w:rsidRPr="00C37521">
              <w:rPr>
                <w:rFonts w:ascii="Roboto Condensed" w:eastAsia="Calibri" w:hAnsi="Roboto Condensed" w:cs="Calibri"/>
                <w:position w:val="1"/>
                <w:sz w:val="20"/>
              </w:rPr>
              <w:t>ti</w:t>
            </w:r>
            <w:r w:rsidRPr="00C37521">
              <w:rPr>
                <w:rFonts w:ascii="Roboto Condensed" w:eastAsia="Calibri" w:hAnsi="Roboto Condensed" w:cs="Calibri"/>
                <w:spacing w:val="1"/>
                <w:position w:val="1"/>
                <w:sz w:val="20"/>
              </w:rPr>
              <w:t>o</w:t>
            </w:r>
            <w:r w:rsidRPr="00C37521">
              <w:rPr>
                <w:rFonts w:ascii="Roboto Condensed" w:eastAsia="Calibri" w:hAnsi="Roboto Condensed" w:cs="Calibri"/>
                <w:position w:val="1"/>
                <w:sz w:val="20"/>
              </w:rPr>
              <w:t>n</w:t>
            </w:r>
            <w:r w:rsidRPr="00C37521">
              <w:rPr>
                <w:rFonts w:ascii="Roboto Condensed" w:eastAsia="Calibri" w:hAnsi="Roboto Condensed" w:cs="Calibri"/>
                <w:spacing w:val="-1"/>
                <w:position w:val="1"/>
                <w:sz w:val="20"/>
              </w:rPr>
              <w:t xml:space="preserve"> </w:t>
            </w:r>
            <w:r w:rsidRPr="00C37521">
              <w:rPr>
                <w:rFonts w:ascii="Roboto Condensed" w:eastAsia="Calibri" w:hAnsi="Roboto Condensed" w:cs="Calibri"/>
                <w:spacing w:val="-3"/>
                <w:position w:val="1"/>
                <w:sz w:val="20"/>
              </w:rPr>
              <w:t>p</w:t>
            </w:r>
            <w:r w:rsidRPr="00C37521">
              <w:rPr>
                <w:rFonts w:ascii="Roboto Condensed" w:eastAsia="Calibri" w:hAnsi="Roboto Condensed" w:cs="Calibri"/>
                <w:position w:val="1"/>
                <w:sz w:val="20"/>
              </w:rPr>
              <w:t>ert</w:t>
            </w:r>
            <w:r w:rsidRPr="00C37521">
              <w:rPr>
                <w:rFonts w:ascii="Roboto Condensed" w:eastAsia="Calibri" w:hAnsi="Roboto Condensed" w:cs="Calibri"/>
                <w:spacing w:val="-2"/>
                <w:position w:val="1"/>
                <w:sz w:val="20"/>
              </w:rPr>
              <w:t>i</w:t>
            </w:r>
            <w:r w:rsidRPr="00C37521">
              <w:rPr>
                <w:rFonts w:ascii="Roboto Condensed" w:eastAsia="Calibri" w:hAnsi="Roboto Condensed" w:cs="Calibri"/>
                <w:spacing w:val="-1"/>
                <w:position w:val="1"/>
                <w:sz w:val="20"/>
              </w:rPr>
              <w:t>n</w:t>
            </w:r>
            <w:r w:rsidRPr="00C37521">
              <w:rPr>
                <w:rFonts w:ascii="Roboto Condensed" w:eastAsia="Calibri" w:hAnsi="Roboto Condensed" w:cs="Calibri"/>
                <w:position w:val="1"/>
                <w:sz w:val="20"/>
              </w:rPr>
              <w:t>ente</w:t>
            </w:r>
          </w:p>
          <w:p w14:paraId="277FC7BC" w14:textId="77777777" w:rsidR="00005323" w:rsidRPr="00C37521" w:rsidRDefault="00005323" w:rsidP="006236C0">
            <w:pPr>
              <w:spacing w:after="0" w:line="240" w:lineRule="auto"/>
              <w:ind w:left="102" w:right="306"/>
              <w:rPr>
                <w:rFonts w:ascii="Roboto Condensed" w:eastAsia="Calibri" w:hAnsi="Roboto Condensed" w:cs="Calibri"/>
                <w:sz w:val="20"/>
              </w:rPr>
            </w:pPr>
            <w:r w:rsidRPr="00C37521">
              <w:rPr>
                <w:rFonts w:ascii="Roboto Condensed" w:eastAsia="Calibri" w:hAnsi="Roboto Condensed" w:cs="Calibri"/>
                <w:spacing w:val="1"/>
                <w:sz w:val="20"/>
              </w:rPr>
              <w:t>L</w:t>
            </w:r>
            <w:r w:rsidRPr="00C37521">
              <w:rPr>
                <w:rFonts w:ascii="Roboto Condensed" w:eastAsia="Calibri" w:hAnsi="Roboto Condensed" w:cs="Calibri"/>
                <w:sz w:val="20"/>
              </w:rPr>
              <w:t>’i</w:t>
            </w:r>
            <w:r w:rsidRPr="00C37521">
              <w:rPr>
                <w:rFonts w:ascii="Roboto Condensed" w:eastAsia="Calibri" w:hAnsi="Roboto Condensed" w:cs="Calibri"/>
                <w:spacing w:val="-1"/>
                <w:sz w:val="20"/>
              </w:rPr>
              <w:t>n</w:t>
            </w:r>
            <w:r w:rsidRPr="00C37521">
              <w:rPr>
                <w:rFonts w:ascii="Roboto Condensed" w:eastAsia="Calibri" w:hAnsi="Roboto Condensed" w:cs="Calibri"/>
                <w:sz w:val="20"/>
              </w:rPr>
              <w:t>fl</w:t>
            </w:r>
            <w:r w:rsidRPr="00C37521">
              <w:rPr>
                <w:rFonts w:ascii="Roboto Condensed" w:eastAsia="Calibri" w:hAnsi="Roboto Condensed" w:cs="Calibri"/>
                <w:spacing w:val="-1"/>
                <w:sz w:val="20"/>
              </w:rPr>
              <w:t>u</w:t>
            </w:r>
            <w:r w:rsidRPr="00C37521">
              <w:rPr>
                <w:rFonts w:ascii="Roboto Condensed" w:eastAsia="Calibri" w:hAnsi="Roboto Condensed" w:cs="Calibri"/>
                <w:sz w:val="20"/>
              </w:rPr>
              <w:t>ence</w:t>
            </w:r>
            <w:r w:rsidRPr="00C37521">
              <w:rPr>
                <w:rFonts w:ascii="Roboto Condensed" w:eastAsia="Calibri" w:hAnsi="Roboto Condensed" w:cs="Calibri"/>
                <w:spacing w:val="1"/>
                <w:sz w:val="20"/>
              </w:rPr>
              <w:t xml:space="preserve"> </w:t>
            </w:r>
            <w:r w:rsidRPr="00C37521">
              <w:rPr>
                <w:rFonts w:ascii="Roboto Condensed" w:eastAsia="Calibri" w:hAnsi="Roboto Condensed" w:cs="Calibri"/>
                <w:spacing w:val="-3"/>
                <w:sz w:val="20"/>
              </w:rPr>
              <w:t>d</w:t>
            </w:r>
            <w:r w:rsidRPr="00C37521">
              <w:rPr>
                <w:rFonts w:ascii="Roboto Condensed" w:eastAsia="Calibri" w:hAnsi="Roboto Condensed" w:cs="Calibri"/>
                <w:sz w:val="20"/>
              </w:rPr>
              <w:t>es</w:t>
            </w:r>
            <w:r w:rsidRPr="00C37521">
              <w:rPr>
                <w:rFonts w:ascii="Roboto Condensed" w:eastAsia="Calibri" w:hAnsi="Roboto Condensed" w:cs="Calibri"/>
                <w:spacing w:val="2"/>
                <w:sz w:val="20"/>
              </w:rPr>
              <w:t xml:space="preserve"> </w:t>
            </w:r>
            <w:r w:rsidRPr="00C37521">
              <w:rPr>
                <w:rFonts w:ascii="Roboto Condensed" w:eastAsia="Calibri" w:hAnsi="Roboto Condensed" w:cs="Calibri"/>
                <w:sz w:val="20"/>
              </w:rPr>
              <w:t>fa</w:t>
            </w:r>
            <w:r w:rsidRPr="00C37521">
              <w:rPr>
                <w:rFonts w:ascii="Roboto Condensed" w:eastAsia="Calibri" w:hAnsi="Roboto Condensed" w:cs="Calibri"/>
                <w:spacing w:val="-2"/>
                <w:sz w:val="20"/>
              </w:rPr>
              <w:t>c</w:t>
            </w:r>
            <w:r w:rsidRPr="00C37521">
              <w:rPr>
                <w:rFonts w:ascii="Roboto Condensed" w:eastAsia="Calibri" w:hAnsi="Roboto Condensed" w:cs="Calibri"/>
                <w:sz w:val="20"/>
              </w:rPr>
              <w:t>t</w:t>
            </w:r>
            <w:r w:rsidRPr="00C37521">
              <w:rPr>
                <w:rFonts w:ascii="Roboto Condensed" w:eastAsia="Calibri" w:hAnsi="Roboto Condensed" w:cs="Calibri"/>
                <w:spacing w:val="1"/>
                <w:sz w:val="20"/>
              </w:rPr>
              <w:t>e</w:t>
            </w:r>
            <w:r w:rsidRPr="00C37521">
              <w:rPr>
                <w:rFonts w:ascii="Roboto Condensed" w:eastAsia="Calibri" w:hAnsi="Roboto Condensed" w:cs="Calibri"/>
                <w:spacing w:val="-1"/>
                <w:sz w:val="20"/>
              </w:rPr>
              <w:t>u</w:t>
            </w:r>
            <w:r w:rsidRPr="00C37521">
              <w:rPr>
                <w:rFonts w:ascii="Roboto Condensed" w:eastAsia="Calibri" w:hAnsi="Roboto Condensed" w:cs="Calibri"/>
                <w:sz w:val="20"/>
              </w:rPr>
              <w:t>rs</w:t>
            </w:r>
            <w:r w:rsidRPr="00C37521">
              <w:rPr>
                <w:rFonts w:ascii="Roboto Condensed" w:eastAsia="Calibri" w:hAnsi="Roboto Condensed" w:cs="Calibri"/>
                <w:spacing w:val="-2"/>
                <w:sz w:val="20"/>
              </w:rPr>
              <w:t xml:space="preserve"> </w:t>
            </w:r>
            <w:r w:rsidRPr="00C37521">
              <w:rPr>
                <w:rFonts w:ascii="Roboto Condensed" w:eastAsia="Calibri" w:hAnsi="Roboto Condensed" w:cs="Calibri"/>
                <w:sz w:val="20"/>
              </w:rPr>
              <w:t>é</w:t>
            </w:r>
            <w:r w:rsidRPr="00C37521">
              <w:rPr>
                <w:rFonts w:ascii="Roboto Condensed" w:eastAsia="Calibri" w:hAnsi="Roboto Condensed" w:cs="Calibri"/>
                <w:spacing w:val="-1"/>
                <w:sz w:val="20"/>
              </w:rPr>
              <w:t>m</w:t>
            </w:r>
            <w:r w:rsidRPr="00C37521">
              <w:rPr>
                <w:rFonts w:ascii="Roboto Condensed" w:eastAsia="Calibri" w:hAnsi="Roboto Condensed" w:cs="Calibri"/>
                <w:spacing w:val="1"/>
                <w:sz w:val="20"/>
              </w:rPr>
              <w:t>o</w:t>
            </w:r>
            <w:r w:rsidRPr="00C37521">
              <w:rPr>
                <w:rFonts w:ascii="Roboto Condensed" w:eastAsia="Calibri" w:hAnsi="Roboto Condensed" w:cs="Calibri"/>
                <w:sz w:val="20"/>
              </w:rPr>
              <w:t>t</w:t>
            </w:r>
            <w:r w:rsidRPr="00C37521">
              <w:rPr>
                <w:rFonts w:ascii="Roboto Condensed" w:eastAsia="Calibri" w:hAnsi="Roboto Condensed" w:cs="Calibri"/>
                <w:spacing w:val="-2"/>
                <w:sz w:val="20"/>
              </w:rPr>
              <w:t>i</w:t>
            </w:r>
            <w:r w:rsidRPr="00C37521">
              <w:rPr>
                <w:rFonts w:ascii="Roboto Condensed" w:eastAsia="Calibri" w:hAnsi="Roboto Condensed" w:cs="Calibri"/>
                <w:spacing w:val="1"/>
                <w:sz w:val="20"/>
              </w:rPr>
              <w:t>o</w:t>
            </w:r>
            <w:r w:rsidRPr="00C37521">
              <w:rPr>
                <w:rFonts w:ascii="Roboto Condensed" w:eastAsia="Calibri" w:hAnsi="Roboto Condensed" w:cs="Calibri"/>
                <w:spacing w:val="-1"/>
                <w:sz w:val="20"/>
              </w:rPr>
              <w:t>nn</w:t>
            </w:r>
            <w:r w:rsidRPr="00C37521">
              <w:rPr>
                <w:rFonts w:ascii="Roboto Condensed" w:eastAsia="Calibri" w:hAnsi="Roboto Condensed" w:cs="Calibri"/>
                <w:sz w:val="20"/>
              </w:rPr>
              <w:t xml:space="preserve">els </w:t>
            </w:r>
            <w:r w:rsidRPr="00C37521">
              <w:rPr>
                <w:rFonts w:ascii="Roboto Condensed" w:eastAsia="Calibri" w:hAnsi="Roboto Condensed" w:cs="Calibri"/>
                <w:spacing w:val="-1"/>
                <w:sz w:val="20"/>
              </w:rPr>
              <w:t>e</w:t>
            </w:r>
            <w:r w:rsidRPr="00C37521">
              <w:rPr>
                <w:rFonts w:ascii="Roboto Condensed" w:eastAsia="Calibri" w:hAnsi="Roboto Condensed" w:cs="Calibri"/>
                <w:sz w:val="20"/>
              </w:rPr>
              <w:t>t</w:t>
            </w:r>
            <w:r w:rsidRPr="00C37521">
              <w:rPr>
                <w:rFonts w:ascii="Roboto Condensed" w:eastAsia="Calibri" w:hAnsi="Roboto Condensed" w:cs="Calibri"/>
                <w:spacing w:val="1"/>
                <w:sz w:val="20"/>
              </w:rPr>
              <w:t xml:space="preserve"> </w:t>
            </w:r>
            <w:r w:rsidRPr="00C37521">
              <w:rPr>
                <w:rFonts w:ascii="Roboto Condensed" w:eastAsia="Calibri" w:hAnsi="Roboto Condensed" w:cs="Calibri"/>
                <w:sz w:val="20"/>
              </w:rPr>
              <w:t>le</w:t>
            </w:r>
            <w:r w:rsidRPr="00C37521">
              <w:rPr>
                <w:rFonts w:ascii="Roboto Condensed" w:eastAsia="Calibri" w:hAnsi="Roboto Condensed" w:cs="Calibri"/>
                <w:spacing w:val="-1"/>
                <w:sz w:val="20"/>
              </w:rPr>
              <w:t>u</w:t>
            </w:r>
            <w:r w:rsidRPr="00C37521">
              <w:rPr>
                <w:rFonts w:ascii="Roboto Condensed" w:eastAsia="Calibri" w:hAnsi="Roboto Condensed" w:cs="Calibri"/>
                <w:sz w:val="20"/>
              </w:rPr>
              <w:t xml:space="preserve">r </w:t>
            </w:r>
            <w:r w:rsidRPr="00C37521">
              <w:rPr>
                <w:rFonts w:ascii="Roboto Condensed" w:eastAsia="Calibri" w:hAnsi="Roboto Condensed" w:cs="Calibri"/>
                <w:spacing w:val="-2"/>
                <w:sz w:val="20"/>
              </w:rPr>
              <w:t>f</w:t>
            </w:r>
            <w:r w:rsidRPr="00C37521">
              <w:rPr>
                <w:rFonts w:ascii="Roboto Condensed" w:eastAsia="Calibri" w:hAnsi="Roboto Condensed" w:cs="Calibri"/>
                <w:spacing w:val="1"/>
                <w:sz w:val="20"/>
              </w:rPr>
              <w:t>o</w:t>
            </w:r>
            <w:r w:rsidRPr="00C37521">
              <w:rPr>
                <w:rFonts w:ascii="Roboto Condensed" w:eastAsia="Calibri" w:hAnsi="Roboto Condensed" w:cs="Calibri"/>
                <w:spacing w:val="-1"/>
                <w:sz w:val="20"/>
              </w:rPr>
              <w:t>n</w:t>
            </w:r>
            <w:r w:rsidRPr="00C37521">
              <w:rPr>
                <w:rFonts w:ascii="Roboto Condensed" w:eastAsia="Calibri" w:hAnsi="Roboto Condensed" w:cs="Calibri"/>
                <w:spacing w:val="-2"/>
                <w:sz w:val="20"/>
              </w:rPr>
              <w:t>c</w:t>
            </w:r>
            <w:r w:rsidRPr="00C37521">
              <w:rPr>
                <w:rFonts w:ascii="Roboto Condensed" w:eastAsia="Calibri" w:hAnsi="Roboto Condensed" w:cs="Calibri"/>
                <w:sz w:val="20"/>
              </w:rPr>
              <w:t>ti</w:t>
            </w:r>
            <w:r w:rsidRPr="00C37521">
              <w:rPr>
                <w:rFonts w:ascii="Roboto Condensed" w:eastAsia="Calibri" w:hAnsi="Roboto Condensed" w:cs="Calibri"/>
                <w:spacing w:val="1"/>
                <w:sz w:val="20"/>
              </w:rPr>
              <w:t>o</w:t>
            </w:r>
            <w:r w:rsidRPr="00C37521">
              <w:rPr>
                <w:rFonts w:ascii="Roboto Condensed" w:eastAsia="Calibri" w:hAnsi="Roboto Condensed" w:cs="Calibri"/>
                <w:sz w:val="20"/>
              </w:rPr>
              <w:t>n</w:t>
            </w:r>
          </w:p>
          <w:p w14:paraId="6C1E3017" w14:textId="77777777" w:rsidR="00005323" w:rsidRPr="00C37521" w:rsidRDefault="00005323" w:rsidP="006236C0">
            <w:pPr>
              <w:spacing w:after="0" w:line="240" w:lineRule="auto"/>
              <w:ind w:left="102" w:right="306"/>
              <w:rPr>
                <w:rFonts w:ascii="Roboto Condensed" w:eastAsia="Calibri" w:hAnsi="Roboto Condensed" w:cs="Calibri"/>
                <w:sz w:val="20"/>
              </w:rPr>
            </w:pPr>
            <w:r w:rsidRPr="00C37521">
              <w:rPr>
                <w:rFonts w:ascii="Roboto Condensed" w:eastAsia="Calibri" w:hAnsi="Roboto Condensed" w:cs="Calibri"/>
                <w:sz w:val="20"/>
              </w:rPr>
              <w:t>Tra</w:t>
            </w:r>
            <w:r w:rsidRPr="00C37521">
              <w:rPr>
                <w:rFonts w:ascii="Roboto Condensed" w:eastAsia="Calibri" w:hAnsi="Roboto Condensed" w:cs="Calibri"/>
                <w:spacing w:val="1"/>
                <w:sz w:val="20"/>
              </w:rPr>
              <w:t>v</w:t>
            </w:r>
            <w:r w:rsidRPr="00C37521">
              <w:rPr>
                <w:rFonts w:ascii="Roboto Condensed" w:eastAsia="Calibri" w:hAnsi="Roboto Condensed" w:cs="Calibri"/>
                <w:sz w:val="20"/>
              </w:rPr>
              <w:t>ail sur</w:t>
            </w:r>
            <w:r w:rsidRPr="00C37521">
              <w:rPr>
                <w:rFonts w:ascii="Roboto Condensed" w:eastAsia="Calibri" w:hAnsi="Roboto Condensed" w:cs="Calibri"/>
                <w:spacing w:val="-3"/>
                <w:sz w:val="20"/>
              </w:rPr>
              <w:t xml:space="preserve"> </w:t>
            </w:r>
            <w:r w:rsidRPr="00C37521">
              <w:rPr>
                <w:rFonts w:ascii="Roboto Condensed" w:eastAsia="Calibri" w:hAnsi="Roboto Condensed" w:cs="Calibri"/>
                <w:sz w:val="20"/>
              </w:rPr>
              <w:t>s</w:t>
            </w:r>
            <w:r w:rsidRPr="00C37521">
              <w:rPr>
                <w:rFonts w:ascii="Roboto Condensed" w:eastAsia="Calibri" w:hAnsi="Roboto Condensed" w:cs="Calibri"/>
                <w:spacing w:val="1"/>
                <w:sz w:val="20"/>
              </w:rPr>
              <w:t>e</w:t>
            </w:r>
            <w:r w:rsidRPr="00C37521">
              <w:rPr>
                <w:rFonts w:ascii="Roboto Condensed" w:eastAsia="Calibri" w:hAnsi="Roboto Condensed" w:cs="Calibri"/>
                <w:sz w:val="20"/>
              </w:rPr>
              <w:t>s</w:t>
            </w:r>
            <w:r w:rsidRPr="00C37521">
              <w:rPr>
                <w:rFonts w:ascii="Roboto Condensed" w:eastAsia="Calibri" w:hAnsi="Roboto Condensed" w:cs="Calibri"/>
                <w:spacing w:val="-2"/>
                <w:sz w:val="20"/>
              </w:rPr>
              <w:t xml:space="preserve"> </w:t>
            </w:r>
            <w:r w:rsidRPr="00C37521">
              <w:rPr>
                <w:rFonts w:ascii="Roboto Condensed" w:eastAsia="Calibri" w:hAnsi="Roboto Condensed" w:cs="Calibri"/>
                <w:spacing w:val="1"/>
                <w:sz w:val="20"/>
              </w:rPr>
              <w:t>v</w:t>
            </w:r>
            <w:r w:rsidRPr="00C37521">
              <w:rPr>
                <w:rFonts w:ascii="Roboto Condensed" w:eastAsia="Calibri" w:hAnsi="Roboto Condensed" w:cs="Calibri"/>
                <w:sz w:val="20"/>
              </w:rPr>
              <w:t>a</w:t>
            </w:r>
            <w:r w:rsidRPr="00C37521">
              <w:rPr>
                <w:rFonts w:ascii="Roboto Condensed" w:eastAsia="Calibri" w:hAnsi="Roboto Condensed" w:cs="Calibri"/>
                <w:spacing w:val="-3"/>
                <w:sz w:val="20"/>
              </w:rPr>
              <w:t>l</w:t>
            </w:r>
            <w:r w:rsidRPr="00C37521">
              <w:rPr>
                <w:rFonts w:ascii="Roboto Condensed" w:eastAsia="Calibri" w:hAnsi="Roboto Condensed" w:cs="Calibri"/>
                <w:sz w:val="20"/>
              </w:rPr>
              <w:t xml:space="preserve">eurs </w:t>
            </w:r>
            <w:r w:rsidRPr="00C37521">
              <w:rPr>
                <w:rFonts w:ascii="Roboto Condensed" w:eastAsia="Calibri" w:hAnsi="Roboto Condensed" w:cs="Calibri"/>
                <w:spacing w:val="-2"/>
                <w:sz w:val="20"/>
              </w:rPr>
              <w:t>e</w:t>
            </w:r>
            <w:r w:rsidRPr="00C37521">
              <w:rPr>
                <w:rFonts w:ascii="Roboto Condensed" w:eastAsia="Calibri" w:hAnsi="Roboto Condensed" w:cs="Calibri"/>
                <w:sz w:val="20"/>
              </w:rPr>
              <w:t>t</w:t>
            </w:r>
            <w:r w:rsidRPr="00C37521">
              <w:rPr>
                <w:rFonts w:ascii="Roboto Condensed" w:eastAsia="Calibri" w:hAnsi="Roboto Condensed" w:cs="Calibri"/>
                <w:spacing w:val="1"/>
                <w:sz w:val="20"/>
              </w:rPr>
              <w:t xml:space="preserve"> </w:t>
            </w:r>
            <w:r w:rsidRPr="00C37521">
              <w:rPr>
                <w:rFonts w:ascii="Roboto Condensed" w:eastAsia="Calibri" w:hAnsi="Roboto Condensed" w:cs="Calibri"/>
                <w:spacing w:val="-2"/>
                <w:sz w:val="20"/>
              </w:rPr>
              <w:t>c</w:t>
            </w:r>
            <w:r w:rsidRPr="00C37521">
              <w:rPr>
                <w:rFonts w:ascii="Roboto Condensed" w:eastAsia="Calibri" w:hAnsi="Roboto Condensed" w:cs="Calibri"/>
                <w:spacing w:val="-1"/>
                <w:sz w:val="20"/>
              </w:rPr>
              <w:t>on</w:t>
            </w:r>
            <w:r w:rsidRPr="00C37521">
              <w:rPr>
                <w:rFonts w:ascii="Roboto Condensed" w:eastAsia="Calibri" w:hAnsi="Roboto Condensed" w:cs="Calibri"/>
                <w:sz w:val="20"/>
              </w:rPr>
              <w:t>tr</w:t>
            </w:r>
            <w:r w:rsidRPr="00C37521">
              <w:rPr>
                <w:rFonts w:ascii="Roboto Condensed" w:eastAsia="Calibri" w:hAnsi="Roboto Condensed" w:cs="Calibri"/>
                <w:spacing w:val="2"/>
                <w:sz w:val="20"/>
              </w:rPr>
              <w:t>e</w:t>
            </w:r>
            <w:r w:rsidRPr="00C37521">
              <w:rPr>
                <w:rFonts w:ascii="Roboto Condensed" w:eastAsia="Calibri" w:hAnsi="Roboto Condensed" w:cs="Calibri"/>
                <w:sz w:val="20"/>
              </w:rPr>
              <w:t>-</w:t>
            </w:r>
            <w:r w:rsidRPr="00C37521">
              <w:rPr>
                <w:rFonts w:ascii="Roboto Condensed" w:eastAsia="Calibri" w:hAnsi="Roboto Condensed" w:cs="Calibri"/>
                <w:spacing w:val="1"/>
                <w:sz w:val="20"/>
              </w:rPr>
              <w:t>v</w:t>
            </w:r>
            <w:r w:rsidRPr="00C37521">
              <w:rPr>
                <w:rFonts w:ascii="Roboto Condensed" w:eastAsia="Calibri" w:hAnsi="Roboto Condensed" w:cs="Calibri"/>
                <w:sz w:val="20"/>
              </w:rPr>
              <w:t>a</w:t>
            </w:r>
            <w:r w:rsidRPr="00C37521">
              <w:rPr>
                <w:rFonts w:ascii="Roboto Condensed" w:eastAsia="Calibri" w:hAnsi="Roboto Condensed" w:cs="Calibri"/>
                <w:spacing w:val="-3"/>
                <w:sz w:val="20"/>
              </w:rPr>
              <w:t>l</w:t>
            </w:r>
            <w:r w:rsidRPr="00C37521">
              <w:rPr>
                <w:rFonts w:ascii="Roboto Condensed" w:eastAsia="Calibri" w:hAnsi="Roboto Condensed" w:cs="Calibri"/>
                <w:sz w:val="20"/>
              </w:rPr>
              <w:t>eurs, s</w:t>
            </w:r>
            <w:r w:rsidRPr="00C37521">
              <w:rPr>
                <w:rFonts w:ascii="Roboto Condensed" w:eastAsia="Calibri" w:hAnsi="Roboto Condensed" w:cs="Calibri"/>
                <w:spacing w:val="-2"/>
                <w:sz w:val="20"/>
              </w:rPr>
              <w:t>e</w:t>
            </w:r>
            <w:r w:rsidRPr="00C37521">
              <w:rPr>
                <w:rFonts w:ascii="Roboto Condensed" w:eastAsia="Calibri" w:hAnsi="Roboto Condensed" w:cs="Calibri"/>
                <w:sz w:val="20"/>
              </w:rPr>
              <w:t>s c</w:t>
            </w:r>
            <w:r w:rsidRPr="00C37521">
              <w:rPr>
                <w:rFonts w:ascii="Roboto Condensed" w:eastAsia="Calibri" w:hAnsi="Roboto Condensed" w:cs="Calibri"/>
                <w:spacing w:val="-3"/>
                <w:sz w:val="20"/>
              </w:rPr>
              <w:t>r</w:t>
            </w:r>
            <w:r w:rsidRPr="00C37521">
              <w:rPr>
                <w:rFonts w:ascii="Roboto Condensed" w:eastAsia="Calibri" w:hAnsi="Roboto Condensed" w:cs="Calibri"/>
                <w:spacing w:val="1"/>
                <w:sz w:val="20"/>
              </w:rPr>
              <w:t>oy</w:t>
            </w:r>
            <w:r w:rsidRPr="00C37521">
              <w:rPr>
                <w:rFonts w:ascii="Roboto Condensed" w:eastAsia="Calibri" w:hAnsi="Roboto Condensed" w:cs="Calibri"/>
                <w:sz w:val="20"/>
              </w:rPr>
              <w:t>a</w:t>
            </w:r>
            <w:r w:rsidRPr="00C37521">
              <w:rPr>
                <w:rFonts w:ascii="Roboto Condensed" w:eastAsia="Calibri" w:hAnsi="Roboto Condensed" w:cs="Calibri"/>
                <w:spacing w:val="-1"/>
                <w:sz w:val="20"/>
              </w:rPr>
              <w:t>n</w:t>
            </w:r>
            <w:r w:rsidRPr="00C37521">
              <w:rPr>
                <w:rFonts w:ascii="Roboto Condensed" w:eastAsia="Calibri" w:hAnsi="Roboto Condensed" w:cs="Calibri"/>
                <w:spacing w:val="-2"/>
                <w:sz w:val="20"/>
              </w:rPr>
              <w:t>c</w:t>
            </w:r>
            <w:r w:rsidRPr="00C37521">
              <w:rPr>
                <w:rFonts w:ascii="Roboto Condensed" w:eastAsia="Calibri" w:hAnsi="Roboto Condensed" w:cs="Calibri"/>
                <w:sz w:val="20"/>
              </w:rPr>
              <w:t>e</w:t>
            </w:r>
            <w:r w:rsidRPr="00C37521">
              <w:rPr>
                <w:rFonts w:ascii="Roboto Condensed" w:eastAsia="Calibri" w:hAnsi="Roboto Condensed" w:cs="Calibri"/>
                <w:spacing w:val="-2"/>
                <w:sz w:val="20"/>
              </w:rPr>
              <w:t>s</w:t>
            </w:r>
            <w:r w:rsidRPr="00C37521">
              <w:rPr>
                <w:rFonts w:ascii="Roboto Condensed" w:eastAsia="Calibri" w:hAnsi="Roboto Condensed" w:cs="Calibri"/>
                <w:sz w:val="20"/>
              </w:rPr>
              <w:t>, s</w:t>
            </w:r>
            <w:r w:rsidRPr="00C37521">
              <w:rPr>
                <w:rFonts w:ascii="Roboto Condensed" w:eastAsia="Calibri" w:hAnsi="Roboto Condensed" w:cs="Calibri"/>
                <w:spacing w:val="1"/>
                <w:sz w:val="20"/>
              </w:rPr>
              <w:t>e</w:t>
            </w:r>
            <w:r w:rsidRPr="00C37521">
              <w:rPr>
                <w:rFonts w:ascii="Roboto Condensed" w:eastAsia="Calibri" w:hAnsi="Roboto Condensed" w:cs="Calibri"/>
                <w:sz w:val="20"/>
              </w:rPr>
              <w:t xml:space="preserve">s </w:t>
            </w:r>
            <w:r w:rsidRPr="00C37521">
              <w:rPr>
                <w:rFonts w:ascii="Roboto Condensed" w:eastAsia="Calibri" w:hAnsi="Roboto Condensed" w:cs="Calibri"/>
                <w:spacing w:val="-2"/>
                <w:sz w:val="20"/>
              </w:rPr>
              <w:t>a</w:t>
            </w:r>
            <w:r w:rsidRPr="00C37521">
              <w:rPr>
                <w:rFonts w:ascii="Roboto Condensed" w:eastAsia="Calibri" w:hAnsi="Roboto Condensed" w:cs="Calibri"/>
                <w:sz w:val="20"/>
              </w:rPr>
              <w:t>sp</w:t>
            </w:r>
            <w:r w:rsidRPr="00C37521">
              <w:rPr>
                <w:rFonts w:ascii="Roboto Condensed" w:eastAsia="Calibri" w:hAnsi="Roboto Condensed" w:cs="Calibri"/>
                <w:spacing w:val="-1"/>
                <w:sz w:val="20"/>
              </w:rPr>
              <w:t>i</w:t>
            </w:r>
            <w:r w:rsidRPr="00C37521">
              <w:rPr>
                <w:rFonts w:ascii="Roboto Condensed" w:eastAsia="Calibri" w:hAnsi="Roboto Condensed" w:cs="Calibri"/>
                <w:sz w:val="20"/>
              </w:rPr>
              <w:t>rati</w:t>
            </w:r>
            <w:r w:rsidRPr="00C37521">
              <w:rPr>
                <w:rFonts w:ascii="Roboto Condensed" w:eastAsia="Calibri" w:hAnsi="Roboto Condensed" w:cs="Calibri"/>
                <w:spacing w:val="1"/>
                <w:sz w:val="20"/>
              </w:rPr>
              <w:t>o</w:t>
            </w:r>
            <w:r w:rsidRPr="00C37521">
              <w:rPr>
                <w:rFonts w:ascii="Roboto Condensed" w:eastAsia="Calibri" w:hAnsi="Roboto Condensed" w:cs="Calibri"/>
                <w:spacing w:val="-1"/>
                <w:sz w:val="20"/>
              </w:rPr>
              <w:t>n</w:t>
            </w:r>
            <w:r w:rsidRPr="00C37521">
              <w:rPr>
                <w:rFonts w:ascii="Roboto Condensed" w:eastAsia="Calibri" w:hAnsi="Roboto Condensed" w:cs="Calibri"/>
                <w:sz w:val="20"/>
              </w:rPr>
              <w:t>s</w:t>
            </w:r>
          </w:p>
          <w:p w14:paraId="5D27D66B" w14:textId="77777777" w:rsidR="00005323" w:rsidRPr="00C37521" w:rsidRDefault="00005323" w:rsidP="006236C0">
            <w:pPr>
              <w:spacing w:after="0" w:line="240" w:lineRule="auto"/>
              <w:ind w:left="102" w:right="202"/>
              <w:rPr>
                <w:rFonts w:ascii="Roboto Condensed" w:eastAsia="Calibri" w:hAnsi="Roboto Condensed" w:cs="Calibri"/>
                <w:sz w:val="20"/>
              </w:rPr>
            </w:pPr>
            <w:r w:rsidRPr="00C37521">
              <w:rPr>
                <w:rFonts w:ascii="Roboto Condensed" w:eastAsia="Calibri" w:hAnsi="Roboto Condensed" w:cs="Calibri"/>
                <w:spacing w:val="1"/>
                <w:sz w:val="20"/>
              </w:rPr>
              <w:t>L</w:t>
            </w:r>
            <w:r w:rsidRPr="00C37521">
              <w:rPr>
                <w:rFonts w:ascii="Roboto Condensed" w:eastAsia="Calibri" w:hAnsi="Roboto Condensed" w:cs="Calibri"/>
                <w:sz w:val="20"/>
              </w:rPr>
              <w:t>eur</w:t>
            </w:r>
            <w:r w:rsidRPr="00C37521">
              <w:rPr>
                <w:rFonts w:ascii="Roboto Condensed" w:eastAsia="Calibri" w:hAnsi="Roboto Condensed" w:cs="Calibri"/>
                <w:spacing w:val="22"/>
                <w:sz w:val="20"/>
              </w:rPr>
              <w:t xml:space="preserve"> </w:t>
            </w:r>
            <w:r w:rsidRPr="00C37521">
              <w:rPr>
                <w:rFonts w:ascii="Roboto Condensed" w:eastAsia="Calibri" w:hAnsi="Roboto Condensed" w:cs="Calibri"/>
                <w:spacing w:val="-3"/>
                <w:sz w:val="20"/>
              </w:rPr>
              <w:t>i</w:t>
            </w:r>
            <w:r w:rsidRPr="00C37521">
              <w:rPr>
                <w:rFonts w:ascii="Roboto Condensed" w:eastAsia="Calibri" w:hAnsi="Roboto Condensed" w:cs="Calibri"/>
                <w:spacing w:val="1"/>
                <w:sz w:val="20"/>
              </w:rPr>
              <w:t>m</w:t>
            </w:r>
            <w:r w:rsidRPr="00C37521">
              <w:rPr>
                <w:rFonts w:ascii="Roboto Condensed" w:eastAsia="Calibri" w:hAnsi="Roboto Condensed" w:cs="Calibri"/>
                <w:spacing w:val="-1"/>
                <w:sz w:val="20"/>
              </w:rPr>
              <w:t>p</w:t>
            </w:r>
            <w:r w:rsidRPr="00C37521">
              <w:rPr>
                <w:rFonts w:ascii="Roboto Condensed" w:eastAsia="Calibri" w:hAnsi="Roboto Condensed" w:cs="Calibri"/>
                <w:spacing w:val="1"/>
                <w:sz w:val="20"/>
              </w:rPr>
              <w:t>o</w:t>
            </w:r>
            <w:r w:rsidRPr="00C37521">
              <w:rPr>
                <w:rFonts w:ascii="Roboto Condensed" w:eastAsia="Calibri" w:hAnsi="Roboto Condensed" w:cs="Calibri"/>
                <w:spacing w:val="-3"/>
                <w:sz w:val="20"/>
              </w:rPr>
              <w:t>r</w:t>
            </w:r>
            <w:r w:rsidRPr="00C37521">
              <w:rPr>
                <w:rFonts w:ascii="Roboto Condensed" w:eastAsia="Calibri" w:hAnsi="Roboto Condensed" w:cs="Calibri"/>
                <w:sz w:val="20"/>
              </w:rPr>
              <w:t>tance</w:t>
            </w:r>
            <w:r w:rsidRPr="00C37521">
              <w:rPr>
                <w:rFonts w:ascii="Roboto Condensed" w:eastAsia="Calibri" w:hAnsi="Roboto Condensed" w:cs="Calibri"/>
                <w:spacing w:val="20"/>
                <w:sz w:val="20"/>
              </w:rPr>
              <w:t xml:space="preserve"> </w:t>
            </w:r>
            <w:r w:rsidRPr="00C37521">
              <w:rPr>
                <w:rFonts w:ascii="Roboto Condensed" w:eastAsia="Calibri" w:hAnsi="Roboto Condensed" w:cs="Calibri"/>
                <w:spacing w:val="-1"/>
                <w:sz w:val="20"/>
              </w:rPr>
              <w:t>d</w:t>
            </w:r>
            <w:r w:rsidRPr="00C37521">
              <w:rPr>
                <w:rFonts w:ascii="Roboto Condensed" w:eastAsia="Calibri" w:hAnsi="Roboto Condensed" w:cs="Calibri"/>
                <w:sz w:val="20"/>
              </w:rPr>
              <w:t>a</w:t>
            </w:r>
            <w:r w:rsidRPr="00C37521">
              <w:rPr>
                <w:rFonts w:ascii="Roboto Condensed" w:eastAsia="Calibri" w:hAnsi="Roboto Condensed" w:cs="Calibri"/>
                <w:spacing w:val="-1"/>
                <w:sz w:val="20"/>
              </w:rPr>
              <w:t>n</w:t>
            </w:r>
            <w:r w:rsidRPr="00C37521">
              <w:rPr>
                <w:rFonts w:ascii="Roboto Condensed" w:eastAsia="Calibri" w:hAnsi="Roboto Condensed" w:cs="Calibri"/>
                <w:sz w:val="20"/>
              </w:rPr>
              <w:t>s</w:t>
            </w:r>
            <w:r w:rsidRPr="00C37521">
              <w:rPr>
                <w:rFonts w:ascii="Roboto Condensed" w:eastAsia="Calibri" w:hAnsi="Roboto Condensed" w:cs="Calibri"/>
                <w:spacing w:val="22"/>
                <w:sz w:val="20"/>
              </w:rPr>
              <w:t xml:space="preserve"> </w:t>
            </w:r>
            <w:r w:rsidRPr="00C37521">
              <w:rPr>
                <w:rFonts w:ascii="Roboto Condensed" w:eastAsia="Calibri" w:hAnsi="Roboto Condensed" w:cs="Calibri"/>
                <w:sz w:val="20"/>
              </w:rPr>
              <w:t>la</w:t>
            </w:r>
            <w:r w:rsidRPr="00C37521">
              <w:rPr>
                <w:rFonts w:ascii="Roboto Condensed" w:eastAsia="Calibri" w:hAnsi="Roboto Condensed" w:cs="Calibri"/>
                <w:spacing w:val="22"/>
                <w:sz w:val="20"/>
              </w:rPr>
              <w:t xml:space="preserve"> </w:t>
            </w:r>
            <w:r w:rsidRPr="00C37521">
              <w:rPr>
                <w:rFonts w:ascii="Roboto Condensed" w:eastAsia="Calibri" w:hAnsi="Roboto Condensed" w:cs="Calibri"/>
                <w:spacing w:val="-3"/>
                <w:sz w:val="20"/>
              </w:rPr>
              <w:t>f</w:t>
            </w:r>
            <w:r w:rsidRPr="00C37521">
              <w:rPr>
                <w:rFonts w:ascii="Roboto Condensed" w:eastAsia="Calibri" w:hAnsi="Roboto Condensed" w:cs="Calibri"/>
                <w:sz w:val="20"/>
              </w:rPr>
              <w:t>ace</w:t>
            </w:r>
            <w:r w:rsidRPr="00C37521">
              <w:rPr>
                <w:rFonts w:ascii="Roboto Condensed" w:eastAsia="Calibri" w:hAnsi="Roboto Condensed" w:cs="Calibri"/>
                <w:spacing w:val="23"/>
                <w:sz w:val="20"/>
              </w:rPr>
              <w:t xml:space="preserve"> </w:t>
            </w:r>
            <w:r w:rsidRPr="00C37521">
              <w:rPr>
                <w:rFonts w:ascii="Roboto Condensed" w:eastAsia="Calibri" w:hAnsi="Roboto Condensed" w:cs="Calibri"/>
                <w:sz w:val="20"/>
              </w:rPr>
              <w:t>c</w:t>
            </w:r>
            <w:r w:rsidRPr="00C37521">
              <w:rPr>
                <w:rFonts w:ascii="Roboto Condensed" w:eastAsia="Calibri" w:hAnsi="Roboto Condensed" w:cs="Calibri"/>
                <w:spacing w:val="-2"/>
                <w:sz w:val="20"/>
              </w:rPr>
              <w:t>a</w:t>
            </w:r>
            <w:r w:rsidRPr="00C37521">
              <w:rPr>
                <w:rFonts w:ascii="Roboto Condensed" w:eastAsia="Calibri" w:hAnsi="Roboto Condensed" w:cs="Calibri"/>
                <w:sz w:val="20"/>
              </w:rPr>
              <w:t>chée</w:t>
            </w:r>
            <w:r w:rsidRPr="00C37521">
              <w:rPr>
                <w:rFonts w:ascii="Roboto Condensed" w:eastAsia="Calibri" w:hAnsi="Roboto Condensed" w:cs="Calibri"/>
                <w:spacing w:val="20"/>
                <w:sz w:val="20"/>
              </w:rPr>
              <w:t xml:space="preserve"> </w:t>
            </w:r>
            <w:r w:rsidRPr="00C37521">
              <w:rPr>
                <w:rFonts w:ascii="Roboto Condensed" w:eastAsia="Calibri" w:hAnsi="Roboto Condensed" w:cs="Calibri"/>
                <w:spacing w:val="-1"/>
                <w:sz w:val="20"/>
              </w:rPr>
              <w:t>d</w:t>
            </w:r>
            <w:r w:rsidRPr="00C37521">
              <w:rPr>
                <w:rFonts w:ascii="Roboto Condensed" w:eastAsia="Calibri" w:hAnsi="Roboto Condensed" w:cs="Calibri"/>
                <w:sz w:val="20"/>
              </w:rPr>
              <w:t>e</w:t>
            </w:r>
            <w:r w:rsidRPr="00C37521">
              <w:rPr>
                <w:rFonts w:ascii="Roboto Condensed" w:eastAsia="Calibri" w:hAnsi="Roboto Condensed" w:cs="Calibri"/>
                <w:spacing w:val="20"/>
                <w:sz w:val="20"/>
              </w:rPr>
              <w:t xml:space="preserve"> </w:t>
            </w:r>
            <w:r w:rsidRPr="00C37521">
              <w:rPr>
                <w:rFonts w:ascii="Roboto Condensed" w:eastAsia="Calibri" w:hAnsi="Roboto Condensed" w:cs="Calibri"/>
                <w:spacing w:val="1"/>
                <w:sz w:val="20"/>
              </w:rPr>
              <w:t>m</w:t>
            </w:r>
            <w:r w:rsidRPr="00C37521">
              <w:rPr>
                <w:rFonts w:ascii="Roboto Condensed" w:eastAsia="Calibri" w:hAnsi="Roboto Condensed" w:cs="Calibri"/>
                <w:sz w:val="20"/>
              </w:rPr>
              <w:t>a</w:t>
            </w:r>
            <w:r w:rsidRPr="00C37521">
              <w:rPr>
                <w:rFonts w:ascii="Roboto Condensed" w:eastAsia="Calibri" w:hAnsi="Roboto Condensed" w:cs="Calibri"/>
                <w:spacing w:val="19"/>
                <w:sz w:val="20"/>
              </w:rPr>
              <w:t xml:space="preserve"> </w:t>
            </w:r>
            <w:r w:rsidRPr="00C37521">
              <w:rPr>
                <w:rFonts w:ascii="Roboto Condensed" w:eastAsia="Calibri" w:hAnsi="Roboto Condensed" w:cs="Calibri"/>
                <w:sz w:val="20"/>
              </w:rPr>
              <w:t>ca</w:t>
            </w:r>
            <w:r w:rsidRPr="00C37521">
              <w:rPr>
                <w:rFonts w:ascii="Roboto Condensed" w:eastAsia="Calibri" w:hAnsi="Roboto Condensed" w:cs="Calibri"/>
                <w:spacing w:val="-1"/>
                <w:sz w:val="20"/>
              </w:rPr>
              <w:t>p</w:t>
            </w:r>
            <w:r w:rsidRPr="00C37521">
              <w:rPr>
                <w:rFonts w:ascii="Roboto Condensed" w:eastAsia="Calibri" w:hAnsi="Roboto Condensed" w:cs="Calibri"/>
                <w:sz w:val="20"/>
              </w:rPr>
              <w:t>aci</w:t>
            </w:r>
            <w:r w:rsidRPr="00C37521">
              <w:rPr>
                <w:rFonts w:ascii="Roboto Condensed" w:eastAsia="Calibri" w:hAnsi="Roboto Condensed" w:cs="Calibri"/>
                <w:spacing w:val="-2"/>
                <w:sz w:val="20"/>
              </w:rPr>
              <w:t>t</w:t>
            </w:r>
            <w:r w:rsidRPr="00C37521">
              <w:rPr>
                <w:rFonts w:ascii="Roboto Condensed" w:eastAsia="Calibri" w:hAnsi="Roboto Condensed" w:cs="Calibri"/>
                <w:sz w:val="20"/>
              </w:rPr>
              <w:t>é</w:t>
            </w:r>
            <w:r w:rsidRPr="00C37521">
              <w:rPr>
                <w:rFonts w:ascii="Roboto Condensed" w:eastAsia="Calibri" w:hAnsi="Roboto Condensed" w:cs="Calibri"/>
                <w:spacing w:val="23"/>
                <w:sz w:val="20"/>
              </w:rPr>
              <w:t xml:space="preserve"> </w:t>
            </w:r>
            <w:r w:rsidRPr="00C37521">
              <w:rPr>
                <w:rFonts w:ascii="Roboto Condensed" w:eastAsia="Calibri" w:hAnsi="Roboto Condensed" w:cs="Calibri"/>
                <w:sz w:val="20"/>
              </w:rPr>
              <w:t>à</w:t>
            </w:r>
            <w:r w:rsidRPr="00C37521">
              <w:rPr>
                <w:rFonts w:ascii="Roboto Condensed" w:eastAsia="Calibri" w:hAnsi="Roboto Condensed" w:cs="Calibri"/>
                <w:spacing w:val="22"/>
                <w:sz w:val="20"/>
              </w:rPr>
              <w:t xml:space="preserve"> </w:t>
            </w:r>
            <w:r w:rsidRPr="00C37521">
              <w:rPr>
                <w:rFonts w:ascii="Roboto Condensed" w:eastAsia="Calibri" w:hAnsi="Roboto Condensed" w:cs="Calibri"/>
                <w:spacing w:val="-1"/>
                <w:sz w:val="20"/>
              </w:rPr>
              <w:t>p</w:t>
            </w:r>
            <w:r w:rsidRPr="00C37521">
              <w:rPr>
                <w:rFonts w:ascii="Roboto Condensed" w:eastAsia="Calibri" w:hAnsi="Roboto Condensed" w:cs="Calibri"/>
                <w:sz w:val="20"/>
              </w:rPr>
              <w:t>ren</w:t>
            </w:r>
            <w:r w:rsidRPr="00C37521">
              <w:rPr>
                <w:rFonts w:ascii="Roboto Condensed" w:eastAsia="Calibri" w:hAnsi="Roboto Condensed" w:cs="Calibri"/>
                <w:spacing w:val="-1"/>
                <w:sz w:val="20"/>
              </w:rPr>
              <w:t>d</w:t>
            </w:r>
            <w:r w:rsidRPr="00C37521">
              <w:rPr>
                <w:rFonts w:ascii="Roboto Condensed" w:eastAsia="Calibri" w:hAnsi="Roboto Condensed" w:cs="Calibri"/>
                <w:spacing w:val="-3"/>
                <w:sz w:val="20"/>
              </w:rPr>
              <w:t>r</w:t>
            </w:r>
            <w:r w:rsidRPr="00C37521">
              <w:rPr>
                <w:rFonts w:ascii="Roboto Condensed" w:eastAsia="Calibri" w:hAnsi="Roboto Condensed" w:cs="Calibri"/>
                <w:sz w:val="20"/>
              </w:rPr>
              <w:t>e</w:t>
            </w:r>
            <w:r w:rsidRPr="00C37521">
              <w:rPr>
                <w:rFonts w:ascii="Roboto Condensed" w:eastAsia="Calibri" w:hAnsi="Roboto Condensed" w:cs="Calibri"/>
                <w:spacing w:val="23"/>
                <w:sz w:val="20"/>
              </w:rPr>
              <w:t xml:space="preserve"> </w:t>
            </w:r>
            <w:r w:rsidRPr="00C37521">
              <w:rPr>
                <w:rFonts w:ascii="Roboto Condensed" w:eastAsia="Calibri" w:hAnsi="Roboto Condensed" w:cs="Calibri"/>
                <w:spacing w:val="-1"/>
                <w:sz w:val="20"/>
              </w:rPr>
              <w:t>un</w:t>
            </w:r>
            <w:r w:rsidRPr="00C37521">
              <w:rPr>
                <w:rFonts w:ascii="Roboto Condensed" w:eastAsia="Calibri" w:hAnsi="Roboto Condensed" w:cs="Calibri"/>
                <w:sz w:val="20"/>
              </w:rPr>
              <w:t>e</w:t>
            </w:r>
            <w:r w:rsidRPr="00C37521">
              <w:rPr>
                <w:rFonts w:ascii="Roboto Condensed" w:eastAsia="Calibri" w:hAnsi="Roboto Condensed" w:cs="Calibri"/>
                <w:spacing w:val="23"/>
                <w:sz w:val="20"/>
              </w:rPr>
              <w:t xml:space="preserve"> </w:t>
            </w:r>
            <w:r w:rsidRPr="00C37521">
              <w:rPr>
                <w:rFonts w:ascii="Roboto Condensed" w:eastAsia="Calibri" w:hAnsi="Roboto Condensed" w:cs="Calibri"/>
                <w:spacing w:val="-3"/>
                <w:sz w:val="20"/>
              </w:rPr>
              <w:t>d</w:t>
            </w:r>
            <w:r w:rsidRPr="00C37521">
              <w:rPr>
                <w:rFonts w:ascii="Roboto Condensed" w:eastAsia="Calibri" w:hAnsi="Roboto Condensed" w:cs="Calibri"/>
                <w:sz w:val="20"/>
              </w:rPr>
              <w:t>écis</w:t>
            </w:r>
            <w:r w:rsidRPr="00C37521">
              <w:rPr>
                <w:rFonts w:ascii="Roboto Condensed" w:eastAsia="Calibri" w:hAnsi="Roboto Condensed" w:cs="Calibri"/>
                <w:spacing w:val="-2"/>
                <w:sz w:val="20"/>
              </w:rPr>
              <w:t>i</w:t>
            </w:r>
            <w:r w:rsidRPr="00C37521">
              <w:rPr>
                <w:rFonts w:ascii="Roboto Condensed" w:eastAsia="Calibri" w:hAnsi="Roboto Condensed" w:cs="Calibri"/>
                <w:spacing w:val="1"/>
                <w:sz w:val="20"/>
              </w:rPr>
              <w:t>o</w:t>
            </w:r>
            <w:r w:rsidRPr="00C37521">
              <w:rPr>
                <w:rFonts w:ascii="Roboto Condensed" w:eastAsia="Calibri" w:hAnsi="Roboto Condensed" w:cs="Calibri"/>
                <w:sz w:val="20"/>
              </w:rPr>
              <w:t>n réuss</w:t>
            </w:r>
            <w:r w:rsidRPr="00C37521">
              <w:rPr>
                <w:rFonts w:ascii="Roboto Condensed" w:eastAsia="Calibri" w:hAnsi="Roboto Condensed" w:cs="Calibri"/>
                <w:spacing w:val="-1"/>
                <w:sz w:val="20"/>
              </w:rPr>
              <w:t>i</w:t>
            </w:r>
            <w:r w:rsidRPr="00C37521">
              <w:rPr>
                <w:rFonts w:ascii="Roboto Condensed" w:eastAsia="Calibri" w:hAnsi="Roboto Condensed" w:cs="Calibri"/>
                <w:sz w:val="20"/>
              </w:rPr>
              <w:t>e</w:t>
            </w:r>
          </w:p>
        </w:tc>
      </w:tr>
      <w:tr w:rsidR="00005323" w14:paraId="7A1586F3" w14:textId="77777777" w:rsidTr="006236C0">
        <w:trPr>
          <w:trHeight w:hRule="exact" w:val="1419"/>
        </w:trPr>
        <w:tc>
          <w:tcPr>
            <w:tcW w:w="2617" w:type="dxa"/>
            <w:gridSpan w:val="2"/>
            <w:shd w:val="clear" w:color="auto" w:fill="282D46"/>
            <w:vAlign w:val="center"/>
          </w:tcPr>
          <w:p w14:paraId="778DDFBB" w14:textId="77777777" w:rsidR="00005323" w:rsidRPr="00F144C7" w:rsidRDefault="00005323" w:rsidP="006236C0">
            <w:pPr>
              <w:spacing w:after="0" w:line="240" w:lineRule="auto"/>
              <w:ind w:left="97" w:right="-20"/>
              <w:rPr>
                <w:rFonts w:ascii="Roboto Condensed" w:hAnsi="Roboto Condensed"/>
                <w:b/>
                <w:color w:val="FFFFFF" w:themeColor="background1"/>
              </w:rPr>
            </w:pPr>
            <w:r w:rsidRPr="00F144C7">
              <w:rPr>
                <w:rFonts w:ascii="Roboto Condensed" w:eastAsia="Calibri" w:hAnsi="Roboto Condensed" w:cs="Calibri"/>
                <w:b/>
                <w:bCs/>
                <w:color w:val="FFFFFF" w:themeColor="background1"/>
                <w:spacing w:val="-1"/>
                <w:position w:val="1"/>
              </w:rPr>
              <w:t>Moda</w:t>
            </w:r>
            <w:r w:rsidRPr="00F144C7">
              <w:rPr>
                <w:rFonts w:ascii="Roboto Condensed" w:eastAsia="Calibri" w:hAnsi="Roboto Condensed" w:cs="Calibri"/>
                <w:b/>
                <w:bCs/>
                <w:color w:val="FFFFFF" w:themeColor="background1"/>
                <w:spacing w:val="1"/>
                <w:position w:val="1"/>
              </w:rPr>
              <w:t>li</w:t>
            </w:r>
            <w:r w:rsidRPr="00F144C7">
              <w:rPr>
                <w:rFonts w:ascii="Roboto Condensed" w:eastAsia="Calibri" w:hAnsi="Roboto Condensed" w:cs="Calibri"/>
                <w:b/>
                <w:bCs/>
                <w:color w:val="FFFFFF" w:themeColor="background1"/>
                <w:position w:val="1"/>
              </w:rPr>
              <w:t xml:space="preserve">tés </w:t>
            </w:r>
            <w:r w:rsidRPr="00F144C7">
              <w:rPr>
                <w:rFonts w:ascii="Roboto Condensed" w:eastAsia="Calibri" w:hAnsi="Roboto Condensed" w:cs="Calibri"/>
                <w:b/>
                <w:bCs/>
                <w:color w:val="FFFFFF" w:themeColor="background1"/>
                <w:spacing w:val="-1"/>
              </w:rPr>
              <w:t>d</w:t>
            </w:r>
            <w:r w:rsidRPr="00F144C7">
              <w:rPr>
                <w:rFonts w:ascii="Roboto Condensed" w:eastAsia="Calibri" w:hAnsi="Roboto Condensed" w:cs="Calibri"/>
                <w:b/>
                <w:bCs/>
                <w:color w:val="FFFFFF" w:themeColor="background1"/>
              </w:rPr>
              <w:t>’e</w:t>
            </w:r>
            <w:r w:rsidRPr="00F144C7">
              <w:rPr>
                <w:rFonts w:ascii="Roboto Condensed" w:eastAsia="Calibri" w:hAnsi="Roboto Condensed" w:cs="Calibri"/>
                <w:b/>
                <w:bCs/>
                <w:color w:val="FFFFFF" w:themeColor="background1"/>
                <w:spacing w:val="-1"/>
              </w:rPr>
              <w:t>n</w:t>
            </w:r>
            <w:r w:rsidRPr="00F144C7">
              <w:rPr>
                <w:rFonts w:ascii="Roboto Condensed" w:eastAsia="Calibri" w:hAnsi="Roboto Condensed" w:cs="Calibri"/>
                <w:b/>
                <w:bCs/>
                <w:color w:val="FFFFFF" w:themeColor="background1"/>
              </w:rPr>
              <w:t>s</w:t>
            </w:r>
            <w:r w:rsidRPr="00F144C7">
              <w:rPr>
                <w:rFonts w:ascii="Roboto Condensed" w:eastAsia="Calibri" w:hAnsi="Roboto Condensed" w:cs="Calibri"/>
                <w:b/>
                <w:bCs/>
                <w:color w:val="FFFFFF" w:themeColor="background1"/>
                <w:spacing w:val="-1"/>
              </w:rPr>
              <w:t>e</w:t>
            </w:r>
            <w:r w:rsidRPr="00F144C7">
              <w:rPr>
                <w:rFonts w:ascii="Roboto Condensed" w:eastAsia="Calibri" w:hAnsi="Roboto Condensed" w:cs="Calibri"/>
                <w:b/>
                <w:bCs/>
                <w:color w:val="FFFFFF" w:themeColor="background1"/>
                <w:spacing w:val="1"/>
              </w:rPr>
              <w:t>ig</w:t>
            </w:r>
            <w:r w:rsidRPr="00F144C7">
              <w:rPr>
                <w:rFonts w:ascii="Roboto Condensed" w:eastAsia="Calibri" w:hAnsi="Roboto Condensed" w:cs="Calibri"/>
                <w:b/>
                <w:bCs/>
                <w:color w:val="FFFFFF" w:themeColor="background1"/>
                <w:spacing w:val="-1"/>
              </w:rPr>
              <w:t>ne</w:t>
            </w:r>
            <w:r w:rsidRPr="00F144C7">
              <w:rPr>
                <w:rFonts w:ascii="Roboto Condensed" w:eastAsia="Calibri" w:hAnsi="Roboto Condensed" w:cs="Calibri"/>
                <w:b/>
                <w:bCs/>
                <w:color w:val="FFFFFF" w:themeColor="background1"/>
              </w:rPr>
              <w:t>me</w:t>
            </w:r>
            <w:r w:rsidRPr="00F144C7">
              <w:rPr>
                <w:rFonts w:ascii="Roboto Condensed" w:eastAsia="Calibri" w:hAnsi="Roboto Condensed" w:cs="Calibri"/>
                <w:b/>
                <w:bCs/>
                <w:color w:val="FFFFFF" w:themeColor="background1"/>
                <w:spacing w:val="-1"/>
              </w:rPr>
              <w:t>n</w:t>
            </w:r>
            <w:r w:rsidRPr="00F144C7">
              <w:rPr>
                <w:rFonts w:ascii="Roboto Condensed" w:eastAsia="Calibri" w:hAnsi="Roboto Condensed" w:cs="Calibri"/>
                <w:b/>
                <w:bCs/>
                <w:color w:val="FFFFFF" w:themeColor="background1"/>
              </w:rPr>
              <w:t>t</w:t>
            </w:r>
          </w:p>
        </w:tc>
        <w:tc>
          <w:tcPr>
            <w:tcW w:w="7131" w:type="dxa"/>
            <w:gridSpan w:val="3"/>
            <w:shd w:val="clear" w:color="auto" w:fill="F1E5F7"/>
            <w:vAlign w:val="center"/>
          </w:tcPr>
          <w:p w14:paraId="18CD0970" w14:textId="77777777" w:rsidR="00005323" w:rsidRPr="00C37521" w:rsidRDefault="00005323" w:rsidP="006236C0">
            <w:pPr>
              <w:spacing w:after="0" w:line="240" w:lineRule="auto"/>
              <w:ind w:left="118" w:right="-20"/>
              <w:rPr>
                <w:rFonts w:ascii="Roboto Condensed" w:eastAsia="Calibri" w:hAnsi="Roboto Condensed" w:cs="Calibri"/>
                <w:sz w:val="20"/>
              </w:rPr>
            </w:pPr>
            <w:r w:rsidRPr="00C37521">
              <w:rPr>
                <w:rFonts w:ascii="Roboto Condensed" w:eastAsia="Calibri" w:hAnsi="Roboto Condensed" w:cs="Calibri"/>
                <w:sz w:val="20"/>
              </w:rPr>
              <w:t>A</w:t>
            </w:r>
            <w:r w:rsidRPr="00C37521">
              <w:rPr>
                <w:rFonts w:ascii="Roboto Condensed" w:eastAsia="Calibri" w:hAnsi="Roboto Condensed" w:cs="Calibri"/>
                <w:spacing w:val="-1"/>
                <w:sz w:val="20"/>
              </w:rPr>
              <w:t>pp</w:t>
            </w:r>
            <w:r w:rsidRPr="00C37521">
              <w:rPr>
                <w:rFonts w:ascii="Roboto Condensed" w:eastAsia="Calibri" w:hAnsi="Roboto Condensed" w:cs="Calibri"/>
                <w:sz w:val="20"/>
              </w:rPr>
              <w:t>r</w:t>
            </w:r>
            <w:r w:rsidRPr="00C37521">
              <w:rPr>
                <w:rFonts w:ascii="Roboto Condensed" w:eastAsia="Calibri" w:hAnsi="Roboto Condensed" w:cs="Calibri"/>
                <w:spacing w:val="1"/>
                <w:sz w:val="20"/>
              </w:rPr>
              <w:t>o</w:t>
            </w:r>
            <w:r w:rsidRPr="00C37521">
              <w:rPr>
                <w:rFonts w:ascii="Roboto Condensed" w:eastAsia="Calibri" w:hAnsi="Roboto Condensed" w:cs="Calibri"/>
                <w:sz w:val="20"/>
              </w:rPr>
              <w:t>che g</w:t>
            </w:r>
            <w:r w:rsidRPr="00C37521">
              <w:rPr>
                <w:rFonts w:ascii="Roboto Condensed" w:eastAsia="Calibri" w:hAnsi="Roboto Condensed" w:cs="Calibri"/>
                <w:spacing w:val="-3"/>
                <w:sz w:val="20"/>
              </w:rPr>
              <w:t>l</w:t>
            </w:r>
            <w:r w:rsidRPr="00C37521">
              <w:rPr>
                <w:rFonts w:ascii="Roboto Condensed" w:eastAsia="Calibri" w:hAnsi="Roboto Condensed" w:cs="Calibri"/>
                <w:spacing w:val="1"/>
                <w:sz w:val="20"/>
              </w:rPr>
              <w:t>o</w:t>
            </w:r>
            <w:r w:rsidRPr="00C37521">
              <w:rPr>
                <w:rFonts w:ascii="Roboto Condensed" w:eastAsia="Calibri" w:hAnsi="Roboto Condensed" w:cs="Calibri"/>
                <w:spacing w:val="-1"/>
                <w:sz w:val="20"/>
              </w:rPr>
              <w:t>b</w:t>
            </w:r>
            <w:r w:rsidRPr="00C37521">
              <w:rPr>
                <w:rFonts w:ascii="Roboto Condensed" w:eastAsia="Calibri" w:hAnsi="Roboto Condensed" w:cs="Calibri"/>
                <w:sz w:val="20"/>
              </w:rPr>
              <w:t xml:space="preserve">ale </w:t>
            </w:r>
            <w:r w:rsidRPr="00C37521">
              <w:rPr>
                <w:rFonts w:ascii="Roboto Condensed" w:eastAsia="Calibri" w:hAnsi="Roboto Condensed" w:cs="Calibri"/>
                <w:spacing w:val="-1"/>
                <w:sz w:val="20"/>
              </w:rPr>
              <w:t>e</w:t>
            </w:r>
            <w:r w:rsidRPr="00C37521">
              <w:rPr>
                <w:rFonts w:ascii="Roboto Condensed" w:eastAsia="Calibri" w:hAnsi="Roboto Condensed" w:cs="Calibri"/>
                <w:sz w:val="20"/>
              </w:rPr>
              <w:t>t</w:t>
            </w:r>
            <w:r w:rsidRPr="00C37521">
              <w:rPr>
                <w:rFonts w:ascii="Roboto Condensed" w:eastAsia="Calibri" w:hAnsi="Roboto Condensed" w:cs="Calibri"/>
                <w:spacing w:val="1"/>
                <w:sz w:val="20"/>
              </w:rPr>
              <w:t xml:space="preserve"> </w:t>
            </w:r>
            <w:r w:rsidRPr="00C37521">
              <w:rPr>
                <w:rFonts w:ascii="Roboto Condensed" w:eastAsia="Calibri" w:hAnsi="Roboto Condensed" w:cs="Calibri"/>
                <w:spacing w:val="-2"/>
                <w:sz w:val="20"/>
              </w:rPr>
              <w:t>s</w:t>
            </w:r>
            <w:r w:rsidRPr="00C37521">
              <w:rPr>
                <w:rFonts w:ascii="Roboto Condensed" w:eastAsia="Calibri" w:hAnsi="Roboto Condensed" w:cs="Calibri"/>
                <w:spacing w:val="1"/>
                <w:sz w:val="20"/>
              </w:rPr>
              <w:t>y</w:t>
            </w:r>
            <w:r w:rsidRPr="00C37521">
              <w:rPr>
                <w:rFonts w:ascii="Roboto Condensed" w:eastAsia="Calibri" w:hAnsi="Roboto Condensed" w:cs="Calibri"/>
                <w:sz w:val="20"/>
              </w:rPr>
              <w:t>st</w:t>
            </w:r>
            <w:r w:rsidRPr="00C37521">
              <w:rPr>
                <w:rFonts w:ascii="Roboto Condensed" w:eastAsia="Calibri" w:hAnsi="Roboto Condensed" w:cs="Calibri"/>
                <w:spacing w:val="-1"/>
                <w:sz w:val="20"/>
              </w:rPr>
              <w:t>é</w:t>
            </w:r>
            <w:r w:rsidRPr="00C37521">
              <w:rPr>
                <w:rFonts w:ascii="Roboto Condensed" w:eastAsia="Calibri" w:hAnsi="Roboto Condensed" w:cs="Calibri"/>
                <w:spacing w:val="1"/>
                <w:sz w:val="20"/>
              </w:rPr>
              <w:t>m</w:t>
            </w:r>
            <w:r w:rsidRPr="00C37521">
              <w:rPr>
                <w:rFonts w:ascii="Roboto Condensed" w:eastAsia="Calibri" w:hAnsi="Roboto Condensed" w:cs="Calibri"/>
                <w:sz w:val="20"/>
              </w:rPr>
              <w:t>i</w:t>
            </w:r>
            <w:r w:rsidRPr="00C37521">
              <w:rPr>
                <w:rFonts w:ascii="Roboto Condensed" w:eastAsia="Calibri" w:hAnsi="Roboto Condensed" w:cs="Calibri"/>
                <w:spacing w:val="-1"/>
                <w:sz w:val="20"/>
              </w:rPr>
              <w:t>qu</w:t>
            </w:r>
            <w:r w:rsidRPr="00C37521">
              <w:rPr>
                <w:rFonts w:ascii="Roboto Condensed" w:eastAsia="Calibri" w:hAnsi="Roboto Condensed" w:cs="Calibri"/>
                <w:sz w:val="20"/>
              </w:rPr>
              <w:t>e</w:t>
            </w:r>
          </w:p>
          <w:p w14:paraId="0CEFD4F3" w14:textId="77777777" w:rsidR="00005323" w:rsidRPr="00C37521" w:rsidRDefault="00005323" w:rsidP="006236C0">
            <w:pPr>
              <w:spacing w:after="0" w:line="240" w:lineRule="auto"/>
              <w:ind w:left="118" w:right="-20"/>
              <w:rPr>
                <w:rFonts w:ascii="Roboto Condensed" w:eastAsia="Calibri" w:hAnsi="Roboto Condensed" w:cs="Calibri"/>
                <w:sz w:val="20"/>
              </w:rPr>
            </w:pPr>
            <w:r w:rsidRPr="00C37521">
              <w:rPr>
                <w:rFonts w:ascii="Roboto Condensed" w:eastAsia="Calibri" w:hAnsi="Roboto Condensed" w:cs="Calibri"/>
                <w:spacing w:val="1"/>
                <w:sz w:val="20"/>
              </w:rPr>
              <w:t>P</w:t>
            </w:r>
            <w:r w:rsidRPr="00C37521">
              <w:rPr>
                <w:rFonts w:ascii="Roboto Condensed" w:eastAsia="Calibri" w:hAnsi="Roboto Condensed" w:cs="Calibri"/>
                <w:sz w:val="20"/>
              </w:rPr>
              <w:t>éda</w:t>
            </w:r>
            <w:r w:rsidRPr="00C37521">
              <w:rPr>
                <w:rFonts w:ascii="Roboto Condensed" w:eastAsia="Calibri" w:hAnsi="Roboto Condensed" w:cs="Calibri"/>
                <w:spacing w:val="-1"/>
                <w:sz w:val="20"/>
              </w:rPr>
              <w:t>g</w:t>
            </w:r>
            <w:r w:rsidRPr="00C37521">
              <w:rPr>
                <w:rFonts w:ascii="Roboto Condensed" w:eastAsia="Calibri" w:hAnsi="Roboto Condensed" w:cs="Calibri"/>
                <w:spacing w:val="1"/>
                <w:sz w:val="20"/>
              </w:rPr>
              <w:t>o</w:t>
            </w:r>
            <w:r w:rsidRPr="00C37521">
              <w:rPr>
                <w:rFonts w:ascii="Roboto Condensed" w:eastAsia="Calibri" w:hAnsi="Roboto Condensed" w:cs="Calibri"/>
                <w:spacing w:val="-1"/>
                <w:sz w:val="20"/>
              </w:rPr>
              <w:t>g</w:t>
            </w:r>
            <w:r w:rsidRPr="00C37521">
              <w:rPr>
                <w:rFonts w:ascii="Roboto Condensed" w:eastAsia="Calibri" w:hAnsi="Roboto Condensed" w:cs="Calibri"/>
                <w:spacing w:val="-3"/>
                <w:sz w:val="20"/>
              </w:rPr>
              <w:t>i</w:t>
            </w:r>
            <w:r w:rsidRPr="00C37521">
              <w:rPr>
                <w:rFonts w:ascii="Roboto Condensed" w:eastAsia="Calibri" w:hAnsi="Roboto Condensed" w:cs="Calibri"/>
                <w:sz w:val="20"/>
              </w:rPr>
              <w:t>e</w:t>
            </w:r>
            <w:r w:rsidRPr="00C37521">
              <w:rPr>
                <w:rFonts w:ascii="Roboto Condensed" w:eastAsia="Calibri" w:hAnsi="Roboto Condensed" w:cs="Calibri"/>
                <w:spacing w:val="6"/>
                <w:sz w:val="20"/>
              </w:rPr>
              <w:t xml:space="preserve"> </w:t>
            </w:r>
            <w:r w:rsidRPr="00C37521">
              <w:rPr>
                <w:rFonts w:ascii="Roboto Condensed" w:eastAsia="Calibri" w:hAnsi="Roboto Condensed" w:cs="Calibri"/>
                <w:spacing w:val="-1"/>
                <w:sz w:val="20"/>
              </w:rPr>
              <w:t>d</w:t>
            </w:r>
            <w:r w:rsidRPr="00C37521">
              <w:rPr>
                <w:rFonts w:ascii="Roboto Condensed" w:eastAsia="Calibri" w:hAnsi="Roboto Condensed" w:cs="Calibri"/>
                <w:sz w:val="20"/>
              </w:rPr>
              <w:t>e</w:t>
            </w:r>
            <w:r w:rsidRPr="00C37521">
              <w:rPr>
                <w:rFonts w:ascii="Roboto Condensed" w:eastAsia="Calibri" w:hAnsi="Roboto Condensed" w:cs="Calibri"/>
                <w:spacing w:val="3"/>
                <w:sz w:val="20"/>
              </w:rPr>
              <w:t xml:space="preserve"> </w:t>
            </w:r>
            <w:r w:rsidRPr="00C37521">
              <w:rPr>
                <w:rFonts w:ascii="Roboto Condensed" w:eastAsia="Calibri" w:hAnsi="Roboto Condensed" w:cs="Calibri"/>
                <w:sz w:val="20"/>
              </w:rPr>
              <w:t>la</w:t>
            </w:r>
            <w:r w:rsidRPr="00C37521">
              <w:rPr>
                <w:rFonts w:ascii="Roboto Condensed" w:eastAsia="Calibri" w:hAnsi="Roboto Condensed" w:cs="Calibri"/>
                <w:spacing w:val="5"/>
                <w:sz w:val="20"/>
              </w:rPr>
              <w:t xml:space="preserve"> </w:t>
            </w:r>
            <w:r w:rsidRPr="00C37521">
              <w:rPr>
                <w:rFonts w:ascii="Roboto Condensed" w:eastAsia="Calibri" w:hAnsi="Roboto Condensed" w:cs="Calibri"/>
                <w:spacing w:val="-1"/>
                <w:sz w:val="20"/>
              </w:rPr>
              <w:t>d</w:t>
            </w:r>
            <w:r w:rsidRPr="00C37521">
              <w:rPr>
                <w:rFonts w:ascii="Roboto Condensed" w:eastAsia="Calibri" w:hAnsi="Roboto Condensed" w:cs="Calibri"/>
                <w:sz w:val="20"/>
              </w:rPr>
              <w:t>é</w:t>
            </w:r>
            <w:r w:rsidRPr="00C37521">
              <w:rPr>
                <w:rFonts w:ascii="Roboto Condensed" w:eastAsia="Calibri" w:hAnsi="Roboto Condensed" w:cs="Calibri"/>
                <w:spacing w:val="-2"/>
                <w:sz w:val="20"/>
              </w:rPr>
              <w:t>c</w:t>
            </w:r>
            <w:r w:rsidRPr="00C37521">
              <w:rPr>
                <w:rFonts w:ascii="Roboto Condensed" w:eastAsia="Calibri" w:hAnsi="Roboto Condensed" w:cs="Calibri"/>
                <w:spacing w:val="1"/>
                <w:sz w:val="20"/>
              </w:rPr>
              <w:t>o</w:t>
            </w:r>
            <w:r w:rsidRPr="00C37521">
              <w:rPr>
                <w:rFonts w:ascii="Roboto Condensed" w:eastAsia="Calibri" w:hAnsi="Roboto Condensed" w:cs="Calibri"/>
                <w:spacing w:val="-3"/>
                <w:sz w:val="20"/>
              </w:rPr>
              <w:t>u</w:t>
            </w:r>
            <w:r w:rsidRPr="00C37521">
              <w:rPr>
                <w:rFonts w:ascii="Roboto Condensed" w:eastAsia="Calibri" w:hAnsi="Roboto Condensed" w:cs="Calibri"/>
                <w:spacing w:val="1"/>
                <w:sz w:val="20"/>
              </w:rPr>
              <w:t>v</w:t>
            </w:r>
            <w:r w:rsidRPr="00C37521">
              <w:rPr>
                <w:rFonts w:ascii="Roboto Condensed" w:eastAsia="Calibri" w:hAnsi="Roboto Condensed" w:cs="Calibri"/>
                <w:sz w:val="20"/>
              </w:rPr>
              <w:t>er</w:t>
            </w:r>
            <w:r w:rsidRPr="00C37521">
              <w:rPr>
                <w:rFonts w:ascii="Roboto Condensed" w:eastAsia="Calibri" w:hAnsi="Roboto Condensed" w:cs="Calibri"/>
                <w:spacing w:val="-2"/>
                <w:sz w:val="20"/>
              </w:rPr>
              <w:t>t</w:t>
            </w:r>
            <w:r w:rsidRPr="00C37521">
              <w:rPr>
                <w:rFonts w:ascii="Roboto Condensed" w:eastAsia="Calibri" w:hAnsi="Roboto Condensed" w:cs="Calibri"/>
                <w:sz w:val="20"/>
              </w:rPr>
              <w:t>e,</w:t>
            </w:r>
            <w:r w:rsidRPr="00C37521">
              <w:rPr>
                <w:rFonts w:ascii="Roboto Condensed" w:eastAsia="Calibri" w:hAnsi="Roboto Condensed" w:cs="Calibri"/>
                <w:spacing w:val="6"/>
                <w:sz w:val="20"/>
              </w:rPr>
              <w:t xml:space="preserve"> </w:t>
            </w:r>
            <w:r w:rsidRPr="00C37521">
              <w:rPr>
                <w:rFonts w:ascii="Roboto Condensed" w:eastAsia="Calibri" w:hAnsi="Roboto Condensed" w:cs="Calibri"/>
                <w:spacing w:val="-3"/>
                <w:sz w:val="20"/>
              </w:rPr>
              <w:t>f</w:t>
            </w:r>
            <w:r w:rsidRPr="00C37521">
              <w:rPr>
                <w:rFonts w:ascii="Roboto Condensed" w:eastAsia="Calibri" w:hAnsi="Roboto Condensed" w:cs="Calibri"/>
                <w:spacing w:val="1"/>
                <w:sz w:val="20"/>
              </w:rPr>
              <w:t>o</w:t>
            </w:r>
            <w:r w:rsidRPr="00C37521">
              <w:rPr>
                <w:rFonts w:ascii="Roboto Condensed" w:eastAsia="Calibri" w:hAnsi="Roboto Condensed" w:cs="Calibri"/>
                <w:spacing w:val="-1"/>
                <w:sz w:val="20"/>
              </w:rPr>
              <w:t>nd</w:t>
            </w:r>
            <w:r w:rsidRPr="00C37521">
              <w:rPr>
                <w:rFonts w:ascii="Roboto Condensed" w:eastAsia="Calibri" w:hAnsi="Roboto Condensed" w:cs="Calibri"/>
                <w:sz w:val="20"/>
              </w:rPr>
              <w:t>ée</w:t>
            </w:r>
            <w:r w:rsidRPr="00C37521">
              <w:rPr>
                <w:rFonts w:ascii="Roboto Condensed" w:eastAsia="Calibri" w:hAnsi="Roboto Condensed" w:cs="Calibri"/>
                <w:spacing w:val="4"/>
                <w:sz w:val="20"/>
              </w:rPr>
              <w:t xml:space="preserve"> </w:t>
            </w:r>
            <w:r w:rsidRPr="00C37521">
              <w:rPr>
                <w:rFonts w:ascii="Roboto Condensed" w:eastAsia="Calibri" w:hAnsi="Roboto Condensed" w:cs="Calibri"/>
                <w:sz w:val="20"/>
              </w:rPr>
              <w:t>sur</w:t>
            </w:r>
            <w:r w:rsidRPr="00C37521">
              <w:rPr>
                <w:rFonts w:ascii="Roboto Condensed" w:eastAsia="Calibri" w:hAnsi="Roboto Condensed" w:cs="Calibri"/>
                <w:spacing w:val="4"/>
                <w:sz w:val="20"/>
              </w:rPr>
              <w:t xml:space="preserve"> </w:t>
            </w:r>
            <w:r w:rsidRPr="00C37521">
              <w:rPr>
                <w:rFonts w:ascii="Roboto Condensed" w:eastAsia="Calibri" w:hAnsi="Roboto Condensed" w:cs="Calibri"/>
                <w:sz w:val="20"/>
              </w:rPr>
              <w:t>la</w:t>
            </w:r>
            <w:r w:rsidRPr="00C37521">
              <w:rPr>
                <w:rFonts w:ascii="Roboto Condensed" w:eastAsia="Calibri" w:hAnsi="Roboto Condensed" w:cs="Calibri"/>
                <w:spacing w:val="3"/>
                <w:sz w:val="20"/>
              </w:rPr>
              <w:t xml:space="preserve"> </w:t>
            </w:r>
            <w:r w:rsidRPr="00C37521">
              <w:rPr>
                <w:rFonts w:ascii="Roboto Condensed" w:eastAsia="Calibri" w:hAnsi="Roboto Condensed" w:cs="Calibri"/>
                <w:spacing w:val="1"/>
                <w:sz w:val="20"/>
              </w:rPr>
              <w:t>m</w:t>
            </w:r>
            <w:r w:rsidRPr="00C37521">
              <w:rPr>
                <w:rFonts w:ascii="Roboto Condensed" w:eastAsia="Calibri" w:hAnsi="Roboto Condensed" w:cs="Calibri"/>
                <w:spacing w:val="-2"/>
                <w:sz w:val="20"/>
              </w:rPr>
              <w:t>é</w:t>
            </w:r>
            <w:r w:rsidRPr="00C37521">
              <w:rPr>
                <w:rFonts w:ascii="Roboto Condensed" w:eastAsia="Calibri" w:hAnsi="Roboto Condensed" w:cs="Calibri"/>
                <w:sz w:val="20"/>
              </w:rPr>
              <w:t>th</w:t>
            </w:r>
            <w:r w:rsidRPr="00C37521">
              <w:rPr>
                <w:rFonts w:ascii="Roboto Condensed" w:eastAsia="Calibri" w:hAnsi="Roboto Condensed" w:cs="Calibri"/>
                <w:spacing w:val="1"/>
                <w:sz w:val="20"/>
              </w:rPr>
              <w:t>o</w:t>
            </w:r>
            <w:r w:rsidRPr="00C37521">
              <w:rPr>
                <w:rFonts w:ascii="Roboto Condensed" w:eastAsia="Calibri" w:hAnsi="Roboto Condensed" w:cs="Calibri"/>
                <w:spacing w:val="-1"/>
                <w:sz w:val="20"/>
              </w:rPr>
              <w:t>d</w:t>
            </w:r>
            <w:r w:rsidRPr="00C37521">
              <w:rPr>
                <w:rFonts w:ascii="Roboto Condensed" w:eastAsia="Calibri" w:hAnsi="Roboto Condensed" w:cs="Calibri"/>
                <w:sz w:val="20"/>
              </w:rPr>
              <w:t>e</w:t>
            </w:r>
            <w:r w:rsidRPr="00C37521">
              <w:rPr>
                <w:rFonts w:ascii="Roboto Condensed" w:eastAsia="Calibri" w:hAnsi="Roboto Condensed" w:cs="Calibri"/>
                <w:spacing w:val="3"/>
                <w:sz w:val="20"/>
              </w:rPr>
              <w:t xml:space="preserve"> </w:t>
            </w:r>
            <w:r w:rsidRPr="00C37521">
              <w:rPr>
                <w:rFonts w:ascii="Roboto Condensed" w:eastAsia="Calibri" w:hAnsi="Roboto Condensed" w:cs="Calibri"/>
                <w:spacing w:val="-3"/>
                <w:sz w:val="20"/>
              </w:rPr>
              <w:t>a</w:t>
            </w:r>
            <w:r w:rsidRPr="00C37521">
              <w:rPr>
                <w:rFonts w:ascii="Roboto Condensed" w:eastAsia="Calibri" w:hAnsi="Roboto Condensed" w:cs="Calibri"/>
                <w:sz w:val="20"/>
              </w:rPr>
              <w:t>cti</w:t>
            </w:r>
            <w:r w:rsidRPr="00C37521">
              <w:rPr>
                <w:rFonts w:ascii="Roboto Condensed" w:eastAsia="Calibri" w:hAnsi="Roboto Condensed" w:cs="Calibri"/>
                <w:spacing w:val="1"/>
                <w:sz w:val="20"/>
              </w:rPr>
              <w:t>v</w:t>
            </w:r>
            <w:r w:rsidRPr="00C37521">
              <w:rPr>
                <w:rFonts w:ascii="Roboto Condensed" w:eastAsia="Calibri" w:hAnsi="Roboto Condensed" w:cs="Calibri"/>
                <w:spacing w:val="-2"/>
                <w:sz w:val="20"/>
              </w:rPr>
              <w:t>e</w:t>
            </w:r>
            <w:r w:rsidRPr="00C37521">
              <w:rPr>
                <w:rFonts w:ascii="Roboto Condensed" w:eastAsia="Calibri" w:hAnsi="Roboto Condensed" w:cs="Calibri"/>
                <w:sz w:val="20"/>
              </w:rPr>
              <w:t>,</w:t>
            </w:r>
            <w:r w:rsidRPr="00C37521">
              <w:rPr>
                <w:rFonts w:ascii="Roboto Condensed" w:eastAsia="Calibri" w:hAnsi="Roboto Condensed" w:cs="Calibri"/>
                <w:spacing w:val="5"/>
                <w:sz w:val="20"/>
              </w:rPr>
              <w:t xml:space="preserve"> </w:t>
            </w:r>
            <w:r w:rsidRPr="00C37521">
              <w:rPr>
                <w:rFonts w:ascii="Roboto Condensed" w:eastAsia="Calibri" w:hAnsi="Roboto Condensed" w:cs="Calibri"/>
                <w:sz w:val="20"/>
              </w:rPr>
              <w:t>les</w:t>
            </w:r>
            <w:r w:rsidRPr="00C37521">
              <w:rPr>
                <w:rFonts w:ascii="Roboto Condensed" w:eastAsia="Calibri" w:hAnsi="Roboto Condensed" w:cs="Calibri"/>
                <w:spacing w:val="3"/>
                <w:sz w:val="20"/>
              </w:rPr>
              <w:t xml:space="preserve"> </w:t>
            </w:r>
            <w:r w:rsidRPr="00C37521">
              <w:rPr>
                <w:rFonts w:ascii="Roboto Condensed" w:eastAsia="Calibri" w:hAnsi="Roboto Condensed" w:cs="Calibri"/>
                <w:sz w:val="20"/>
              </w:rPr>
              <w:t>écha</w:t>
            </w:r>
            <w:r w:rsidRPr="00C37521">
              <w:rPr>
                <w:rFonts w:ascii="Roboto Condensed" w:eastAsia="Calibri" w:hAnsi="Roboto Condensed" w:cs="Calibri"/>
                <w:spacing w:val="-1"/>
                <w:sz w:val="20"/>
              </w:rPr>
              <w:t>ng</w:t>
            </w:r>
            <w:r w:rsidRPr="00C37521">
              <w:rPr>
                <w:rFonts w:ascii="Roboto Condensed" w:eastAsia="Calibri" w:hAnsi="Roboto Condensed" w:cs="Calibri"/>
                <w:spacing w:val="-2"/>
                <w:sz w:val="20"/>
              </w:rPr>
              <w:t>e</w:t>
            </w:r>
            <w:r w:rsidRPr="00C37521">
              <w:rPr>
                <w:rFonts w:ascii="Roboto Condensed" w:eastAsia="Calibri" w:hAnsi="Roboto Condensed" w:cs="Calibri"/>
                <w:sz w:val="20"/>
              </w:rPr>
              <w:t>s</w:t>
            </w:r>
            <w:r>
              <w:rPr>
                <w:rFonts w:ascii="Roboto Condensed" w:eastAsia="Calibri" w:hAnsi="Roboto Condensed" w:cs="Calibri"/>
                <w:sz w:val="20"/>
              </w:rPr>
              <w:t xml:space="preserve"> </w:t>
            </w:r>
            <w:r w:rsidRPr="00C37521">
              <w:rPr>
                <w:rFonts w:ascii="Roboto Condensed" w:eastAsia="Calibri" w:hAnsi="Roboto Condensed" w:cs="Calibri"/>
                <w:sz w:val="20"/>
              </w:rPr>
              <w:t>et</w:t>
            </w:r>
            <w:r w:rsidRPr="00C37521">
              <w:rPr>
                <w:rFonts w:ascii="Roboto Condensed" w:eastAsia="Calibri" w:hAnsi="Roboto Condensed" w:cs="Calibri"/>
                <w:spacing w:val="1"/>
                <w:sz w:val="20"/>
              </w:rPr>
              <w:t xml:space="preserve"> </w:t>
            </w:r>
            <w:r w:rsidRPr="00C37521">
              <w:rPr>
                <w:rFonts w:ascii="Roboto Condensed" w:eastAsia="Calibri" w:hAnsi="Roboto Condensed" w:cs="Calibri"/>
                <w:sz w:val="20"/>
              </w:rPr>
              <w:t>les</w:t>
            </w:r>
            <w:r w:rsidRPr="00C37521">
              <w:rPr>
                <w:rFonts w:ascii="Roboto Condensed" w:eastAsia="Calibri" w:hAnsi="Roboto Condensed" w:cs="Calibri"/>
                <w:spacing w:val="-2"/>
                <w:sz w:val="20"/>
              </w:rPr>
              <w:t xml:space="preserve"> </w:t>
            </w:r>
            <w:r w:rsidRPr="00C37521">
              <w:rPr>
                <w:rFonts w:ascii="Roboto Condensed" w:eastAsia="Calibri" w:hAnsi="Roboto Condensed" w:cs="Calibri"/>
                <w:sz w:val="20"/>
              </w:rPr>
              <w:t>re</w:t>
            </w:r>
            <w:r w:rsidRPr="00C37521">
              <w:rPr>
                <w:rFonts w:ascii="Roboto Condensed" w:eastAsia="Calibri" w:hAnsi="Roboto Condensed" w:cs="Calibri"/>
                <w:spacing w:val="-2"/>
                <w:sz w:val="20"/>
              </w:rPr>
              <w:t>t</w:t>
            </w:r>
            <w:r w:rsidRPr="00C37521">
              <w:rPr>
                <w:rFonts w:ascii="Roboto Condensed" w:eastAsia="Calibri" w:hAnsi="Roboto Condensed" w:cs="Calibri"/>
                <w:spacing w:val="1"/>
                <w:sz w:val="20"/>
              </w:rPr>
              <w:t>o</w:t>
            </w:r>
            <w:r w:rsidRPr="00C37521">
              <w:rPr>
                <w:rFonts w:ascii="Roboto Condensed" w:eastAsia="Calibri" w:hAnsi="Roboto Condensed" w:cs="Calibri"/>
                <w:spacing w:val="-1"/>
                <w:sz w:val="20"/>
              </w:rPr>
              <w:t>u</w:t>
            </w:r>
            <w:r w:rsidRPr="00C37521">
              <w:rPr>
                <w:rFonts w:ascii="Roboto Condensed" w:eastAsia="Calibri" w:hAnsi="Roboto Condensed" w:cs="Calibri"/>
                <w:sz w:val="20"/>
              </w:rPr>
              <w:t>rs</w:t>
            </w:r>
            <w:r w:rsidRPr="00C37521">
              <w:rPr>
                <w:rFonts w:ascii="Roboto Condensed" w:eastAsia="Calibri" w:hAnsi="Roboto Condensed" w:cs="Calibri"/>
                <w:spacing w:val="-2"/>
                <w:sz w:val="20"/>
              </w:rPr>
              <w:t xml:space="preserve"> </w:t>
            </w:r>
            <w:r w:rsidRPr="00C37521">
              <w:rPr>
                <w:rFonts w:ascii="Roboto Condensed" w:eastAsia="Calibri" w:hAnsi="Roboto Condensed" w:cs="Calibri"/>
                <w:sz w:val="20"/>
              </w:rPr>
              <w:t>et</w:t>
            </w:r>
            <w:r w:rsidRPr="00C37521">
              <w:rPr>
                <w:rFonts w:ascii="Roboto Condensed" w:eastAsia="Calibri" w:hAnsi="Roboto Condensed" w:cs="Calibri"/>
                <w:spacing w:val="1"/>
                <w:sz w:val="20"/>
              </w:rPr>
              <w:t xml:space="preserve"> </w:t>
            </w:r>
            <w:r w:rsidRPr="00C37521">
              <w:rPr>
                <w:rFonts w:ascii="Roboto Condensed" w:eastAsia="Calibri" w:hAnsi="Roboto Condensed" w:cs="Calibri"/>
                <w:sz w:val="20"/>
              </w:rPr>
              <w:t>pa</w:t>
            </w:r>
            <w:r w:rsidRPr="00C37521">
              <w:rPr>
                <w:rFonts w:ascii="Roboto Condensed" w:eastAsia="Calibri" w:hAnsi="Roboto Condensed" w:cs="Calibri"/>
                <w:spacing w:val="-3"/>
                <w:sz w:val="20"/>
              </w:rPr>
              <w:t>r</w:t>
            </w:r>
            <w:r w:rsidRPr="00C37521">
              <w:rPr>
                <w:rFonts w:ascii="Roboto Condensed" w:eastAsia="Calibri" w:hAnsi="Roboto Condensed" w:cs="Calibri"/>
                <w:sz w:val="20"/>
              </w:rPr>
              <w:t xml:space="preserve">tages </w:t>
            </w:r>
            <w:r w:rsidRPr="00C37521">
              <w:rPr>
                <w:rFonts w:ascii="Roboto Condensed" w:eastAsia="Calibri" w:hAnsi="Roboto Condensed" w:cs="Calibri"/>
                <w:spacing w:val="-3"/>
                <w:sz w:val="20"/>
              </w:rPr>
              <w:t>d</w:t>
            </w:r>
            <w:r w:rsidRPr="00C37521">
              <w:rPr>
                <w:rFonts w:ascii="Roboto Condensed" w:eastAsia="Calibri" w:hAnsi="Roboto Condensed" w:cs="Calibri"/>
                <w:sz w:val="20"/>
              </w:rPr>
              <w:t>’e</w:t>
            </w:r>
            <w:r w:rsidRPr="00C37521">
              <w:rPr>
                <w:rFonts w:ascii="Roboto Condensed" w:eastAsia="Calibri" w:hAnsi="Roboto Condensed" w:cs="Calibri"/>
                <w:spacing w:val="1"/>
                <w:sz w:val="20"/>
              </w:rPr>
              <w:t>x</w:t>
            </w:r>
            <w:r w:rsidRPr="00C37521">
              <w:rPr>
                <w:rFonts w:ascii="Roboto Condensed" w:eastAsia="Calibri" w:hAnsi="Roboto Condensed" w:cs="Calibri"/>
                <w:spacing w:val="-1"/>
                <w:sz w:val="20"/>
              </w:rPr>
              <w:t>p</w:t>
            </w:r>
            <w:r w:rsidRPr="00C37521">
              <w:rPr>
                <w:rFonts w:ascii="Roboto Condensed" w:eastAsia="Calibri" w:hAnsi="Roboto Condensed" w:cs="Calibri"/>
                <w:sz w:val="20"/>
              </w:rPr>
              <w:t>érien</w:t>
            </w:r>
            <w:r w:rsidRPr="00C37521">
              <w:rPr>
                <w:rFonts w:ascii="Roboto Condensed" w:eastAsia="Calibri" w:hAnsi="Roboto Condensed" w:cs="Calibri"/>
                <w:spacing w:val="-3"/>
                <w:sz w:val="20"/>
              </w:rPr>
              <w:t>c</w:t>
            </w:r>
            <w:r w:rsidRPr="00C37521">
              <w:rPr>
                <w:rFonts w:ascii="Roboto Condensed" w:eastAsia="Calibri" w:hAnsi="Roboto Condensed" w:cs="Calibri"/>
                <w:sz w:val="20"/>
              </w:rPr>
              <w:t>es.</w:t>
            </w:r>
          </w:p>
          <w:p w14:paraId="67C917C9" w14:textId="77777777" w:rsidR="00005323" w:rsidRPr="00C37521" w:rsidRDefault="00005323" w:rsidP="006236C0">
            <w:pPr>
              <w:spacing w:after="0" w:line="240" w:lineRule="auto"/>
              <w:ind w:left="118" w:right="-20"/>
              <w:rPr>
                <w:rFonts w:ascii="Roboto Condensed" w:eastAsia="Calibri" w:hAnsi="Roboto Condensed" w:cs="Calibri"/>
                <w:sz w:val="20"/>
              </w:rPr>
            </w:pPr>
            <w:r w:rsidRPr="00C37521">
              <w:rPr>
                <w:rFonts w:ascii="Roboto Condensed" w:eastAsia="Calibri" w:hAnsi="Roboto Condensed" w:cs="Calibri"/>
                <w:spacing w:val="-1"/>
                <w:sz w:val="20"/>
              </w:rPr>
              <w:t>App</w:t>
            </w:r>
            <w:r w:rsidRPr="00C37521">
              <w:rPr>
                <w:rFonts w:ascii="Roboto Condensed" w:eastAsia="Calibri" w:hAnsi="Roboto Condensed" w:cs="Calibri"/>
                <w:spacing w:val="1"/>
                <w:sz w:val="20"/>
              </w:rPr>
              <w:t>o</w:t>
            </w:r>
            <w:r w:rsidRPr="00C37521">
              <w:rPr>
                <w:rFonts w:ascii="Roboto Condensed" w:eastAsia="Calibri" w:hAnsi="Roboto Condensed" w:cs="Calibri"/>
                <w:sz w:val="20"/>
              </w:rPr>
              <w:t>rts</w:t>
            </w:r>
            <w:r w:rsidRPr="00C37521">
              <w:rPr>
                <w:rFonts w:ascii="Roboto Condensed" w:eastAsia="Calibri" w:hAnsi="Roboto Condensed" w:cs="Calibri"/>
                <w:spacing w:val="1"/>
                <w:sz w:val="20"/>
              </w:rPr>
              <w:t xml:space="preserve"> </w:t>
            </w:r>
            <w:r w:rsidRPr="00C37521">
              <w:rPr>
                <w:rFonts w:ascii="Roboto Condensed" w:eastAsia="Calibri" w:hAnsi="Roboto Condensed" w:cs="Calibri"/>
                <w:spacing w:val="-1"/>
                <w:sz w:val="20"/>
              </w:rPr>
              <w:t>d</w:t>
            </w:r>
            <w:r w:rsidRPr="00C37521">
              <w:rPr>
                <w:rFonts w:ascii="Roboto Condensed" w:eastAsia="Calibri" w:hAnsi="Roboto Condensed" w:cs="Calibri"/>
                <w:sz w:val="20"/>
              </w:rPr>
              <w:t>i</w:t>
            </w:r>
            <w:r w:rsidRPr="00C37521">
              <w:rPr>
                <w:rFonts w:ascii="Roboto Condensed" w:eastAsia="Calibri" w:hAnsi="Roboto Condensed" w:cs="Calibri"/>
                <w:spacing w:val="-1"/>
                <w:sz w:val="20"/>
              </w:rPr>
              <w:t>d</w:t>
            </w:r>
            <w:r w:rsidRPr="00C37521">
              <w:rPr>
                <w:rFonts w:ascii="Roboto Condensed" w:eastAsia="Calibri" w:hAnsi="Roboto Condensed" w:cs="Calibri"/>
                <w:sz w:val="20"/>
              </w:rPr>
              <w:t>actiq</w:t>
            </w:r>
            <w:r w:rsidRPr="00C37521">
              <w:rPr>
                <w:rFonts w:ascii="Roboto Condensed" w:eastAsia="Calibri" w:hAnsi="Roboto Condensed" w:cs="Calibri"/>
                <w:spacing w:val="-1"/>
                <w:sz w:val="20"/>
              </w:rPr>
              <w:t>u</w:t>
            </w:r>
            <w:r w:rsidRPr="00C37521">
              <w:rPr>
                <w:rFonts w:ascii="Roboto Condensed" w:eastAsia="Calibri" w:hAnsi="Roboto Condensed" w:cs="Calibri"/>
                <w:sz w:val="20"/>
              </w:rPr>
              <w:t>e</w:t>
            </w:r>
            <w:r w:rsidRPr="00C37521">
              <w:rPr>
                <w:rFonts w:ascii="Roboto Condensed" w:eastAsia="Calibri" w:hAnsi="Roboto Condensed" w:cs="Calibri"/>
                <w:spacing w:val="-2"/>
                <w:sz w:val="20"/>
              </w:rPr>
              <w:t>s</w:t>
            </w:r>
            <w:r w:rsidRPr="00C37521">
              <w:rPr>
                <w:rFonts w:ascii="Roboto Condensed" w:eastAsia="Calibri" w:hAnsi="Roboto Condensed" w:cs="Calibri"/>
                <w:sz w:val="20"/>
              </w:rPr>
              <w:t>, de</w:t>
            </w:r>
            <w:r w:rsidRPr="00C37521">
              <w:rPr>
                <w:rFonts w:ascii="Roboto Condensed" w:eastAsia="Calibri" w:hAnsi="Roboto Condensed" w:cs="Calibri"/>
                <w:spacing w:val="-2"/>
                <w:sz w:val="20"/>
              </w:rPr>
              <w:t xml:space="preserve"> </w:t>
            </w:r>
            <w:r w:rsidRPr="00C37521">
              <w:rPr>
                <w:rFonts w:ascii="Roboto Condensed" w:eastAsia="Calibri" w:hAnsi="Roboto Condensed" w:cs="Calibri"/>
                <w:spacing w:val="-1"/>
                <w:sz w:val="20"/>
              </w:rPr>
              <w:t>m</w:t>
            </w:r>
            <w:r w:rsidRPr="00C37521">
              <w:rPr>
                <w:rFonts w:ascii="Roboto Condensed" w:eastAsia="Calibri" w:hAnsi="Roboto Condensed" w:cs="Calibri"/>
                <w:spacing w:val="-2"/>
                <w:sz w:val="20"/>
              </w:rPr>
              <w:t>é</w:t>
            </w:r>
            <w:r w:rsidRPr="00C37521">
              <w:rPr>
                <w:rFonts w:ascii="Roboto Condensed" w:eastAsia="Calibri" w:hAnsi="Roboto Condensed" w:cs="Calibri"/>
                <w:sz w:val="20"/>
              </w:rPr>
              <w:t>th</w:t>
            </w:r>
            <w:r w:rsidRPr="00C37521">
              <w:rPr>
                <w:rFonts w:ascii="Roboto Condensed" w:eastAsia="Calibri" w:hAnsi="Roboto Condensed" w:cs="Calibri"/>
                <w:spacing w:val="1"/>
                <w:sz w:val="20"/>
              </w:rPr>
              <w:t>o</w:t>
            </w:r>
            <w:r w:rsidRPr="00C37521">
              <w:rPr>
                <w:rFonts w:ascii="Roboto Condensed" w:eastAsia="Calibri" w:hAnsi="Roboto Condensed" w:cs="Calibri"/>
                <w:spacing w:val="-1"/>
                <w:sz w:val="20"/>
              </w:rPr>
              <w:t>d</w:t>
            </w:r>
            <w:r w:rsidRPr="00C37521">
              <w:rPr>
                <w:rFonts w:ascii="Roboto Condensed" w:eastAsia="Calibri" w:hAnsi="Roboto Condensed" w:cs="Calibri"/>
                <w:sz w:val="20"/>
              </w:rPr>
              <w:t>es,</w:t>
            </w:r>
            <w:r w:rsidRPr="00C37521">
              <w:rPr>
                <w:rFonts w:ascii="Roboto Condensed" w:eastAsia="Calibri" w:hAnsi="Roboto Condensed" w:cs="Calibri"/>
                <w:spacing w:val="-2"/>
                <w:sz w:val="20"/>
              </w:rPr>
              <w:t xml:space="preserve"> </w:t>
            </w:r>
            <w:r w:rsidRPr="00C37521">
              <w:rPr>
                <w:rFonts w:ascii="Roboto Condensed" w:eastAsia="Calibri" w:hAnsi="Roboto Condensed" w:cs="Calibri"/>
                <w:sz w:val="20"/>
              </w:rPr>
              <w:t>de</w:t>
            </w:r>
            <w:r w:rsidRPr="00C37521">
              <w:rPr>
                <w:rFonts w:ascii="Roboto Condensed" w:eastAsia="Calibri" w:hAnsi="Roboto Condensed" w:cs="Calibri"/>
                <w:spacing w:val="1"/>
                <w:sz w:val="20"/>
              </w:rPr>
              <w:t xml:space="preserve"> </w:t>
            </w:r>
            <w:r w:rsidRPr="00C37521">
              <w:rPr>
                <w:rFonts w:ascii="Roboto Condensed" w:eastAsia="Calibri" w:hAnsi="Roboto Condensed" w:cs="Calibri"/>
                <w:sz w:val="20"/>
              </w:rPr>
              <w:t>re</w:t>
            </w:r>
            <w:r w:rsidRPr="00C37521">
              <w:rPr>
                <w:rFonts w:ascii="Roboto Condensed" w:eastAsia="Calibri" w:hAnsi="Roboto Condensed" w:cs="Calibri"/>
                <w:spacing w:val="-3"/>
                <w:sz w:val="20"/>
              </w:rPr>
              <w:t>p</w:t>
            </w:r>
            <w:r w:rsidRPr="00C37521">
              <w:rPr>
                <w:rFonts w:ascii="Roboto Condensed" w:eastAsia="Calibri" w:hAnsi="Roboto Condensed" w:cs="Calibri"/>
                <w:sz w:val="20"/>
              </w:rPr>
              <w:t>ères,</w:t>
            </w:r>
            <w:r w:rsidRPr="00C37521">
              <w:rPr>
                <w:rFonts w:ascii="Roboto Condensed" w:eastAsia="Calibri" w:hAnsi="Roboto Condensed" w:cs="Calibri"/>
                <w:spacing w:val="-2"/>
                <w:sz w:val="20"/>
              </w:rPr>
              <w:t xml:space="preserve"> </w:t>
            </w:r>
            <w:r w:rsidRPr="00C37521">
              <w:rPr>
                <w:rFonts w:ascii="Roboto Condensed" w:eastAsia="Calibri" w:hAnsi="Roboto Condensed" w:cs="Calibri"/>
                <w:sz w:val="20"/>
              </w:rPr>
              <w:t>d’</w:t>
            </w:r>
            <w:r w:rsidRPr="00C37521">
              <w:rPr>
                <w:rFonts w:ascii="Roboto Condensed" w:eastAsia="Calibri" w:hAnsi="Roboto Condensed" w:cs="Calibri"/>
                <w:spacing w:val="1"/>
                <w:sz w:val="20"/>
              </w:rPr>
              <w:t>o</w:t>
            </w:r>
            <w:r w:rsidRPr="00C37521">
              <w:rPr>
                <w:rFonts w:ascii="Roboto Condensed" w:eastAsia="Calibri" w:hAnsi="Roboto Condensed" w:cs="Calibri"/>
                <w:spacing w:val="-1"/>
                <w:sz w:val="20"/>
              </w:rPr>
              <w:t>u</w:t>
            </w:r>
            <w:r w:rsidRPr="00C37521">
              <w:rPr>
                <w:rFonts w:ascii="Roboto Condensed" w:eastAsia="Calibri" w:hAnsi="Roboto Condensed" w:cs="Calibri"/>
                <w:sz w:val="20"/>
              </w:rPr>
              <w:t>til</w:t>
            </w:r>
            <w:r w:rsidRPr="00C37521">
              <w:rPr>
                <w:rFonts w:ascii="Roboto Condensed" w:eastAsia="Calibri" w:hAnsi="Roboto Condensed" w:cs="Calibri"/>
                <w:spacing w:val="-3"/>
                <w:sz w:val="20"/>
              </w:rPr>
              <w:t>s</w:t>
            </w:r>
            <w:r w:rsidRPr="00C37521">
              <w:rPr>
                <w:rFonts w:ascii="Roboto Condensed" w:eastAsia="Calibri" w:hAnsi="Roboto Condensed" w:cs="Calibri"/>
                <w:sz w:val="20"/>
              </w:rPr>
              <w:t>, de</w:t>
            </w:r>
            <w:r w:rsidRPr="00C37521">
              <w:rPr>
                <w:rFonts w:ascii="Roboto Condensed" w:eastAsia="Calibri" w:hAnsi="Roboto Condensed" w:cs="Calibri"/>
                <w:spacing w:val="1"/>
                <w:sz w:val="20"/>
              </w:rPr>
              <w:t xml:space="preserve"> </w:t>
            </w:r>
            <w:r w:rsidRPr="00C37521">
              <w:rPr>
                <w:rFonts w:ascii="Roboto Condensed" w:eastAsia="Calibri" w:hAnsi="Roboto Condensed" w:cs="Calibri"/>
                <w:sz w:val="20"/>
              </w:rPr>
              <w:t>jeux</w:t>
            </w:r>
          </w:p>
          <w:p w14:paraId="28A26BFD" w14:textId="77777777" w:rsidR="00005323" w:rsidRPr="00C37521" w:rsidRDefault="00005323" w:rsidP="006236C0">
            <w:pPr>
              <w:spacing w:after="0" w:line="240" w:lineRule="auto"/>
              <w:ind w:left="111" w:right="-20"/>
              <w:rPr>
                <w:rFonts w:ascii="Roboto Condensed" w:eastAsia="Calibri" w:hAnsi="Roboto Condensed" w:cs="Calibri"/>
                <w:sz w:val="20"/>
              </w:rPr>
            </w:pPr>
            <w:r w:rsidRPr="00C37521">
              <w:rPr>
                <w:rFonts w:ascii="Roboto Condensed" w:eastAsia="Calibri" w:hAnsi="Roboto Condensed" w:cs="Calibri"/>
                <w:sz w:val="20"/>
              </w:rPr>
              <w:t>Focus au</w:t>
            </w:r>
            <w:r w:rsidRPr="00C37521">
              <w:rPr>
                <w:rFonts w:ascii="Roboto Condensed" w:eastAsia="Calibri" w:hAnsi="Roboto Condensed" w:cs="Calibri"/>
                <w:spacing w:val="-1"/>
                <w:sz w:val="20"/>
              </w:rPr>
              <w:t xml:space="preserve"> </w:t>
            </w:r>
            <w:r w:rsidRPr="00C37521">
              <w:rPr>
                <w:rFonts w:ascii="Roboto Condensed" w:eastAsia="Calibri" w:hAnsi="Roboto Condensed" w:cs="Calibri"/>
                <w:sz w:val="20"/>
              </w:rPr>
              <w:t>pl</w:t>
            </w:r>
            <w:r w:rsidRPr="00C37521">
              <w:rPr>
                <w:rFonts w:ascii="Roboto Condensed" w:eastAsia="Calibri" w:hAnsi="Roboto Condensed" w:cs="Calibri"/>
                <w:spacing w:val="-1"/>
                <w:sz w:val="20"/>
              </w:rPr>
              <w:t>u</w:t>
            </w:r>
            <w:r w:rsidRPr="00C37521">
              <w:rPr>
                <w:rFonts w:ascii="Roboto Condensed" w:eastAsia="Calibri" w:hAnsi="Roboto Condensed" w:cs="Calibri"/>
                <w:sz w:val="20"/>
              </w:rPr>
              <w:t>s p</w:t>
            </w:r>
            <w:r w:rsidRPr="00C37521">
              <w:rPr>
                <w:rFonts w:ascii="Roboto Condensed" w:eastAsia="Calibri" w:hAnsi="Roboto Condensed" w:cs="Calibri"/>
                <w:spacing w:val="-3"/>
                <w:sz w:val="20"/>
              </w:rPr>
              <w:t>r</w:t>
            </w:r>
            <w:r w:rsidRPr="00C37521">
              <w:rPr>
                <w:rFonts w:ascii="Roboto Condensed" w:eastAsia="Calibri" w:hAnsi="Roboto Condensed" w:cs="Calibri"/>
                <w:sz w:val="20"/>
              </w:rPr>
              <w:t>ès</w:t>
            </w:r>
            <w:r w:rsidRPr="00C37521">
              <w:rPr>
                <w:rFonts w:ascii="Roboto Condensed" w:eastAsia="Calibri" w:hAnsi="Roboto Condensed" w:cs="Calibri"/>
                <w:spacing w:val="1"/>
                <w:sz w:val="20"/>
              </w:rPr>
              <w:t xml:space="preserve"> </w:t>
            </w:r>
            <w:r w:rsidRPr="00C37521">
              <w:rPr>
                <w:rFonts w:ascii="Roboto Condensed" w:eastAsia="Calibri" w:hAnsi="Roboto Condensed" w:cs="Calibri"/>
                <w:spacing w:val="-1"/>
                <w:sz w:val="20"/>
              </w:rPr>
              <w:t>d</w:t>
            </w:r>
            <w:r w:rsidRPr="00C37521">
              <w:rPr>
                <w:rFonts w:ascii="Roboto Condensed" w:eastAsia="Calibri" w:hAnsi="Roboto Condensed" w:cs="Calibri"/>
                <w:sz w:val="20"/>
              </w:rPr>
              <w:t>es</w:t>
            </w:r>
            <w:r w:rsidRPr="00C37521">
              <w:rPr>
                <w:rFonts w:ascii="Roboto Condensed" w:eastAsia="Calibri" w:hAnsi="Roboto Condensed" w:cs="Calibri"/>
                <w:spacing w:val="-2"/>
                <w:sz w:val="20"/>
              </w:rPr>
              <w:t xml:space="preserve"> </w:t>
            </w:r>
            <w:r w:rsidRPr="00C37521">
              <w:rPr>
                <w:rFonts w:ascii="Roboto Condensed" w:eastAsia="Calibri" w:hAnsi="Roboto Condensed" w:cs="Calibri"/>
                <w:sz w:val="20"/>
              </w:rPr>
              <w:t>be</w:t>
            </w:r>
            <w:r w:rsidRPr="00C37521">
              <w:rPr>
                <w:rFonts w:ascii="Roboto Condensed" w:eastAsia="Calibri" w:hAnsi="Roboto Condensed" w:cs="Calibri"/>
                <w:spacing w:val="-2"/>
                <w:sz w:val="20"/>
              </w:rPr>
              <w:t>s</w:t>
            </w:r>
            <w:r w:rsidRPr="00C37521">
              <w:rPr>
                <w:rFonts w:ascii="Roboto Condensed" w:eastAsia="Calibri" w:hAnsi="Roboto Condensed" w:cs="Calibri"/>
                <w:spacing w:val="1"/>
                <w:sz w:val="20"/>
              </w:rPr>
              <w:t>o</w:t>
            </w:r>
            <w:r w:rsidRPr="00C37521">
              <w:rPr>
                <w:rFonts w:ascii="Roboto Condensed" w:eastAsia="Calibri" w:hAnsi="Roboto Condensed" w:cs="Calibri"/>
                <w:sz w:val="20"/>
              </w:rPr>
              <w:t>i</w:t>
            </w:r>
            <w:r w:rsidRPr="00C37521">
              <w:rPr>
                <w:rFonts w:ascii="Roboto Condensed" w:eastAsia="Calibri" w:hAnsi="Roboto Condensed" w:cs="Calibri"/>
                <w:spacing w:val="-1"/>
                <w:sz w:val="20"/>
              </w:rPr>
              <w:t>n</w:t>
            </w:r>
            <w:r w:rsidRPr="00C37521">
              <w:rPr>
                <w:rFonts w:ascii="Roboto Condensed" w:eastAsia="Calibri" w:hAnsi="Roboto Condensed" w:cs="Calibri"/>
                <w:sz w:val="20"/>
              </w:rPr>
              <w:t>s des</w:t>
            </w:r>
            <w:r w:rsidRPr="00C37521">
              <w:rPr>
                <w:rFonts w:ascii="Roboto Condensed" w:eastAsia="Calibri" w:hAnsi="Roboto Condensed" w:cs="Calibri"/>
                <w:spacing w:val="-2"/>
                <w:sz w:val="20"/>
              </w:rPr>
              <w:t xml:space="preserve"> </w:t>
            </w:r>
            <w:r w:rsidRPr="00C37521">
              <w:rPr>
                <w:rFonts w:ascii="Roboto Condensed" w:eastAsia="Calibri" w:hAnsi="Roboto Condensed" w:cs="Calibri"/>
                <w:sz w:val="20"/>
              </w:rPr>
              <w:t>partic</w:t>
            </w:r>
            <w:r w:rsidRPr="00C37521">
              <w:rPr>
                <w:rFonts w:ascii="Roboto Condensed" w:eastAsia="Calibri" w:hAnsi="Roboto Condensed" w:cs="Calibri"/>
                <w:spacing w:val="-1"/>
                <w:sz w:val="20"/>
              </w:rPr>
              <w:t>ip</w:t>
            </w:r>
            <w:r w:rsidRPr="00C37521">
              <w:rPr>
                <w:rFonts w:ascii="Roboto Condensed" w:eastAsia="Calibri" w:hAnsi="Roboto Condensed" w:cs="Calibri"/>
                <w:sz w:val="20"/>
              </w:rPr>
              <w:t>a</w:t>
            </w:r>
            <w:r w:rsidRPr="00C37521">
              <w:rPr>
                <w:rFonts w:ascii="Roboto Condensed" w:eastAsia="Calibri" w:hAnsi="Roboto Condensed" w:cs="Calibri"/>
                <w:spacing w:val="-1"/>
                <w:sz w:val="20"/>
              </w:rPr>
              <w:t>n</w:t>
            </w:r>
            <w:r w:rsidRPr="00C37521">
              <w:rPr>
                <w:rFonts w:ascii="Roboto Condensed" w:eastAsia="Calibri" w:hAnsi="Roboto Condensed" w:cs="Calibri"/>
                <w:sz w:val="20"/>
              </w:rPr>
              <w:t>ts</w:t>
            </w:r>
          </w:p>
        </w:tc>
      </w:tr>
      <w:tr w:rsidR="00005323" w14:paraId="0BA7B972" w14:textId="77777777" w:rsidTr="006236C0">
        <w:trPr>
          <w:trHeight w:hRule="exact" w:val="978"/>
        </w:trPr>
        <w:tc>
          <w:tcPr>
            <w:tcW w:w="2617" w:type="dxa"/>
            <w:gridSpan w:val="2"/>
            <w:shd w:val="clear" w:color="auto" w:fill="282D46"/>
            <w:vAlign w:val="center"/>
          </w:tcPr>
          <w:p w14:paraId="26E70167" w14:textId="77777777" w:rsidR="00005323" w:rsidRPr="00F144C7" w:rsidRDefault="00005323" w:rsidP="006236C0">
            <w:pPr>
              <w:spacing w:after="0" w:line="240" w:lineRule="auto"/>
              <w:ind w:left="97" w:right="-20"/>
              <w:rPr>
                <w:rFonts w:ascii="Roboto Condensed" w:eastAsia="Calibri" w:hAnsi="Roboto Condensed" w:cs="Calibri"/>
                <w:b/>
                <w:color w:val="FFFFFF" w:themeColor="background1"/>
              </w:rPr>
            </w:pPr>
            <w:r w:rsidRPr="00F144C7">
              <w:rPr>
                <w:rFonts w:ascii="Roboto Condensed" w:eastAsia="Calibri" w:hAnsi="Roboto Condensed" w:cs="Calibri"/>
                <w:b/>
                <w:bCs/>
                <w:color w:val="FFFFFF" w:themeColor="background1"/>
                <w:spacing w:val="-1"/>
                <w:position w:val="1"/>
              </w:rPr>
              <w:t>Moda</w:t>
            </w:r>
            <w:r w:rsidRPr="00F144C7">
              <w:rPr>
                <w:rFonts w:ascii="Roboto Condensed" w:eastAsia="Calibri" w:hAnsi="Roboto Condensed" w:cs="Calibri"/>
                <w:b/>
                <w:bCs/>
                <w:color w:val="FFFFFF" w:themeColor="background1"/>
                <w:spacing w:val="1"/>
                <w:position w:val="1"/>
              </w:rPr>
              <w:t>li</w:t>
            </w:r>
            <w:r w:rsidRPr="00F144C7">
              <w:rPr>
                <w:rFonts w:ascii="Roboto Condensed" w:eastAsia="Calibri" w:hAnsi="Roboto Condensed" w:cs="Calibri"/>
                <w:b/>
                <w:bCs/>
                <w:color w:val="FFFFFF" w:themeColor="background1"/>
                <w:position w:val="1"/>
              </w:rPr>
              <w:t>tés</w:t>
            </w:r>
            <w:r w:rsidRPr="00F144C7">
              <w:rPr>
                <w:rFonts w:ascii="Roboto Condensed" w:eastAsia="Calibri" w:hAnsi="Roboto Condensed" w:cs="Calibri"/>
                <w:b/>
                <w:bCs/>
                <w:color w:val="FFFFFF" w:themeColor="background1"/>
                <w:spacing w:val="1"/>
                <w:position w:val="1"/>
              </w:rPr>
              <w:t xml:space="preserve"> </w:t>
            </w:r>
            <w:r w:rsidRPr="00F144C7">
              <w:rPr>
                <w:rFonts w:ascii="Roboto Condensed" w:eastAsia="Calibri" w:hAnsi="Roboto Condensed" w:cs="Calibri"/>
                <w:b/>
                <w:bCs/>
                <w:color w:val="FFFFFF" w:themeColor="background1"/>
                <w:spacing w:val="-1"/>
                <w:position w:val="1"/>
              </w:rPr>
              <w:t>d</w:t>
            </w:r>
            <w:r w:rsidRPr="00F144C7">
              <w:rPr>
                <w:rFonts w:ascii="Roboto Condensed" w:eastAsia="Calibri" w:hAnsi="Roboto Condensed" w:cs="Calibri"/>
                <w:b/>
                <w:bCs/>
                <w:color w:val="FFFFFF" w:themeColor="background1"/>
                <w:position w:val="1"/>
              </w:rPr>
              <w:t>’</w:t>
            </w:r>
            <w:r w:rsidRPr="00F144C7">
              <w:rPr>
                <w:rFonts w:ascii="Roboto Condensed" w:eastAsia="Calibri" w:hAnsi="Roboto Condensed" w:cs="Calibri"/>
                <w:b/>
                <w:bCs/>
                <w:color w:val="FFFFFF" w:themeColor="background1"/>
                <w:spacing w:val="-2"/>
                <w:position w:val="1"/>
              </w:rPr>
              <w:t>é</w:t>
            </w:r>
            <w:r w:rsidRPr="00F144C7">
              <w:rPr>
                <w:rFonts w:ascii="Roboto Condensed" w:eastAsia="Calibri" w:hAnsi="Roboto Condensed" w:cs="Calibri"/>
                <w:b/>
                <w:bCs/>
                <w:color w:val="FFFFFF" w:themeColor="background1"/>
                <w:spacing w:val="1"/>
                <w:position w:val="1"/>
              </w:rPr>
              <w:t>v</w:t>
            </w:r>
            <w:r w:rsidRPr="00F144C7">
              <w:rPr>
                <w:rFonts w:ascii="Roboto Condensed" w:eastAsia="Calibri" w:hAnsi="Roboto Condensed" w:cs="Calibri"/>
                <w:b/>
                <w:bCs/>
                <w:color w:val="FFFFFF" w:themeColor="background1"/>
                <w:spacing w:val="-1"/>
                <w:position w:val="1"/>
              </w:rPr>
              <w:t>a</w:t>
            </w:r>
            <w:r w:rsidRPr="00F144C7">
              <w:rPr>
                <w:rFonts w:ascii="Roboto Condensed" w:eastAsia="Calibri" w:hAnsi="Roboto Condensed" w:cs="Calibri"/>
                <w:b/>
                <w:bCs/>
                <w:color w:val="FFFFFF" w:themeColor="background1"/>
                <w:spacing w:val="1"/>
                <w:position w:val="1"/>
              </w:rPr>
              <w:t>l</w:t>
            </w:r>
            <w:r w:rsidRPr="00F144C7">
              <w:rPr>
                <w:rFonts w:ascii="Roboto Condensed" w:eastAsia="Calibri" w:hAnsi="Roboto Condensed" w:cs="Calibri"/>
                <w:b/>
                <w:bCs/>
                <w:color w:val="FFFFFF" w:themeColor="background1"/>
                <w:spacing w:val="-1"/>
                <w:position w:val="1"/>
              </w:rPr>
              <w:t>ua</w:t>
            </w:r>
            <w:r w:rsidRPr="00F144C7">
              <w:rPr>
                <w:rFonts w:ascii="Roboto Condensed" w:eastAsia="Calibri" w:hAnsi="Roboto Condensed" w:cs="Calibri"/>
                <w:b/>
                <w:bCs/>
                <w:color w:val="FFFFFF" w:themeColor="background1"/>
                <w:position w:val="1"/>
              </w:rPr>
              <w:t>t</w:t>
            </w:r>
            <w:r w:rsidRPr="00F144C7">
              <w:rPr>
                <w:rFonts w:ascii="Roboto Condensed" w:eastAsia="Calibri" w:hAnsi="Roboto Condensed" w:cs="Calibri"/>
                <w:b/>
                <w:bCs/>
                <w:color w:val="FFFFFF" w:themeColor="background1"/>
                <w:spacing w:val="1"/>
                <w:position w:val="1"/>
              </w:rPr>
              <w:t>i</w:t>
            </w:r>
            <w:r w:rsidRPr="00F144C7">
              <w:rPr>
                <w:rFonts w:ascii="Roboto Condensed" w:eastAsia="Calibri" w:hAnsi="Roboto Condensed" w:cs="Calibri"/>
                <w:b/>
                <w:bCs/>
                <w:color w:val="FFFFFF" w:themeColor="background1"/>
                <w:spacing w:val="-1"/>
                <w:position w:val="1"/>
              </w:rPr>
              <w:t>o</w:t>
            </w:r>
            <w:r w:rsidRPr="00F144C7">
              <w:rPr>
                <w:rFonts w:ascii="Roboto Condensed" w:eastAsia="Calibri" w:hAnsi="Roboto Condensed" w:cs="Calibri"/>
                <w:b/>
                <w:bCs/>
                <w:color w:val="FFFFFF" w:themeColor="background1"/>
                <w:position w:val="1"/>
              </w:rPr>
              <w:t xml:space="preserve">n </w:t>
            </w:r>
            <w:r w:rsidRPr="00F144C7">
              <w:rPr>
                <w:rFonts w:ascii="Roboto Condensed" w:eastAsia="Calibri" w:hAnsi="Roboto Condensed" w:cs="Calibri"/>
                <w:b/>
                <w:bCs/>
                <w:color w:val="FFFFFF" w:themeColor="background1"/>
                <w:spacing w:val="-1"/>
                <w:position w:val="1"/>
              </w:rPr>
              <w:t>de</w:t>
            </w:r>
            <w:r w:rsidRPr="00F144C7">
              <w:rPr>
                <w:rFonts w:ascii="Roboto Condensed" w:eastAsia="Calibri" w:hAnsi="Roboto Condensed" w:cs="Calibri"/>
                <w:b/>
                <w:bCs/>
                <w:color w:val="FFFFFF" w:themeColor="background1"/>
                <w:position w:val="1"/>
              </w:rPr>
              <w:t>s</w:t>
            </w:r>
            <w:r w:rsidRPr="00F144C7">
              <w:rPr>
                <w:rFonts w:ascii="Roboto Condensed" w:eastAsia="Calibri" w:hAnsi="Roboto Condensed" w:cs="Calibri"/>
                <w:b/>
                <w:bCs/>
                <w:color w:val="FFFFFF" w:themeColor="background1"/>
                <w:spacing w:val="1"/>
                <w:position w:val="1"/>
              </w:rPr>
              <w:t xml:space="preserve"> </w:t>
            </w:r>
            <w:r w:rsidRPr="00F144C7">
              <w:rPr>
                <w:rFonts w:ascii="Roboto Condensed" w:eastAsia="Calibri" w:hAnsi="Roboto Condensed" w:cs="Calibri"/>
                <w:b/>
                <w:bCs/>
                <w:color w:val="FFFFFF" w:themeColor="background1"/>
                <w:position w:val="1"/>
              </w:rPr>
              <w:t>ac</w:t>
            </w:r>
            <w:r w:rsidRPr="00F144C7">
              <w:rPr>
                <w:rFonts w:ascii="Roboto Condensed" w:eastAsia="Calibri" w:hAnsi="Roboto Condensed" w:cs="Calibri"/>
                <w:b/>
                <w:bCs/>
                <w:color w:val="FFFFFF" w:themeColor="background1"/>
                <w:spacing w:val="-1"/>
                <w:position w:val="1"/>
              </w:rPr>
              <w:t>qu</w:t>
            </w:r>
            <w:r w:rsidRPr="00F144C7">
              <w:rPr>
                <w:rFonts w:ascii="Roboto Condensed" w:eastAsia="Calibri" w:hAnsi="Roboto Condensed" w:cs="Calibri"/>
                <w:b/>
                <w:bCs/>
                <w:color w:val="FFFFFF" w:themeColor="background1"/>
                <w:spacing w:val="1"/>
                <w:position w:val="1"/>
              </w:rPr>
              <w:t>i</w:t>
            </w:r>
            <w:r w:rsidRPr="00F144C7">
              <w:rPr>
                <w:rFonts w:ascii="Roboto Condensed" w:eastAsia="Calibri" w:hAnsi="Roboto Condensed" w:cs="Calibri"/>
                <w:b/>
                <w:bCs/>
                <w:color w:val="FFFFFF" w:themeColor="background1"/>
                <w:position w:val="1"/>
              </w:rPr>
              <w:t xml:space="preserve">s </w:t>
            </w:r>
            <w:r w:rsidRPr="00F144C7">
              <w:rPr>
                <w:rFonts w:ascii="Roboto Condensed" w:eastAsia="Calibri" w:hAnsi="Roboto Condensed" w:cs="Calibri"/>
                <w:b/>
                <w:bCs/>
                <w:color w:val="FFFFFF" w:themeColor="background1"/>
                <w:spacing w:val="-1"/>
              </w:rPr>
              <w:t>d</w:t>
            </w:r>
            <w:r w:rsidRPr="00F144C7">
              <w:rPr>
                <w:rFonts w:ascii="Roboto Condensed" w:eastAsia="Calibri" w:hAnsi="Roboto Condensed" w:cs="Calibri"/>
                <w:b/>
                <w:bCs/>
                <w:color w:val="FFFFFF" w:themeColor="background1"/>
              </w:rPr>
              <w:t>’a</w:t>
            </w:r>
            <w:r w:rsidRPr="00F144C7">
              <w:rPr>
                <w:rFonts w:ascii="Roboto Condensed" w:eastAsia="Calibri" w:hAnsi="Roboto Condensed" w:cs="Calibri"/>
                <w:b/>
                <w:bCs/>
                <w:color w:val="FFFFFF" w:themeColor="background1"/>
                <w:spacing w:val="-1"/>
              </w:rPr>
              <w:t>pp</w:t>
            </w:r>
            <w:r w:rsidRPr="00F144C7">
              <w:rPr>
                <w:rFonts w:ascii="Roboto Condensed" w:eastAsia="Calibri" w:hAnsi="Roboto Condensed" w:cs="Calibri"/>
                <w:b/>
                <w:bCs/>
                <w:color w:val="FFFFFF" w:themeColor="background1"/>
                <w:spacing w:val="1"/>
              </w:rPr>
              <w:t>r</w:t>
            </w:r>
            <w:r w:rsidRPr="00F144C7">
              <w:rPr>
                <w:rFonts w:ascii="Roboto Condensed" w:eastAsia="Calibri" w:hAnsi="Roboto Condensed" w:cs="Calibri"/>
                <w:b/>
                <w:bCs/>
                <w:color w:val="FFFFFF" w:themeColor="background1"/>
                <w:spacing w:val="-1"/>
              </w:rPr>
              <w:t>en</w:t>
            </w:r>
            <w:r w:rsidRPr="00F144C7">
              <w:rPr>
                <w:rFonts w:ascii="Roboto Condensed" w:eastAsia="Calibri" w:hAnsi="Roboto Condensed" w:cs="Calibri"/>
                <w:b/>
                <w:bCs/>
                <w:color w:val="FFFFFF" w:themeColor="background1"/>
              </w:rPr>
              <w:t>t</w:t>
            </w:r>
            <w:r w:rsidRPr="00F144C7">
              <w:rPr>
                <w:rFonts w:ascii="Roboto Condensed" w:eastAsia="Calibri" w:hAnsi="Roboto Condensed" w:cs="Calibri"/>
                <w:b/>
                <w:bCs/>
                <w:color w:val="FFFFFF" w:themeColor="background1"/>
                <w:spacing w:val="1"/>
              </w:rPr>
              <w:t>i</w:t>
            </w:r>
            <w:r w:rsidRPr="00F144C7">
              <w:rPr>
                <w:rFonts w:ascii="Roboto Condensed" w:eastAsia="Calibri" w:hAnsi="Roboto Condensed" w:cs="Calibri"/>
                <w:b/>
                <w:bCs/>
                <w:color w:val="FFFFFF" w:themeColor="background1"/>
              </w:rPr>
              <w:t>ss</w:t>
            </w:r>
            <w:r w:rsidRPr="00F144C7">
              <w:rPr>
                <w:rFonts w:ascii="Roboto Condensed" w:eastAsia="Calibri" w:hAnsi="Roboto Condensed" w:cs="Calibri"/>
                <w:b/>
                <w:bCs/>
                <w:color w:val="FFFFFF" w:themeColor="background1"/>
                <w:spacing w:val="-1"/>
              </w:rPr>
              <w:t>a</w:t>
            </w:r>
            <w:r w:rsidRPr="00F144C7">
              <w:rPr>
                <w:rFonts w:ascii="Roboto Condensed" w:eastAsia="Calibri" w:hAnsi="Roboto Condensed" w:cs="Calibri"/>
                <w:b/>
                <w:bCs/>
                <w:color w:val="FFFFFF" w:themeColor="background1"/>
                <w:spacing w:val="1"/>
              </w:rPr>
              <w:t>g</w:t>
            </w:r>
            <w:r w:rsidRPr="00F144C7">
              <w:rPr>
                <w:rFonts w:ascii="Roboto Condensed" w:eastAsia="Calibri" w:hAnsi="Roboto Condensed" w:cs="Calibri"/>
                <w:b/>
                <w:bCs/>
                <w:color w:val="FFFFFF" w:themeColor="background1"/>
              </w:rPr>
              <w:t>e</w:t>
            </w:r>
          </w:p>
        </w:tc>
        <w:tc>
          <w:tcPr>
            <w:tcW w:w="7131" w:type="dxa"/>
            <w:gridSpan w:val="3"/>
            <w:shd w:val="clear" w:color="auto" w:fill="F1E5F7"/>
            <w:vAlign w:val="center"/>
          </w:tcPr>
          <w:p w14:paraId="072DA044" w14:textId="77777777" w:rsidR="00005323" w:rsidRPr="00C37521" w:rsidRDefault="00005323" w:rsidP="006236C0">
            <w:pPr>
              <w:spacing w:after="0" w:line="240" w:lineRule="auto"/>
              <w:ind w:left="111"/>
              <w:rPr>
                <w:rFonts w:ascii="Roboto Condensed" w:eastAsia="Calibri" w:hAnsi="Roboto Condensed" w:cs="Calibri"/>
                <w:sz w:val="20"/>
              </w:rPr>
            </w:pPr>
            <w:r w:rsidRPr="00C37521">
              <w:rPr>
                <w:rFonts w:ascii="Roboto Condensed" w:eastAsia="Calibri" w:hAnsi="Roboto Condensed" w:cs="Calibri"/>
                <w:spacing w:val="1"/>
                <w:sz w:val="20"/>
              </w:rPr>
              <w:t>P</w:t>
            </w:r>
            <w:r w:rsidRPr="00C37521">
              <w:rPr>
                <w:rFonts w:ascii="Roboto Condensed" w:eastAsia="Calibri" w:hAnsi="Roboto Condensed" w:cs="Calibri"/>
                <w:sz w:val="20"/>
              </w:rPr>
              <w:t>ré</w:t>
            </w:r>
            <w:r w:rsidRPr="00C37521">
              <w:rPr>
                <w:rFonts w:ascii="Roboto Condensed" w:eastAsia="Calibri" w:hAnsi="Roboto Condensed" w:cs="Calibri"/>
                <w:spacing w:val="-2"/>
                <w:sz w:val="20"/>
              </w:rPr>
              <w:t>s</w:t>
            </w:r>
            <w:r w:rsidRPr="00C37521">
              <w:rPr>
                <w:rFonts w:ascii="Roboto Condensed" w:eastAsia="Calibri" w:hAnsi="Roboto Condensed" w:cs="Calibri"/>
                <w:sz w:val="20"/>
              </w:rPr>
              <w:t>ence,</w:t>
            </w:r>
            <w:r w:rsidRPr="00C37521">
              <w:rPr>
                <w:rFonts w:ascii="Roboto Condensed" w:eastAsia="Calibri" w:hAnsi="Roboto Condensed" w:cs="Calibri"/>
                <w:spacing w:val="-1"/>
                <w:sz w:val="20"/>
              </w:rPr>
              <w:t xml:space="preserve"> </w:t>
            </w:r>
            <w:r w:rsidRPr="00C37521">
              <w:rPr>
                <w:rFonts w:ascii="Roboto Condensed" w:eastAsia="Calibri" w:hAnsi="Roboto Condensed" w:cs="Calibri"/>
                <w:sz w:val="20"/>
              </w:rPr>
              <w:t>C</w:t>
            </w:r>
            <w:r w:rsidRPr="00C37521">
              <w:rPr>
                <w:rFonts w:ascii="Roboto Condensed" w:eastAsia="Calibri" w:hAnsi="Roboto Condensed" w:cs="Calibri"/>
                <w:spacing w:val="-1"/>
                <w:sz w:val="20"/>
              </w:rPr>
              <w:t>o</w:t>
            </w:r>
            <w:r w:rsidRPr="00C37521">
              <w:rPr>
                <w:rFonts w:ascii="Roboto Condensed" w:eastAsia="Calibri" w:hAnsi="Roboto Condensed" w:cs="Calibri"/>
                <w:spacing w:val="1"/>
                <w:sz w:val="20"/>
              </w:rPr>
              <w:t>m</w:t>
            </w:r>
            <w:r w:rsidRPr="00C37521">
              <w:rPr>
                <w:rFonts w:ascii="Roboto Condensed" w:eastAsia="Calibri" w:hAnsi="Roboto Condensed" w:cs="Calibri"/>
                <w:spacing w:val="-1"/>
                <w:sz w:val="20"/>
              </w:rPr>
              <w:t>p</w:t>
            </w:r>
            <w:r w:rsidRPr="00C37521">
              <w:rPr>
                <w:rFonts w:ascii="Roboto Condensed" w:eastAsia="Calibri" w:hAnsi="Roboto Condensed" w:cs="Calibri"/>
                <w:spacing w:val="-2"/>
                <w:sz w:val="20"/>
              </w:rPr>
              <w:t>t</w:t>
            </w:r>
            <w:r w:rsidRPr="00C37521">
              <w:rPr>
                <w:rFonts w:ascii="Roboto Condensed" w:eastAsia="Calibri" w:hAnsi="Roboto Condensed" w:cs="Calibri"/>
                <w:sz w:val="20"/>
              </w:rPr>
              <w:t>es</w:t>
            </w:r>
            <w:r w:rsidRPr="00C37521">
              <w:rPr>
                <w:rFonts w:ascii="Roboto Condensed" w:eastAsia="Calibri" w:hAnsi="Roboto Condensed" w:cs="Calibri"/>
                <w:spacing w:val="1"/>
                <w:sz w:val="20"/>
              </w:rPr>
              <w:t xml:space="preserve"> </w:t>
            </w:r>
            <w:r w:rsidRPr="00C37521">
              <w:rPr>
                <w:rFonts w:ascii="Roboto Condensed" w:eastAsia="Calibri" w:hAnsi="Roboto Condensed" w:cs="Calibri"/>
                <w:sz w:val="20"/>
              </w:rPr>
              <w:t>ren</w:t>
            </w:r>
            <w:r w:rsidRPr="00C37521">
              <w:rPr>
                <w:rFonts w:ascii="Roboto Condensed" w:eastAsia="Calibri" w:hAnsi="Roboto Condensed" w:cs="Calibri"/>
                <w:spacing w:val="-1"/>
                <w:sz w:val="20"/>
              </w:rPr>
              <w:t>du</w:t>
            </w:r>
            <w:r w:rsidRPr="00C37521">
              <w:rPr>
                <w:rFonts w:ascii="Roboto Condensed" w:eastAsia="Calibri" w:hAnsi="Roboto Condensed" w:cs="Calibri"/>
                <w:sz w:val="20"/>
              </w:rPr>
              <w:t>s</w:t>
            </w:r>
            <w:r w:rsidRPr="00C37521">
              <w:rPr>
                <w:rFonts w:ascii="Roboto Condensed" w:eastAsia="Calibri" w:hAnsi="Roboto Condensed" w:cs="Calibri"/>
                <w:spacing w:val="-2"/>
                <w:sz w:val="20"/>
              </w:rPr>
              <w:t xml:space="preserve"> </w:t>
            </w:r>
            <w:r w:rsidRPr="00C37521">
              <w:rPr>
                <w:rFonts w:ascii="Roboto Condensed" w:eastAsia="Calibri" w:hAnsi="Roboto Condensed" w:cs="Calibri"/>
                <w:spacing w:val="-1"/>
                <w:sz w:val="20"/>
              </w:rPr>
              <w:t>d</w:t>
            </w:r>
            <w:r w:rsidRPr="00C37521">
              <w:rPr>
                <w:rFonts w:ascii="Roboto Condensed" w:eastAsia="Calibri" w:hAnsi="Roboto Condensed" w:cs="Calibri"/>
                <w:sz w:val="20"/>
              </w:rPr>
              <w:t>’atel</w:t>
            </w:r>
            <w:r w:rsidRPr="00C37521">
              <w:rPr>
                <w:rFonts w:ascii="Roboto Condensed" w:eastAsia="Calibri" w:hAnsi="Roboto Condensed" w:cs="Calibri"/>
                <w:spacing w:val="-1"/>
                <w:sz w:val="20"/>
              </w:rPr>
              <w:t>i</w:t>
            </w:r>
            <w:r w:rsidRPr="00C37521">
              <w:rPr>
                <w:rFonts w:ascii="Roboto Condensed" w:eastAsia="Calibri" w:hAnsi="Roboto Condensed" w:cs="Calibri"/>
                <w:sz w:val="20"/>
              </w:rPr>
              <w:t xml:space="preserve">ers </w:t>
            </w:r>
            <w:r w:rsidRPr="00C37521">
              <w:rPr>
                <w:rFonts w:ascii="Roboto Condensed" w:eastAsia="Calibri" w:hAnsi="Roboto Condensed" w:cs="Calibri"/>
                <w:spacing w:val="1"/>
                <w:sz w:val="20"/>
              </w:rPr>
              <w:t>P</w:t>
            </w:r>
            <w:r w:rsidRPr="00C37521">
              <w:rPr>
                <w:rFonts w:ascii="Roboto Condensed" w:eastAsia="Calibri" w:hAnsi="Roboto Condensed" w:cs="Calibri"/>
                <w:sz w:val="20"/>
              </w:rPr>
              <w:t>ré</w:t>
            </w:r>
            <w:r w:rsidRPr="00C37521">
              <w:rPr>
                <w:rFonts w:ascii="Roboto Condensed" w:eastAsia="Calibri" w:hAnsi="Roboto Condensed" w:cs="Calibri"/>
                <w:spacing w:val="-2"/>
                <w:sz w:val="20"/>
              </w:rPr>
              <w:t>s</w:t>
            </w:r>
            <w:r w:rsidRPr="00C37521">
              <w:rPr>
                <w:rFonts w:ascii="Roboto Condensed" w:eastAsia="Calibri" w:hAnsi="Roboto Condensed" w:cs="Calibri"/>
                <w:sz w:val="20"/>
              </w:rPr>
              <w:t>entat</w:t>
            </w:r>
            <w:r w:rsidRPr="00C37521">
              <w:rPr>
                <w:rFonts w:ascii="Roboto Condensed" w:eastAsia="Calibri" w:hAnsi="Roboto Condensed" w:cs="Calibri"/>
                <w:spacing w:val="-2"/>
                <w:sz w:val="20"/>
              </w:rPr>
              <w:t>i</w:t>
            </w:r>
            <w:r w:rsidRPr="00C37521">
              <w:rPr>
                <w:rFonts w:ascii="Roboto Condensed" w:eastAsia="Calibri" w:hAnsi="Roboto Condensed" w:cs="Calibri"/>
                <w:spacing w:val="1"/>
                <w:sz w:val="20"/>
              </w:rPr>
              <w:t>o</w:t>
            </w:r>
            <w:r w:rsidRPr="00C37521">
              <w:rPr>
                <w:rFonts w:ascii="Roboto Condensed" w:eastAsia="Calibri" w:hAnsi="Roboto Condensed" w:cs="Calibri"/>
                <w:spacing w:val="-1"/>
                <w:sz w:val="20"/>
              </w:rPr>
              <w:t>n</w:t>
            </w:r>
            <w:r w:rsidRPr="00C37521">
              <w:rPr>
                <w:rFonts w:ascii="Roboto Condensed" w:eastAsia="Calibri" w:hAnsi="Roboto Condensed" w:cs="Calibri"/>
                <w:sz w:val="20"/>
              </w:rPr>
              <w:t>s</w:t>
            </w:r>
            <w:r>
              <w:rPr>
                <w:rFonts w:ascii="Roboto Condensed" w:eastAsia="Calibri" w:hAnsi="Roboto Condensed" w:cs="Calibri"/>
                <w:spacing w:val="-2"/>
                <w:sz w:val="20"/>
              </w:rPr>
              <w:t xml:space="preserve"> o</w:t>
            </w:r>
            <w:r w:rsidRPr="00C37521">
              <w:rPr>
                <w:rFonts w:ascii="Roboto Condensed" w:eastAsia="Calibri" w:hAnsi="Roboto Condensed" w:cs="Calibri"/>
                <w:sz w:val="20"/>
              </w:rPr>
              <w:t>ra</w:t>
            </w:r>
            <w:r w:rsidRPr="00C37521">
              <w:rPr>
                <w:rFonts w:ascii="Roboto Condensed" w:eastAsia="Calibri" w:hAnsi="Roboto Condensed" w:cs="Calibri"/>
                <w:spacing w:val="-1"/>
                <w:sz w:val="20"/>
              </w:rPr>
              <w:t>l</w:t>
            </w:r>
            <w:r w:rsidRPr="00C37521">
              <w:rPr>
                <w:rFonts w:ascii="Roboto Condensed" w:eastAsia="Calibri" w:hAnsi="Roboto Condensed" w:cs="Calibri"/>
                <w:sz w:val="20"/>
              </w:rPr>
              <w:t>es</w:t>
            </w:r>
          </w:p>
          <w:p w14:paraId="7C6A0DFE" w14:textId="77777777" w:rsidR="00005323" w:rsidRPr="00C37521" w:rsidRDefault="00005323" w:rsidP="006236C0">
            <w:pPr>
              <w:spacing w:after="0" w:line="240" w:lineRule="auto"/>
              <w:ind w:left="111" w:right="-20"/>
              <w:rPr>
                <w:rFonts w:ascii="Roboto Condensed" w:eastAsia="Calibri" w:hAnsi="Roboto Condensed" w:cs="Calibri"/>
                <w:sz w:val="20"/>
              </w:rPr>
            </w:pPr>
            <w:r w:rsidRPr="00C37521">
              <w:rPr>
                <w:rFonts w:ascii="Roboto Condensed" w:eastAsia="Calibri" w:hAnsi="Roboto Condensed" w:cs="Calibri"/>
                <w:position w:val="1"/>
                <w:sz w:val="20"/>
              </w:rPr>
              <w:t>Res</w:t>
            </w:r>
            <w:r w:rsidRPr="00C37521">
              <w:rPr>
                <w:rFonts w:ascii="Roboto Condensed" w:eastAsia="Calibri" w:hAnsi="Roboto Condensed" w:cs="Calibri"/>
                <w:spacing w:val="1"/>
                <w:position w:val="1"/>
                <w:sz w:val="20"/>
              </w:rPr>
              <w:t>t</w:t>
            </w:r>
            <w:r w:rsidRPr="00C37521">
              <w:rPr>
                <w:rFonts w:ascii="Roboto Condensed" w:eastAsia="Calibri" w:hAnsi="Roboto Condensed" w:cs="Calibri"/>
                <w:position w:val="1"/>
                <w:sz w:val="20"/>
              </w:rPr>
              <w:t>it</w:t>
            </w:r>
            <w:r w:rsidRPr="00C37521">
              <w:rPr>
                <w:rFonts w:ascii="Roboto Condensed" w:eastAsia="Calibri" w:hAnsi="Roboto Condensed" w:cs="Calibri"/>
                <w:spacing w:val="-1"/>
                <w:position w:val="1"/>
                <w:sz w:val="20"/>
              </w:rPr>
              <w:t>u</w:t>
            </w:r>
            <w:r w:rsidRPr="00C37521">
              <w:rPr>
                <w:rFonts w:ascii="Roboto Condensed" w:eastAsia="Calibri" w:hAnsi="Roboto Condensed" w:cs="Calibri"/>
                <w:position w:val="1"/>
                <w:sz w:val="20"/>
              </w:rPr>
              <w:t>t</w:t>
            </w:r>
            <w:r w:rsidRPr="00C37521">
              <w:rPr>
                <w:rFonts w:ascii="Roboto Condensed" w:eastAsia="Calibri" w:hAnsi="Roboto Condensed" w:cs="Calibri"/>
                <w:spacing w:val="-2"/>
                <w:position w:val="1"/>
                <w:sz w:val="20"/>
              </w:rPr>
              <w:t>i</w:t>
            </w:r>
            <w:r w:rsidRPr="00C37521">
              <w:rPr>
                <w:rFonts w:ascii="Roboto Condensed" w:eastAsia="Calibri" w:hAnsi="Roboto Condensed" w:cs="Calibri"/>
                <w:spacing w:val="1"/>
                <w:position w:val="1"/>
                <w:sz w:val="20"/>
              </w:rPr>
              <w:t>o</w:t>
            </w:r>
            <w:r w:rsidRPr="00C37521">
              <w:rPr>
                <w:rFonts w:ascii="Roboto Condensed" w:eastAsia="Calibri" w:hAnsi="Roboto Condensed" w:cs="Calibri"/>
                <w:spacing w:val="-1"/>
                <w:position w:val="1"/>
                <w:sz w:val="20"/>
              </w:rPr>
              <w:t>n</w:t>
            </w:r>
            <w:r w:rsidRPr="00C37521">
              <w:rPr>
                <w:rFonts w:ascii="Roboto Condensed" w:eastAsia="Calibri" w:hAnsi="Roboto Condensed" w:cs="Calibri"/>
                <w:position w:val="1"/>
                <w:sz w:val="20"/>
              </w:rPr>
              <w:t>s in</w:t>
            </w:r>
            <w:r w:rsidRPr="00C37521">
              <w:rPr>
                <w:rFonts w:ascii="Roboto Condensed" w:eastAsia="Calibri" w:hAnsi="Roboto Condensed" w:cs="Calibri"/>
                <w:spacing w:val="-1"/>
                <w:position w:val="1"/>
                <w:sz w:val="20"/>
              </w:rPr>
              <w:t>d</w:t>
            </w:r>
            <w:r w:rsidRPr="00C37521">
              <w:rPr>
                <w:rFonts w:ascii="Roboto Condensed" w:eastAsia="Calibri" w:hAnsi="Roboto Condensed" w:cs="Calibri"/>
                <w:position w:val="1"/>
                <w:sz w:val="20"/>
              </w:rPr>
              <w:t>ivid</w:t>
            </w:r>
            <w:r w:rsidRPr="00C37521">
              <w:rPr>
                <w:rFonts w:ascii="Roboto Condensed" w:eastAsia="Calibri" w:hAnsi="Roboto Condensed" w:cs="Calibri"/>
                <w:spacing w:val="-3"/>
                <w:position w:val="1"/>
                <w:sz w:val="20"/>
              </w:rPr>
              <w:t>u</w:t>
            </w:r>
            <w:r w:rsidRPr="00C37521">
              <w:rPr>
                <w:rFonts w:ascii="Roboto Condensed" w:eastAsia="Calibri" w:hAnsi="Roboto Condensed" w:cs="Calibri"/>
                <w:position w:val="1"/>
                <w:sz w:val="20"/>
              </w:rPr>
              <w:t>elles</w:t>
            </w:r>
          </w:p>
        </w:tc>
      </w:tr>
      <w:tr w:rsidR="00005323" w14:paraId="19E4D97C" w14:textId="77777777" w:rsidTr="006236C0">
        <w:trPr>
          <w:trHeight w:hRule="exact" w:val="436"/>
        </w:trPr>
        <w:tc>
          <w:tcPr>
            <w:tcW w:w="2617" w:type="dxa"/>
            <w:gridSpan w:val="2"/>
            <w:shd w:val="clear" w:color="auto" w:fill="282D46"/>
            <w:vAlign w:val="center"/>
          </w:tcPr>
          <w:p w14:paraId="3C81FABE" w14:textId="77777777" w:rsidR="00005323" w:rsidRPr="00F144C7" w:rsidRDefault="00005323" w:rsidP="006236C0">
            <w:pPr>
              <w:spacing w:after="0" w:line="240" w:lineRule="auto"/>
              <w:ind w:left="97" w:right="-20"/>
              <w:rPr>
                <w:rFonts w:ascii="Roboto Condensed" w:eastAsia="Calibri" w:hAnsi="Roboto Condensed" w:cs="Calibri"/>
                <w:b/>
                <w:color w:val="FFFFFF" w:themeColor="background1"/>
              </w:rPr>
            </w:pPr>
            <w:r w:rsidRPr="00F144C7">
              <w:rPr>
                <w:rFonts w:ascii="Roboto Condensed" w:eastAsia="Calibri" w:hAnsi="Roboto Condensed" w:cs="Calibri"/>
                <w:b/>
                <w:bCs/>
                <w:color w:val="FFFFFF" w:themeColor="background1"/>
                <w:position w:val="1"/>
              </w:rPr>
              <w:t>Res</w:t>
            </w:r>
            <w:r w:rsidRPr="00F144C7">
              <w:rPr>
                <w:rFonts w:ascii="Roboto Condensed" w:eastAsia="Calibri" w:hAnsi="Roboto Condensed" w:cs="Calibri"/>
                <w:b/>
                <w:bCs/>
                <w:color w:val="FFFFFF" w:themeColor="background1"/>
                <w:spacing w:val="1"/>
                <w:position w:val="1"/>
              </w:rPr>
              <w:t>s</w:t>
            </w:r>
            <w:r w:rsidRPr="00F144C7">
              <w:rPr>
                <w:rFonts w:ascii="Roboto Condensed" w:eastAsia="Calibri" w:hAnsi="Roboto Condensed" w:cs="Calibri"/>
                <w:b/>
                <w:bCs/>
                <w:color w:val="FFFFFF" w:themeColor="background1"/>
                <w:spacing w:val="-1"/>
                <w:position w:val="1"/>
              </w:rPr>
              <w:t>ou</w:t>
            </w:r>
            <w:r w:rsidRPr="00F144C7">
              <w:rPr>
                <w:rFonts w:ascii="Roboto Condensed" w:eastAsia="Calibri" w:hAnsi="Roboto Condensed" w:cs="Calibri"/>
                <w:b/>
                <w:bCs/>
                <w:color w:val="FFFFFF" w:themeColor="background1"/>
                <w:spacing w:val="-2"/>
                <w:position w:val="1"/>
              </w:rPr>
              <w:t>r</w:t>
            </w:r>
            <w:r w:rsidRPr="00F144C7">
              <w:rPr>
                <w:rFonts w:ascii="Roboto Condensed" w:eastAsia="Calibri" w:hAnsi="Roboto Condensed" w:cs="Calibri"/>
                <w:b/>
                <w:bCs/>
                <w:color w:val="FFFFFF" w:themeColor="background1"/>
                <w:spacing w:val="1"/>
                <w:position w:val="1"/>
              </w:rPr>
              <w:t>c</w:t>
            </w:r>
            <w:r w:rsidRPr="00F144C7">
              <w:rPr>
                <w:rFonts w:ascii="Roboto Condensed" w:eastAsia="Calibri" w:hAnsi="Roboto Condensed" w:cs="Calibri"/>
                <w:b/>
                <w:bCs/>
                <w:color w:val="FFFFFF" w:themeColor="background1"/>
                <w:spacing w:val="-1"/>
                <w:position w:val="1"/>
              </w:rPr>
              <w:t>e</w:t>
            </w:r>
            <w:r w:rsidRPr="00F144C7">
              <w:rPr>
                <w:rFonts w:ascii="Roboto Condensed" w:eastAsia="Calibri" w:hAnsi="Roboto Condensed" w:cs="Calibri"/>
                <w:b/>
                <w:bCs/>
                <w:color w:val="FFFFFF" w:themeColor="background1"/>
                <w:position w:val="1"/>
              </w:rPr>
              <w:t>s</w:t>
            </w:r>
            <w:r w:rsidRPr="00F144C7">
              <w:rPr>
                <w:rFonts w:ascii="Roboto Condensed" w:eastAsia="Calibri" w:hAnsi="Roboto Condensed" w:cs="Calibri"/>
                <w:b/>
                <w:bCs/>
                <w:color w:val="FFFFFF" w:themeColor="background1"/>
                <w:spacing w:val="1"/>
                <w:position w:val="1"/>
              </w:rPr>
              <w:t xml:space="preserve"> </w:t>
            </w:r>
            <w:r w:rsidRPr="00F144C7">
              <w:rPr>
                <w:rFonts w:ascii="Roboto Condensed" w:eastAsia="Calibri" w:hAnsi="Roboto Condensed" w:cs="Calibri"/>
                <w:b/>
                <w:bCs/>
                <w:color w:val="FFFFFF" w:themeColor="background1"/>
                <w:position w:val="1"/>
              </w:rPr>
              <w:t>-</w:t>
            </w:r>
            <w:r w:rsidRPr="00F144C7">
              <w:rPr>
                <w:rFonts w:ascii="Roboto Condensed" w:eastAsia="Calibri" w:hAnsi="Roboto Condensed" w:cs="Calibri"/>
                <w:b/>
                <w:bCs/>
                <w:color w:val="FFFFFF" w:themeColor="background1"/>
                <w:spacing w:val="-2"/>
                <w:position w:val="1"/>
              </w:rPr>
              <w:t xml:space="preserve"> </w:t>
            </w:r>
            <w:r w:rsidRPr="00F144C7">
              <w:rPr>
                <w:rFonts w:ascii="Roboto Condensed" w:eastAsia="Calibri" w:hAnsi="Roboto Condensed" w:cs="Calibri"/>
                <w:b/>
                <w:bCs/>
                <w:color w:val="FFFFFF" w:themeColor="background1"/>
                <w:spacing w:val="1"/>
                <w:position w:val="1"/>
              </w:rPr>
              <w:t>r</w:t>
            </w:r>
            <w:r w:rsidRPr="00F144C7">
              <w:rPr>
                <w:rFonts w:ascii="Roboto Condensed" w:eastAsia="Calibri" w:hAnsi="Roboto Condensed" w:cs="Calibri"/>
                <w:b/>
                <w:bCs/>
                <w:color w:val="FFFFFF" w:themeColor="background1"/>
                <w:spacing w:val="-1"/>
                <w:position w:val="1"/>
              </w:rPr>
              <w:t>é</w:t>
            </w:r>
            <w:r w:rsidRPr="00F144C7">
              <w:rPr>
                <w:rFonts w:ascii="Roboto Condensed" w:eastAsia="Calibri" w:hAnsi="Roboto Condensed" w:cs="Calibri"/>
                <w:b/>
                <w:bCs/>
                <w:color w:val="FFFFFF" w:themeColor="background1"/>
                <w:position w:val="1"/>
              </w:rPr>
              <w:t>f</w:t>
            </w:r>
            <w:r w:rsidRPr="00F144C7">
              <w:rPr>
                <w:rFonts w:ascii="Roboto Condensed" w:eastAsia="Calibri" w:hAnsi="Roboto Condensed" w:cs="Calibri"/>
                <w:b/>
                <w:bCs/>
                <w:color w:val="FFFFFF" w:themeColor="background1"/>
                <w:spacing w:val="-1"/>
                <w:position w:val="1"/>
              </w:rPr>
              <w:t>é</w:t>
            </w:r>
            <w:r w:rsidRPr="00F144C7">
              <w:rPr>
                <w:rFonts w:ascii="Roboto Condensed" w:eastAsia="Calibri" w:hAnsi="Roboto Condensed" w:cs="Calibri"/>
                <w:b/>
                <w:bCs/>
                <w:color w:val="FFFFFF" w:themeColor="background1"/>
                <w:spacing w:val="1"/>
                <w:position w:val="1"/>
              </w:rPr>
              <w:t>r</w:t>
            </w:r>
            <w:r w:rsidRPr="00F144C7">
              <w:rPr>
                <w:rFonts w:ascii="Roboto Condensed" w:eastAsia="Calibri" w:hAnsi="Roboto Condensed" w:cs="Calibri"/>
                <w:b/>
                <w:bCs/>
                <w:color w:val="FFFFFF" w:themeColor="background1"/>
                <w:spacing w:val="-1"/>
                <w:position w:val="1"/>
              </w:rPr>
              <w:t>en</w:t>
            </w:r>
            <w:r w:rsidRPr="00F144C7">
              <w:rPr>
                <w:rFonts w:ascii="Roboto Condensed" w:eastAsia="Calibri" w:hAnsi="Roboto Condensed" w:cs="Calibri"/>
                <w:b/>
                <w:bCs/>
                <w:color w:val="FFFFFF" w:themeColor="background1"/>
                <w:spacing w:val="1"/>
                <w:position w:val="1"/>
              </w:rPr>
              <w:t>c</w:t>
            </w:r>
            <w:r w:rsidRPr="00F144C7">
              <w:rPr>
                <w:rFonts w:ascii="Roboto Condensed" w:eastAsia="Calibri" w:hAnsi="Roboto Condensed" w:cs="Calibri"/>
                <w:b/>
                <w:bCs/>
                <w:color w:val="FFFFFF" w:themeColor="background1"/>
                <w:spacing w:val="-3"/>
                <w:position w:val="1"/>
              </w:rPr>
              <w:t>e</w:t>
            </w:r>
            <w:r w:rsidRPr="00F144C7">
              <w:rPr>
                <w:rFonts w:ascii="Roboto Condensed" w:eastAsia="Calibri" w:hAnsi="Roboto Condensed" w:cs="Calibri"/>
                <w:b/>
                <w:bCs/>
                <w:color w:val="FFFFFF" w:themeColor="background1"/>
                <w:position w:val="1"/>
              </w:rPr>
              <w:t>s</w:t>
            </w:r>
          </w:p>
        </w:tc>
        <w:tc>
          <w:tcPr>
            <w:tcW w:w="7131" w:type="dxa"/>
            <w:gridSpan w:val="3"/>
            <w:shd w:val="clear" w:color="auto" w:fill="F1E5F7"/>
            <w:vAlign w:val="center"/>
          </w:tcPr>
          <w:p w14:paraId="617D2AEE" w14:textId="77777777" w:rsidR="00005323" w:rsidRPr="00C37521" w:rsidRDefault="00005323" w:rsidP="006236C0">
            <w:pPr>
              <w:spacing w:after="0" w:line="240" w:lineRule="auto"/>
              <w:ind w:firstLine="111"/>
              <w:rPr>
                <w:rFonts w:ascii="Roboto Condensed" w:hAnsi="Roboto Condensed"/>
                <w:sz w:val="20"/>
              </w:rPr>
            </w:pPr>
            <w:r w:rsidRPr="00C37521">
              <w:rPr>
                <w:rFonts w:ascii="Roboto Condensed" w:eastAsia="Calibri" w:hAnsi="Roboto Condensed" w:cs="Calibri"/>
                <w:spacing w:val="1"/>
                <w:sz w:val="20"/>
              </w:rPr>
              <w:t>L</w:t>
            </w:r>
            <w:r w:rsidRPr="00C37521">
              <w:rPr>
                <w:rFonts w:ascii="Roboto Condensed" w:eastAsia="Calibri" w:hAnsi="Roboto Condensed" w:cs="Calibri"/>
                <w:sz w:val="20"/>
              </w:rPr>
              <w:t>ivr</w:t>
            </w:r>
            <w:r w:rsidRPr="00C37521">
              <w:rPr>
                <w:rFonts w:ascii="Roboto Condensed" w:eastAsia="Calibri" w:hAnsi="Roboto Condensed" w:cs="Calibri"/>
                <w:spacing w:val="-1"/>
                <w:sz w:val="20"/>
              </w:rPr>
              <w:t>e</w:t>
            </w:r>
            <w:r w:rsidRPr="00C37521">
              <w:rPr>
                <w:rFonts w:ascii="Roboto Condensed" w:eastAsia="Calibri" w:hAnsi="Roboto Condensed" w:cs="Calibri"/>
                <w:sz w:val="20"/>
              </w:rPr>
              <w:t>s, fi</w:t>
            </w:r>
            <w:r w:rsidRPr="00C37521">
              <w:rPr>
                <w:rFonts w:ascii="Roboto Condensed" w:eastAsia="Calibri" w:hAnsi="Roboto Condensed" w:cs="Calibri"/>
                <w:spacing w:val="-2"/>
                <w:sz w:val="20"/>
              </w:rPr>
              <w:t>l</w:t>
            </w:r>
            <w:r w:rsidRPr="00C37521">
              <w:rPr>
                <w:rFonts w:ascii="Roboto Condensed" w:eastAsia="Calibri" w:hAnsi="Roboto Condensed" w:cs="Calibri"/>
                <w:spacing w:val="1"/>
                <w:sz w:val="20"/>
              </w:rPr>
              <w:t>m</w:t>
            </w:r>
            <w:r w:rsidRPr="00C37521">
              <w:rPr>
                <w:rFonts w:ascii="Roboto Condensed" w:eastAsia="Calibri" w:hAnsi="Roboto Condensed" w:cs="Calibri"/>
                <w:sz w:val="20"/>
              </w:rPr>
              <w:t>s, a</w:t>
            </w:r>
            <w:r w:rsidRPr="00C37521">
              <w:rPr>
                <w:rFonts w:ascii="Roboto Condensed" w:eastAsia="Calibri" w:hAnsi="Roboto Condensed" w:cs="Calibri"/>
                <w:spacing w:val="-2"/>
                <w:sz w:val="20"/>
              </w:rPr>
              <w:t>r</w:t>
            </w:r>
            <w:r w:rsidRPr="00C37521">
              <w:rPr>
                <w:rFonts w:ascii="Roboto Condensed" w:eastAsia="Calibri" w:hAnsi="Roboto Condensed" w:cs="Calibri"/>
                <w:sz w:val="20"/>
              </w:rPr>
              <w:t>ticles</w:t>
            </w:r>
          </w:p>
        </w:tc>
      </w:tr>
    </w:tbl>
    <w:p w14:paraId="62C3C7FF" w14:textId="340E64DF" w:rsidR="0076060A" w:rsidRDefault="0076060A">
      <w:pPr>
        <w:rPr>
          <w:rFonts w:ascii="Roboto Condensed" w:hAnsi="Roboto Condensed"/>
          <w:sz w:val="20"/>
          <w:szCs w:val="20"/>
        </w:rPr>
      </w:pPr>
    </w:p>
    <w:p w14:paraId="274096FB" w14:textId="77777777" w:rsidR="0076060A" w:rsidRDefault="0076060A">
      <w:pPr>
        <w:rPr>
          <w:rFonts w:ascii="Roboto Condensed" w:hAnsi="Roboto Condensed"/>
          <w:sz w:val="20"/>
          <w:szCs w:val="20"/>
        </w:rPr>
      </w:pPr>
      <w:r>
        <w:rPr>
          <w:rFonts w:ascii="Roboto Condensed" w:hAnsi="Roboto Condensed"/>
          <w:sz w:val="20"/>
          <w:szCs w:val="20"/>
        </w:rPr>
        <w:br w:type="page"/>
      </w:r>
    </w:p>
    <w:tbl>
      <w:tblPr>
        <w:tblW w:w="9896" w:type="dxa"/>
        <w:tblInd w:w="97" w:type="dxa"/>
        <w:tblBorders>
          <w:top w:val="single" w:sz="12" w:space="0" w:color="FFFFFF" w:themeColor="background1"/>
          <w:left w:val="single" w:sz="12" w:space="0" w:color="FFFFFF" w:themeColor="background1"/>
          <w:bottom w:val="single" w:sz="12" w:space="0" w:color="FFFFFF" w:themeColor="background1"/>
          <w:right w:val="single" w:sz="12" w:space="0" w:color="FFFFFF" w:themeColor="background1"/>
          <w:insideH w:val="single" w:sz="12" w:space="0" w:color="FFFFFF" w:themeColor="background1"/>
          <w:insideV w:val="single" w:sz="12" w:space="0" w:color="FFFFFF" w:themeColor="background1"/>
        </w:tblBorders>
        <w:tblLayout w:type="fixed"/>
        <w:tblCellMar>
          <w:left w:w="0" w:type="dxa"/>
          <w:right w:w="0" w:type="dxa"/>
        </w:tblCellMar>
        <w:tblLook w:val="01E0" w:firstRow="1" w:lastRow="1" w:firstColumn="1" w:lastColumn="1" w:noHBand="0" w:noVBand="0"/>
      </w:tblPr>
      <w:tblGrid>
        <w:gridCol w:w="1951"/>
        <w:gridCol w:w="919"/>
        <w:gridCol w:w="1350"/>
        <w:gridCol w:w="3121"/>
        <w:gridCol w:w="2547"/>
        <w:gridCol w:w="8"/>
      </w:tblGrid>
      <w:tr w:rsidR="00005323" w:rsidRPr="0076060A" w14:paraId="55A11B3C" w14:textId="77777777" w:rsidTr="006236C0">
        <w:trPr>
          <w:trHeight w:hRule="exact" w:val="489"/>
        </w:trPr>
        <w:tc>
          <w:tcPr>
            <w:tcW w:w="9896" w:type="dxa"/>
            <w:gridSpan w:val="6"/>
            <w:shd w:val="clear" w:color="auto" w:fill="62257F"/>
            <w:vAlign w:val="center"/>
          </w:tcPr>
          <w:p w14:paraId="06BB2C5A" w14:textId="77777777" w:rsidR="00005323" w:rsidRPr="00905C56" w:rsidRDefault="00005323" w:rsidP="006236C0">
            <w:pPr>
              <w:spacing w:after="0" w:line="240" w:lineRule="auto"/>
              <w:ind w:left="2467" w:right="74" w:hanging="2290"/>
              <w:jc w:val="center"/>
              <w:rPr>
                <w:rFonts w:ascii="Ando Bold" w:eastAsia="Calibri" w:hAnsi="Ando Bold" w:cstheme="minorHAnsi"/>
                <w:color w:val="FFFFFF" w:themeColor="background1"/>
                <w:sz w:val="20"/>
                <w:szCs w:val="20"/>
              </w:rPr>
            </w:pPr>
            <w:r w:rsidRPr="00905C56">
              <w:rPr>
                <w:rFonts w:ascii="Ando Bold" w:eastAsia="Calibri" w:hAnsi="Ando Bold" w:cstheme="minorHAnsi"/>
                <w:bCs/>
                <w:color w:val="FFFFFF" w:themeColor="background1"/>
                <w:spacing w:val="-1"/>
                <w:sz w:val="40"/>
                <w:szCs w:val="20"/>
              </w:rPr>
              <w:lastRenderedPageBreak/>
              <w:t>[M</w:t>
            </w:r>
            <w:r w:rsidRPr="00905C56">
              <w:rPr>
                <w:rFonts w:ascii="Ando Bold" w:eastAsia="Calibri" w:hAnsi="Ando Bold" w:cstheme="minorHAnsi"/>
                <w:bCs/>
                <w:color w:val="FFFFFF" w:themeColor="background1"/>
                <w:sz w:val="40"/>
                <w:szCs w:val="20"/>
              </w:rPr>
              <w:t>P</w:t>
            </w:r>
            <w:r w:rsidRPr="00905C56">
              <w:rPr>
                <w:rFonts w:ascii="Ando Bold" w:eastAsia="Calibri" w:hAnsi="Ando Bold" w:cstheme="minorHAnsi"/>
                <w:bCs/>
                <w:color w:val="FFFFFF" w:themeColor="background1"/>
                <w:spacing w:val="1"/>
                <w:sz w:val="40"/>
                <w:szCs w:val="20"/>
              </w:rPr>
              <w:t>3-15</w:t>
            </w:r>
            <w:r w:rsidRPr="00905C56">
              <w:rPr>
                <w:rFonts w:ascii="Ando Bold" w:eastAsia="Calibri" w:hAnsi="Ando Bold" w:cstheme="minorHAnsi"/>
                <w:bCs/>
                <w:color w:val="FFFFFF" w:themeColor="background1"/>
                <w:sz w:val="40"/>
                <w:szCs w:val="20"/>
              </w:rPr>
              <w:t>]</w:t>
            </w:r>
            <w:r w:rsidRPr="00905C56">
              <w:rPr>
                <w:rFonts w:ascii="Ando Bold" w:eastAsia="Calibri" w:hAnsi="Ando Bold" w:cstheme="minorHAnsi"/>
                <w:bCs/>
                <w:color w:val="FFFFFF" w:themeColor="background1"/>
                <w:spacing w:val="-4"/>
                <w:sz w:val="40"/>
                <w:szCs w:val="20"/>
              </w:rPr>
              <w:t xml:space="preserve"> </w:t>
            </w:r>
            <w:r w:rsidRPr="00905C56">
              <w:rPr>
                <w:rFonts w:ascii="Ando Bold" w:eastAsia="Calibri" w:hAnsi="Ando Bold" w:cstheme="minorHAnsi"/>
                <w:bCs/>
                <w:color w:val="FFFFFF" w:themeColor="background1"/>
                <w:sz w:val="40"/>
                <w:szCs w:val="20"/>
              </w:rPr>
              <w:t>P</w:t>
            </w:r>
            <w:r w:rsidRPr="00905C56">
              <w:rPr>
                <w:rFonts w:ascii="Ando Bold" w:eastAsia="Calibri" w:hAnsi="Ando Bold" w:cstheme="minorHAnsi"/>
                <w:bCs/>
                <w:color w:val="FFFFFF" w:themeColor="background1"/>
                <w:spacing w:val="-1"/>
                <w:sz w:val="40"/>
                <w:szCs w:val="20"/>
              </w:rPr>
              <w:t>R</w:t>
            </w:r>
            <w:r w:rsidRPr="00905C56">
              <w:rPr>
                <w:rFonts w:ascii="Ando Bold" w:eastAsia="Calibri" w:hAnsi="Ando Bold" w:cstheme="minorHAnsi"/>
                <w:bCs/>
                <w:color w:val="FFFFFF" w:themeColor="background1"/>
                <w:spacing w:val="1"/>
                <w:sz w:val="40"/>
                <w:szCs w:val="20"/>
              </w:rPr>
              <w:t>O</w:t>
            </w:r>
            <w:r w:rsidRPr="00905C56">
              <w:rPr>
                <w:rFonts w:ascii="Ando Bold" w:eastAsia="Calibri" w:hAnsi="Ando Bold" w:cstheme="minorHAnsi"/>
                <w:bCs/>
                <w:color w:val="FFFFFF" w:themeColor="background1"/>
                <w:sz w:val="40"/>
                <w:szCs w:val="20"/>
              </w:rPr>
              <w:t>JET</w:t>
            </w:r>
            <w:r w:rsidRPr="00905C56">
              <w:rPr>
                <w:rFonts w:ascii="Ando Bold" w:eastAsia="Calibri" w:hAnsi="Ando Bold" w:cstheme="minorHAnsi"/>
                <w:bCs/>
                <w:color w:val="FFFFFF" w:themeColor="background1"/>
                <w:spacing w:val="-1"/>
                <w:sz w:val="40"/>
                <w:szCs w:val="20"/>
              </w:rPr>
              <w:t xml:space="preserve"> </w:t>
            </w:r>
            <w:r w:rsidRPr="00905C56">
              <w:rPr>
                <w:rFonts w:ascii="Ando Bold" w:eastAsia="Calibri" w:hAnsi="Ando Bold" w:cstheme="minorHAnsi"/>
                <w:bCs/>
                <w:color w:val="FFFFFF" w:themeColor="background1"/>
                <w:sz w:val="40"/>
                <w:szCs w:val="20"/>
              </w:rPr>
              <w:t>P</w:t>
            </w:r>
            <w:r w:rsidRPr="00905C56">
              <w:rPr>
                <w:rFonts w:ascii="Ando Bold" w:eastAsia="Calibri" w:hAnsi="Ando Bold" w:cstheme="minorHAnsi"/>
                <w:bCs/>
                <w:color w:val="FFFFFF" w:themeColor="background1"/>
                <w:spacing w:val="-1"/>
                <w:sz w:val="40"/>
                <w:szCs w:val="20"/>
              </w:rPr>
              <w:t>R</w:t>
            </w:r>
            <w:r w:rsidRPr="00905C56">
              <w:rPr>
                <w:rFonts w:ascii="Ando Bold" w:eastAsia="Calibri" w:hAnsi="Ando Bold" w:cstheme="minorHAnsi"/>
                <w:bCs/>
                <w:color w:val="FFFFFF" w:themeColor="background1"/>
                <w:spacing w:val="1"/>
                <w:sz w:val="40"/>
                <w:szCs w:val="20"/>
              </w:rPr>
              <w:t>O</w:t>
            </w:r>
            <w:r w:rsidRPr="00905C56">
              <w:rPr>
                <w:rFonts w:ascii="Ando Bold" w:eastAsia="Calibri" w:hAnsi="Ando Bold" w:cstheme="minorHAnsi"/>
                <w:bCs/>
                <w:color w:val="FFFFFF" w:themeColor="background1"/>
                <w:sz w:val="40"/>
                <w:szCs w:val="20"/>
              </w:rPr>
              <w:t>F</w:t>
            </w:r>
            <w:r w:rsidRPr="00905C56">
              <w:rPr>
                <w:rFonts w:ascii="Ando Bold" w:eastAsia="Calibri" w:hAnsi="Ando Bold" w:cstheme="minorHAnsi"/>
                <w:bCs/>
                <w:color w:val="FFFFFF" w:themeColor="background1"/>
                <w:spacing w:val="-2"/>
                <w:sz w:val="40"/>
                <w:szCs w:val="20"/>
              </w:rPr>
              <w:t>E</w:t>
            </w:r>
            <w:r w:rsidRPr="00905C56">
              <w:rPr>
                <w:rFonts w:ascii="Ando Bold" w:eastAsia="Calibri" w:hAnsi="Ando Bold" w:cstheme="minorHAnsi"/>
                <w:bCs/>
                <w:color w:val="FFFFFF" w:themeColor="background1"/>
                <w:sz w:val="40"/>
                <w:szCs w:val="20"/>
              </w:rPr>
              <w:t>S</w:t>
            </w:r>
            <w:r w:rsidRPr="00905C56">
              <w:rPr>
                <w:rFonts w:ascii="Ando Bold" w:eastAsia="Calibri" w:hAnsi="Ando Bold" w:cstheme="minorHAnsi"/>
                <w:bCs/>
                <w:color w:val="FFFFFF" w:themeColor="background1"/>
                <w:spacing w:val="-1"/>
                <w:sz w:val="40"/>
                <w:szCs w:val="20"/>
              </w:rPr>
              <w:t>S</w:t>
            </w:r>
            <w:r w:rsidRPr="00905C56">
              <w:rPr>
                <w:rFonts w:ascii="Ando Bold" w:eastAsia="Calibri" w:hAnsi="Ando Bold" w:cstheme="minorHAnsi"/>
                <w:bCs/>
                <w:color w:val="FFFFFF" w:themeColor="background1"/>
                <w:spacing w:val="1"/>
                <w:sz w:val="40"/>
                <w:szCs w:val="20"/>
              </w:rPr>
              <w:t>IO</w:t>
            </w:r>
            <w:r w:rsidRPr="00905C56">
              <w:rPr>
                <w:rFonts w:ascii="Ando Bold" w:eastAsia="Calibri" w:hAnsi="Ando Bold" w:cstheme="minorHAnsi"/>
                <w:bCs/>
                <w:color w:val="FFFFFF" w:themeColor="background1"/>
                <w:sz w:val="40"/>
                <w:szCs w:val="20"/>
              </w:rPr>
              <w:t>NN</w:t>
            </w:r>
            <w:r w:rsidRPr="00905C56">
              <w:rPr>
                <w:rFonts w:ascii="Ando Bold" w:eastAsia="Calibri" w:hAnsi="Ando Bold" w:cstheme="minorHAnsi"/>
                <w:bCs/>
                <w:color w:val="FFFFFF" w:themeColor="background1"/>
                <w:spacing w:val="1"/>
                <w:sz w:val="40"/>
                <w:szCs w:val="20"/>
              </w:rPr>
              <w:t>E</w:t>
            </w:r>
            <w:r w:rsidRPr="00905C56">
              <w:rPr>
                <w:rFonts w:ascii="Ando Bold" w:eastAsia="Calibri" w:hAnsi="Ando Bold" w:cstheme="minorHAnsi"/>
                <w:bCs/>
                <w:color w:val="FFFFFF" w:themeColor="background1"/>
                <w:sz w:val="40"/>
                <w:szCs w:val="20"/>
              </w:rPr>
              <w:t>L</w:t>
            </w:r>
            <w:r w:rsidRPr="00905C56">
              <w:rPr>
                <w:rFonts w:ascii="Ando Bold" w:eastAsia="Calibri" w:hAnsi="Ando Bold" w:cstheme="minorHAnsi"/>
                <w:bCs/>
                <w:color w:val="FFFFFF" w:themeColor="background1"/>
                <w:spacing w:val="-9"/>
                <w:sz w:val="40"/>
                <w:szCs w:val="20"/>
              </w:rPr>
              <w:t xml:space="preserve"> </w:t>
            </w:r>
            <w:r w:rsidRPr="00905C56">
              <w:rPr>
                <w:rFonts w:ascii="Ando Bold" w:eastAsia="Calibri" w:hAnsi="Ando Bold" w:cstheme="minorHAnsi"/>
                <w:bCs/>
                <w:color w:val="FFFFFF" w:themeColor="background1"/>
                <w:sz w:val="40"/>
                <w:szCs w:val="20"/>
              </w:rPr>
              <w:t>ET</w:t>
            </w:r>
            <w:r w:rsidRPr="00905C56">
              <w:rPr>
                <w:rFonts w:ascii="Ando Bold" w:eastAsia="Calibri" w:hAnsi="Ando Bold" w:cstheme="minorHAnsi"/>
                <w:bCs/>
                <w:color w:val="FFFFFF" w:themeColor="background1"/>
                <w:spacing w:val="-2"/>
                <w:sz w:val="40"/>
                <w:szCs w:val="20"/>
              </w:rPr>
              <w:t xml:space="preserve"> STRATÉGIE DE RÉSEAU</w:t>
            </w:r>
          </w:p>
        </w:tc>
      </w:tr>
      <w:tr w:rsidR="00005323" w:rsidRPr="005D433E" w14:paraId="4330F13A" w14:textId="77777777" w:rsidTr="006236C0">
        <w:trPr>
          <w:gridAfter w:val="1"/>
          <w:wAfter w:w="8" w:type="dxa"/>
          <w:trHeight w:hRule="exact" w:val="418"/>
        </w:trPr>
        <w:tc>
          <w:tcPr>
            <w:tcW w:w="1951" w:type="dxa"/>
            <w:shd w:val="clear" w:color="auto" w:fill="282D46"/>
            <w:vAlign w:val="center"/>
          </w:tcPr>
          <w:p w14:paraId="209EC2E3" w14:textId="77777777" w:rsidR="00005323" w:rsidRPr="00F144C7" w:rsidRDefault="00005323" w:rsidP="006236C0">
            <w:pPr>
              <w:spacing w:after="0" w:line="240" w:lineRule="auto"/>
              <w:ind w:left="176" w:right="-20"/>
              <w:rPr>
                <w:rFonts w:ascii="Roboto Condensed" w:eastAsia="Calibri" w:hAnsi="Roboto Condensed" w:cs="Calibri"/>
                <w:b/>
                <w:color w:val="FFFFFF" w:themeColor="background1"/>
                <w:szCs w:val="20"/>
              </w:rPr>
            </w:pPr>
            <w:r w:rsidRPr="00F144C7">
              <w:rPr>
                <w:rFonts w:ascii="Roboto Condensed" w:eastAsia="Calibri" w:hAnsi="Roboto Condensed" w:cs="Calibri"/>
                <w:b/>
                <w:bCs/>
                <w:color w:val="FFFFFF" w:themeColor="background1"/>
                <w:spacing w:val="-1"/>
                <w:szCs w:val="20"/>
                <w:shd w:val="clear" w:color="auto" w:fill="282D46"/>
              </w:rPr>
              <w:t>S</w:t>
            </w:r>
            <w:r w:rsidRPr="00F144C7">
              <w:rPr>
                <w:rFonts w:ascii="Roboto Condensed" w:eastAsia="Calibri" w:hAnsi="Roboto Condensed" w:cs="Calibri"/>
                <w:b/>
                <w:bCs/>
                <w:color w:val="FFFFFF" w:themeColor="background1"/>
                <w:szCs w:val="20"/>
                <w:shd w:val="clear" w:color="auto" w:fill="282D46"/>
              </w:rPr>
              <w:t>E</w:t>
            </w:r>
            <w:r w:rsidRPr="00F144C7">
              <w:rPr>
                <w:rFonts w:ascii="Roboto Condensed" w:eastAsia="Calibri" w:hAnsi="Roboto Condensed" w:cs="Calibri"/>
                <w:b/>
                <w:bCs/>
                <w:color w:val="FFFFFF" w:themeColor="background1"/>
                <w:spacing w:val="-1"/>
                <w:szCs w:val="20"/>
                <w:shd w:val="clear" w:color="auto" w:fill="282D46"/>
              </w:rPr>
              <w:t>M</w:t>
            </w:r>
            <w:r w:rsidRPr="00F144C7">
              <w:rPr>
                <w:rFonts w:ascii="Roboto Condensed" w:eastAsia="Calibri" w:hAnsi="Roboto Condensed" w:cs="Calibri"/>
                <w:b/>
                <w:bCs/>
                <w:color w:val="FFFFFF" w:themeColor="background1"/>
                <w:szCs w:val="20"/>
                <w:shd w:val="clear" w:color="auto" w:fill="282D46"/>
              </w:rPr>
              <w:t>E</w:t>
            </w:r>
            <w:r w:rsidRPr="00F144C7">
              <w:rPr>
                <w:rFonts w:ascii="Roboto Condensed" w:eastAsia="Calibri" w:hAnsi="Roboto Condensed" w:cs="Calibri"/>
                <w:b/>
                <w:bCs/>
                <w:color w:val="FFFFFF" w:themeColor="background1"/>
                <w:spacing w:val="-1"/>
                <w:szCs w:val="20"/>
                <w:shd w:val="clear" w:color="auto" w:fill="282D46"/>
              </w:rPr>
              <w:t>S</w:t>
            </w:r>
            <w:r w:rsidRPr="00F144C7">
              <w:rPr>
                <w:rFonts w:ascii="Roboto Condensed" w:eastAsia="Calibri" w:hAnsi="Roboto Condensed" w:cs="Calibri"/>
                <w:b/>
                <w:bCs/>
                <w:color w:val="FFFFFF" w:themeColor="background1"/>
                <w:spacing w:val="1"/>
                <w:szCs w:val="20"/>
                <w:shd w:val="clear" w:color="auto" w:fill="282D46"/>
              </w:rPr>
              <w:t>T</w:t>
            </w:r>
            <w:r w:rsidRPr="00F144C7">
              <w:rPr>
                <w:rFonts w:ascii="Roboto Condensed" w:eastAsia="Calibri" w:hAnsi="Roboto Condensed" w:cs="Calibri"/>
                <w:b/>
                <w:bCs/>
                <w:color w:val="FFFFFF" w:themeColor="background1"/>
                <w:szCs w:val="20"/>
                <w:shd w:val="clear" w:color="auto" w:fill="282D46"/>
              </w:rPr>
              <w:t>RE</w:t>
            </w:r>
            <w:r w:rsidRPr="00F144C7">
              <w:rPr>
                <w:rFonts w:ascii="Roboto Condensed" w:eastAsia="Calibri" w:hAnsi="Roboto Condensed" w:cs="Calibri"/>
                <w:b/>
                <w:bCs/>
                <w:color w:val="FFFFFF" w:themeColor="background1"/>
                <w:spacing w:val="-1"/>
                <w:szCs w:val="20"/>
              </w:rPr>
              <w:t xml:space="preserve"> </w:t>
            </w:r>
            <w:r w:rsidRPr="00F144C7">
              <w:rPr>
                <w:rFonts w:ascii="Roboto Condensed" w:eastAsia="Calibri" w:hAnsi="Roboto Condensed" w:cs="Calibri"/>
                <w:b/>
                <w:bCs/>
                <w:color w:val="FFFFFF" w:themeColor="background1"/>
                <w:szCs w:val="20"/>
              </w:rPr>
              <w:t>9</w:t>
            </w:r>
          </w:p>
        </w:tc>
        <w:tc>
          <w:tcPr>
            <w:tcW w:w="5390" w:type="dxa"/>
            <w:gridSpan w:val="3"/>
            <w:shd w:val="clear" w:color="auto" w:fill="F1E5F7"/>
            <w:vAlign w:val="center"/>
          </w:tcPr>
          <w:p w14:paraId="05A73C22" w14:textId="77777777" w:rsidR="00005323" w:rsidRPr="005D433E" w:rsidRDefault="00005323" w:rsidP="006236C0">
            <w:pPr>
              <w:spacing w:after="0" w:line="240" w:lineRule="auto"/>
              <w:ind w:left="97" w:right="-20"/>
              <w:rPr>
                <w:rFonts w:ascii="Roboto Condensed" w:eastAsia="Calibri" w:hAnsi="Roboto Condensed" w:cs="Calibri"/>
                <w:szCs w:val="20"/>
              </w:rPr>
            </w:pPr>
            <w:r w:rsidRPr="005D433E">
              <w:rPr>
                <w:rFonts w:ascii="Roboto Condensed" w:eastAsia="Calibri" w:hAnsi="Roboto Condensed" w:cs="Calibri"/>
                <w:spacing w:val="1"/>
                <w:position w:val="1"/>
                <w:szCs w:val="20"/>
              </w:rPr>
              <w:t>Pô</w:t>
            </w:r>
            <w:r w:rsidRPr="005D433E">
              <w:rPr>
                <w:rFonts w:ascii="Roboto Condensed" w:eastAsia="Calibri" w:hAnsi="Roboto Condensed" w:cs="Calibri"/>
                <w:spacing w:val="-3"/>
                <w:position w:val="1"/>
                <w:szCs w:val="20"/>
              </w:rPr>
              <w:t>l</w:t>
            </w:r>
            <w:r w:rsidRPr="005D433E">
              <w:rPr>
                <w:rFonts w:ascii="Roboto Condensed" w:eastAsia="Calibri" w:hAnsi="Roboto Condensed" w:cs="Calibri"/>
                <w:position w:val="1"/>
                <w:szCs w:val="20"/>
              </w:rPr>
              <w:t>e</w:t>
            </w:r>
            <w:r w:rsidRPr="005D433E">
              <w:rPr>
                <w:rFonts w:ascii="Roboto Condensed" w:eastAsia="Calibri" w:hAnsi="Roboto Condensed" w:cs="Calibri"/>
                <w:spacing w:val="2"/>
                <w:position w:val="1"/>
                <w:szCs w:val="20"/>
              </w:rPr>
              <w:t xml:space="preserve"> </w:t>
            </w:r>
            <w:r w:rsidRPr="005D433E">
              <w:rPr>
                <w:rFonts w:ascii="Roboto Condensed" w:eastAsia="Calibri" w:hAnsi="Roboto Condensed" w:cs="Calibri"/>
                <w:position w:val="1"/>
                <w:szCs w:val="20"/>
              </w:rPr>
              <w:t>:</w:t>
            </w:r>
            <w:r w:rsidRPr="005D433E">
              <w:rPr>
                <w:rFonts w:ascii="Roboto Condensed" w:eastAsia="Calibri" w:hAnsi="Roboto Condensed" w:cs="Calibri"/>
                <w:spacing w:val="-1"/>
                <w:position w:val="1"/>
                <w:szCs w:val="20"/>
              </w:rPr>
              <w:t xml:space="preserve"> </w:t>
            </w:r>
            <w:r w:rsidRPr="005D433E">
              <w:rPr>
                <w:rFonts w:ascii="Roboto Condensed" w:eastAsia="Calibri" w:hAnsi="Roboto Condensed" w:cs="Calibri"/>
                <w:spacing w:val="1"/>
                <w:position w:val="1"/>
                <w:szCs w:val="20"/>
              </w:rPr>
              <w:t>M</w:t>
            </w:r>
            <w:r w:rsidRPr="005D433E">
              <w:rPr>
                <w:rFonts w:ascii="Roboto Condensed" w:eastAsia="Calibri" w:hAnsi="Roboto Condensed" w:cs="Calibri"/>
                <w:position w:val="1"/>
                <w:szCs w:val="20"/>
              </w:rPr>
              <w:t>a</w:t>
            </w:r>
            <w:r w:rsidRPr="005D433E">
              <w:rPr>
                <w:rFonts w:ascii="Roboto Condensed" w:eastAsia="Calibri" w:hAnsi="Roboto Condensed" w:cs="Calibri"/>
                <w:spacing w:val="-1"/>
                <w:position w:val="1"/>
                <w:szCs w:val="20"/>
              </w:rPr>
              <w:t>n</w:t>
            </w:r>
            <w:r w:rsidRPr="005D433E">
              <w:rPr>
                <w:rFonts w:ascii="Roboto Condensed" w:eastAsia="Calibri" w:hAnsi="Roboto Condensed" w:cs="Calibri"/>
                <w:position w:val="1"/>
                <w:szCs w:val="20"/>
              </w:rPr>
              <w:t>a</w:t>
            </w:r>
            <w:r w:rsidRPr="005D433E">
              <w:rPr>
                <w:rFonts w:ascii="Roboto Condensed" w:eastAsia="Calibri" w:hAnsi="Roboto Condensed" w:cs="Calibri"/>
                <w:spacing w:val="-3"/>
                <w:position w:val="1"/>
                <w:szCs w:val="20"/>
              </w:rPr>
              <w:t>g</w:t>
            </w:r>
            <w:r w:rsidRPr="005D433E">
              <w:rPr>
                <w:rFonts w:ascii="Roboto Condensed" w:eastAsia="Calibri" w:hAnsi="Roboto Condensed" w:cs="Calibri"/>
                <w:position w:val="1"/>
                <w:szCs w:val="20"/>
              </w:rPr>
              <w:t>e</w:t>
            </w:r>
            <w:r w:rsidRPr="005D433E">
              <w:rPr>
                <w:rFonts w:ascii="Roboto Condensed" w:eastAsia="Calibri" w:hAnsi="Roboto Condensed" w:cs="Calibri"/>
                <w:spacing w:val="-1"/>
                <w:position w:val="1"/>
                <w:szCs w:val="20"/>
              </w:rPr>
              <w:t>m</w:t>
            </w:r>
            <w:r w:rsidRPr="005D433E">
              <w:rPr>
                <w:rFonts w:ascii="Roboto Condensed" w:eastAsia="Calibri" w:hAnsi="Roboto Condensed" w:cs="Calibri"/>
                <w:position w:val="1"/>
                <w:szCs w:val="20"/>
              </w:rPr>
              <w:t>ent,</w:t>
            </w:r>
            <w:r w:rsidRPr="005D433E">
              <w:rPr>
                <w:rFonts w:ascii="Roboto Condensed" w:eastAsia="Calibri" w:hAnsi="Roboto Condensed" w:cs="Calibri"/>
                <w:spacing w:val="-1"/>
                <w:position w:val="1"/>
                <w:szCs w:val="20"/>
              </w:rPr>
              <w:t xml:space="preserve"> </w:t>
            </w:r>
            <w:r w:rsidRPr="005D433E">
              <w:rPr>
                <w:rFonts w:ascii="Roboto Condensed" w:eastAsia="Calibri" w:hAnsi="Roboto Condensed" w:cs="Calibri"/>
                <w:spacing w:val="1"/>
                <w:position w:val="1"/>
                <w:szCs w:val="20"/>
              </w:rPr>
              <w:t>P</w:t>
            </w:r>
            <w:r w:rsidRPr="005D433E">
              <w:rPr>
                <w:rFonts w:ascii="Roboto Condensed" w:eastAsia="Calibri" w:hAnsi="Roboto Condensed" w:cs="Calibri"/>
                <w:spacing w:val="-3"/>
                <w:position w:val="1"/>
                <w:szCs w:val="20"/>
              </w:rPr>
              <w:t>r</w:t>
            </w:r>
            <w:r w:rsidRPr="005D433E">
              <w:rPr>
                <w:rFonts w:ascii="Roboto Condensed" w:eastAsia="Calibri" w:hAnsi="Roboto Condensed" w:cs="Calibri"/>
                <w:spacing w:val="1"/>
                <w:position w:val="1"/>
                <w:szCs w:val="20"/>
              </w:rPr>
              <w:t>o</w:t>
            </w:r>
            <w:r w:rsidRPr="005D433E">
              <w:rPr>
                <w:rFonts w:ascii="Roboto Condensed" w:eastAsia="Calibri" w:hAnsi="Roboto Condensed" w:cs="Calibri"/>
                <w:position w:val="1"/>
                <w:szCs w:val="20"/>
              </w:rPr>
              <w:t>jet</w:t>
            </w:r>
            <w:r w:rsidRPr="005D433E">
              <w:rPr>
                <w:rFonts w:ascii="Roboto Condensed" w:eastAsia="Calibri" w:hAnsi="Roboto Condensed" w:cs="Calibri"/>
                <w:spacing w:val="-3"/>
                <w:position w:val="1"/>
                <w:szCs w:val="20"/>
              </w:rPr>
              <w:t xml:space="preserve"> </w:t>
            </w:r>
            <w:r w:rsidRPr="005D433E">
              <w:rPr>
                <w:rFonts w:ascii="Roboto Condensed" w:eastAsia="Calibri" w:hAnsi="Roboto Condensed" w:cs="Calibri"/>
                <w:spacing w:val="1"/>
                <w:position w:val="1"/>
                <w:szCs w:val="20"/>
              </w:rPr>
              <w:t>P</w:t>
            </w:r>
            <w:r w:rsidRPr="005D433E">
              <w:rPr>
                <w:rFonts w:ascii="Roboto Condensed" w:eastAsia="Calibri" w:hAnsi="Roboto Condensed" w:cs="Calibri"/>
                <w:position w:val="1"/>
                <w:szCs w:val="20"/>
              </w:rPr>
              <w:t>r</w:t>
            </w:r>
            <w:r w:rsidRPr="005D433E">
              <w:rPr>
                <w:rFonts w:ascii="Roboto Condensed" w:eastAsia="Calibri" w:hAnsi="Roboto Condensed" w:cs="Calibri"/>
                <w:spacing w:val="1"/>
                <w:position w:val="1"/>
                <w:szCs w:val="20"/>
              </w:rPr>
              <w:t>o</w:t>
            </w:r>
            <w:r w:rsidRPr="005D433E">
              <w:rPr>
                <w:rFonts w:ascii="Roboto Condensed" w:eastAsia="Calibri" w:hAnsi="Roboto Condensed" w:cs="Calibri"/>
                <w:spacing w:val="-3"/>
                <w:position w:val="1"/>
                <w:szCs w:val="20"/>
              </w:rPr>
              <w:t>f</w:t>
            </w:r>
            <w:r w:rsidRPr="005D433E">
              <w:rPr>
                <w:rFonts w:ascii="Roboto Condensed" w:eastAsia="Calibri" w:hAnsi="Roboto Condensed" w:cs="Calibri"/>
                <w:position w:val="1"/>
                <w:szCs w:val="20"/>
              </w:rPr>
              <w:t>ess</w:t>
            </w:r>
            <w:r w:rsidRPr="005D433E">
              <w:rPr>
                <w:rFonts w:ascii="Roboto Condensed" w:eastAsia="Calibri" w:hAnsi="Roboto Condensed" w:cs="Calibri"/>
                <w:spacing w:val="-2"/>
                <w:position w:val="1"/>
                <w:szCs w:val="20"/>
              </w:rPr>
              <w:t>i</w:t>
            </w:r>
            <w:r w:rsidRPr="005D433E">
              <w:rPr>
                <w:rFonts w:ascii="Roboto Condensed" w:eastAsia="Calibri" w:hAnsi="Roboto Condensed" w:cs="Calibri"/>
                <w:spacing w:val="1"/>
                <w:position w:val="1"/>
                <w:szCs w:val="20"/>
              </w:rPr>
              <w:t>o</w:t>
            </w:r>
            <w:r w:rsidRPr="005D433E">
              <w:rPr>
                <w:rFonts w:ascii="Roboto Condensed" w:eastAsia="Calibri" w:hAnsi="Roboto Condensed" w:cs="Calibri"/>
                <w:spacing w:val="-1"/>
                <w:position w:val="1"/>
                <w:szCs w:val="20"/>
              </w:rPr>
              <w:t>nn</w:t>
            </w:r>
            <w:r w:rsidRPr="005D433E">
              <w:rPr>
                <w:rFonts w:ascii="Roboto Condensed" w:eastAsia="Calibri" w:hAnsi="Roboto Condensed" w:cs="Calibri"/>
                <w:position w:val="1"/>
                <w:szCs w:val="20"/>
              </w:rPr>
              <w:t xml:space="preserve">el </w:t>
            </w:r>
            <w:r w:rsidRPr="005D433E">
              <w:rPr>
                <w:rFonts w:ascii="Roboto Condensed" w:eastAsia="Calibri" w:hAnsi="Roboto Condensed" w:cs="Calibri"/>
                <w:spacing w:val="-1"/>
                <w:position w:val="1"/>
                <w:szCs w:val="20"/>
              </w:rPr>
              <w:t>e</w:t>
            </w:r>
            <w:r w:rsidRPr="005D433E">
              <w:rPr>
                <w:rFonts w:ascii="Roboto Condensed" w:eastAsia="Calibri" w:hAnsi="Roboto Condensed" w:cs="Calibri"/>
                <w:position w:val="1"/>
                <w:szCs w:val="20"/>
              </w:rPr>
              <w:t>t</w:t>
            </w:r>
            <w:r w:rsidRPr="005D433E">
              <w:rPr>
                <w:rFonts w:ascii="Roboto Condensed" w:eastAsia="Calibri" w:hAnsi="Roboto Condensed" w:cs="Calibri"/>
                <w:spacing w:val="1"/>
                <w:position w:val="1"/>
                <w:szCs w:val="20"/>
              </w:rPr>
              <w:t xml:space="preserve"> </w:t>
            </w:r>
            <w:r w:rsidRPr="005D433E">
              <w:rPr>
                <w:rFonts w:ascii="Roboto Condensed" w:eastAsia="Calibri" w:hAnsi="Roboto Condensed" w:cs="Calibri"/>
                <w:spacing w:val="-1"/>
                <w:position w:val="1"/>
                <w:szCs w:val="20"/>
              </w:rPr>
              <w:t>p</w:t>
            </w:r>
            <w:r w:rsidRPr="005D433E">
              <w:rPr>
                <w:rFonts w:ascii="Roboto Condensed" w:eastAsia="Calibri" w:hAnsi="Roboto Condensed" w:cs="Calibri"/>
                <w:position w:val="1"/>
                <w:szCs w:val="20"/>
              </w:rPr>
              <w:t>er</w:t>
            </w:r>
            <w:r w:rsidRPr="005D433E">
              <w:rPr>
                <w:rFonts w:ascii="Roboto Condensed" w:eastAsia="Calibri" w:hAnsi="Roboto Condensed" w:cs="Calibri"/>
                <w:spacing w:val="-2"/>
                <w:position w:val="1"/>
                <w:szCs w:val="20"/>
              </w:rPr>
              <w:t>s</w:t>
            </w:r>
            <w:r w:rsidRPr="005D433E">
              <w:rPr>
                <w:rFonts w:ascii="Roboto Condensed" w:eastAsia="Calibri" w:hAnsi="Roboto Condensed" w:cs="Calibri"/>
                <w:spacing w:val="1"/>
                <w:position w:val="1"/>
                <w:szCs w:val="20"/>
              </w:rPr>
              <w:t>o</w:t>
            </w:r>
            <w:r w:rsidRPr="005D433E">
              <w:rPr>
                <w:rFonts w:ascii="Roboto Condensed" w:eastAsia="Calibri" w:hAnsi="Roboto Condensed" w:cs="Calibri"/>
                <w:spacing w:val="-1"/>
                <w:position w:val="1"/>
                <w:szCs w:val="20"/>
              </w:rPr>
              <w:t>nn</w:t>
            </w:r>
            <w:r w:rsidRPr="005D433E">
              <w:rPr>
                <w:rFonts w:ascii="Roboto Condensed" w:eastAsia="Calibri" w:hAnsi="Roboto Condensed" w:cs="Calibri"/>
                <w:position w:val="1"/>
                <w:szCs w:val="20"/>
              </w:rPr>
              <w:t>el</w:t>
            </w:r>
          </w:p>
        </w:tc>
        <w:tc>
          <w:tcPr>
            <w:tcW w:w="2547" w:type="dxa"/>
            <w:shd w:val="clear" w:color="auto" w:fill="F1E5F7"/>
            <w:vAlign w:val="center"/>
          </w:tcPr>
          <w:p w14:paraId="7BBAAAA2" w14:textId="4B3FD294" w:rsidR="00005323" w:rsidRPr="005D433E" w:rsidRDefault="00005323" w:rsidP="006236C0">
            <w:pPr>
              <w:spacing w:after="0" w:line="240" w:lineRule="auto"/>
              <w:ind w:left="95" w:right="-20"/>
              <w:rPr>
                <w:rFonts w:ascii="Roboto Condensed" w:eastAsia="Calibri" w:hAnsi="Roboto Condensed" w:cs="Calibri"/>
                <w:szCs w:val="20"/>
              </w:rPr>
            </w:pPr>
            <w:r w:rsidRPr="005D433E">
              <w:rPr>
                <w:rFonts w:ascii="Roboto Condensed" w:eastAsia="Calibri" w:hAnsi="Roboto Condensed" w:cs="Calibri"/>
                <w:i/>
                <w:color w:val="A6A6A6"/>
                <w:spacing w:val="1"/>
                <w:szCs w:val="20"/>
              </w:rPr>
              <w:t>M</w:t>
            </w:r>
            <w:r w:rsidRPr="005D433E">
              <w:rPr>
                <w:rFonts w:ascii="Roboto Condensed" w:eastAsia="Calibri" w:hAnsi="Roboto Condensed" w:cs="Calibri"/>
                <w:i/>
                <w:color w:val="A6A6A6"/>
                <w:szCs w:val="20"/>
              </w:rPr>
              <w:t>AJ</w:t>
            </w:r>
            <w:r w:rsidRPr="005D433E">
              <w:rPr>
                <w:rFonts w:ascii="Roboto Condensed" w:eastAsia="Calibri" w:hAnsi="Roboto Condensed" w:cs="Calibri"/>
                <w:i/>
                <w:color w:val="A6A6A6"/>
                <w:spacing w:val="-1"/>
                <w:szCs w:val="20"/>
              </w:rPr>
              <w:t xml:space="preserve"> </w:t>
            </w:r>
            <w:r w:rsidRPr="005D433E">
              <w:rPr>
                <w:rFonts w:ascii="Roboto Condensed" w:eastAsia="Calibri" w:hAnsi="Roboto Condensed" w:cs="Calibri"/>
                <w:i/>
                <w:color w:val="A6A6A6"/>
                <w:szCs w:val="20"/>
              </w:rPr>
              <w:t>:</w:t>
            </w:r>
            <w:r w:rsidRPr="005D433E">
              <w:rPr>
                <w:rFonts w:ascii="Roboto Condensed" w:eastAsia="Calibri" w:hAnsi="Roboto Condensed" w:cs="Calibri"/>
                <w:i/>
                <w:color w:val="A6A6A6"/>
                <w:spacing w:val="-1"/>
                <w:szCs w:val="20"/>
              </w:rPr>
              <w:t xml:space="preserve"> </w:t>
            </w:r>
            <w:r>
              <w:rPr>
                <w:rFonts w:ascii="Roboto Condensed" w:eastAsia="Calibri" w:hAnsi="Roboto Condensed" w:cs="Calibri"/>
                <w:i/>
                <w:color w:val="A6A6A6"/>
                <w:spacing w:val="1"/>
                <w:szCs w:val="20"/>
              </w:rPr>
              <w:t>07/2024</w:t>
            </w:r>
          </w:p>
        </w:tc>
      </w:tr>
      <w:tr w:rsidR="00005323" w:rsidRPr="005D433E" w14:paraId="76421DFD" w14:textId="77777777" w:rsidTr="006236C0">
        <w:trPr>
          <w:gridAfter w:val="1"/>
          <w:wAfter w:w="8" w:type="dxa"/>
          <w:trHeight w:hRule="exact" w:val="679"/>
        </w:trPr>
        <w:tc>
          <w:tcPr>
            <w:tcW w:w="4220" w:type="dxa"/>
            <w:gridSpan w:val="3"/>
            <w:shd w:val="clear" w:color="auto" w:fill="F1E5F7"/>
            <w:vAlign w:val="center"/>
          </w:tcPr>
          <w:p w14:paraId="47A318F5" w14:textId="147947FF" w:rsidR="00005323" w:rsidRPr="008E1048" w:rsidRDefault="00005323" w:rsidP="006236C0">
            <w:pPr>
              <w:spacing w:after="0" w:line="240" w:lineRule="auto"/>
              <w:ind w:left="97" w:right="-20"/>
              <w:rPr>
                <w:rFonts w:ascii="Roboto Condensed" w:eastAsia="Calibri" w:hAnsi="Roboto Condensed" w:cs="Calibri"/>
                <w:b/>
                <w:szCs w:val="20"/>
              </w:rPr>
            </w:pPr>
            <w:r w:rsidRPr="008E1048">
              <w:rPr>
                <w:rFonts w:ascii="Roboto Condensed" w:eastAsia="Calibri" w:hAnsi="Roboto Condensed" w:cs="Calibri"/>
                <w:b/>
                <w:spacing w:val="-1"/>
                <w:position w:val="1"/>
                <w:szCs w:val="20"/>
              </w:rPr>
              <w:t>H</w:t>
            </w:r>
            <w:r w:rsidRPr="008E1048">
              <w:rPr>
                <w:rFonts w:ascii="Roboto Condensed" w:eastAsia="Calibri" w:hAnsi="Roboto Condensed" w:cs="Calibri"/>
                <w:b/>
                <w:spacing w:val="1"/>
                <w:position w:val="1"/>
                <w:szCs w:val="20"/>
              </w:rPr>
              <w:t>o</w:t>
            </w:r>
            <w:r w:rsidRPr="008E1048">
              <w:rPr>
                <w:rFonts w:ascii="Roboto Condensed" w:eastAsia="Calibri" w:hAnsi="Roboto Condensed" w:cs="Calibri"/>
                <w:b/>
                <w:position w:val="1"/>
                <w:szCs w:val="20"/>
              </w:rPr>
              <w:t>ra</w:t>
            </w:r>
            <w:r w:rsidRPr="008E1048">
              <w:rPr>
                <w:rFonts w:ascii="Roboto Condensed" w:eastAsia="Calibri" w:hAnsi="Roboto Condensed" w:cs="Calibri"/>
                <w:b/>
                <w:spacing w:val="-1"/>
                <w:position w:val="1"/>
                <w:szCs w:val="20"/>
              </w:rPr>
              <w:t>i</w:t>
            </w:r>
            <w:r w:rsidRPr="008E1048">
              <w:rPr>
                <w:rFonts w:ascii="Roboto Condensed" w:eastAsia="Calibri" w:hAnsi="Roboto Condensed" w:cs="Calibri"/>
                <w:b/>
                <w:position w:val="1"/>
                <w:szCs w:val="20"/>
              </w:rPr>
              <w:t>re</w:t>
            </w:r>
            <w:r w:rsidRPr="008E1048">
              <w:rPr>
                <w:rFonts w:ascii="Roboto Condensed" w:eastAsia="Calibri" w:hAnsi="Roboto Condensed" w:cs="Calibri"/>
                <w:b/>
                <w:spacing w:val="1"/>
                <w:position w:val="1"/>
                <w:szCs w:val="20"/>
              </w:rPr>
              <w:t xml:space="preserve"> </w:t>
            </w:r>
            <w:r w:rsidRPr="008E1048">
              <w:rPr>
                <w:rFonts w:ascii="Roboto Condensed" w:eastAsia="Calibri" w:hAnsi="Roboto Condensed" w:cs="Calibri"/>
                <w:b/>
                <w:spacing w:val="-1"/>
                <w:position w:val="1"/>
                <w:szCs w:val="20"/>
              </w:rPr>
              <w:t>p</w:t>
            </w:r>
            <w:r w:rsidRPr="008E1048">
              <w:rPr>
                <w:rFonts w:ascii="Roboto Condensed" w:eastAsia="Calibri" w:hAnsi="Roboto Condensed" w:cs="Calibri"/>
                <w:b/>
                <w:spacing w:val="-3"/>
                <w:position w:val="1"/>
                <w:szCs w:val="20"/>
              </w:rPr>
              <w:t>r</w:t>
            </w:r>
            <w:r w:rsidRPr="008E1048">
              <w:rPr>
                <w:rFonts w:ascii="Roboto Condensed" w:eastAsia="Calibri" w:hAnsi="Roboto Condensed" w:cs="Calibri"/>
                <w:b/>
                <w:position w:val="1"/>
                <w:szCs w:val="20"/>
              </w:rPr>
              <w:t>és</w:t>
            </w:r>
            <w:r w:rsidRPr="008E1048">
              <w:rPr>
                <w:rFonts w:ascii="Roboto Condensed" w:eastAsia="Calibri" w:hAnsi="Roboto Condensed" w:cs="Calibri"/>
                <w:b/>
                <w:spacing w:val="1"/>
                <w:position w:val="1"/>
                <w:szCs w:val="20"/>
              </w:rPr>
              <w:t>e</w:t>
            </w:r>
            <w:r w:rsidRPr="008E1048">
              <w:rPr>
                <w:rFonts w:ascii="Roboto Condensed" w:eastAsia="Calibri" w:hAnsi="Roboto Condensed" w:cs="Calibri"/>
                <w:b/>
                <w:spacing w:val="-1"/>
                <w:position w:val="1"/>
                <w:szCs w:val="20"/>
              </w:rPr>
              <w:t>n</w:t>
            </w:r>
            <w:r w:rsidRPr="008E1048">
              <w:rPr>
                <w:rFonts w:ascii="Roboto Condensed" w:eastAsia="Calibri" w:hAnsi="Roboto Condensed" w:cs="Calibri"/>
                <w:b/>
                <w:position w:val="1"/>
                <w:szCs w:val="20"/>
              </w:rPr>
              <w:t>t</w:t>
            </w:r>
            <w:r w:rsidRPr="008E1048">
              <w:rPr>
                <w:rFonts w:ascii="Roboto Condensed" w:eastAsia="Calibri" w:hAnsi="Roboto Condensed" w:cs="Calibri"/>
                <w:b/>
                <w:spacing w:val="-2"/>
                <w:position w:val="1"/>
                <w:szCs w:val="20"/>
              </w:rPr>
              <w:t>i</w:t>
            </w:r>
            <w:r w:rsidRPr="008E1048">
              <w:rPr>
                <w:rFonts w:ascii="Roboto Condensed" w:eastAsia="Calibri" w:hAnsi="Roboto Condensed" w:cs="Calibri"/>
                <w:b/>
                <w:position w:val="1"/>
                <w:szCs w:val="20"/>
              </w:rPr>
              <w:t>el</w:t>
            </w:r>
            <w:r w:rsidRPr="008E1048">
              <w:rPr>
                <w:rFonts w:ascii="Roboto Condensed" w:eastAsia="Calibri" w:hAnsi="Roboto Condensed" w:cs="Calibri"/>
                <w:b/>
                <w:spacing w:val="1"/>
                <w:position w:val="1"/>
                <w:szCs w:val="20"/>
              </w:rPr>
              <w:t xml:space="preserve"> </w:t>
            </w:r>
            <w:r w:rsidRPr="008E1048">
              <w:rPr>
                <w:rFonts w:ascii="Roboto Condensed" w:eastAsia="Calibri" w:hAnsi="Roboto Condensed" w:cs="Calibri"/>
                <w:b/>
                <w:position w:val="1"/>
                <w:szCs w:val="20"/>
              </w:rPr>
              <w:t>:</w:t>
            </w:r>
            <w:r w:rsidRPr="008E1048">
              <w:rPr>
                <w:rFonts w:ascii="Roboto Condensed" w:eastAsia="Calibri" w:hAnsi="Roboto Condensed" w:cs="Calibri"/>
                <w:b/>
                <w:spacing w:val="-1"/>
                <w:position w:val="1"/>
                <w:szCs w:val="20"/>
              </w:rPr>
              <w:t xml:space="preserve"> </w:t>
            </w:r>
            <w:r w:rsidRPr="008E1048">
              <w:rPr>
                <w:rFonts w:ascii="Roboto Condensed" w:eastAsia="Calibri" w:hAnsi="Roboto Condensed" w:cs="Calibri"/>
                <w:b/>
                <w:spacing w:val="-2"/>
                <w:position w:val="1"/>
                <w:szCs w:val="20"/>
              </w:rPr>
              <w:t>12h TP</w:t>
            </w:r>
          </w:p>
        </w:tc>
        <w:tc>
          <w:tcPr>
            <w:tcW w:w="3121" w:type="dxa"/>
            <w:shd w:val="clear" w:color="auto" w:fill="F1E5F7"/>
            <w:vAlign w:val="center"/>
          </w:tcPr>
          <w:p w14:paraId="57015581" w14:textId="77777777" w:rsidR="00005323" w:rsidRPr="005D433E" w:rsidRDefault="00005323" w:rsidP="006236C0">
            <w:pPr>
              <w:spacing w:after="0" w:line="240" w:lineRule="auto"/>
              <w:ind w:left="97" w:right="-20"/>
              <w:rPr>
                <w:rFonts w:ascii="Roboto Condensed" w:eastAsia="Calibri" w:hAnsi="Roboto Condensed" w:cs="Calibri"/>
                <w:szCs w:val="20"/>
              </w:rPr>
            </w:pPr>
            <w:r w:rsidRPr="009A21F1">
              <w:rPr>
                <w:rFonts w:ascii="Roboto Condensed" w:eastAsia="Calibri" w:hAnsi="Roboto Condensed" w:cs="Calibri"/>
                <w:position w:val="1"/>
                <w:szCs w:val="20"/>
              </w:rPr>
              <w:t>Travail personnel : 2 à 4 h suivant les années (contacts étudiants)</w:t>
            </w:r>
          </w:p>
        </w:tc>
        <w:tc>
          <w:tcPr>
            <w:tcW w:w="2547" w:type="dxa"/>
            <w:shd w:val="clear" w:color="auto" w:fill="F1E5F7"/>
            <w:vAlign w:val="center"/>
          </w:tcPr>
          <w:p w14:paraId="693A2248" w14:textId="77777777" w:rsidR="00005323" w:rsidRPr="005D433E" w:rsidRDefault="00005323" w:rsidP="006236C0">
            <w:pPr>
              <w:spacing w:after="0" w:line="240" w:lineRule="auto"/>
              <w:ind w:left="61"/>
              <w:rPr>
                <w:rFonts w:ascii="Roboto Condensed" w:hAnsi="Roboto Condensed"/>
                <w:szCs w:val="20"/>
              </w:rPr>
            </w:pPr>
            <w:r w:rsidRPr="005D433E">
              <w:rPr>
                <w:rFonts w:ascii="Roboto Condensed" w:eastAsia="Calibri" w:hAnsi="Roboto Condensed" w:cs="Calibri"/>
                <w:position w:val="1"/>
                <w:szCs w:val="20"/>
              </w:rPr>
              <w:t>ECTS</w:t>
            </w:r>
            <w:r w:rsidRPr="005D433E">
              <w:rPr>
                <w:rFonts w:ascii="Roboto Condensed" w:eastAsia="Calibri" w:hAnsi="Roboto Condensed" w:cs="Calibri"/>
                <w:spacing w:val="1"/>
                <w:position w:val="1"/>
                <w:szCs w:val="20"/>
              </w:rPr>
              <w:t xml:space="preserve"> </w:t>
            </w:r>
            <w:r w:rsidRPr="005D433E">
              <w:rPr>
                <w:rFonts w:ascii="Roboto Condensed" w:eastAsia="Calibri" w:hAnsi="Roboto Condensed" w:cs="Calibri"/>
                <w:position w:val="1"/>
                <w:szCs w:val="20"/>
              </w:rPr>
              <w:t>:</w:t>
            </w:r>
            <w:r w:rsidRPr="005D433E">
              <w:rPr>
                <w:rFonts w:ascii="Roboto Condensed" w:eastAsia="Calibri" w:hAnsi="Roboto Condensed" w:cs="Calibri"/>
                <w:spacing w:val="-1"/>
                <w:position w:val="1"/>
                <w:szCs w:val="20"/>
              </w:rPr>
              <w:t xml:space="preserve"> </w:t>
            </w:r>
            <w:r w:rsidRPr="005D433E">
              <w:rPr>
                <w:rFonts w:ascii="Roboto Condensed" w:eastAsia="Calibri" w:hAnsi="Roboto Condensed" w:cs="Calibri"/>
                <w:position w:val="1"/>
                <w:szCs w:val="20"/>
              </w:rPr>
              <w:t>1</w:t>
            </w:r>
          </w:p>
        </w:tc>
      </w:tr>
      <w:tr w:rsidR="00005323" w:rsidRPr="005D433E" w14:paraId="01601009" w14:textId="77777777" w:rsidTr="006236C0">
        <w:trPr>
          <w:gridAfter w:val="1"/>
          <w:wAfter w:w="8" w:type="dxa"/>
          <w:trHeight w:hRule="exact" w:val="454"/>
        </w:trPr>
        <w:tc>
          <w:tcPr>
            <w:tcW w:w="4220" w:type="dxa"/>
            <w:gridSpan w:val="3"/>
            <w:shd w:val="clear" w:color="auto" w:fill="282D46"/>
            <w:vAlign w:val="center"/>
          </w:tcPr>
          <w:p w14:paraId="61855A16" w14:textId="77777777" w:rsidR="00005323" w:rsidRPr="00F144C7" w:rsidRDefault="00005323" w:rsidP="006236C0">
            <w:pPr>
              <w:spacing w:after="0" w:line="240" w:lineRule="auto"/>
              <w:ind w:left="176"/>
              <w:rPr>
                <w:rFonts w:ascii="Roboto Condensed" w:hAnsi="Roboto Condensed"/>
                <w:b/>
                <w:color w:val="FFFFFF" w:themeColor="background1"/>
                <w:szCs w:val="20"/>
              </w:rPr>
            </w:pPr>
            <w:r w:rsidRPr="00F144C7">
              <w:rPr>
                <w:rFonts w:ascii="Roboto Condensed" w:eastAsia="Calibri" w:hAnsi="Roboto Condensed" w:cs="Calibri"/>
                <w:b/>
                <w:bCs/>
                <w:color w:val="FFFFFF" w:themeColor="background1"/>
                <w:szCs w:val="28"/>
              </w:rPr>
              <w:t>Resp</w:t>
            </w:r>
            <w:r w:rsidRPr="00F144C7">
              <w:rPr>
                <w:rFonts w:ascii="Roboto Condensed" w:eastAsia="Calibri" w:hAnsi="Roboto Condensed" w:cs="Calibri"/>
                <w:b/>
                <w:bCs/>
                <w:color w:val="FFFFFF" w:themeColor="background1"/>
                <w:spacing w:val="-1"/>
                <w:szCs w:val="28"/>
              </w:rPr>
              <w:t>on</w:t>
            </w:r>
            <w:r w:rsidRPr="00F144C7">
              <w:rPr>
                <w:rFonts w:ascii="Roboto Condensed" w:eastAsia="Calibri" w:hAnsi="Roboto Condensed" w:cs="Calibri"/>
                <w:b/>
                <w:bCs/>
                <w:color w:val="FFFFFF" w:themeColor="background1"/>
                <w:szCs w:val="28"/>
              </w:rPr>
              <w:t>s</w:t>
            </w:r>
            <w:r w:rsidRPr="00F144C7">
              <w:rPr>
                <w:rFonts w:ascii="Roboto Condensed" w:eastAsia="Calibri" w:hAnsi="Roboto Condensed" w:cs="Calibri"/>
                <w:b/>
                <w:bCs/>
                <w:color w:val="FFFFFF" w:themeColor="background1"/>
                <w:spacing w:val="-1"/>
                <w:szCs w:val="28"/>
              </w:rPr>
              <w:t>ab</w:t>
            </w:r>
            <w:r w:rsidRPr="00F144C7">
              <w:rPr>
                <w:rFonts w:ascii="Roboto Condensed" w:eastAsia="Calibri" w:hAnsi="Roboto Condensed" w:cs="Calibri"/>
                <w:b/>
                <w:bCs/>
                <w:color w:val="FFFFFF" w:themeColor="background1"/>
                <w:spacing w:val="1"/>
                <w:szCs w:val="28"/>
              </w:rPr>
              <w:t>l</w:t>
            </w:r>
            <w:r w:rsidRPr="00F144C7">
              <w:rPr>
                <w:rFonts w:ascii="Roboto Condensed" w:eastAsia="Calibri" w:hAnsi="Roboto Condensed" w:cs="Calibri"/>
                <w:b/>
                <w:bCs/>
                <w:color w:val="FFFFFF" w:themeColor="background1"/>
                <w:szCs w:val="28"/>
              </w:rPr>
              <w:t xml:space="preserve">e : </w:t>
            </w:r>
            <w:r>
              <w:rPr>
                <w:rFonts w:ascii="Roboto Condensed" w:eastAsia="Calibri" w:hAnsi="Roboto Condensed" w:cs="Calibri"/>
                <w:b/>
                <w:bCs/>
                <w:color w:val="FFFFFF" w:themeColor="background1"/>
                <w:szCs w:val="28"/>
              </w:rPr>
              <w:t xml:space="preserve">R. </w:t>
            </w:r>
            <w:proofErr w:type="spellStart"/>
            <w:r>
              <w:rPr>
                <w:rFonts w:ascii="Roboto Condensed" w:eastAsia="Calibri" w:hAnsi="Roboto Condensed" w:cs="Calibri"/>
                <w:b/>
                <w:bCs/>
                <w:color w:val="FFFFFF" w:themeColor="background1"/>
                <w:szCs w:val="28"/>
              </w:rPr>
              <w:t>Bary</w:t>
            </w:r>
            <w:proofErr w:type="spellEnd"/>
          </w:p>
        </w:tc>
        <w:tc>
          <w:tcPr>
            <w:tcW w:w="5668" w:type="dxa"/>
            <w:gridSpan w:val="2"/>
            <w:shd w:val="clear" w:color="auto" w:fill="F1E5F7"/>
            <w:vAlign w:val="center"/>
          </w:tcPr>
          <w:p w14:paraId="53DDDC7A" w14:textId="0BCBCF31" w:rsidR="00005323" w:rsidRPr="008E1048" w:rsidRDefault="00005323" w:rsidP="006236C0">
            <w:pPr>
              <w:spacing w:after="0" w:line="240" w:lineRule="auto"/>
              <w:ind w:left="63"/>
              <w:rPr>
                <w:rFonts w:ascii="Roboto Condensed" w:hAnsi="Roboto Condensed"/>
                <w:b/>
                <w:szCs w:val="20"/>
              </w:rPr>
            </w:pPr>
            <w:r w:rsidRPr="008E1048">
              <w:rPr>
                <w:rFonts w:ascii="Roboto Condensed" w:eastAsia="Calibri" w:hAnsi="Roboto Condensed" w:cs="Calibri"/>
                <w:b/>
                <w:szCs w:val="20"/>
              </w:rPr>
              <w:t xml:space="preserve">Intervenants : Estelle </w:t>
            </w:r>
            <w:proofErr w:type="spellStart"/>
            <w:r w:rsidRPr="008E1048">
              <w:rPr>
                <w:rFonts w:ascii="Roboto Condensed" w:eastAsia="Calibri" w:hAnsi="Roboto Condensed" w:cs="Calibri"/>
                <w:b/>
                <w:szCs w:val="20"/>
              </w:rPr>
              <w:t>S</w:t>
            </w:r>
            <w:r>
              <w:rPr>
                <w:rFonts w:ascii="Roboto Condensed" w:eastAsia="Calibri" w:hAnsi="Roboto Condensed" w:cs="Calibri"/>
                <w:b/>
                <w:szCs w:val="20"/>
              </w:rPr>
              <w:t>binne</w:t>
            </w:r>
            <w:proofErr w:type="spellEnd"/>
            <w:r w:rsidRPr="008E1048">
              <w:rPr>
                <w:rFonts w:ascii="Roboto Condensed" w:eastAsia="Calibri" w:hAnsi="Roboto Condensed" w:cs="Calibri"/>
                <w:b/>
                <w:szCs w:val="20"/>
              </w:rPr>
              <w:t xml:space="preserve"> (</w:t>
            </w:r>
            <w:proofErr w:type="spellStart"/>
            <w:r w:rsidRPr="008E1048">
              <w:rPr>
                <w:rFonts w:ascii="Roboto Condensed" w:eastAsia="Calibri" w:hAnsi="Roboto Condensed" w:cs="Calibri"/>
                <w:b/>
                <w:szCs w:val="20"/>
              </w:rPr>
              <w:t>ext</w:t>
            </w:r>
            <w:proofErr w:type="spellEnd"/>
            <w:r w:rsidRPr="008E1048">
              <w:rPr>
                <w:rFonts w:ascii="Roboto Condensed" w:eastAsia="Calibri" w:hAnsi="Roboto Condensed" w:cs="Calibri"/>
                <w:b/>
                <w:szCs w:val="20"/>
              </w:rPr>
              <w:t xml:space="preserve">) </w:t>
            </w:r>
          </w:p>
        </w:tc>
      </w:tr>
      <w:tr w:rsidR="00005323" w:rsidRPr="0076060A" w14:paraId="6E196093" w14:textId="77777777" w:rsidTr="006236C0">
        <w:trPr>
          <w:trHeight w:hRule="exact" w:val="1980"/>
        </w:trPr>
        <w:tc>
          <w:tcPr>
            <w:tcW w:w="2870" w:type="dxa"/>
            <w:gridSpan w:val="2"/>
            <w:shd w:val="clear" w:color="auto" w:fill="282D46"/>
            <w:vAlign w:val="center"/>
          </w:tcPr>
          <w:p w14:paraId="5D53E955" w14:textId="77777777" w:rsidR="00005323" w:rsidRPr="009A21F1" w:rsidRDefault="00005323" w:rsidP="006236C0">
            <w:pPr>
              <w:spacing w:after="0" w:line="240" w:lineRule="auto"/>
              <w:ind w:left="97" w:right="-20"/>
              <w:rPr>
                <w:rFonts w:ascii="Roboto Condensed" w:eastAsia="Calibri" w:hAnsi="Roboto Condensed" w:cstheme="minorHAnsi"/>
                <w:b/>
                <w:color w:val="FFFFFF" w:themeColor="background1"/>
                <w:szCs w:val="20"/>
              </w:rPr>
            </w:pPr>
            <w:r w:rsidRPr="009A21F1">
              <w:rPr>
                <w:rFonts w:ascii="Roboto Condensed" w:eastAsia="Calibri" w:hAnsi="Roboto Condensed" w:cstheme="minorHAnsi"/>
                <w:b/>
                <w:bCs/>
                <w:color w:val="FFFFFF" w:themeColor="background1"/>
                <w:position w:val="1"/>
                <w:szCs w:val="20"/>
              </w:rPr>
              <w:t>A</w:t>
            </w:r>
            <w:r w:rsidRPr="009A21F1">
              <w:rPr>
                <w:rFonts w:ascii="Roboto Condensed" w:eastAsia="Calibri" w:hAnsi="Roboto Condensed" w:cstheme="minorHAnsi"/>
                <w:b/>
                <w:bCs/>
                <w:color w:val="FFFFFF" w:themeColor="background1"/>
                <w:spacing w:val="2"/>
                <w:position w:val="1"/>
                <w:szCs w:val="20"/>
              </w:rPr>
              <w:t>c</w:t>
            </w:r>
            <w:r w:rsidRPr="009A21F1">
              <w:rPr>
                <w:rFonts w:ascii="Roboto Condensed" w:eastAsia="Calibri" w:hAnsi="Roboto Condensed" w:cstheme="minorHAnsi"/>
                <w:b/>
                <w:bCs/>
                <w:color w:val="FFFFFF" w:themeColor="background1"/>
                <w:spacing w:val="-1"/>
                <w:position w:val="1"/>
                <w:szCs w:val="20"/>
              </w:rPr>
              <w:t>qu</w:t>
            </w:r>
            <w:r w:rsidRPr="009A21F1">
              <w:rPr>
                <w:rFonts w:ascii="Roboto Condensed" w:eastAsia="Calibri" w:hAnsi="Roboto Condensed" w:cstheme="minorHAnsi"/>
                <w:b/>
                <w:bCs/>
                <w:color w:val="FFFFFF" w:themeColor="background1"/>
                <w:spacing w:val="-2"/>
                <w:position w:val="1"/>
                <w:szCs w:val="20"/>
              </w:rPr>
              <w:t>i</w:t>
            </w:r>
            <w:r w:rsidRPr="009A21F1">
              <w:rPr>
                <w:rFonts w:ascii="Roboto Condensed" w:eastAsia="Calibri" w:hAnsi="Roboto Condensed" w:cstheme="minorHAnsi"/>
                <w:b/>
                <w:bCs/>
                <w:color w:val="FFFFFF" w:themeColor="background1"/>
                <w:position w:val="1"/>
                <w:szCs w:val="20"/>
              </w:rPr>
              <w:t>s</w:t>
            </w:r>
            <w:r w:rsidRPr="009A21F1">
              <w:rPr>
                <w:rFonts w:ascii="Roboto Condensed" w:eastAsia="Calibri" w:hAnsi="Roboto Condensed" w:cstheme="minorHAnsi"/>
                <w:b/>
                <w:bCs/>
                <w:color w:val="FFFFFF" w:themeColor="background1"/>
                <w:spacing w:val="1"/>
                <w:position w:val="1"/>
                <w:szCs w:val="20"/>
              </w:rPr>
              <w:t xml:space="preserve"> </w:t>
            </w:r>
            <w:r w:rsidRPr="009A21F1">
              <w:rPr>
                <w:rFonts w:ascii="Roboto Condensed" w:eastAsia="Calibri" w:hAnsi="Roboto Condensed" w:cstheme="minorHAnsi"/>
                <w:b/>
                <w:bCs/>
                <w:color w:val="FFFFFF" w:themeColor="background1"/>
                <w:position w:val="1"/>
                <w:szCs w:val="20"/>
              </w:rPr>
              <w:t>d’</w:t>
            </w:r>
            <w:r w:rsidRPr="009A21F1">
              <w:rPr>
                <w:rFonts w:ascii="Roboto Condensed" w:eastAsia="Calibri" w:hAnsi="Roboto Condensed" w:cstheme="minorHAnsi"/>
                <w:b/>
                <w:bCs/>
                <w:color w:val="FFFFFF" w:themeColor="background1"/>
                <w:spacing w:val="-1"/>
                <w:position w:val="1"/>
                <w:szCs w:val="20"/>
              </w:rPr>
              <w:t>app</w:t>
            </w:r>
            <w:r w:rsidRPr="009A21F1">
              <w:rPr>
                <w:rFonts w:ascii="Roboto Condensed" w:eastAsia="Calibri" w:hAnsi="Roboto Condensed" w:cstheme="minorHAnsi"/>
                <w:b/>
                <w:bCs/>
                <w:color w:val="FFFFFF" w:themeColor="background1"/>
                <w:spacing w:val="1"/>
                <w:position w:val="1"/>
                <w:szCs w:val="20"/>
              </w:rPr>
              <w:t>r</w:t>
            </w:r>
            <w:r w:rsidRPr="009A21F1">
              <w:rPr>
                <w:rFonts w:ascii="Roboto Condensed" w:eastAsia="Calibri" w:hAnsi="Roboto Condensed" w:cstheme="minorHAnsi"/>
                <w:b/>
                <w:bCs/>
                <w:color w:val="FFFFFF" w:themeColor="background1"/>
                <w:spacing w:val="-1"/>
                <w:position w:val="1"/>
                <w:szCs w:val="20"/>
              </w:rPr>
              <w:t>en</w:t>
            </w:r>
            <w:r w:rsidRPr="009A21F1">
              <w:rPr>
                <w:rFonts w:ascii="Roboto Condensed" w:eastAsia="Calibri" w:hAnsi="Roboto Condensed" w:cstheme="minorHAnsi"/>
                <w:b/>
                <w:bCs/>
                <w:color w:val="FFFFFF" w:themeColor="background1"/>
                <w:position w:val="1"/>
                <w:szCs w:val="20"/>
              </w:rPr>
              <w:t>t</w:t>
            </w:r>
            <w:r w:rsidRPr="009A21F1">
              <w:rPr>
                <w:rFonts w:ascii="Roboto Condensed" w:eastAsia="Calibri" w:hAnsi="Roboto Condensed" w:cstheme="minorHAnsi"/>
                <w:b/>
                <w:bCs/>
                <w:color w:val="FFFFFF" w:themeColor="background1"/>
                <w:spacing w:val="-1"/>
                <w:position w:val="1"/>
                <w:szCs w:val="20"/>
              </w:rPr>
              <w:t>i</w:t>
            </w:r>
            <w:r w:rsidRPr="009A21F1">
              <w:rPr>
                <w:rFonts w:ascii="Roboto Condensed" w:eastAsia="Calibri" w:hAnsi="Roboto Condensed" w:cstheme="minorHAnsi"/>
                <w:b/>
                <w:bCs/>
                <w:color w:val="FFFFFF" w:themeColor="background1"/>
                <w:position w:val="1"/>
                <w:szCs w:val="20"/>
              </w:rPr>
              <w:t>ss</w:t>
            </w:r>
            <w:r w:rsidRPr="009A21F1">
              <w:rPr>
                <w:rFonts w:ascii="Roboto Condensed" w:eastAsia="Calibri" w:hAnsi="Roboto Condensed" w:cstheme="minorHAnsi"/>
                <w:b/>
                <w:bCs/>
                <w:color w:val="FFFFFF" w:themeColor="background1"/>
                <w:spacing w:val="-1"/>
                <w:position w:val="1"/>
                <w:szCs w:val="20"/>
              </w:rPr>
              <w:t>a</w:t>
            </w:r>
            <w:r w:rsidRPr="009A21F1">
              <w:rPr>
                <w:rFonts w:ascii="Roboto Condensed" w:eastAsia="Calibri" w:hAnsi="Roboto Condensed" w:cstheme="minorHAnsi"/>
                <w:b/>
                <w:bCs/>
                <w:color w:val="FFFFFF" w:themeColor="background1"/>
                <w:spacing w:val="1"/>
                <w:position w:val="1"/>
                <w:szCs w:val="20"/>
              </w:rPr>
              <w:t>g</w:t>
            </w:r>
            <w:r w:rsidRPr="009A21F1">
              <w:rPr>
                <w:rFonts w:ascii="Roboto Condensed" w:eastAsia="Calibri" w:hAnsi="Roboto Condensed" w:cstheme="minorHAnsi"/>
                <w:b/>
                <w:bCs/>
                <w:color w:val="FFFFFF" w:themeColor="background1"/>
                <w:position w:val="1"/>
                <w:szCs w:val="20"/>
              </w:rPr>
              <w:t>e v</w:t>
            </w:r>
            <w:proofErr w:type="spellStart"/>
            <w:r w:rsidRPr="009A21F1">
              <w:rPr>
                <w:rFonts w:ascii="Roboto Condensed" w:eastAsia="Calibri" w:hAnsi="Roboto Condensed" w:cstheme="minorHAnsi"/>
                <w:b/>
                <w:bCs/>
                <w:color w:val="FFFFFF" w:themeColor="background1"/>
                <w:spacing w:val="-1"/>
                <w:szCs w:val="20"/>
              </w:rPr>
              <w:t>i</w:t>
            </w:r>
            <w:r w:rsidRPr="009A21F1">
              <w:rPr>
                <w:rFonts w:ascii="Roboto Condensed" w:eastAsia="Calibri" w:hAnsi="Roboto Condensed" w:cstheme="minorHAnsi"/>
                <w:b/>
                <w:bCs/>
                <w:color w:val="FFFFFF" w:themeColor="background1"/>
                <w:szCs w:val="20"/>
              </w:rPr>
              <w:t>s</w:t>
            </w:r>
            <w:r w:rsidRPr="009A21F1">
              <w:rPr>
                <w:rFonts w:ascii="Roboto Condensed" w:eastAsia="Calibri" w:hAnsi="Roboto Condensed" w:cstheme="minorHAnsi"/>
                <w:b/>
                <w:bCs/>
                <w:color w:val="FFFFFF" w:themeColor="background1"/>
                <w:spacing w:val="-1"/>
                <w:szCs w:val="20"/>
              </w:rPr>
              <w:t>é</w:t>
            </w:r>
            <w:r w:rsidRPr="009A21F1">
              <w:rPr>
                <w:rFonts w:ascii="Roboto Condensed" w:eastAsia="Calibri" w:hAnsi="Roboto Condensed" w:cstheme="minorHAnsi"/>
                <w:b/>
                <w:bCs/>
                <w:color w:val="FFFFFF" w:themeColor="background1"/>
                <w:szCs w:val="20"/>
              </w:rPr>
              <w:t>s</w:t>
            </w:r>
            <w:proofErr w:type="spellEnd"/>
          </w:p>
        </w:tc>
        <w:tc>
          <w:tcPr>
            <w:tcW w:w="7026" w:type="dxa"/>
            <w:gridSpan w:val="4"/>
            <w:shd w:val="clear" w:color="auto" w:fill="F1E5F7"/>
            <w:vAlign w:val="center"/>
          </w:tcPr>
          <w:p w14:paraId="772B4754" w14:textId="77777777" w:rsidR="00005323" w:rsidRPr="0076060A" w:rsidRDefault="00005323" w:rsidP="006236C0">
            <w:pPr>
              <w:spacing w:after="0" w:line="240" w:lineRule="auto"/>
              <w:ind w:left="13" w:right="-20"/>
              <w:rPr>
                <w:rFonts w:ascii="Roboto Condensed" w:eastAsia="Calibri" w:hAnsi="Roboto Condensed" w:cstheme="minorHAnsi"/>
                <w:sz w:val="20"/>
                <w:szCs w:val="20"/>
              </w:rPr>
            </w:pPr>
            <w:r w:rsidRPr="0076060A">
              <w:rPr>
                <w:rFonts w:ascii="Roboto Condensed" w:eastAsia="Calibri" w:hAnsi="Roboto Condensed" w:cstheme="minorHAnsi"/>
                <w:position w:val="1"/>
                <w:sz w:val="20"/>
                <w:szCs w:val="20"/>
              </w:rPr>
              <w:t>. A</w:t>
            </w:r>
            <w:r w:rsidRPr="0076060A">
              <w:rPr>
                <w:rFonts w:ascii="Roboto Condensed" w:eastAsia="Calibri" w:hAnsi="Roboto Condensed" w:cstheme="minorHAnsi"/>
                <w:spacing w:val="-1"/>
                <w:position w:val="1"/>
                <w:sz w:val="20"/>
                <w:szCs w:val="20"/>
              </w:rPr>
              <w:t>id</w:t>
            </w:r>
            <w:r w:rsidRPr="0076060A">
              <w:rPr>
                <w:rFonts w:ascii="Roboto Condensed" w:eastAsia="Calibri" w:hAnsi="Roboto Condensed" w:cstheme="minorHAnsi"/>
                <w:position w:val="1"/>
                <w:sz w:val="20"/>
                <w:szCs w:val="20"/>
              </w:rPr>
              <w:t>er</w:t>
            </w:r>
            <w:r w:rsidRPr="0076060A">
              <w:rPr>
                <w:rFonts w:ascii="Roboto Condensed" w:eastAsia="Calibri" w:hAnsi="Roboto Condensed" w:cstheme="minorHAnsi"/>
                <w:spacing w:val="1"/>
                <w:position w:val="1"/>
                <w:sz w:val="20"/>
                <w:szCs w:val="20"/>
              </w:rPr>
              <w:t xml:space="preserve"> </w:t>
            </w:r>
            <w:r w:rsidRPr="0076060A">
              <w:rPr>
                <w:rFonts w:ascii="Roboto Condensed" w:eastAsia="Calibri" w:hAnsi="Roboto Condensed" w:cstheme="minorHAnsi"/>
                <w:position w:val="1"/>
                <w:sz w:val="20"/>
                <w:szCs w:val="20"/>
              </w:rPr>
              <w:t>l’él</w:t>
            </w:r>
            <w:r w:rsidRPr="0076060A">
              <w:rPr>
                <w:rFonts w:ascii="Roboto Condensed" w:eastAsia="Calibri" w:hAnsi="Roboto Condensed" w:cstheme="minorHAnsi"/>
                <w:spacing w:val="-2"/>
                <w:position w:val="1"/>
                <w:sz w:val="20"/>
                <w:szCs w:val="20"/>
              </w:rPr>
              <w:t>è</w:t>
            </w:r>
            <w:r w:rsidRPr="0076060A">
              <w:rPr>
                <w:rFonts w:ascii="Roboto Condensed" w:eastAsia="Calibri" w:hAnsi="Roboto Condensed" w:cstheme="minorHAnsi"/>
                <w:spacing w:val="1"/>
                <w:position w:val="1"/>
                <w:sz w:val="20"/>
                <w:szCs w:val="20"/>
              </w:rPr>
              <w:t>v</w:t>
            </w:r>
            <w:r w:rsidRPr="0076060A">
              <w:rPr>
                <w:rFonts w:ascii="Roboto Condensed" w:eastAsia="Calibri" w:hAnsi="Roboto Condensed" w:cstheme="minorHAnsi"/>
                <w:position w:val="1"/>
                <w:sz w:val="20"/>
                <w:szCs w:val="20"/>
              </w:rPr>
              <w:t>e</w:t>
            </w:r>
            <w:r w:rsidRPr="0076060A">
              <w:rPr>
                <w:rFonts w:ascii="Roboto Condensed" w:eastAsia="Calibri" w:hAnsi="Roboto Condensed" w:cstheme="minorHAnsi"/>
                <w:spacing w:val="-2"/>
                <w:position w:val="1"/>
                <w:sz w:val="20"/>
                <w:szCs w:val="20"/>
              </w:rPr>
              <w:t xml:space="preserve"> </w:t>
            </w:r>
            <w:r w:rsidRPr="0076060A">
              <w:rPr>
                <w:rFonts w:ascii="Roboto Condensed" w:eastAsia="Calibri" w:hAnsi="Roboto Condensed" w:cstheme="minorHAnsi"/>
                <w:position w:val="1"/>
                <w:sz w:val="20"/>
                <w:szCs w:val="20"/>
              </w:rPr>
              <w:t>à</w:t>
            </w:r>
            <w:r w:rsidRPr="0076060A">
              <w:rPr>
                <w:rFonts w:ascii="Roboto Condensed" w:eastAsia="Calibri" w:hAnsi="Roboto Condensed" w:cstheme="minorHAnsi"/>
                <w:spacing w:val="1"/>
                <w:position w:val="1"/>
                <w:sz w:val="20"/>
                <w:szCs w:val="20"/>
              </w:rPr>
              <w:t xml:space="preserve"> </w:t>
            </w:r>
            <w:r w:rsidRPr="0076060A">
              <w:rPr>
                <w:rFonts w:ascii="Roboto Condensed" w:eastAsia="Calibri" w:hAnsi="Roboto Condensed" w:cstheme="minorHAnsi"/>
                <w:position w:val="1"/>
                <w:sz w:val="20"/>
                <w:szCs w:val="20"/>
              </w:rPr>
              <w:t>fi</w:t>
            </w:r>
            <w:r w:rsidRPr="0076060A">
              <w:rPr>
                <w:rFonts w:ascii="Roboto Condensed" w:eastAsia="Calibri" w:hAnsi="Roboto Condensed" w:cstheme="minorHAnsi"/>
                <w:spacing w:val="-1"/>
                <w:position w:val="1"/>
                <w:sz w:val="20"/>
                <w:szCs w:val="20"/>
              </w:rPr>
              <w:t>n</w:t>
            </w:r>
            <w:r w:rsidRPr="0076060A">
              <w:rPr>
                <w:rFonts w:ascii="Roboto Condensed" w:eastAsia="Calibri" w:hAnsi="Roboto Condensed" w:cstheme="minorHAnsi"/>
                <w:position w:val="1"/>
                <w:sz w:val="20"/>
                <w:szCs w:val="20"/>
              </w:rPr>
              <w:t>al</w:t>
            </w:r>
            <w:r w:rsidRPr="0076060A">
              <w:rPr>
                <w:rFonts w:ascii="Roboto Condensed" w:eastAsia="Calibri" w:hAnsi="Roboto Condensed" w:cstheme="minorHAnsi"/>
                <w:spacing w:val="-1"/>
                <w:position w:val="1"/>
                <w:sz w:val="20"/>
                <w:szCs w:val="20"/>
              </w:rPr>
              <w:t>i</w:t>
            </w:r>
            <w:r w:rsidRPr="0076060A">
              <w:rPr>
                <w:rFonts w:ascii="Roboto Condensed" w:eastAsia="Calibri" w:hAnsi="Roboto Condensed" w:cstheme="minorHAnsi"/>
                <w:position w:val="1"/>
                <w:sz w:val="20"/>
                <w:szCs w:val="20"/>
              </w:rPr>
              <w:t>ser</w:t>
            </w:r>
            <w:r w:rsidRPr="0076060A">
              <w:rPr>
                <w:rFonts w:ascii="Roboto Condensed" w:eastAsia="Calibri" w:hAnsi="Roboto Condensed" w:cstheme="minorHAnsi"/>
                <w:spacing w:val="-2"/>
                <w:position w:val="1"/>
                <w:sz w:val="20"/>
                <w:szCs w:val="20"/>
              </w:rPr>
              <w:t xml:space="preserve"> s</w:t>
            </w:r>
            <w:r w:rsidRPr="0076060A">
              <w:rPr>
                <w:rFonts w:ascii="Roboto Condensed" w:eastAsia="Calibri" w:hAnsi="Roboto Condensed" w:cstheme="minorHAnsi"/>
                <w:spacing w:val="-1"/>
                <w:position w:val="1"/>
                <w:sz w:val="20"/>
                <w:szCs w:val="20"/>
              </w:rPr>
              <w:t>o</w:t>
            </w:r>
            <w:r w:rsidRPr="0076060A">
              <w:rPr>
                <w:rFonts w:ascii="Roboto Condensed" w:eastAsia="Calibri" w:hAnsi="Roboto Condensed" w:cstheme="minorHAnsi"/>
                <w:position w:val="1"/>
                <w:sz w:val="20"/>
                <w:szCs w:val="20"/>
              </w:rPr>
              <w:t>n projet</w:t>
            </w:r>
            <w:r w:rsidRPr="0076060A">
              <w:rPr>
                <w:rFonts w:ascii="Roboto Condensed" w:eastAsia="Calibri" w:hAnsi="Roboto Condensed" w:cstheme="minorHAnsi"/>
                <w:spacing w:val="-1"/>
                <w:position w:val="1"/>
                <w:sz w:val="20"/>
                <w:szCs w:val="20"/>
              </w:rPr>
              <w:t xml:space="preserve"> </w:t>
            </w:r>
            <w:r w:rsidRPr="0076060A">
              <w:rPr>
                <w:rFonts w:ascii="Roboto Condensed" w:eastAsia="Calibri" w:hAnsi="Roboto Condensed" w:cstheme="minorHAnsi"/>
                <w:position w:val="1"/>
                <w:sz w:val="20"/>
                <w:szCs w:val="20"/>
              </w:rPr>
              <w:t>pro</w:t>
            </w:r>
            <w:r w:rsidRPr="0076060A">
              <w:rPr>
                <w:rFonts w:ascii="Roboto Condensed" w:eastAsia="Calibri" w:hAnsi="Roboto Condensed" w:cstheme="minorHAnsi"/>
                <w:spacing w:val="-3"/>
                <w:position w:val="1"/>
                <w:sz w:val="20"/>
                <w:szCs w:val="20"/>
              </w:rPr>
              <w:t>f</w:t>
            </w:r>
            <w:r w:rsidRPr="0076060A">
              <w:rPr>
                <w:rFonts w:ascii="Roboto Condensed" w:eastAsia="Calibri" w:hAnsi="Roboto Condensed" w:cstheme="minorHAnsi"/>
                <w:position w:val="1"/>
                <w:sz w:val="20"/>
                <w:szCs w:val="20"/>
              </w:rPr>
              <w:t>ess</w:t>
            </w:r>
            <w:r w:rsidRPr="0076060A">
              <w:rPr>
                <w:rFonts w:ascii="Roboto Condensed" w:eastAsia="Calibri" w:hAnsi="Roboto Condensed" w:cstheme="minorHAnsi"/>
                <w:spacing w:val="-2"/>
                <w:position w:val="1"/>
                <w:sz w:val="20"/>
                <w:szCs w:val="20"/>
              </w:rPr>
              <w:t>i</w:t>
            </w:r>
            <w:r w:rsidRPr="0076060A">
              <w:rPr>
                <w:rFonts w:ascii="Roboto Condensed" w:eastAsia="Calibri" w:hAnsi="Roboto Condensed" w:cstheme="minorHAnsi"/>
                <w:spacing w:val="1"/>
                <w:position w:val="1"/>
                <w:sz w:val="20"/>
                <w:szCs w:val="20"/>
              </w:rPr>
              <w:t>o</w:t>
            </w:r>
            <w:r w:rsidRPr="0076060A">
              <w:rPr>
                <w:rFonts w:ascii="Roboto Condensed" w:eastAsia="Calibri" w:hAnsi="Roboto Condensed" w:cstheme="minorHAnsi"/>
                <w:spacing w:val="-1"/>
                <w:position w:val="1"/>
                <w:sz w:val="20"/>
                <w:szCs w:val="20"/>
              </w:rPr>
              <w:t>nn</w:t>
            </w:r>
            <w:r w:rsidRPr="0076060A">
              <w:rPr>
                <w:rFonts w:ascii="Roboto Condensed" w:eastAsia="Calibri" w:hAnsi="Roboto Condensed" w:cstheme="minorHAnsi"/>
                <w:position w:val="1"/>
                <w:sz w:val="20"/>
                <w:szCs w:val="20"/>
              </w:rPr>
              <w:t>el</w:t>
            </w:r>
          </w:p>
          <w:p w14:paraId="525C6AEF" w14:textId="77777777" w:rsidR="00005323" w:rsidRPr="0076060A" w:rsidRDefault="00005323" w:rsidP="006236C0">
            <w:pPr>
              <w:spacing w:after="0" w:line="240" w:lineRule="auto"/>
              <w:ind w:left="13" w:right="-20"/>
              <w:rPr>
                <w:rFonts w:ascii="Roboto Condensed" w:eastAsia="Calibri" w:hAnsi="Roboto Condensed" w:cstheme="minorHAnsi"/>
                <w:sz w:val="20"/>
                <w:szCs w:val="20"/>
              </w:rPr>
            </w:pPr>
            <w:r w:rsidRPr="0076060A">
              <w:rPr>
                <w:rFonts w:ascii="Roboto Condensed" w:eastAsia="Calibri" w:hAnsi="Roboto Condensed" w:cstheme="minorHAnsi"/>
                <w:sz w:val="20"/>
                <w:szCs w:val="20"/>
              </w:rPr>
              <w:t>.</w:t>
            </w:r>
            <w:r w:rsidRPr="0076060A">
              <w:rPr>
                <w:rFonts w:ascii="Roboto Condensed" w:eastAsia="Calibri" w:hAnsi="Roboto Condensed" w:cstheme="minorHAnsi"/>
                <w:spacing w:val="24"/>
                <w:sz w:val="20"/>
                <w:szCs w:val="20"/>
              </w:rPr>
              <w:t xml:space="preserve"> </w:t>
            </w:r>
            <w:r w:rsidRPr="0076060A">
              <w:rPr>
                <w:rFonts w:ascii="Roboto Condensed" w:eastAsia="Calibri" w:hAnsi="Roboto Condensed" w:cstheme="minorHAnsi"/>
                <w:sz w:val="20"/>
                <w:szCs w:val="20"/>
              </w:rPr>
              <w:t>A</w:t>
            </w:r>
            <w:r w:rsidRPr="0076060A">
              <w:rPr>
                <w:rFonts w:ascii="Roboto Condensed" w:eastAsia="Calibri" w:hAnsi="Roboto Condensed" w:cstheme="minorHAnsi"/>
                <w:spacing w:val="-1"/>
                <w:sz w:val="20"/>
                <w:szCs w:val="20"/>
              </w:rPr>
              <w:t>id</w:t>
            </w:r>
            <w:r w:rsidRPr="0076060A">
              <w:rPr>
                <w:rFonts w:ascii="Roboto Condensed" w:eastAsia="Calibri" w:hAnsi="Roboto Condensed" w:cstheme="minorHAnsi"/>
                <w:sz w:val="20"/>
                <w:szCs w:val="20"/>
              </w:rPr>
              <w:t>er</w:t>
            </w:r>
            <w:r w:rsidRPr="0076060A">
              <w:rPr>
                <w:rFonts w:ascii="Roboto Condensed" w:eastAsia="Calibri" w:hAnsi="Roboto Condensed" w:cstheme="minorHAnsi"/>
                <w:spacing w:val="25"/>
                <w:sz w:val="20"/>
                <w:szCs w:val="20"/>
              </w:rPr>
              <w:t xml:space="preserve"> </w:t>
            </w:r>
            <w:r w:rsidRPr="0076060A">
              <w:rPr>
                <w:rFonts w:ascii="Roboto Condensed" w:eastAsia="Calibri" w:hAnsi="Roboto Condensed" w:cstheme="minorHAnsi"/>
                <w:sz w:val="20"/>
                <w:szCs w:val="20"/>
              </w:rPr>
              <w:t>l’élè</w:t>
            </w:r>
            <w:r w:rsidRPr="0076060A">
              <w:rPr>
                <w:rFonts w:ascii="Roboto Condensed" w:eastAsia="Calibri" w:hAnsi="Roboto Condensed" w:cstheme="minorHAnsi"/>
                <w:spacing w:val="-1"/>
                <w:sz w:val="20"/>
                <w:szCs w:val="20"/>
              </w:rPr>
              <w:t>v</w:t>
            </w:r>
            <w:r w:rsidRPr="0076060A">
              <w:rPr>
                <w:rFonts w:ascii="Roboto Condensed" w:eastAsia="Calibri" w:hAnsi="Roboto Condensed" w:cstheme="minorHAnsi"/>
                <w:sz w:val="20"/>
                <w:szCs w:val="20"/>
              </w:rPr>
              <w:t>e</w:t>
            </w:r>
            <w:r w:rsidRPr="0076060A">
              <w:rPr>
                <w:rFonts w:ascii="Roboto Condensed" w:eastAsia="Calibri" w:hAnsi="Roboto Condensed" w:cstheme="minorHAnsi"/>
                <w:spacing w:val="25"/>
                <w:sz w:val="20"/>
                <w:szCs w:val="20"/>
              </w:rPr>
              <w:t xml:space="preserve"> </w:t>
            </w:r>
            <w:r w:rsidRPr="0076060A">
              <w:rPr>
                <w:rFonts w:ascii="Roboto Condensed" w:eastAsia="Calibri" w:hAnsi="Roboto Condensed" w:cstheme="minorHAnsi"/>
                <w:spacing w:val="-1"/>
                <w:sz w:val="20"/>
                <w:szCs w:val="20"/>
              </w:rPr>
              <w:t>d</w:t>
            </w:r>
            <w:r w:rsidRPr="0076060A">
              <w:rPr>
                <w:rFonts w:ascii="Roboto Condensed" w:eastAsia="Calibri" w:hAnsi="Roboto Condensed" w:cstheme="minorHAnsi"/>
                <w:sz w:val="20"/>
                <w:szCs w:val="20"/>
              </w:rPr>
              <w:t>a</w:t>
            </w:r>
            <w:r w:rsidRPr="0076060A">
              <w:rPr>
                <w:rFonts w:ascii="Roboto Condensed" w:eastAsia="Calibri" w:hAnsi="Roboto Condensed" w:cstheme="minorHAnsi"/>
                <w:spacing w:val="-1"/>
                <w:sz w:val="20"/>
                <w:szCs w:val="20"/>
              </w:rPr>
              <w:t>n</w:t>
            </w:r>
            <w:r w:rsidRPr="0076060A">
              <w:rPr>
                <w:rFonts w:ascii="Roboto Condensed" w:eastAsia="Calibri" w:hAnsi="Roboto Condensed" w:cstheme="minorHAnsi"/>
                <w:sz w:val="20"/>
                <w:szCs w:val="20"/>
              </w:rPr>
              <w:t>s</w:t>
            </w:r>
            <w:r w:rsidRPr="0076060A">
              <w:rPr>
                <w:rFonts w:ascii="Roboto Condensed" w:eastAsia="Calibri" w:hAnsi="Roboto Condensed" w:cstheme="minorHAnsi"/>
                <w:spacing w:val="24"/>
                <w:sz w:val="20"/>
                <w:szCs w:val="20"/>
              </w:rPr>
              <w:t xml:space="preserve"> </w:t>
            </w:r>
            <w:r w:rsidRPr="0076060A">
              <w:rPr>
                <w:rFonts w:ascii="Roboto Condensed" w:eastAsia="Calibri" w:hAnsi="Roboto Condensed" w:cstheme="minorHAnsi"/>
                <w:sz w:val="20"/>
                <w:szCs w:val="20"/>
              </w:rPr>
              <w:t>sa</w:t>
            </w:r>
            <w:r w:rsidRPr="0076060A">
              <w:rPr>
                <w:rFonts w:ascii="Roboto Condensed" w:eastAsia="Calibri" w:hAnsi="Roboto Condensed" w:cstheme="minorHAnsi"/>
                <w:spacing w:val="24"/>
                <w:sz w:val="20"/>
                <w:szCs w:val="20"/>
              </w:rPr>
              <w:t xml:space="preserve"> </w:t>
            </w:r>
            <w:r w:rsidRPr="0076060A">
              <w:rPr>
                <w:rFonts w:ascii="Roboto Condensed" w:eastAsia="Calibri" w:hAnsi="Roboto Condensed" w:cstheme="minorHAnsi"/>
                <w:sz w:val="20"/>
                <w:szCs w:val="20"/>
              </w:rPr>
              <w:t>r</w:t>
            </w:r>
            <w:r w:rsidRPr="0076060A">
              <w:rPr>
                <w:rFonts w:ascii="Roboto Condensed" w:eastAsia="Calibri" w:hAnsi="Roboto Condensed" w:cstheme="minorHAnsi"/>
                <w:spacing w:val="-2"/>
                <w:sz w:val="20"/>
                <w:szCs w:val="20"/>
              </w:rPr>
              <w:t>ec</w:t>
            </w:r>
            <w:r w:rsidRPr="0076060A">
              <w:rPr>
                <w:rFonts w:ascii="Roboto Condensed" w:eastAsia="Calibri" w:hAnsi="Roboto Condensed" w:cstheme="minorHAnsi"/>
                <w:spacing w:val="-1"/>
                <w:sz w:val="20"/>
                <w:szCs w:val="20"/>
              </w:rPr>
              <w:t>h</w:t>
            </w:r>
            <w:r w:rsidRPr="0076060A">
              <w:rPr>
                <w:rFonts w:ascii="Roboto Condensed" w:eastAsia="Calibri" w:hAnsi="Roboto Condensed" w:cstheme="minorHAnsi"/>
                <w:sz w:val="20"/>
                <w:szCs w:val="20"/>
              </w:rPr>
              <w:t>erche</w:t>
            </w:r>
            <w:r w:rsidRPr="0076060A">
              <w:rPr>
                <w:rFonts w:ascii="Roboto Condensed" w:eastAsia="Calibri" w:hAnsi="Roboto Condensed" w:cstheme="minorHAnsi"/>
                <w:spacing w:val="24"/>
                <w:sz w:val="20"/>
                <w:szCs w:val="20"/>
              </w:rPr>
              <w:t xml:space="preserve"> </w:t>
            </w:r>
            <w:r w:rsidRPr="0076060A">
              <w:rPr>
                <w:rFonts w:ascii="Roboto Condensed" w:eastAsia="Calibri" w:hAnsi="Roboto Condensed" w:cstheme="minorHAnsi"/>
                <w:spacing w:val="-1"/>
                <w:sz w:val="20"/>
                <w:szCs w:val="20"/>
              </w:rPr>
              <w:t>d</w:t>
            </w:r>
            <w:r w:rsidRPr="0076060A">
              <w:rPr>
                <w:rFonts w:ascii="Roboto Condensed" w:eastAsia="Calibri" w:hAnsi="Roboto Condensed" w:cstheme="minorHAnsi"/>
                <w:sz w:val="20"/>
                <w:szCs w:val="20"/>
              </w:rPr>
              <w:t>e</w:t>
            </w:r>
            <w:r w:rsidRPr="0076060A">
              <w:rPr>
                <w:rFonts w:ascii="Roboto Condensed" w:eastAsia="Calibri" w:hAnsi="Roboto Condensed" w:cstheme="minorHAnsi"/>
                <w:spacing w:val="22"/>
                <w:sz w:val="20"/>
                <w:szCs w:val="20"/>
              </w:rPr>
              <w:t xml:space="preserve"> </w:t>
            </w:r>
            <w:r w:rsidRPr="0076060A">
              <w:rPr>
                <w:rFonts w:ascii="Roboto Condensed" w:eastAsia="Calibri" w:hAnsi="Roboto Condensed" w:cstheme="minorHAnsi"/>
                <w:spacing w:val="1"/>
                <w:sz w:val="20"/>
                <w:szCs w:val="20"/>
              </w:rPr>
              <w:t>m</w:t>
            </w:r>
            <w:r w:rsidRPr="0076060A">
              <w:rPr>
                <w:rFonts w:ascii="Roboto Condensed" w:eastAsia="Calibri" w:hAnsi="Roboto Condensed" w:cstheme="minorHAnsi"/>
                <w:sz w:val="20"/>
                <w:szCs w:val="20"/>
              </w:rPr>
              <w:t>iss</w:t>
            </w:r>
            <w:r w:rsidRPr="0076060A">
              <w:rPr>
                <w:rFonts w:ascii="Roboto Condensed" w:eastAsia="Calibri" w:hAnsi="Roboto Condensed" w:cstheme="minorHAnsi"/>
                <w:spacing w:val="-3"/>
                <w:sz w:val="20"/>
                <w:szCs w:val="20"/>
              </w:rPr>
              <w:t>i</w:t>
            </w:r>
            <w:r w:rsidRPr="0076060A">
              <w:rPr>
                <w:rFonts w:ascii="Roboto Condensed" w:eastAsia="Calibri" w:hAnsi="Roboto Condensed" w:cstheme="minorHAnsi"/>
                <w:spacing w:val="1"/>
                <w:sz w:val="20"/>
                <w:szCs w:val="20"/>
              </w:rPr>
              <w:t>o</w:t>
            </w:r>
            <w:r w:rsidRPr="0076060A">
              <w:rPr>
                <w:rFonts w:ascii="Roboto Condensed" w:eastAsia="Calibri" w:hAnsi="Roboto Condensed" w:cstheme="minorHAnsi"/>
                <w:sz w:val="20"/>
                <w:szCs w:val="20"/>
              </w:rPr>
              <w:t>n</w:t>
            </w:r>
            <w:r w:rsidRPr="0076060A">
              <w:rPr>
                <w:rFonts w:ascii="Roboto Condensed" w:eastAsia="Calibri" w:hAnsi="Roboto Condensed" w:cstheme="minorHAnsi"/>
                <w:spacing w:val="24"/>
                <w:sz w:val="20"/>
                <w:szCs w:val="20"/>
              </w:rPr>
              <w:t xml:space="preserve"> </w:t>
            </w:r>
            <w:r w:rsidRPr="0076060A">
              <w:rPr>
                <w:rFonts w:ascii="Roboto Condensed" w:eastAsia="Calibri" w:hAnsi="Roboto Condensed" w:cstheme="minorHAnsi"/>
                <w:sz w:val="20"/>
                <w:szCs w:val="20"/>
              </w:rPr>
              <w:t>en</w:t>
            </w:r>
            <w:r w:rsidRPr="0076060A">
              <w:rPr>
                <w:rFonts w:ascii="Roboto Condensed" w:eastAsia="Calibri" w:hAnsi="Roboto Condensed" w:cstheme="minorHAnsi"/>
                <w:spacing w:val="24"/>
                <w:sz w:val="20"/>
                <w:szCs w:val="20"/>
              </w:rPr>
              <w:t xml:space="preserve"> </w:t>
            </w:r>
            <w:r w:rsidRPr="0076060A">
              <w:rPr>
                <w:rFonts w:ascii="Roboto Condensed" w:eastAsia="Calibri" w:hAnsi="Roboto Condensed" w:cstheme="minorHAnsi"/>
                <w:sz w:val="20"/>
                <w:szCs w:val="20"/>
              </w:rPr>
              <w:t>tr</w:t>
            </w:r>
            <w:r w:rsidRPr="0076060A">
              <w:rPr>
                <w:rFonts w:ascii="Roboto Condensed" w:eastAsia="Calibri" w:hAnsi="Roboto Condensed" w:cstheme="minorHAnsi"/>
                <w:spacing w:val="-2"/>
                <w:sz w:val="20"/>
                <w:szCs w:val="20"/>
              </w:rPr>
              <w:t>a</w:t>
            </w:r>
            <w:r w:rsidRPr="0076060A">
              <w:rPr>
                <w:rFonts w:ascii="Roboto Condensed" w:eastAsia="Calibri" w:hAnsi="Roboto Condensed" w:cstheme="minorHAnsi"/>
                <w:spacing w:val="-1"/>
                <w:sz w:val="20"/>
                <w:szCs w:val="20"/>
              </w:rPr>
              <w:t>v</w:t>
            </w:r>
            <w:r w:rsidRPr="0076060A">
              <w:rPr>
                <w:rFonts w:ascii="Roboto Condensed" w:eastAsia="Calibri" w:hAnsi="Roboto Condensed" w:cstheme="minorHAnsi"/>
                <w:sz w:val="20"/>
                <w:szCs w:val="20"/>
              </w:rPr>
              <w:t>ai</w:t>
            </w:r>
            <w:r w:rsidRPr="0076060A">
              <w:rPr>
                <w:rFonts w:ascii="Roboto Condensed" w:eastAsia="Calibri" w:hAnsi="Roboto Condensed" w:cstheme="minorHAnsi"/>
                <w:spacing w:val="-1"/>
                <w:sz w:val="20"/>
                <w:szCs w:val="20"/>
              </w:rPr>
              <w:t>l</w:t>
            </w:r>
            <w:r w:rsidRPr="0076060A">
              <w:rPr>
                <w:rFonts w:ascii="Roboto Condensed" w:eastAsia="Calibri" w:hAnsi="Roboto Condensed" w:cstheme="minorHAnsi"/>
                <w:sz w:val="20"/>
                <w:szCs w:val="20"/>
              </w:rPr>
              <w:t>la</w:t>
            </w:r>
            <w:r w:rsidRPr="0076060A">
              <w:rPr>
                <w:rFonts w:ascii="Roboto Condensed" w:eastAsia="Calibri" w:hAnsi="Roboto Condensed" w:cstheme="minorHAnsi"/>
                <w:spacing w:val="-1"/>
                <w:sz w:val="20"/>
                <w:szCs w:val="20"/>
              </w:rPr>
              <w:t>n</w:t>
            </w:r>
            <w:r w:rsidRPr="0076060A">
              <w:rPr>
                <w:rFonts w:ascii="Roboto Condensed" w:eastAsia="Calibri" w:hAnsi="Roboto Condensed" w:cstheme="minorHAnsi"/>
                <w:sz w:val="20"/>
                <w:szCs w:val="20"/>
              </w:rPr>
              <w:t>t</w:t>
            </w:r>
            <w:r w:rsidRPr="0076060A">
              <w:rPr>
                <w:rFonts w:ascii="Roboto Condensed" w:eastAsia="Calibri" w:hAnsi="Roboto Condensed" w:cstheme="minorHAnsi"/>
                <w:spacing w:val="25"/>
                <w:sz w:val="20"/>
                <w:szCs w:val="20"/>
              </w:rPr>
              <w:t xml:space="preserve"> </w:t>
            </w:r>
            <w:r w:rsidRPr="0076060A">
              <w:rPr>
                <w:rFonts w:ascii="Roboto Condensed" w:eastAsia="Calibri" w:hAnsi="Roboto Condensed" w:cstheme="minorHAnsi"/>
                <w:sz w:val="20"/>
                <w:szCs w:val="20"/>
              </w:rPr>
              <w:t>sur</w:t>
            </w:r>
            <w:r w:rsidRPr="0076060A">
              <w:rPr>
                <w:rFonts w:ascii="Roboto Condensed" w:eastAsia="Calibri" w:hAnsi="Roboto Condensed" w:cstheme="minorHAnsi"/>
                <w:spacing w:val="24"/>
                <w:sz w:val="20"/>
                <w:szCs w:val="20"/>
              </w:rPr>
              <w:t xml:space="preserve"> </w:t>
            </w:r>
            <w:r w:rsidRPr="0076060A">
              <w:rPr>
                <w:rFonts w:ascii="Roboto Condensed" w:eastAsia="Calibri" w:hAnsi="Roboto Condensed" w:cstheme="minorHAnsi"/>
                <w:sz w:val="20"/>
                <w:szCs w:val="20"/>
              </w:rPr>
              <w:t>s</w:t>
            </w:r>
            <w:r w:rsidRPr="0076060A">
              <w:rPr>
                <w:rFonts w:ascii="Roboto Condensed" w:eastAsia="Calibri" w:hAnsi="Roboto Condensed" w:cstheme="minorHAnsi"/>
                <w:spacing w:val="1"/>
                <w:sz w:val="20"/>
                <w:szCs w:val="20"/>
              </w:rPr>
              <w:t>o</w:t>
            </w:r>
            <w:r w:rsidRPr="0076060A">
              <w:rPr>
                <w:rFonts w:ascii="Roboto Condensed" w:eastAsia="Calibri" w:hAnsi="Roboto Condensed" w:cstheme="minorHAnsi"/>
                <w:sz w:val="20"/>
                <w:szCs w:val="20"/>
              </w:rPr>
              <w:t>n</w:t>
            </w:r>
            <w:r w:rsidRPr="0076060A">
              <w:rPr>
                <w:rFonts w:ascii="Roboto Condensed" w:eastAsia="Calibri" w:hAnsi="Roboto Condensed" w:cstheme="minorHAnsi"/>
                <w:spacing w:val="24"/>
                <w:sz w:val="20"/>
                <w:szCs w:val="20"/>
              </w:rPr>
              <w:t xml:space="preserve"> </w:t>
            </w:r>
            <w:r w:rsidRPr="0076060A">
              <w:rPr>
                <w:rFonts w:ascii="Roboto Condensed" w:eastAsia="Calibri" w:hAnsi="Roboto Condensed" w:cstheme="minorHAnsi"/>
                <w:sz w:val="20"/>
                <w:szCs w:val="20"/>
              </w:rPr>
              <w:t>CV</w:t>
            </w:r>
            <w:r w:rsidRPr="0076060A">
              <w:rPr>
                <w:rFonts w:ascii="Roboto Condensed" w:eastAsia="Calibri" w:hAnsi="Roboto Condensed" w:cstheme="minorHAnsi"/>
                <w:spacing w:val="24"/>
                <w:sz w:val="20"/>
                <w:szCs w:val="20"/>
              </w:rPr>
              <w:t xml:space="preserve"> </w:t>
            </w:r>
            <w:r w:rsidRPr="0076060A">
              <w:rPr>
                <w:rFonts w:ascii="Roboto Condensed" w:eastAsia="Calibri" w:hAnsi="Roboto Condensed" w:cstheme="minorHAnsi"/>
                <w:spacing w:val="-2"/>
                <w:sz w:val="20"/>
                <w:szCs w:val="20"/>
              </w:rPr>
              <w:t>e</w:t>
            </w:r>
            <w:r w:rsidRPr="0076060A">
              <w:rPr>
                <w:rFonts w:ascii="Roboto Condensed" w:eastAsia="Calibri" w:hAnsi="Roboto Condensed" w:cstheme="minorHAnsi"/>
                <w:sz w:val="20"/>
                <w:szCs w:val="20"/>
              </w:rPr>
              <w:t>t</w:t>
            </w:r>
            <w:r w:rsidRPr="0076060A">
              <w:rPr>
                <w:rFonts w:ascii="Roboto Condensed" w:eastAsia="Calibri" w:hAnsi="Roboto Condensed" w:cstheme="minorHAnsi"/>
                <w:spacing w:val="25"/>
                <w:sz w:val="20"/>
                <w:szCs w:val="20"/>
              </w:rPr>
              <w:t xml:space="preserve"> </w:t>
            </w:r>
            <w:r w:rsidRPr="0076060A">
              <w:rPr>
                <w:rFonts w:ascii="Roboto Condensed" w:eastAsia="Calibri" w:hAnsi="Roboto Condensed" w:cstheme="minorHAnsi"/>
                <w:sz w:val="20"/>
                <w:szCs w:val="20"/>
              </w:rPr>
              <w:t>ses</w:t>
            </w:r>
            <w:r>
              <w:rPr>
                <w:rFonts w:ascii="Roboto Condensed" w:eastAsia="Calibri" w:hAnsi="Roboto Condensed" w:cstheme="minorHAnsi"/>
                <w:sz w:val="20"/>
                <w:szCs w:val="20"/>
              </w:rPr>
              <w:t xml:space="preserve"> </w:t>
            </w:r>
            <w:r w:rsidRPr="0076060A">
              <w:rPr>
                <w:rFonts w:ascii="Roboto Condensed" w:eastAsia="Calibri" w:hAnsi="Roboto Condensed" w:cstheme="minorHAnsi"/>
                <w:sz w:val="20"/>
                <w:szCs w:val="20"/>
              </w:rPr>
              <w:t>let</w:t>
            </w:r>
            <w:r w:rsidRPr="0076060A">
              <w:rPr>
                <w:rFonts w:ascii="Roboto Condensed" w:eastAsia="Calibri" w:hAnsi="Roboto Condensed" w:cstheme="minorHAnsi"/>
                <w:spacing w:val="1"/>
                <w:sz w:val="20"/>
                <w:szCs w:val="20"/>
              </w:rPr>
              <w:t>t</w:t>
            </w:r>
            <w:r w:rsidRPr="0076060A">
              <w:rPr>
                <w:rFonts w:ascii="Roboto Condensed" w:eastAsia="Calibri" w:hAnsi="Roboto Condensed" w:cstheme="minorHAnsi"/>
                <w:sz w:val="20"/>
                <w:szCs w:val="20"/>
              </w:rPr>
              <w:t>r</w:t>
            </w:r>
            <w:r w:rsidRPr="0076060A">
              <w:rPr>
                <w:rFonts w:ascii="Roboto Condensed" w:eastAsia="Calibri" w:hAnsi="Roboto Condensed" w:cstheme="minorHAnsi"/>
                <w:spacing w:val="-2"/>
                <w:sz w:val="20"/>
                <w:szCs w:val="20"/>
              </w:rPr>
              <w:t>e</w:t>
            </w:r>
            <w:r w:rsidRPr="0076060A">
              <w:rPr>
                <w:rFonts w:ascii="Roboto Condensed" w:eastAsia="Calibri" w:hAnsi="Roboto Condensed" w:cstheme="minorHAnsi"/>
                <w:sz w:val="20"/>
                <w:szCs w:val="20"/>
              </w:rPr>
              <w:t>s de</w:t>
            </w:r>
            <w:r w:rsidRPr="0076060A">
              <w:rPr>
                <w:rFonts w:ascii="Roboto Condensed" w:eastAsia="Calibri" w:hAnsi="Roboto Condensed" w:cstheme="minorHAnsi"/>
                <w:spacing w:val="-1"/>
                <w:sz w:val="20"/>
                <w:szCs w:val="20"/>
              </w:rPr>
              <w:t xml:space="preserve"> </w:t>
            </w:r>
            <w:r w:rsidRPr="0076060A">
              <w:rPr>
                <w:rFonts w:ascii="Roboto Condensed" w:eastAsia="Calibri" w:hAnsi="Roboto Condensed" w:cstheme="minorHAnsi"/>
                <w:sz w:val="20"/>
                <w:szCs w:val="20"/>
              </w:rPr>
              <w:t>ca</w:t>
            </w:r>
            <w:r w:rsidRPr="0076060A">
              <w:rPr>
                <w:rFonts w:ascii="Roboto Condensed" w:eastAsia="Calibri" w:hAnsi="Roboto Condensed" w:cstheme="minorHAnsi"/>
                <w:spacing w:val="-1"/>
                <w:sz w:val="20"/>
                <w:szCs w:val="20"/>
              </w:rPr>
              <w:t>nd</w:t>
            </w:r>
            <w:r w:rsidRPr="0076060A">
              <w:rPr>
                <w:rFonts w:ascii="Roboto Condensed" w:eastAsia="Calibri" w:hAnsi="Roboto Condensed" w:cstheme="minorHAnsi"/>
                <w:sz w:val="20"/>
                <w:szCs w:val="20"/>
              </w:rPr>
              <w:t>i</w:t>
            </w:r>
            <w:r w:rsidRPr="0076060A">
              <w:rPr>
                <w:rFonts w:ascii="Roboto Condensed" w:eastAsia="Calibri" w:hAnsi="Roboto Condensed" w:cstheme="minorHAnsi"/>
                <w:spacing w:val="-1"/>
                <w:sz w:val="20"/>
                <w:szCs w:val="20"/>
              </w:rPr>
              <w:t>d</w:t>
            </w:r>
            <w:r w:rsidRPr="0076060A">
              <w:rPr>
                <w:rFonts w:ascii="Roboto Condensed" w:eastAsia="Calibri" w:hAnsi="Roboto Condensed" w:cstheme="minorHAnsi"/>
                <w:sz w:val="20"/>
                <w:szCs w:val="20"/>
              </w:rPr>
              <w:t>atu</w:t>
            </w:r>
            <w:r w:rsidRPr="0076060A">
              <w:rPr>
                <w:rFonts w:ascii="Roboto Condensed" w:eastAsia="Calibri" w:hAnsi="Roboto Condensed" w:cstheme="minorHAnsi"/>
                <w:spacing w:val="-1"/>
                <w:sz w:val="20"/>
                <w:szCs w:val="20"/>
              </w:rPr>
              <w:t>r</w:t>
            </w:r>
            <w:r w:rsidRPr="0076060A">
              <w:rPr>
                <w:rFonts w:ascii="Roboto Condensed" w:eastAsia="Calibri" w:hAnsi="Roboto Condensed" w:cstheme="minorHAnsi"/>
                <w:sz w:val="20"/>
                <w:szCs w:val="20"/>
              </w:rPr>
              <w:t>e</w:t>
            </w:r>
          </w:p>
          <w:p w14:paraId="3E7F31C2" w14:textId="77777777" w:rsidR="00005323" w:rsidRPr="0076060A" w:rsidRDefault="00005323" w:rsidP="006236C0">
            <w:pPr>
              <w:spacing w:after="0" w:line="240" w:lineRule="auto"/>
              <w:ind w:left="13" w:right="-20"/>
              <w:rPr>
                <w:rFonts w:ascii="Roboto Condensed" w:eastAsia="Calibri" w:hAnsi="Roboto Condensed" w:cstheme="minorHAnsi"/>
                <w:sz w:val="20"/>
                <w:szCs w:val="20"/>
              </w:rPr>
            </w:pPr>
            <w:r w:rsidRPr="0076060A">
              <w:rPr>
                <w:rFonts w:ascii="Roboto Condensed" w:eastAsia="Calibri" w:hAnsi="Roboto Condensed" w:cstheme="minorHAnsi"/>
                <w:sz w:val="20"/>
                <w:szCs w:val="20"/>
              </w:rPr>
              <w:t xml:space="preserve">. </w:t>
            </w:r>
            <w:r w:rsidRPr="0076060A">
              <w:rPr>
                <w:rFonts w:ascii="Roboto Condensed" w:eastAsia="Calibri" w:hAnsi="Roboto Condensed" w:cstheme="minorHAnsi"/>
                <w:spacing w:val="1"/>
                <w:sz w:val="20"/>
                <w:szCs w:val="20"/>
              </w:rPr>
              <w:t>P</w:t>
            </w:r>
            <w:r w:rsidRPr="0076060A">
              <w:rPr>
                <w:rFonts w:ascii="Roboto Condensed" w:eastAsia="Calibri" w:hAnsi="Roboto Condensed" w:cstheme="minorHAnsi"/>
                <w:sz w:val="20"/>
                <w:szCs w:val="20"/>
              </w:rPr>
              <w:t>rép</w:t>
            </w:r>
            <w:r w:rsidRPr="0076060A">
              <w:rPr>
                <w:rFonts w:ascii="Roboto Condensed" w:eastAsia="Calibri" w:hAnsi="Roboto Condensed" w:cstheme="minorHAnsi"/>
                <w:spacing w:val="-1"/>
                <w:sz w:val="20"/>
                <w:szCs w:val="20"/>
              </w:rPr>
              <w:t>a</w:t>
            </w:r>
            <w:r w:rsidRPr="0076060A">
              <w:rPr>
                <w:rFonts w:ascii="Roboto Condensed" w:eastAsia="Calibri" w:hAnsi="Roboto Condensed" w:cstheme="minorHAnsi"/>
                <w:spacing w:val="-3"/>
                <w:sz w:val="20"/>
                <w:szCs w:val="20"/>
              </w:rPr>
              <w:t>r</w:t>
            </w:r>
            <w:r w:rsidRPr="0076060A">
              <w:rPr>
                <w:rFonts w:ascii="Roboto Condensed" w:eastAsia="Calibri" w:hAnsi="Roboto Condensed" w:cstheme="minorHAnsi"/>
                <w:sz w:val="20"/>
                <w:szCs w:val="20"/>
              </w:rPr>
              <w:t>er</w:t>
            </w:r>
            <w:r w:rsidRPr="0076060A">
              <w:rPr>
                <w:rFonts w:ascii="Roboto Condensed" w:eastAsia="Calibri" w:hAnsi="Roboto Condensed" w:cstheme="minorHAnsi"/>
                <w:spacing w:val="1"/>
                <w:sz w:val="20"/>
                <w:szCs w:val="20"/>
              </w:rPr>
              <w:t xml:space="preserve"> </w:t>
            </w:r>
            <w:r w:rsidRPr="0076060A">
              <w:rPr>
                <w:rFonts w:ascii="Roboto Condensed" w:eastAsia="Calibri" w:hAnsi="Roboto Condensed" w:cstheme="minorHAnsi"/>
                <w:sz w:val="20"/>
                <w:szCs w:val="20"/>
              </w:rPr>
              <w:t>a</w:t>
            </w:r>
            <w:r w:rsidRPr="0076060A">
              <w:rPr>
                <w:rFonts w:ascii="Roboto Condensed" w:eastAsia="Calibri" w:hAnsi="Roboto Condensed" w:cstheme="minorHAnsi"/>
                <w:spacing w:val="-1"/>
                <w:sz w:val="20"/>
                <w:szCs w:val="20"/>
              </w:rPr>
              <w:t>u</w:t>
            </w:r>
            <w:r w:rsidRPr="0076060A">
              <w:rPr>
                <w:rFonts w:ascii="Roboto Condensed" w:eastAsia="Calibri" w:hAnsi="Roboto Condensed" w:cstheme="minorHAnsi"/>
                <w:sz w:val="20"/>
                <w:szCs w:val="20"/>
              </w:rPr>
              <w:t>x</w:t>
            </w:r>
            <w:r w:rsidRPr="0076060A">
              <w:rPr>
                <w:rFonts w:ascii="Roboto Condensed" w:eastAsia="Calibri" w:hAnsi="Roboto Condensed" w:cstheme="minorHAnsi"/>
                <w:spacing w:val="-1"/>
                <w:sz w:val="20"/>
                <w:szCs w:val="20"/>
              </w:rPr>
              <w:t xml:space="preserve"> </w:t>
            </w:r>
            <w:r w:rsidRPr="0076060A">
              <w:rPr>
                <w:rFonts w:ascii="Roboto Condensed" w:eastAsia="Calibri" w:hAnsi="Roboto Condensed" w:cstheme="minorHAnsi"/>
                <w:sz w:val="20"/>
                <w:szCs w:val="20"/>
              </w:rPr>
              <w:t>entr</w:t>
            </w:r>
            <w:r w:rsidRPr="0076060A">
              <w:rPr>
                <w:rFonts w:ascii="Roboto Condensed" w:eastAsia="Calibri" w:hAnsi="Roboto Condensed" w:cstheme="minorHAnsi"/>
                <w:spacing w:val="-2"/>
                <w:sz w:val="20"/>
                <w:szCs w:val="20"/>
              </w:rPr>
              <w:t>e</w:t>
            </w:r>
            <w:r w:rsidRPr="0076060A">
              <w:rPr>
                <w:rFonts w:ascii="Roboto Condensed" w:eastAsia="Calibri" w:hAnsi="Roboto Condensed" w:cstheme="minorHAnsi"/>
                <w:sz w:val="20"/>
                <w:szCs w:val="20"/>
              </w:rPr>
              <w:t xml:space="preserve">tiens </w:t>
            </w:r>
            <w:r w:rsidRPr="0076060A">
              <w:rPr>
                <w:rFonts w:ascii="Roboto Condensed" w:eastAsia="Calibri" w:hAnsi="Roboto Condensed" w:cstheme="minorHAnsi"/>
                <w:spacing w:val="-3"/>
                <w:sz w:val="20"/>
                <w:szCs w:val="20"/>
              </w:rPr>
              <w:t>d</w:t>
            </w:r>
            <w:r w:rsidRPr="0076060A">
              <w:rPr>
                <w:rFonts w:ascii="Roboto Condensed" w:eastAsia="Calibri" w:hAnsi="Roboto Condensed" w:cstheme="minorHAnsi"/>
                <w:sz w:val="20"/>
                <w:szCs w:val="20"/>
              </w:rPr>
              <w:t>e</w:t>
            </w:r>
            <w:r w:rsidRPr="0076060A">
              <w:rPr>
                <w:rFonts w:ascii="Roboto Condensed" w:eastAsia="Calibri" w:hAnsi="Roboto Condensed" w:cstheme="minorHAnsi"/>
                <w:spacing w:val="1"/>
                <w:sz w:val="20"/>
                <w:szCs w:val="20"/>
              </w:rPr>
              <w:t xml:space="preserve"> </w:t>
            </w:r>
            <w:r w:rsidRPr="0076060A">
              <w:rPr>
                <w:rFonts w:ascii="Roboto Condensed" w:eastAsia="Calibri" w:hAnsi="Roboto Condensed" w:cstheme="minorHAnsi"/>
                <w:sz w:val="20"/>
                <w:szCs w:val="20"/>
              </w:rPr>
              <w:t>rec</w:t>
            </w:r>
            <w:r w:rsidRPr="0076060A">
              <w:rPr>
                <w:rFonts w:ascii="Roboto Condensed" w:eastAsia="Calibri" w:hAnsi="Roboto Condensed" w:cstheme="minorHAnsi"/>
                <w:spacing w:val="-3"/>
                <w:sz w:val="20"/>
                <w:szCs w:val="20"/>
              </w:rPr>
              <w:t>h</w:t>
            </w:r>
            <w:r w:rsidRPr="0076060A">
              <w:rPr>
                <w:rFonts w:ascii="Roboto Condensed" w:eastAsia="Calibri" w:hAnsi="Roboto Condensed" w:cstheme="minorHAnsi"/>
                <w:sz w:val="20"/>
                <w:szCs w:val="20"/>
              </w:rPr>
              <w:t xml:space="preserve">erche </w:t>
            </w:r>
            <w:r w:rsidRPr="0076060A">
              <w:rPr>
                <w:rFonts w:ascii="Roboto Condensed" w:eastAsia="Calibri" w:hAnsi="Roboto Condensed" w:cstheme="minorHAnsi"/>
                <w:spacing w:val="-3"/>
                <w:sz w:val="20"/>
                <w:szCs w:val="20"/>
              </w:rPr>
              <w:t>d</w:t>
            </w:r>
            <w:r w:rsidRPr="0076060A">
              <w:rPr>
                <w:rFonts w:ascii="Roboto Condensed" w:eastAsia="Calibri" w:hAnsi="Roboto Condensed" w:cstheme="minorHAnsi"/>
                <w:sz w:val="20"/>
                <w:szCs w:val="20"/>
              </w:rPr>
              <w:t>e</w:t>
            </w:r>
            <w:r w:rsidRPr="0076060A">
              <w:rPr>
                <w:rFonts w:ascii="Roboto Condensed" w:eastAsia="Calibri" w:hAnsi="Roboto Condensed" w:cstheme="minorHAnsi"/>
                <w:spacing w:val="-1"/>
                <w:sz w:val="20"/>
                <w:szCs w:val="20"/>
              </w:rPr>
              <w:t xml:space="preserve"> </w:t>
            </w:r>
            <w:r w:rsidRPr="0076060A">
              <w:rPr>
                <w:rFonts w:ascii="Roboto Condensed" w:eastAsia="Calibri" w:hAnsi="Roboto Condensed" w:cstheme="minorHAnsi"/>
                <w:spacing w:val="1"/>
                <w:sz w:val="20"/>
                <w:szCs w:val="20"/>
              </w:rPr>
              <w:t>m</w:t>
            </w:r>
            <w:r w:rsidRPr="0076060A">
              <w:rPr>
                <w:rFonts w:ascii="Roboto Condensed" w:eastAsia="Calibri" w:hAnsi="Roboto Condensed" w:cstheme="minorHAnsi"/>
                <w:sz w:val="20"/>
                <w:szCs w:val="20"/>
              </w:rPr>
              <w:t>ission</w:t>
            </w:r>
            <w:r w:rsidRPr="0076060A">
              <w:rPr>
                <w:rFonts w:ascii="Roboto Condensed" w:eastAsia="Calibri" w:hAnsi="Roboto Condensed" w:cstheme="minorHAnsi"/>
                <w:spacing w:val="-2"/>
                <w:sz w:val="20"/>
                <w:szCs w:val="20"/>
              </w:rPr>
              <w:t xml:space="preserve"> </w:t>
            </w:r>
            <w:r w:rsidRPr="0076060A">
              <w:rPr>
                <w:rFonts w:ascii="Roboto Condensed" w:eastAsia="Calibri" w:hAnsi="Roboto Condensed" w:cstheme="minorHAnsi"/>
                <w:sz w:val="20"/>
                <w:szCs w:val="20"/>
              </w:rPr>
              <w:t>par</w:t>
            </w:r>
            <w:r w:rsidRPr="0076060A">
              <w:rPr>
                <w:rFonts w:ascii="Roboto Condensed" w:eastAsia="Calibri" w:hAnsi="Roboto Condensed" w:cstheme="minorHAnsi"/>
                <w:spacing w:val="-3"/>
                <w:sz w:val="20"/>
                <w:szCs w:val="20"/>
              </w:rPr>
              <w:t xml:space="preserve"> </w:t>
            </w:r>
            <w:r w:rsidRPr="0076060A">
              <w:rPr>
                <w:rFonts w:ascii="Roboto Condensed" w:eastAsia="Calibri" w:hAnsi="Roboto Condensed" w:cstheme="minorHAnsi"/>
                <w:sz w:val="20"/>
                <w:szCs w:val="20"/>
              </w:rPr>
              <w:t>des</w:t>
            </w:r>
            <w:r w:rsidRPr="0076060A">
              <w:rPr>
                <w:rFonts w:ascii="Roboto Condensed" w:eastAsia="Calibri" w:hAnsi="Roboto Condensed" w:cstheme="minorHAnsi"/>
                <w:spacing w:val="1"/>
                <w:sz w:val="20"/>
                <w:szCs w:val="20"/>
              </w:rPr>
              <w:t xml:space="preserve"> </w:t>
            </w:r>
            <w:r w:rsidRPr="0076060A">
              <w:rPr>
                <w:rFonts w:ascii="Roboto Condensed" w:eastAsia="Calibri" w:hAnsi="Roboto Condensed" w:cstheme="minorHAnsi"/>
                <w:sz w:val="20"/>
                <w:szCs w:val="20"/>
              </w:rPr>
              <w:t>s</w:t>
            </w:r>
            <w:r w:rsidRPr="0076060A">
              <w:rPr>
                <w:rFonts w:ascii="Roboto Condensed" w:eastAsia="Calibri" w:hAnsi="Roboto Condensed" w:cstheme="minorHAnsi"/>
                <w:spacing w:val="-3"/>
                <w:sz w:val="20"/>
                <w:szCs w:val="20"/>
              </w:rPr>
              <w:t>i</w:t>
            </w:r>
            <w:r w:rsidRPr="0076060A">
              <w:rPr>
                <w:rFonts w:ascii="Roboto Condensed" w:eastAsia="Calibri" w:hAnsi="Roboto Condensed" w:cstheme="minorHAnsi"/>
                <w:spacing w:val="1"/>
                <w:sz w:val="20"/>
                <w:szCs w:val="20"/>
              </w:rPr>
              <w:t>m</w:t>
            </w:r>
            <w:r w:rsidRPr="0076060A">
              <w:rPr>
                <w:rFonts w:ascii="Roboto Condensed" w:eastAsia="Calibri" w:hAnsi="Roboto Condensed" w:cstheme="minorHAnsi"/>
                <w:spacing w:val="-1"/>
                <w:sz w:val="20"/>
                <w:szCs w:val="20"/>
              </w:rPr>
              <w:t>u</w:t>
            </w:r>
            <w:r w:rsidRPr="0076060A">
              <w:rPr>
                <w:rFonts w:ascii="Roboto Condensed" w:eastAsia="Calibri" w:hAnsi="Roboto Condensed" w:cstheme="minorHAnsi"/>
                <w:sz w:val="20"/>
                <w:szCs w:val="20"/>
              </w:rPr>
              <w:t>lat</w:t>
            </w:r>
            <w:r w:rsidRPr="0076060A">
              <w:rPr>
                <w:rFonts w:ascii="Roboto Condensed" w:eastAsia="Calibri" w:hAnsi="Roboto Condensed" w:cstheme="minorHAnsi"/>
                <w:spacing w:val="-3"/>
                <w:sz w:val="20"/>
                <w:szCs w:val="20"/>
              </w:rPr>
              <w:t>i</w:t>
            </w:r>
            <w:r w:rsidRPr="0076060A">
              <w:rPr>
                <w:rFonts w:ascii="Roboto Condensed" w:eastAsia="Calibri" w:hAnsi="Roboto Condensed" w:cstheme="minorHAnsi"/>
                <w:spacing w:val="1"/>
                <w:sz w:val="20"/>
                <w:szCs w:val="20"/>
              </w:rPr>
              <w:t>o</w:t>
            </w:r>
            <w:r w:rsidRPr="0076060A">
              <w:rPr>
                <w:rFonts w:ascii="Roboto Condensed" w:eastAsia="Calibri" w:hAnsi="Roboto Condensed" w:cstheme="minorHAnsi"/>
                <w:spacing w:val="-1"/>
                <w:sz w:val="20"/>
                <w:szCs w:val="20"/>
              </w:rPr>
              <w:t>n</w:t>
            </w:r>
            <w:r w:rsidRPr="0076060A">
              <w:rPr>
                <w:rFonts w:ascii="Roboto Condensed" w:eastAsia="Calibri" w:hAnsi="Roboto Condensed" w:cstheme="minorHAnsi"/>
                <w:sz w:val="20"/>
                <w:szCs w:val="20"/>
              </w:rPr>
              <w:t>s.</w:t>
            </w:r>
          </w:p>
          <w:p w14:paraId="30A4BEA3" w14:textId="77777777" w:rsidR="00005323" w:rsidRPr="0076060A" w:rsidRDefault="00005323" w:rsidP="006236C0">
            <w:pPr>
              <w:spacing w:after="0" w:line="240" w:lineRule="auto"/>
              <w:ind w:left="13" w:right="-20"/>
              <w:rPr>
                <w:rFonts w:ascii="Roboto Condensed" w:hAnsi="Roboto Condensed" w:cstheme="minorHAnsi"/>
                <w:sz w:val="20"/>
                <w:szCs w:val="20"/>
              </w:rPr>
            </w:pPr>
            <w:r w:rsidRPr="0076060A">
              <w:rPr>
                <w:rFonts w:ascii="Roboto Condensed" w:eastAsia="Calibri" w:hAnsi="Roboto Condensed" w:cstheme="minorHAnsi"/>
                <w:position w:val="1"/>
                <w:sz w:val="20"/>
                <w:szCs w:val="20"/>
              </w:rPr>
              <w:t>.</w:t>
            </w:r>
            <w:r w:rsidRPr="0076060A">
              <w:rPr>
                <w:rFonts w:ascii="Roboto Condensed" w:eastAsia="Calibri" w:hAnsi="Roboto Condensed" w:cstheme="minorHAnsi"/>
                <w:spacing w:val="39"/>
                <w:position w:val="1"/>
                <w:sz w:val="20"/>
                <w:szCs w:val="20"/>
              </w:rPr>
              <w:t xml:space="preserve"> </w:t>
            </w:r>
            <w:r w:rsidRPr="0076060A">
              <w:rPr>
                <w:rFonts w:ascii="Roboto Condensed" w:eastAsia="Calibri" w:hAnsi="Roboto Condensed" w:cstheme="minorHAnsi"/>
                <w:position w:val="1"/>
                <w:sz w:val="20"/>
                <w:szCs w:val="20"/>
              </w:rPr>
              <w:t>A</w:t>
            </w:r>
            <w:r w:rsidRPr="0076060A">
              <w:rPr>
                <w:rFonts w:ascii="Roboto Condensed" w:eastAsia="Calibri" w:hAnsi="Roboto Condensed" w:cstheme="minorHAnsi"/>
                <w:spacing w:val="-1"/>
                <w:position w:val="1"/>
                <w:sz w:val="20"/>
                <w:szCs w:val="20"/>
              </w:rPr>
              <w:t>id</w:t>
            </w:r>
            <w:r w:rsidRPr="0076060A">
              <w:rPr>
                <w:rFonts w:ascii="Roboto Condensed" w:eastAsia="Calibri" w:hAnsi="Roboto Condensed" w:cstheme="minorHAnsi"/>
                <w:position w:val="1"/>
                <w:sz w:val="20"/>
                <w:szCs w:val="20"/>
              </w:rPr>
              <w:t>er</w:t>
            </w:r>
            <w:r w:rsidRPr="0076060A">
              <w:rPr>
                <w:rFonts w:ascii="Roboto Condensed" w:eastAsia="Calibri" w:hAnsi="Roboto Condensed" w:cstheme="minorHAnsi"/>
                <w:spacing w:val="39"/>
                <w:position w:val="1"/>
                <w:sz w:val="20"/>
                <w:szCs w:val="20"/>
              </w:rPr>
              <w:t xml:space="preserve"> </w:t>
            </w:r>
            <w:r w:rsidRPr="0076060A">
              <w:rPr>
                <w:rFonts w:ascii="Roboto Condensed" w:eastAsia="Calibri" w:hAnsi="Roboto Condensed" w:cstheme="minorHAnsi"/>
                <w:position w:val="1"/>
                <w:sz w:val="20"/>
                <w:szCs w:val="20"/>
              </w:rPr>
              <w:t>à</w:t>
            </w:r>
            <w:r w:rsidRPr="0076060A">
              <w:rPr>
                <w:rFonts w:ascii="Roboto Condensed" w:eastAsia="Calibri" w:hAnsi="Roboto Condensed" w:cstheme="minorHAnsi"/>
                <w:spacing w:val="39"/>
                <w:position w:val="1"/>
                <w:sz w:val="20"/>
                <w:szCs w:val="20"/>
              </w:rPr>
              <w:t xml:space="preserve"> </w:t>
            </w:r>
            <w:r w:rsidRPr="0076060A">
              <w:rPr>
                <w:rFonts w:ascii="Roboto Condensed" w:eastAsia="Calibri" w:hAnsi="Roboto Condensed" w:cstheme="minorHAnsi"/>
                <w:position w:val="1"/>
                <w:sz w:val="20"/>
                <w:szCs w:val="20"/>
              </w:rPr>
              <w:t>la</w:t>
            </w:r>
            <w:r w:rsidRPr="0076060A">
              <w:rPr>
                <w:rFonts w:ascii="Roboto Condensed" w:eastAsia="Calibri" w:hAnsi="Roboto Condensed" w:cstheme="minorHAnsi"/>
                <w:spacing w:val="39"/>
                <w:position w:val="1"/>
                <w:sz w:val="20"/>
                <w:szCs w:val="20"/>
              </w:rPr>
              <w:t xml:space="preserve"> </w:t>
            </w:r>
            <w:r w:rsidRPr="0076060A">
              <w:rPr>
                <w:rFonts w:ascii="Roboto Condensed" w:eastAsia="Calibri" w:hAnsi="Roboto Condensed" w:cstheme="minorHAnsi"/>
                <w:spacing w:val="-1"/>
                <w:position w:val="1"/>
                <w:sz w:val="20"/>
                <w:szCs w:val="20"/>
              </w:rPr>
              <w:t>n</w:t>
            </w:r>
            <w:r w:rsidRPr="0076060A">
              <w:rPr>
                <w:rFonts w:ascii="Roboto Condensed" w:eastAsia="Calibri" w:hAnsi="Roboto Condensed" w:cstheme="minorHAnsi"/>
                <w:position w:val="1"/>
                <w:sz w:val="20"/>
                <w:szCs w:val="20"/>
              </w:rPr>
              <w:t>ég</w:t>
            </w:r>
            <w:r w:rsidRPr="0076060A">
              <w:rPr>
                <w:rFonts w:ascii="Roboto Condensed" w:eastAsia="Calibri" w:hAnsi="Roboto Condensed" w:cstheme="minorHAnsi"/>
                <w:spacing w:val="1"/>
                <w:position w:val="1"/>
                <w:sz w:val="20"/>
                <w:szCs w:val="20"/>
              </w:rPr>
              <w:t>o</w:t>
            </w:r>
            <w:r w:rsidRPr="0076060A">
              <w:rPr>
                <w:rFonts w:ascii="Roboto Condensed" w:eastAsia="Calibri" w:hAnsi="Roboto Condensed" w:cstheme="minorHAnsi"/>
                <w:position w:val="1"/>
                <w:sz w:val="20"/>
                <w:szCs w:val="20"/>
              </w:rPr>
              <w:t>ciati</w:t>
            </w:r>
            <w:r w:rsidRPr="0076060A">
              <w:rPr>
                <w:rFonts w:ascii="Roboto Condensed" w:eastAsia="Calibri" w:hAnsi="Roboto Condensed" w:cstheme="minorHAnsi"/>
                <w:spacing w:val="1"/>
                <w:position w:val="1"/>
                <w:sz w:val="20"/>
                <w:szCs w:val="20"/>
              </w:rPr>
              <w:t>o</w:t>
            </w:r>
            <w:r w:rsidRPr="0076060A">
              <w:rPr>
                <w:rFonts w:ascii="Roboto Condensed" w:eastAsia="Calibri" w:hAnsi="Roboto Condensed" w:cstheme="minorHAnsi"/>
                <w:position w:val="1"/>
                <w:sz w:val="20"/>
                <w:szCs w:val="20"/>
              </w:rPr>
              <w:t>n</w:t>
            </w:r>
            <w:r w:rsidRPr="0076060A">
              <w:rPr>
                <w:rFonts w:ascii="Roboto Condensed" w:eastAsia="Calibri" w:hAnsi="Roboto Condensed" w:cstheme="minorHAnsi"/>
                <w:spacing w:val="38"/>
                <w:position w:val="1"/>
                <w:sz w:val="20"/>
                <w:szCs w:val="20"/>
              </w:rPr>
              <w:t xml:space="preserve"> </w:t>
            </w:r>
            <w:r w:rsidRPr="0076060A">
              <w:rPr>
                <w:rFonts w:ascii="Roboto Condensed" w:eastAsia="Calibri" w:hAnsi="Roboto Condensed" w:cstheme="minorHAnsi"/>
                <w:spacing w:val="-1"/>
                <w:position w:val="1"/>
                <w:sz w:val="20"/>
                <w:szCs w:val="20"/>
              </w:rPr>
              <w:t>d</w:t>
            </w:r>
            <w:r w:rsidRPr="0076060A">
              <w:rPr>
                <w:rFonts w:ascii="Roboto Condensed" w:eastAsia="Calibri" w:hAnsi="Roboto Condensed" w:cstheme="minorHAnsi"/>
                <w:position w:val="1"/>
                <w:sz w:val="20"/>
                <w:szCs w:val="20"/>
              </w:rPr>
              <w:t>’</w:t>
            </w:r>
            <w:r w:rsidRPr="0076060A">
              <w:rPr>
                <w:rFonts w:ascii="Roboto Condensed" w:eastAsia="Calibri" w:hAnsi="Roboto Condensed" w:cstheme="minorHAnsi"/>
                <w:spacing w:val="-1"/>
                <w:position w:val="1"/>
                <w:sz w:val="20"/>
                <w:szCs w:val="20"/>
              </w:rPr>
              <w:t>u</w:t>
            </w:r>
            <w:r w:rsidRPr="0076060A">
              <w:rPr>
                <w:rFonts w:ascii="Roboto Condensed" w:eastAsia="Calibri" w:hAnsi="Roboto Condensed" w:cstheme="minorHAnsi"/>
                <w:position w:val="1"/>
                <w:sz w:val="20"/>
                <w:szCs w:val="20"/>
              </w:rPr>
              <w:t>n</w:t>
            </w:r>
            <w:r w:rsidRPr="0076060A">
              <w:rPr>
                <w:rFonts w:ascii="Roboto Condensed" w:eastAsia="Calibri" w:hAnsi="Roboto Condensed" w:cstheme="minorHAnsi"/>
                <w:spacing w:val="38"/>
                <w:position w:val="1"/>
                <w:sz w:val="20"/>
                <w:szCs w:val="20"/>
              </w:rPr>
              <w:t xml:space="preserve"> </w:t>
            </w:r>
            <w:r w:rsidRPr="0076060A">
              <w:rPr>
                <w:rFonts w:ascii="Roboto Condensed" w:eastAsia="Calibri" w:hAnsi="Roboto Condensed" w:cstheme="minorHAnsi"/>
                <w:position w:val="1"/>
                <w:sz w:val="20"/>
                <w:szCs w:val="20"/>
              </w:rPr>
              <w:t>c</w:t>
            </w:r>
            <w:r w:rsidRPr="0076060A">
              <w:rPr>
                <w:rFonts w:ascii="Roboto Condensed" w:eastAsia="Calibri" w:hAnsi="Roboto Condensed" w:cstheme="minorHAnsi"/>
                <w:spacing w:val="1"/>
                <w:position w:val="1"/>
                <w:sz w:val="20"/>
                <w:szCs w:val="20"/>
              </w:rPr>
              <w:t>o</w:t>
            </w:r>
            <w:r w:rsidRPr="0076060A">
              <w:rPr>
                <w:rFonts w:ascii="Roboto Condensed" w:eastAsia="Calibri" w:hAnsi="Roboto Condensed" w:cstheme="minorHAnsi"/>
                <w:spacing w:val="-1"/>
                <w:position w:val="1"/>
                <w:sz w:val="20"/>
                <w:szCs w:val="20"/>
              </w:rPr>
              <w:t>n</w:t>
            </w:r>
            <w:r w:rsidRPr="0076060A">
              <w:rPr>
                <w:rFonts w:ascii="Roboto Condensed" w:eastAsia="Calibri" w:hAnsi="Roboto Condensed" w:cstheme="minorHAnsi"/>
                <w:position w:val="1"/>
                <w:sz w:val="20"/>
                <w:szCs w:val="20"/>
              </w:rPr>
              <w:t>trat</w:t>
            </w:r>
            <w:r w:rsidRPr="0076060A">
              <w:rPr>
                <w:rFonts w:ascii="Roboto Condensed" w:eastAsia="Calibri" w:hAnsi="Roboto Condensed" w:cstheme="minorHAnsi"/>
                <w:spacing w:val="40"/>
                <w:position w:val="1"/>
                <w:sz w:val="20"/>
                <w:szCs w:val="20"/>
              </w:rPr>
              <w:t xml:space="preserve"> </w:t>
            </w:r>
            <w:r w:rsidRPr="0076060A">
              <w:rPr>
                <w:rFonts w:ascii="Roboto Condensed" w:eastAsia="Calibri" w:hAnsi="Roboto Condensed" w:cstheme="minorHAnsi"/>
                <w:spacing w:val="-1"/>
                <w:position w:val="1"/>
                <w:sz w:val="20"/>
                <w:szCs w:val="20"/>
              </w:rPr>
              <w:t>d</w:t>
            </w:r>
            <w:r w:rsidRPr="0076060A">
              <w:rPr>
                <w:rFonts w:ascii="Roboto Condensed" w:eastAsia="Calibri" w:hAnsi="Roboto Condensed" w:cstheme="minorHAnsi"/>
                <w:position w:val="1"/>
                <w:sz w:val="20"/>
                <w:szCs w:val="20"/>
              </w:rPr>
              <w:t>e</w:t>
            </w:r>
            <w:r w:rsidRPr="0076060A">
              <w:rPr>
                <w:rFonts w:ascii="Roboto Condensed" w:eastAsia="Calibri" w:hAnsi="Roboto Condensed" w:cstheme="minorHAnsi"/>
                <w:spacing w:val="40"/>
                <w:position w:val="1"/>
                <w:sz w:val="20"/>
                <w:szCs w:val="20"/>
              </w:rPr>
              <w:t xml:space="preserve"> </w:t>
            </w:r>
            <w:r w:rsidRPr="0076060A">
              <w:rPr>
                <w:rFonts w:ascii="Roboto Condensed" w:eastAsia="Calibri" w:hAnsi="Roboto Condensed" w:cstheme="minorHAnsi"/>
                <w:position w:val="1"/>
                <w:sz w:val="20"/>
                <w:szCs w:val="20"/>
              </w:rPr>
              <w:t>tr</w:t>
            </w:r>
            <w:r w:rsidRPr="0076060A">
              <w:rPr>
                <w:rFonts w:ascii="Roboto Condensed" w:eastAsia="Calibri" w:hAnsi="Roboto Condensed" w:cstheme="minorHAnsi"/>
                <w:spacing w:val="-2"/>
                <w:position w:val="1"/>
                <w:sz w:val="20"/>
                <w:szCs w:val="20"/>
              </w:rPr>
              <w:t>a</w:t>
            </w:r>
            <w:r w:rsidRPr="0076060A">
              <w:rPr>
                <w:rFonts w:ascii="Roboto Condensed" w:eastAsia="Calibri" w:hAnsi="Roboto Condensed" w:cstheme="minorHAnsi"/>
                <w:spacing w:val="1"/>
                <w:position w:val="1"/>
                <w:sz w:val="20"/>
                <w:szCs w:val="20"/>
              </w:rPr>
              <w:t>v</w:t>
            </w:r>
            <w:r w:rsidRPr="0076060A">
              <w:rPr>
                <w:rFonts w:ascii="Roboto Condensed" w:eastAsia="Calibri" w:hAnsi="Roboto Condensed" w:cstheme="minorHAnsi"/>
                <w:position w:val="1"/>
                <w:sz w:val="20"/>
                <w:szCs w:val="20"/>
              </w:rPr>
              <w:t>ail</w:t>
            </w:r>
            <w:r w:rsidRPr="0076060A">
              <w:rPr>
                <w:rFonts w:ascii="Roboto Condensed" w:eastAsia="Calibri" w:hAnsi="Roboto Condensed" w:cstheme="minorHAnsi"/>
                <w:spacing w:val="38"/>
                <w:position w:val="1"/>
                <w:sz w:val="20"/>
                <w:szCs w:val="20"/>
              </w:rPr>
              <w:t xml:space="preserve"> </w:t>
            </w:r>
            <w:r w:rsidRPr="0076060A">
              <w:rPr>
                <w:rFonts w:ascii="Roboto Condensed" w:eastAsia="Calibri" w:hAnsi="Roboto Condensed" w:cstheme="minorHAnsi"/>
                <w:spacing w:val="-1"/>
                <w:position w:val="1"/>
                <w:sz w:val="20"/>
                <w:szCs w:val="20"/>
              </w:rPr>
              <w:t>p</w:t>
            </w:r>
            <w:r w:rsidRPr="0076060A">
              <w:rPr>
                <w:rFonts w:ascii="Roboto Condensed" w:eastAsia="Calibri" w:hAnsi="Roboto Condensed" w:cstheme="minorHAnsi"/>
                <w:position w:val="1"/>
                <w:sz w:val="20"/>
                <w:szCs w:val="20"/>
              </w:rPr>
              <w:t>ar</w:t>
            </w:r>
            <w:r w:rsidRPr="0076060A">
              <w:rPr>
                <w:rFonts w:ascii="Roboto Condensed" w:eastAsia="Calibri" w:hAnsi="Roboto Condensed" w:cstheme="minorHAnsi"/>
                <w:spacing w:val="39"/>
                <w:position w:val="1"/>
                <w:sz w:val="20"/>
                <w:szCs w:val="20"/>
              </w:rPr>
              <w:t xml:space="preserve"> </w:t>
            </w:r>
            <w:r w:rsidRPr="0076060A">
              <w:rPr>
                <w:rFonts w:ascii="Roboto Condensed" w:eastAsia="Calibri" w:hAnsi="Roboto Condensed" w:cstheme="minorHAnsi"/>
                <w:position w:val="1"/>
                <w:sz w:val="20"/>
                <w:szCs w:val="20"/>
              </w:rPr>
              <w:t>l’a</w:t>
            </w:r>
            <w:r w:rsidRPr="0076060A">
              <w:rPr>
                <w:rFonts w:ascii="Roboto Condensed" w:eastAsia="Calibri" w:hAnsi="Roboto Condensed" w:cstheme="minorHAnsi"/>
                <w:spacing w:val="-1"/>
                <w:position w:val="1"/>
                <w:sz w:val="20"/>
                <w:szCs w:val="20"/>
              </w:rPr>
              <w:t>pp</w:t>
            </w:r>
            <w:r w:rsidRPr="0076060A">
              <w:rPr>
                <w:rFonts w:ascii="Roboto Condensed" w:eastAsia="Calibri" w:hAnsi="Roboto Condensed" w:cstheme="minorHAnsi"/>
                <w:spacing w:val="1"/>
                <w:position w:val="1"/>
                <w:sz w:val="20"/>
                <w:szCs w:val="20"/>
              </w:rPr>
              <w:t>o</w:t>
            </w:r>
            <w:r w:rsidRPr="0076060A">
              <w:rPr>
                <w:rFonts w:ascii="Roboto Condensed" w:eastAsia="Calibri" w:hAnsi="Roboto Condensed" w:cstheme="minorHAnsi"/>
                <w:position w:val="1"/>
                <w:sz w:val="20"/>
                <w:szCs w:val="20"/>
              </w:rPr>
              <w:t>rt</w:t>
            </w:r>
            <w:r w:rsidRPr="0076060A">
              <w:rPr>
                <w:rFonts w:ascii="Roboto Condensed" w:eastAsia="Calibri" w:hAnsi="Roboto Condensed" w:cstheme="minorHAnsi"/>
                <w:spacing w:val="39"/>
                <w:position w:val="1"/>
                <w:sz w:val="20"/>
                <w:szCs w:val="20"/>
              </w:rPr>
              <w:t xml:space="preserve"> </w:t>
            </w:r>
            <w:r w:rsidRPr="0076060A">
              <w:rPr>
                <w:rFonts w:ascii="Roboto Condensed" w:eastAsia="Calibri" w:hAnsi="Roboto Condensed" w:cstheme="minorHAnsi"/>
                <w:spacing w:val="-1"/>
                <w:position w:val="1"/>
                <w:sz w:val="20"/>
                <w:szCs w:val="20"/>
              </w:rPr>
              <w:t>d</w:t>
            </w:r>
            <w:r w:rsidRPr="0076060A">
              <w:rPr>
                <w:rFonts w:ascii="Roboto Condensed" w:eastAsia="Calibri" w:hAnsi="Roboto Condensed" w:cstheme="minorHAnsi"/>
                <w:position w:val="1"/>
                <w:sz w:val="20"/>
                <w:szCs w:val="20"/>
              </w:rPr>
              <w:t>es</w:t>
            </w:r>
            <w:r w:rsidRPr="0076060A">
              <w:rPr>
                <w:rFonts w:ascii="Roboto Condensed" w:eastAsia="Calibri" w:hAnsi="Roboto Condensed" w:cstheme="minorHAnsi"/>
                <w:spacing w:val="40"/>
                <w:position w:val="1"/>
                <w:sz w:val="20"/>
                <w:szCs w:val="20"/>
              </w:rPr>
              <w:t xml:space="preserve"> </w:t>
            </w:r>
            <w:r w:rsidRPr="0076060A">
              <w:rPr>
                <w:rFonts w:ascii="Roboto Condensed" w:eastAsia="Calibri" w:hAnsi="Roboto Condensed" w:cstheme="minorHAnsi"/>
                <w:spacing w:val="-1"/>
                <w:position w:val="1"/>
                <w:sz w:val="20"/>
                <w:szCs w:val="20"/>
              </w:rPr>
              <w:t>p</w:t>
            </w:r>
            <w:r w:rsidRPr="0076060A">
              <w:rPr>
                <w:rFonts w:ascii="Roboto Condensed" w:eastAsia="Calibri" w:hAnsi="Roboto Condensed" w:cstheme="minorHAnsi"/>
                <w:position w:val="1"/>
                <w:sz w:val="20"/>
                <w:szCs w:val="20"/>
              </w:rPr>
              <w:t>ri</w:t>
            </w:r>
            <w:r w:rsidRPr="0076060A">
              <w:rPr>
                <w:rFonts w:ascii="Roboto Condensed" w:eastAsia="Calibri" w:hAnsi="Roboto Condensed" w:cstheme="minorHAnsi"/>
                <w:spacing w:val="-1"/>
                <w:position w:val="1"/>
                <w:sz w:val="20"/>
                <w:szCs w:val="20"/>
              </w:rPr>
              <w:t>n</w:t>
            </w:r>
            <w:r w:rsidRPr="0076060A">
              <w:rPr>
                <w:rFonts w:ascii="Roboto Condensed" w:eastAsia="Calibri" w:hAnsi="Roboto Condensed" w:cstheme="minorHAnsi"/>
                <w:position w:val="1"/>
                <w:sz w:val="20"/>
                <w:szCs w:val="20"/>
              </w:rPr>
              <w:t>ci</w:t>
            </w:r>
            <w:r w:rsidRPr="0076060A">
              <w:rPr>
                <w:rFonts w:ascii="Roboto Condensed" w:eastAsia="Calibri" w:hAnsi="Roboto Condensed" w:cstheme="minorHAnsi"/>
                <w:spacing w:val="-1"/>
                <w:position w:val="1"/>
                <w:sz w:val="20"/>
                <w:szCs w:val="20"/>
              </w:rPr>
              <w:t>p</w:t>
            </w:r>
            <w:r w:rsidRPr="0076060A">
              <w:rPr>
                <w:rFonts w:ascii="Roboto Condensed" w:eastAsia="Calibri" w:hAnsi="Roboto Condensed" w:cstheme="minorHAnsi"/>
                <w:position w:val="1"/>
                <w:sz w:val="20"/>
                <w:szCs w:val="20"/>
              </w:rPr>
              <w:t>a</w:t>
            </w:r>
            <w:r w:rsidRPr="0076060A">
              <w:rPr>
                <w:rFonts w:ascii="Roboto Condensed" w:eastAsia="Calibri" w:hAnsi="Roboto Condensed" w:cstheme="minorHAnsi"/>
                <w:spacing w:val="-1"/>
                <w:position w:val="1"/>
                <w:sz w:val="20"/>
                <w:szCs w:val="20"/>
              </w:rPr>
              <w:t>u</w:t>
            </w:r>
            <w:r w:rsidRPr="0076060A">
              <w:rPr>
                <w:rFonts w:ascii="Roboto Condensed" w:eastAsia="Calibri" w:hAnsi="Roboto Condensed" w:cstheme="minorHAnsi"/>
                <w:position w:val="1"/>
                <w:sz w:val="20"/>
                <w:szCs w:val="20"/>
              </w:rPr>
              <w:t>x</w:t>
            </w:r>
            <w:r>
              <w:rPr>
                <w:rFonts w:ascii="Roboto Condensed" w:eastAsia="Calibri" w:hAnsi="Roboto Condensed" w:cstheme="minorHAnsi"/>
                <w:position w:val="1"/>
                <w:sz w:val="20"/>
                <w:szCs w:val="20"/>
              </w:rPr>
              <w:t xml:space="preserve"> </w:t>
            </w:r>
            <w:r w:rsidRPr="0076060A">
              <w:rPr>
                <w:rFonts w:ascii="Roboto Condensed" w:hAnsi="Roboto Condensed" w:cstheme="minorHAnsi"/>
                <w:spacing w:val="1"/>
                <w:sz w:val="20"/>
                <w:szCs w:val="20"/>
              </w:rPr>
              <w:t>é</w:t>
            </w:r>
            <w:r w:rsidRPr="0076060A">
              <w:rPr>
                <w:rFonts w:ascii="Roboto Condensed" w:hAnsi="Roboto Condensed" w:cstheme="minorHAnsi"/>
                <w:sz w:val="20"/>
                <w:szCs w:val="20"/>
              </w:rPr>
              <w:t>l</w:t>
            </w:r>
            <w:r w:rsidRPr="0076060A">
              <w:rPr>
                <w:rFonts w:ascii="Roboto Condensed" w:hAnsi="Roboto Condensed" w:cstheme="minorHAnsi"/>
                <w:spacing w:val="-2"/>
                <w:sz w:val="20"/>
                <w:szCs w:val="20"/>
              </w:rPr>
              <w:t>é</w:t>
            </w:r>
            <w:r w:rsidRPr="0076060A">
              <w:rPr>
                <w:rFonts w:ascii="Roboto Condensed" w:hAnsi="Roboto Condensed" w:cstheme="minorHAnsi"/>
                <w:spacing w:val="1"/>
                <w:sz w:val="20"/>
                <w:szCs w:val="20"/>
              </w:rPr>
              <w:t>m</w:t>
            </w:r>
            <w:r w:rsidRPr="0076060A">
              <w:rPr>
                <w:rFonts w:ascii="Roboto Condensed" w:hAnsi="Roboto Condensed" w:cstheme="minorHAnsi"/>
                <w:sz w:val="20"/>
                <w:szCs w:val="20"/>
              </w:rPr>
              <w:t>ents</w:t>
            </w:r>
            <w:r w:rsidRPr="0076060A">
              <w:rPr>
                <w:rFonts w:ascii="Roboto Condensed" w:hAnsi="Roboto Condensed" w:cstheme="minorHAnsi"/>
                <w:spacing w:val="1"/>
                <w:sz w:val="20"/>
                <w:szCs w:val="20"/>
              </w:rPr>
              <w:t xml:space="preserve"> </w:t>
            </w:r>
            <w:r w:rsidRPr="0076060A">
              <w:rPr>
                <w:rFonts w:ascii="Roboto Condensed" w:hAnsi="Roboto Condensed" w:cstheme="minorHAnsi"/>
                <w:spacing w:val="-1"/>
                <w:sz w:val="20"/>
                <w:szCs w:val="20"/>
              </w:rPr>
              <w:t>d</w:t>
            </w:r>
            <w:r w:rsidRPr="0076060A">
              <w:rPr>
                <w:rFonts w:ascii="Roboto Condensed" w:hAnsi="Roboto Condensed" w:cstheme="minorHAnsi"/>
                <w:sz w:val="20"/>
                <w:szCs w:val="20"/>
              </w:rPr>
              <w:t>’i</w:t>
            </w:r>
            <w:r w:rsidRPr="0076060A">
              <w:rPr>
                <w:rFonts w:ascii="Roboto Condensed" w:hAnsi="Roboto Condensed" w:cstheme="minorHAnsi"/>
                <w:spacing w:val="-1"/>
                <w:sz w:val="20"/>
                <w:szCs w:val="20"/>
              </w:rPr>
              <w:t>n</w:t>
            </w:r>
            <w:r w:rsidRPr="0076060A">
              <w:rPr>
                <w:rFonts w:ascii="Roboto Condensed" w:hAnsi="Roboto Condensed" w:cstheme="minorHAnsi"/>
                <w:spacing w:val="-3"/>
                <w:sz w:val="20"/>
                <w:szCs w:val="20"/>
              </w:rPr>
              <w:t>f</w:t>
            </w:r>
            <w:r w:rsidRPr="0076060A">
              <w:rPr>
                <w:rFonts w:ascii="Roboto Condensed" w:hAnsi="Roboto Condensed" w:cstheme="minorHAnsi"/>
                <w:spacing w:val="1"/>
                <w:sz w:val="20"/>
                <w:szCs w:val="20"/>
              </w:rPr>
              <w:t>o</w:t>
            </w:r>
            <w:r w:rsidRPr="0076060A">
              <w:rPr>
                <w:rFonts w:ascii="Roboto Condensed" w:hAnsi="Roboto Condensed" w:cstheme="minorHAnsi"/>
                <w:spacing w:val="-3"/>
                <w:sz w:val="20"/>
                <w:szCs w:val="20"/>
              </w:rPr>
              <w:t>r</w:t>
            </w:r>
            <w:r w:rsidRPr="0076060A">
              <w:rPr>
                <w:rFonts w:ascii="Roboto Condensed" w:hAnsi="Roboto Condensed" w:cstheme="minorHAnsi"/>
                <w:spacing w:val="1"/>
                <w:sz w:val="20"/>
                <w:szCs w:val="20"/>
              </w:rPr>
              <w:t>m</w:t>
            </w:r>
            <w:r w:rsidRPr="0076060A">
              <w:rPr>
                <w:rFonts w:ascii="Roboto Condensed" w:hAnsi="Roboto Condensed" w:cstheme="minorHAnsi"/>
                <w:sz w:val="20"/>
                <w:szCs w:val="20"/>
              </w:rPr>
              <w:t>at</w:t>
            </w:r>
            <w:r w:rsidRPr="0076060A">
              <w:rPr>
                <w:rFonts w:ascii="Roboto Condensed" w:hAnsi="Roboto Condensed" w:cstheme="minorHAnsi"/>
                <w:spacing w:val="-2"/>
                <w:sz w:val="20"/>
                <w:szCs w:val="20"/>
              </w:rPr>
              <w:t>i</w:t>
            </w:r>
            <w:r w:rsidRPr="0076060A">
              <w:rPr>
                <w:rFonts w:ascii="Roboto Condensed" w:hAnsi="Roboto Condensed" w:cstheme="minorHAnsi"/>
                <w:spacing w:val="1"/>
                <w:sz w:val="20"/>
                <w:szCs w:val="20"/>
              </w:rPr>
              <w:t>o</w:t>
            </w:r>
            <w:r w:rsidRPr="0076060A">
              <w:rPr>
                <w:rFonts w:ascii="Roboto Condensed" w:hAnsi="Roboto Condensed" w:cstheme="minorHAnsi"/>
                <w:sz w:val="20"/>
                <w:szCs w:val="20"/>
              </w:rPr>
              <w:t>n ju</w:t>
            </w:r>
            <w:r w:rsidRPr="0076060A">
              <w:rPr>
                <w:rFonts w:ascii="Roboto Condensed" w:hAnsi="Roboto Condensed" w:cstheme="minorHAnsi"/>
                <w:spacing w:val="-3"/>
                <w:sz w:val="20"/>
                <w:szCs w:val="20"/>
              </w:rPr>
              <w:t>r</w:t>
            </w:r>
            <w:r w:rsidRPr="0076060A">
              <w:rPr>
                <w:rFonts w:ascii="Roboto Condensed" w:hAnsi="Roboto Condensed" w:cstheme="minorHAnsi"/>
                <w:sz w:val="20"/>
                <w:szCs w:val="20"/>
              </w:rPr>
              <w:t>i</w:t>
            </w:r>
            <w:r w:rsidRPr="0076060A">
              <w:rPr>
                <w:rFonts w:ascii="Roboto Condensed" w:hAnsi="Roboto Condensed" w:cstheme="minorHAnsi"/>
                <w:spacing w:val="-1"/>
                <w:sz w:val="20"/>
                <w:szCs w:val="20"/>
              </w:rPr>
              <w:t>d</w:t>
            </w:r>
            <w:r w:rsidRPr="0076060A">
              <w:rPr>
                <w:rFonts w:ascii="Roboto Condensed" w:hAnsi="Roboto Condensed" w:cstheme="minorHAnsi"/>
                <w:sz w:val="20"/>
                <w:szCs w:val="20"/>
              </w:rPr>
              <w:t>i</w:t>
            </w:r>
            <w:r w:rsidRPr="0076060A">
              <w:rPr>
                <w:rFonts w:ascii="Roboto Condensed" w:hAnsi="Roboto Condensed" w:cstheme="minorHAnsi"/>
                <w:spacing w:val="-1"/>
                <w:sz w:val="20"/>
                <w:szCs w:val="20"/>
              </w:rPr>
              <w:t>qu</w:t>
            </w:r>
            <w:r w:rsidRPr="0076060A">
              <w:rPr>
                <w:rFonts w:ascii="Roboto Condensed" w:hAnsi="Roboto Condensed" w:cstheme="minorHAnsi"/>
                <w:spacing w:val="2"/>
                <w:sz w:val="20"/>
                <w:szCs w:val="20"/>
              </w:rPr>
              <w:t>e</w:t>
            </w:r>
            <w:r w:rsidRPr="0076060A">
              <w:rPr>
                <w:rFonts w:ascii="Roboto Condensed" w:hAnsi="Roboto Condensed" w:cstheme="minorHAnsi"/>
                <w:sz w:val="20"/>
                <w:szCs w:val="20"/>
              </w:rPr>
              <w:t>.</w:t>
            </w:r>
          </w:p>
          <w:p w14:paraId="3B3240EB" w14:textId="77777777" w:rsidR="00005323" w:rsidRPr="00D9050F" w:rsidRDefault="00005323" w:rsidP="006236C0">
            <w:pPr>
              <w:pStyle w:val="Paragraphedeliste"/>
              <w:spacing w:after="0" w:line="240" w:lineRule="auto"/>
              <w:ind w:left="395" w:right="33" w:hanging="289"/>
              <w:rPr>
                <w:rFonts w:ascii="Roboto Condensed" w:hAnsi="Roboto Condensed" w:cstheme="minorHAnsi"/>
                <w:sz w:val="20"/>
                <w:szCs w:val="20"/>
              </w:rPr>
            </w:pPr>
            <w:r w:rsidRPr="00D9050F">
              <w:rPr>
                <w:rFonts w:ascii="Roboto Condensed" w:hAnsi="Roboto Condensed" w:cstheme="minorHAnsi"/>
                <w:sz w:val="20"/>
                <w:szCs w:val="20"/>
              </w:rPr>
              <w:t>. Construire son réseau professionnel grâce aux réseaux sociaux</w:t>
            </w:r>
          </w:p>
          <w:p w14:paraId="11F138B6" w14:textId="77777777" w:rsidR="00005323" w:rsidRPr="00D9050F" w:rsidRDefault="00005323" w:rsidP="006236C0">
            <w:pPr>
              <w:pStyle w:val="Paragraphedeliste"/>
              <w:spacing w:after="0" w:line="240" w:lineRule="auto"/>
              <w:ind w:left="395" w:right="33" w:hanging="289"/>
              <w:rPr>
                <w:rFonts w:ascii="Roboto Condensed" w:hAnsi="Roboto Condensed" w:cstheme="minorHAnsi"/>
                <w:sz w:val="20"/>
                <w:szCs w:val="20"/>
              </w:rPr>
            </w:pPr>
            <w:r w:rsidRPr="00D9050F">
              <w:rPr>
                <w:rFonts w:ascii="Roboto Condensed" w:hAnsi="Roboto Condensed" w:cstheme="minorHAnsi"/>
                <w:sz w:val="20"/>
                <w:szCs w:val="20"/>
              </w:rPr>
              <w:t>. Valoriser son image professionnelle sur les réseaux sociaux</w:t>
            </w:r>
          </w:p>
        </w:tc>
      </w:tr>
      <w:tr w:rsidR="00005323" w:rsidRPr="0076060A" w14:paraId="7C092985" w14:textId="77777777" w:rsidTr="006236C0">
        <w:trPr>
          <w:trHeight w:hRule="exact" w:val="1105"/>
        </w:trPr>
        <w:tc>
          <w:tcPr>
            <w:tcW w:w="2870" w:type="dxa"/>
            <w:gridSpan w:val="2"/>
            <w:shd w:val="clear" w:color="auto" w:fill="282D46"/>
            <w:vAlign w:val="center"/>
          </w:tcPr>
          <w:p w14:paraId="5E9AEC06" w14:textId="77777777" w:rsidR="00005323" w:rsidRPr="009A21F1" w:rsidRDefault="00005323" w:rsidP="006236C0">
            <w:pPr>
              <w:spacing w:after="0" w:line="240" w:lineRule="auto"/>
              <w:ind w:left="97" w:right="-20"/>
              <w:rPr>
                <w:rFonts w:ascii="Roboto Condensed" w:hAnsi="Roboto Condensed" w:cstheme="minorHAnsi"/>
                <w:b/>
                <w:color w:val="FFFFFF" w:themeColor="background1"/>
                <w:szCs w:val="20"/>
              </w:rPr>
            </w:pPr>
            <w:r w:rsidRPr="009A21F1">
              <w:rPr>
                <w:rFonts w:ascii="Roboto Condensed" w:eastAsia="Calibri" w:hAnsi="Roboto Condensed" w:cstheme="minorHAnsi"/>
                <w:b/>
                <w:bCs/>
                <w:color w:val="FFFFFF" w:themeColor="background1"/>
                <w:spacing w:val="1"/>
                <w:position w:val="1"/>
                <w:szCs w:val="20"/>
              </w:rPr>
              <w:t>C</w:t>
            </w:r>
            <w:r w:rsidRPr="009A21F1">
              <w:rPr>
                <w:rFonts w:ascii="Roboto Condensed" w:eastAsia="Calibri" w:hAnsi="Roboto Condensed" w:cstheme="minorHAnsi"/>
                <w:b/>
                <w:bCs/>
                <w:color w:val="FFFFFF" w:themeColor="background1"/>
                <w:spacing w:val="-1"/>
                <w:position w:val="1"/>
                <w:szCs w:val="20"/>
              </w:rPr>
              <w:t>on</w:t>
            </w:r>
            <w:r w:rsidRPr="009A21F1">
              <w:rPr>
                <w:rFonts w:ascii="Roboto Condensed" w:eastAsia="Calibri" w:hAnsi="Roboto Condensed" w:cstheme="minorHAnsi"/>
                <w:b/>
                <w:bCs/>
                <w:color w:val="FFFFFF" w:themeColor="background1"/>
                <w:position w:val="1"/>
                <w:szCs w:val="20"/>
              </w:rPr>
              <w:t>t</w:t>
            </w:r>
            <w:r w:rsidRPr="009A21F1">
              <w:rPr>
                <w:rFonts w:ascii="Roboto Condensed" w:eastAsia="Calibri" w:hAnsi="Roboto Condensed" w:cstheme="minorHAnsi"/>
                <w:b/>
                <w:bCs/>
                <w:color w:val="FFFFFF" w:themeColor="background1"/>
                <w:spacing w:val="1"/>
                <w:position w:val="1"/>
                <w:szCs w:val="20"/>
              </w:rPr>
              <w:t>ri</w:t>
            </w:r>
            <w:r w:rsidRPr="009A21F1">
              <w:rPr>
                <w:rFonts w:ascii="Roboto Condensed" w:eastAsia="Calibri" w:hAnsi="Roboto Condensed" w:cstheme="minorHAnsi"/>
                <w:b/>
                <w:bCs/>
                <w:color w:val="FFFFFF" w:themeColor="background1"/>
                <w:spacing w:val="-1"/>
                <w:position w:val="1"/>
                <w:szCs w:val="20"/>
              </w:rPr>
              <w:t>bu</w:t>
            </w:r>
            <w:r w:rsidRPr="009A21F1">
              <w:rPr>
                <w:rFonts w:ascii="Roboto Condensed" w:eastAsia="Calibri" w:hAnsi="Roboto Condensed" w:cstheme="minorHAnsi"/>
                <w:b/>
                <w:bCs/>
                <w:color w:val="FFFFFF" w:themeColor="background1"/>
                <w:position w:val="1"/>
                <w:szCs w:val="20"/>
              </w:rPr>
              <w:t>t</w:t>
            </w:r>
            <w:r w:rsidRPr="009A21F1">
              <w:rPr>
                <w:rFonts w:ascii="Roboto Condensed" w:eastAsia="Calibri" w:hAnsi="Roboto Condensed" w:cstheme="minorHAnsi"/>
                <w:b/>
                <w:bCs/>
                <w:color w:val="FFFFFF" w:themeColor="background1"/>
                <w:spacing w:val="1"/>
                <w:position w:val="1"/>
                <w:szCs w:val="20"/>
              </w:rPr>
              <w:t>i</w:t>
            </w:r>
            <w:r w:rsidRPr="009A21F1">
              <w:rPr>
                <w:rFonts w:ascii="Roboto Condensed" w:eastAsia="Calibri" w:hAnsi="Roboto Condensed" w:cstheme="minorHAnsi"/>
                <w:b/>
                <w:bCs/>
                <w:color w:val="FFFFFF" w:themeColor="background1"/>
                <w:spacing w:val="-1"/>
                <w:position w:val="1"/>
                <w:szCs w:val="20"/>
              </w:rPr>
              <w:t>o</w:t>
            </w:r>
            <w:r w:rsidRPr="009A21F1">
              <w:rPr>
                <w:rFonts w:ascii="Roboto Condensed" w:eastAsia="Calibri" w:hAnsi="Roboto Condensed" w:cstheme="minorHAnsi"/>
                <w:b/>
                <w:bCs/>
                <w:color w:val="FFFFFF" w:themeColor="background1"/>
                <w:position w:val="1"/>
                <w:szCs w:val="20"/>
              </w:rPr>
              <w:t>n</w:t>
            </w:r>
            <w:r w:rsidRPr="009A21F1">
              <w:rPr>
                <w:rFonts w:ascii="Roboto Condensed" w:eastAsia="Calibri" w:hAnsi="Roboto Condensed" w:cstheme="minorHAnsi"/>
                <w:b/>
                <w:bCs/>
                <w:color w:val="FFFFFF" w:themeColor="background1"/>
                <w:spacing w:val="-1"/>
                <w:position w:val="1"/>
                <w:szCs w:val="20"/>
              </w:rPr>
              <w:t xml:space="preserve"> </w:t>
            </w:r>
            <w:r w:rsidRPr="009A21F1">
              <w:rPr>
                <w:rFonts w:ascii="Roboto Condensed" w:eastAsia="Calibri" w:hAnsi="Roboto Condensed" w:cstheme="minorHAnsi"/>
                <w:b/>
                <w:bCs/>
                <w:color w:val="FFFFFF" w:themeColor="background1"/>
                <w:position w:val="1"/>
                <w:szCs w:val="20"/>
              </w:rPr>
              <w:t xml:space="preserve">au </w:t>
            </w:r>
            <w:r w:rsidRPr="009A21F1">
              <w:rPr>
                <w:rFonts w:ascii="Roboto Condensed" w:eastAsia="Calibri" w:hAnsi="Roboto Condensed" w:cstheme="minorHAnsi"/>
                <w:b/>
                <w:bCs/>
                <w:color w:val="FFFFFF" w:themeColor="background1"/>
                <w:spacing w:val="1"/>
                <w:szCs w:val="20"/>
              </w:rPr>
              <w:t>r</w:t>
            </w:r>
            <w:r w:rsidRPr="009A21F1">
              <w:rPr>
                <w:rFonts w:ascii="Roboto Condensed" w:eastAsia="Calibri" w:hAnsi="Roboto Condensed" w:cstheme="minorHAnsi"/>
                <w:b/>
                <w:bCs/>
                <w:color w:val="FFFFFF" w:themeColor="background1"/>
                <w:spacing w:val="-1"/>
                <w:szCs w:val="20"/>
              </w:rPr>
              <w:t>é</w:t>
            </w:r>
            <w:r w:rsidRPr="009A21F1">
              <w:rPr>
                <w:rFonts w:ascii="Roboto Condensed" w:eastAsia="Calibri" w:hAnsi="Roboto Condensed" w:cstheme="minorHAnsi"/>
                <w:b/>
                <w:bCs/>
                <w:color w:val="FFFFFF" w:themeColor="background1"/>
                <w:szCs w:val="20"/>
              </w:rPr>
              <w:t>f</w:t>
            </w:r>
            <w:r w:rsidRPr="009A21F1">
              <w:rPr>
                <w:rFonts w:ascii="Roboto Condensed" w:eastAsia="Calibri" w:hAnsi="Roboto Condensed" w:cstheme="minorHAnsi"/>
                <w:b/>
                <w:bCs/>
                <w:color w:val="FFFFFF" w:themeColor="background1"/>
                <w:spacing w:val="-1"/>
                <w:szCs w:val="20"/>
              </w:rPr>
              <w:t>é</w:t>
            </w:r>
            <w:r w:rsidRPr="009A21F1">
              <w:rPr>
                <w:rFonts w:ascii="Roboto Condensed" w:eastAsia="Calibri" w:hAnsi="Roboto Condensed" w:cstheme="minorHAnsi"/>
                <w:b/>
                <w:bCs/>
                <w:color w:val="FFFFFF" w:themeColor="background1"/>
                <w:spacing w:val="1"/>
                <w:szCs w:val="20"/>
              </w:rPr>
              <w:t>r</w:t>
            </w:r>
            <w:r w:rsidRPr="009A21F1">
              <w:rPr>
                <w:rFonts w:ascii="Roboto Condensed" w:eastAsia="Calibri" w:hAnsi="Roboto Condensed" w:cstheme="minorHAnsi"/>
                <w:b/>
                <w:bCs/>
                <w:color w:val="FFFFFF" w:themeColor="background1"/>
                <w:spacing w:val="-1"/>
                <w:szCs w:val="20"/>
              </w:rPr>
              <w:t>en</w:t>
            </w:r>
            <w:r w:rsidRPr="009A21F1">
              <w:rPr>
                <w:rFonts w:ascii="Roboto Condensed" w:eastAsia="Calibri" w:hAnsi="Roboto Condensed" w:cstheme="minorHAnsi"/>
                <w:b/>
                <w:bCs/>
                <w:color w:val="FFFFFF" w:themeColor="background1"/>
                <w:szCs w:val="20"/>
              </w:rPr>
              <w:t>t</w:t>
            </w:r>
            <w:r w:rsidRPr="009A21F1">
              <w:rPr>
                <w:rFonts w:ascii="Roboto Condensed" w:eastAsia="Calibri" w:hAnsi="Roboto Condensed" w:cstheme="minorHAnsi"/>
                <w:b/>
                <w:bCs/>
                <w:color w:val="FFFFFF" w:themeColor="background1"/>
                <w:spacing w:val="1"/>
                <w:szCs w:val="20"/>
              </w:rPr>
              <w:t>i</w:t>
            </w:r>
            <w:r w:rsidRPr="009A21F1">
              <w:rPr>
                <w:rFonts w:ascii="Roboto Condensed" w:eastAsia="Calibri" w:hAnsi="Roboto Condensed" w:cstheme="minorHAnsi"/>
                <w:b/>
                <w:bCs/>
                <w:color w:val="FFFFFF" w:themeColor="background1"/>
                <w:spacing w:val="-1"/>
                <w:szCs w:val="20"/>
              </w:rPr>
              <w:t>e</w:t>
            </w:r>
            <w:r w:rsidRPr="009A21F1">
              <w:rPr>
                <w:rFonts w:ascii="Roboto Condensed" w:eastAsia="Calibri" w:hAnsi="Roboto Condensed" w:cstheme="minorHAnsi"/>
                <w:b/>
                <w:bCs/>
                <w:color w:val="FFFFFF" w:themeColor="background1"/>
                <w:szCs w:val="20"/>
              </w:rPr>
              <w:t>l</w:t>
            </w:r>
            <w:r w:rsidRPr="009A21F1">
              <w:rPr>
                <w:rFonts w:ascii="Roboto Condensed" w:eastAsia="Calibri" w:hAnsi="Roboto Condensed" w:cstheme="minorHAnsi"/>
                <w:b/>
                <w:bCs/>
                <w:color w:val="FFFFFF" w:themeColor="background1"/>
                <w:spacing w:val="-1"/>
                <w:szCs w:val="20"/>
              </w:rPr>
              <w:t xml:space="preserve"> </w:t>
            </w:r>
            <w:r w:rsidRPr="009A21F1">
              <w:rPr>
                <w:rFonts w:ascii="Roboto Condensed" w:eastAsia="Calibri" w:hAnsi="Roboto Condensed" w:cstheme="minorHAnsi"/>
                <w:b/>
                <w:bCs/>
                <w:color w:val="FFFFFF" w:themeColor="background1"/>
                <w:szCs w:val="20"/>
              </w:rPr>
              <w:t>Em</w:t>
            </w:r>
            <w:r w:rsidRPr="009A21F1">
              <w:rPr>
                <w:rFonts w:ascii="Roboto Condensed" w:eastAsia="Calibri" w:hAnsi="Roboto Condensed" w:cstheme="minorHAnsi"/>
                <w:b/>
                <w:bCs/>
                <w:color w:val="FFFFFF" w:themeColor="background1"/>
                <w:spacing w:val="-1"/>
                <w:szCs w:val="20"/>
              </w:rPr>
              <w:t>p</w:t>
            </w:r>
            <w:r w:rsidRPr="009A21F1">
              <w:rPr>
                <w:rFonts w:ascii="Roboto Condensed" w:eastAsia="Calibri" w:hAnsi="Roboto Condensed" w:cstheme="minorHAnsi"/>
                <w:b/>
                <w:bCs/>
                <w:color w:val="FFFFFF" w:themeColor="background1"/>
                <w:spacing w:val="1"/>
                <w:szCs w:val="20"/>
              </w:rPr>
              <w:t>l</w:t>
            </w:r>
            <w:r w:rsidRPr="009A21F1">
              <w:rPr>
                <w:rFonts w:ascii="Roboto Condensed" w:eastAsia="Calibri" w:hAnsi="Roboto Condensed" w:cstheme="minorHAnsi"/>
                <w:b/>
                <w:bCs/>
                <w:color w:val="FFFFFF" w:themeColor="background1"/>
                <w:spacing w:val="-3"/>
                <w:szCs w:val="20"/>
              </w:rPr>
              <w:t>o</w:t>
            </w:r>
            <w:r w:rsidRPr="009A21F1">
              <w:rPr>
                <w:rFonts w:ascii="Roboto Condensed" w:eastAsia="Calibri" w:hAnsi="Roboto Condensed" w:cstheme="minorHAnsi"/>
                <w:b/>
                <w:bCs/>
                <w:color w:val="FFFFFF" w:themeColor="background1"/>
                <w:spacing w:val="2"/>
                <w:szCs w:val="20"/>
              </w:rPr>
              <w:t>i</w:t>
            </w:r>
            <w:r w:rsidRPr="009A21F1">
              <w:rPr>
                <w:rFonts w:ascii="Roboto Condensed" w:eastAsia="Calibri" w:hAnsi="Roboto Condensed" w:cstheme="minorHAnsi"/>
                <w:b/>
                <w:bCs/>
                <w:color w:val="FFFFFF" w:themeColor="background1"/>
                <w:szCs w:val="20"/>
              </w:rPr>
              <w:t xml:space="preserve">- </w:t>
            </w:r>
            <w:r w:rsidRPr="009A21F1">
              <w:rPr>
                <w:rFonts w:ascii="Roboto Condensed" w:eastAsia="Calibri" w:hAnsi="Roboto Condensed" w:cstheme="minorHAnsi"/>
                <w:b/>
                <w:bCs/>
                <w:color w:val="FFFFFF" w:themeColor="background1"/>
                <w:spacing w:val="1"/>
                <w:szCs w:val="20"/>
              </w:rPr>
              <w:t>C</w:t>
            </w:r>
            <w:r w:rsidRPr="009A21F1">
              <w:rPr>
                <w:rFonts w:ascii="Roboto Condensed" w:eastAsia="Calibri" w:hAnsi="Roboto Condensed" w:cstheme="minorHAnsi"/>
                <w:b/>
                <w:bCs/>
                <w:color w:val="FFFFFF" w:themeColor="background1"/>
                <w:spacing w:val="-1"/>
                <w:szCs w:val="20"/>
              </w:rPr>
              <w:t>o</w:t>
            </w:r>
            <w:r w:rsidRPr="009A21F1">
              <w:rPr>
                <w:rFonts w:ascii="Roboto Condensed" w:eastAsia="Calibri" w:hAnsi="Roboto Condensed" w:cstheme="minorHAnsi"/>
                <w:b/>
                <w:bCs/>
                <w:color w:val="FFFFFF" w:themeColor="background1"/>
                <w:szCs w:val="20"/>
              </w:rPr>
              <w:t>mp</w:t>
            </w:r>
            <w:r w:rsidRPr="009A21F1">
              <w:rPr>
                <w:rFonts w:ascii="Roboto Condensed" w:eastAsia="Calibri" w:hAnsi="Roboto Condensed" w:cstheme="minorHAnsi"/>
                <w:b/>
                <w:bCs/>
                <w:color w:val="FFFFFF" w:themeColor="background1"/>
                <w:spacing w:val="-1"/>
                <w:szCs w:val="20"/>
              </w:rPr>
              <w:t>é</w:t>
            </w:r>
            <w:r w:rsidRPr="009A21F1">
              <w:rPr>
                <w:rFonts w:ascii="Roboto Condensed" w:eastAsia="Calibri" w:hAnsi="Roboto Condensed" w:cstheme="minorHAnsi"/>
                <w:b/>
                <w:bCs/>
                <w:color w:val="FFFFFF" w:themeColor="background1"/>
                <w:szCs w:val="20"/>
              </w:rPr>
              <w:t>te</w:t>
            </w:r>
            <w:r w:rsidRPr="009A21F1">
              <w:rPr>
                <w:rFonts w:ascii="Roboto Condensed" w:eastAsia="Calibri" w:hAnsi="Roboto Condensed" w:cstheme="minorHAnsi"/>
                <w:b/>
                <w:bCs/>
                <w:color w:val="FFFFFF" w:themeColor="background1"/>
                <w:spacing w:val="-1"/>
                <w:szCs w:val="20"/>
              </w:rPr>
              <w:t>n</w:t>
            </w:r>
            <w:r w:rsidRPr="009A21F1">
              <w:rPr>
                <w:rFonts w:ascii="Roboto Condensed" w:eastAsia="Calibri" w:hAnsi="Roboto Condensed" w:cstheme="minorHAnsi"/>
                <w:b/>
                <w:bCs/>
                <w:color w:val="FFFFFF" w:themeColor="background1"/>
                <w:spacing w:val="1"/>
                <w:szCs w:val="20"/>
              </w:rPr>
              <w:t>c</w:t>
            </w:r>
            <w:r w:rsidRPr="009A21F1">
              <w:rPr>
                <w:rFonts w:ascii="Roboto Condensed" w:eastAsia="Calibri" w:hAnsi="Roboto Condensed" w:cstheme="minorHAnsi"/>
                <w:b/>
                <w:bCs/>
                <w:color w:val="FFFFFF" w:themeColor="background1"/>
                <w:spacing w:val="-1"/>
                <w:szCs w:val="20"/>
              </w:rPr>
              <w:t>e</w:t>
            </w:r>
            <w:r w:rsidRPr="009A21F1">
              <w:rPr>
                <w:rFonts w:ascii="Roboto Condensed" w:eastAsia="Calibri" w:hAnsi="Roboto Condensed" w:cstheme="minorHAnsi"/>
                <w:b/>
                <w:bCs/>
                <w:color w:val="FFFFFF" w:themeColor="background1"/>
                <w:szCs w:val="20"/>
              </w:rPr>
              <w:t>s</w:t>
            </w:r>
          </w:p>
        </w:tc>
        <w:tc>
          <w:tcPr>
            <w:tcW w:w="7026" w:type="dxa"/>
            <w:gridSpan w:val="4"/>
            <w:shd w:val="clear" w:color="auto" w:fill="F1E5F7"/>
            <w:vAlign w:val="center"/>
          </w:tcPr>
          <w:p w14:paraId="785D8F7F" w14:textId="77777777" w:rsidR="00005323" w:rsidRPr="009A21F1" w:rsidRDefault="00005323" w:rsidP="006236C0">
            <w:pPr>
              <w:tabs>
                <w:tab w:val="left" w:pos="740"/>
              </w:tabs>
              <w:spacing w:after="0" w:line="240" w:lineRule="auto"/>
              <w:ind w:right="197"/>
              <w:rPr>
                <w:rFonts w:ascii="Roboto Condensed" w:eastAsia="Calibri" w:hAnsi="Roboto Condensed" w:cstheme="minorHAnsi"/>
                <w:b/>
                <w:bCs/>
                <w:sz w:val="20"/>
                <w:szCs w:val="20"/>
              </w:rPr>
            </w:pPr>
            <w:r w:rsidRPr="009A21F1">
              <w:rPr>
                <w:rFonts w:ascii="Roboto Condensed" w:eastAsia="Calibri" w:hAnsi="Roboto Condensed" w:cstheme="minorHAnsi"/>
                <w:b/>
                <w:bCs/>
                <w:sz w:val="20"/>
                <w:szCs w:val="20"/>
              </w:rPr>
              <w:t>C9 Exercer un leadership collaboratif</w:t>
            </w:r>
          </w:p>
          <w:p w14:paraId="3856FBDD" w14:textId="77777777" w:rsidR="00005323" w:rsidRPr="0076060A" w:rsidRDefault="00005323" w:rsidP="006236C0">
            <w:pPr>
              <w:tabs>
                <w:tab w:val="left" w:pos="800"/>
              </w:tabs>
              <w:spacing w:after="0" w:line="240" w:lineRule="auto"/>
              <w:ind w:left="457" w:right="-20"/>
              <w:rPr>
                <w:rFonts w:ascii="Roboto Condensed" w:eastAsia="Calibri" w:hAnsi="Roboto Condensed" w:cstheme="minorHAnsi"/>
                <w:sz w:val="20"/>
                <w:szCs w:val="20"/>
              </w:rPr>
            </w:pPr>
            <w:r w:rsidRPr="0076060A">
              <w:rPr>
                <w:rFonts w:ascii="Roboto Condensed" w:eastAsia="Calibri" w:hAnsi="Roboto Condensed" w:cstheme="minorHAnsi"/>
                <w:sz w:val="20"/>
                <w:szCs w:val="20"/>
              </w:rPr>
              <w:t>C9.6</w:t>
            </w:r>
            <w:r w:rsidRPr="0076060A">
              <w:rPr>
                <w:rFonts w:ascii="Roboto Condensed" w:eastAsia="Calibri" w:hAnsi="Roboto Condensed" w:cstheme="minorHAnsi"/>
                <w:b/>
                <w:bCs/>
                <w:sz w:val="20"/>
                <w:szCs w:val="20"/>
              </w:rPr>
              <w:t xml:space="preserve"> </w:t>
            </w:r>
            <w:r w:rsidRPr="0076060A">
              <w:rPr>
                <w:rFonts w:ascii="Roboto Condensed" w:eastAsia="Calibri" w:hAnsi="Roboto Condensed" w:cstheme="minorHAnsi"/>
                <w:sz w:val="20"/>
                <w:szCs w:val="20"/>
              </w:rPr>
              <w:t>Adopter une attitude réflexive et proactive au regard de ses choix professionnels et de sa gestion de carrière, par une connaissance de soi élargie, de ses compétences, préférences et valeurs</w:t>
            </w:r>
          </w:p>
        </w:tc>
      </w:tr>
      <w:tr w:rsidR="00005323" w:rsidRPr="0076060A" w14:paraId="11DBC575" w14:textId="77777777" w:rsidTr="006236C0">
        <w:trPr>
          <w:trHeight w:hRule="exact" w:val="581"/>
        </w:trPr>
        <w:tc>
          <w:tcPr>
            <w:tcW w:w="2870" w:type="dxa"/>
            <w:gridSpan w:val="2"/>
            <w:shd w:val="clear" w:color="auto" w:fill="282D46"/>
            <w:vAlign w:val="center"/>
          </w:tcPr>
          <w:p w14:paraId="068AC42A" w14:textId="77777777" w:rsidR="00005323" w:rsidRPr="009A21F1" w:rsidRDefault="00005323" w:rsidP="006236C0">
            <w:pPr>
              <w:spacing w:after="0" w:line="240" w:lineRule="auto"/>
              <w:ind w:left="35"/>
              <w:rPr>
                <w:rFonts w:ascii="Roboto Condensed" w:hAnsi="Roboto Condensed" w:cstheme="minorHAnsi"/>
                <w:b/>
                <w:color w:val="FFFFFF" w:themeColor="background1"/>
                <w:szCs w:val="20"/>
              </w:rPr>
            </w:pPr>
            <w:r w:rsidRPr="009A21F1">
              <w:rPr>
                <w:rFonts w:ascii="Roboto Condensed" w:eastAsia="Calibri" w:hAnsi="Roboto Condensed" w:cstheme="minorHAnsi"/>
                <w:b/>
                <w:bCs/>
                <w:color w:val="FFFFFF" w:themeColor="background1"/>
                <w:position w:val="1"/>
                <w:szCs w:val="20"/>
              </w:rPr>
              <w:t>P</w:t>
            </w:r>
            <w:r w:rsidRPr="009A21F1">
              <w:rPr>
                <w:rFonts w:ascii="Roboto Condensed" w:eastAsia="Calibri" w:hAnsi="Roboto Condensed" w:cstheme="minorHAnsi"/>
                <w:b/>
                <w:bCs/>
                <w:color w:val="FFFFFF" w:themeColor="background1"/>
                <w:spacing w:val="1"/>
                <w:position w:val="1"/>
                <w:szCs w:val="20"/>
              </w:rPr>
              <w:t>r</w:t>
            </w:r>
            <w:r w:rsidRPr="009A21F1">
              <w:rPr>
                <w:rFonts w:ascii="Roboto Condensed" w:eastAsia="Calibri" w:hAnsi="Roboto Condensed" w:cstheme="minorHAnsi"/>
                <w:b/>
                <w:bCs/>
                <w:color w:val="FFFFFF" w:themeColor="background1"/>
                <w:spacing w:val="-1"/>
                <w:position w:val="1"/>
                <w:szCs w:val="20"/>
              </w:rPr>
              <w:t>é</w:t>
            </w:r>
            <w:r w:rsidRPr="009A21F1">
              <w:rPr>
                <w:rFonts w:ascii="Roboto Condensed" w:eastAsia="Calibri" w:hAnsi="Roboto Condensed" w:cstheme="minorHAnsi"/>
                <w:b/>
                <w:bCs/>
                <w:color w:val="FFFFFF" w:themeColor="background1"/>
                <w:spacing w:val="1"/>
                <w:position w:val="1"/>
                <w:szCs w:val="20"/>
              </w:rPr>
              <w:t>r</w:t>
            </w:r>
            <w:r w:rsidRPr="009A21F1">
              <w:rPr>
                <w:rFonts w:ascii="Roboto Condensed" w:eastAsia="Calibri" w:hAnsi="Roboto Condensed" w:cstheme="minorHAnsi"/>
                <w:b/>
                <w:bCs/>
                <w:color w:val="FFFFFF" w:themeColor="background1"/>
                <w:spacing w:val="-1"/>
                <w:position w:val="1"/>
                <w:szCs w:val="20"/>
              </w:rPr>
              <w:t>equ</w:t>
            </w:r>
            <w:r w:rsidRPr="009A21F1">
              <w:rPr>
                <w:rFonts w:ascii="Roboto Condensed" w:eastAsia="Calibri" w:hAnsi="Roboto Condensed" w:cstheme="minorHAnsi"/>
                <w:b/>
                <w:bCs/>
                <w:color w:val="FFFFFF" w:themeColor="background1"/>
                <w:spacing w:val="1"/>
                <w:position w:val="1"/>
                <w:szCs w:val="20"/>
              </w:rPr>
              <w:t>i</w:t>
            </w:r>
            <w:r w:rsidRPr="009A21F1">
              <w:rPr>
                <w:rFonts w:ascii="Roboto Condensed" w:eastAsia="Calibri" w:hAnsi="Roboto Condensed" w:cstheme="minorHAnsi"/>
                <w:b/>
                <w:bCs/>
                <w:color w:val="FFFFFF" w:themeColor="background1"/>
                <w:position w:val="1"/>
                <w:szCs w:val="20"/>
              </w:rPr>
              <w:t>s</w:t>
            </w:r>
          </w:p>
        </w:tc>
        <w:tc>
          <w:tcPr>
            <w:tcW w:w="7026" w:type="dxa"/>
            <w:gridSpan w:val="4"/>
            <w:shd w:val="clear" w:color="auto" w:fill="F1E5F7"/>
            <w:vAlign w:val="center"/>
          </w:tcPr>
          <w:p w14:paraId="149421A7" w14:textId="77777777" w:rsidR="00005323" w:rsidRPr="0076060A" w:rsidRDefault="00005323" w:rsidP="006236C0">
            <w:pPr>
              <w:spacing w:after="0" w:line="240" w:lineRule="auto"/>
              <w:rPr>
                <w:rFonts w:ascii="Roboto Condensed" w:hAnsi="Roboto Condensed" w:cstheme="minorHAnsi"/>
                <w:sz w:val="20"/>
                <w:szCs w:val="20"/>
              </w:rPr>
            </w:pPr>
            <w:r w:rsidRPr="0076060A">
              <w:rPr>
                <w:rFonts w:ascii="Roboto Condensed" w:hAnsi="Roboto Condensed" w:cstheme="minorHAnsi"/>
                <w:sz w:val="20"/>
                <w:szCs w:val="20"/>
              </w:rPr>
              <w:t xml:space="preserve"> </w:t>
            </w:r>
            <w:r w:rsidRPr="0076060A">
              <w:rPr>
                <w:rFonts w:ascii="Roboto Condensed" w:eastAsia="Calibri" w:hAnsi="Roboto Condensed" w:cstheme="minorHAnsi"/>
                <w:sz w:val="20"/>
                <w:szCs w:val="20"/>
              </w:rPr>
              <w:t>Modules du « Rallye » Management de 2AI</w:t>
            </w:r>
          </w:p>
        </w:tc>
      </w:tr>
      <w:tr w:rsidR="00005323" w:rsidRPr="0076060A" w14:paraId="7BFB8E0C" w14:textId="77777777" w:rsidTr="006236C0">
        <w:trPr>
          <w:trHeight w:hRule="exact" w:val="844"/>
        </w:trPr>
        <w:tc>
          <w:tcPr>
            <w:tcW w:w="2870" w:type="dxa"/>
            <w:gridSpan w:val="2"/>
            <w:shd w:val="clear" w:color="auto" w:fill="282D46"/>
            <w:vAlign w:val="center"/>
          </w:tcPr>
          <w:p w14:paraId="3732DF6A" w14:textId="77777777" w:rsidR="00005323" w:rsidRPr="009A21F1" w:rsidRDefault="00005323" w:rsidP="006236C0">
            <w:pPr>
              <w:spacing w:after="0" w:line="240" w:lineRule="auto"/>
              <w:ind w:left="35"/>
              <w:rPr>
                <w:rFonts w:ascii="Roboto Condensed" w:hAnsi="Roboto Condensed" w:cstheme="minorHAnsi"/>
                <w:b/>
                <w:color w:val="FFFFFF" w:themeColor="background1"/>
                <w:szCs w:val="20"/>
              </w:rPr>
            </w:pPr>
            <w:r w:rsidRPr="009A21F1">
              <w:rPr>
                <w:rFonts w:ascii="Roboto Condensed" w:eastAsia="Calibri" w:hAnsi="Roboto Condensed" w:cstheme="minorHAnsi"/>
                <w:b/>
                <w:bCs/>
                <w:color w:val="FFFFFF" w:themeColor="background1"/>
                <w:position w:val="1"/>
                <w:szCs w:val="20"/>
              </w:rPr>
              <w:t>L</w:t>
            </w:r>
            <w:r w:rsidRPr="009A21F1">
              <w:rPr>
                <w:rFonts w:ascii="Roboto Condensed" w:eastAsia="Calibri" w:hAnsi="Roboto Condensed" w:cstheme="minorHAnsi"/>
                <w:b/>
                <w:bCs/>
                <w:color w:val="FFFFFF" w:themeColor="background1"/>
                <w:spacing w:val="1"/>
                <w:position w:val="1"/>
                <w:szCs w:val="20"/>
              </w:rPr>
              <w:t>i</w:t>
            </w:r>
            <w:r w:rsidRPr="009A21F1">
              <w:rPr>
                <w:rFonts w:ascii="Roboto Condensed" w:eastAsia="Calibri" w:hAnsi="Roboto Condensed" w:cstheme="minorHAnsi"/>
                <w:b/>
                <w:bCs/>
                <w:color w:val="FFFFFF" w:themeColor="background1"/>
                <w:spacing w:val="-1"/>
                <w:position w:val="1"/>
                <w:szCs w:val="20"/>
              </w:rPr>
              <w:t>en</w:t>
            </w:r>
            <w:r w:rsidRPr="009A21F1">
              <w:rPr>
                <w:rFonts w:ascii="Roboto Condensed" w:eastAsia="Calibri" w:hAnsi="Roboto Condensed" w:cstheme="minorHAnsi"/>
                <w:b/>
                <w:bCs/>
                <w:color w:val="FFFFFF" w:themeColor="background1"/>
                <w:position w:val="1"/>
                <w:szCs w:val="20"/>
              </w:rPr>
              <w:t>s</w:t>
            </w:r>
            <w:r w:rsidRPr="009A21F1">
              <w:rPr>
                <w:rFonts w:ascii="Roboto Condensed" w:eastAsia="Calibri" w:hAnsi="Roboto Condensed" w:cstheme="minorHAnsi"/>
                <w:b/>
                <w:bCs/>
                <w:color w:val="FFFFFF" w:themeColor="background1"/>
                <w:spacing w:val="1"/>
                <w:position w:val="1"/>
                <w:szCs w:val="20"/>
              </w:rPr>
              <w:t xml:space="preserve"> </w:t>
            </w:r>
            <w:r w:rsidRPr="009A21F1">
              <w:rPr>
                <w:rFonts w:ascii="Roboto Condensed" w:eastAsia="Calibri" w:hAnsi="Roboto Condensed" w:cstheme="minorHAnsi"/>
                <w:b/>
                <w:bCs/>
                <w:color w:val="FFFFFF" w:themeColor="background1"/>
                <w:position w:val="1"/>
                <w:szCs w:val="20"/>
              </w:rPr>
              <w:t>p</w:t>
            </w:r>
            <w:r w:rsidRPr="009A21F1">
              <w:rPr>
                <w:rFonts w:ascii="Roboto Condensed" w:eastAsia="Calibri" w:hAnsi="Roboto Condensed" w:cstheme="minorHAnsi"/>
                <w:b/>
                <w:bCs/>
                <w:color w:val="FFFFFF" w:themeColor="background1"/>
                <w:spacing w:val="-1"/>
                <w:position w:val="1"/>
                <w:szCs w:val="20"/>
              </w:rPr>
              <w:t>éda</w:t>
            </w:r>
            <w:r w:rsidRPr="009A21F1">
              <w:rPr>
                <w:rFonts w:ascii="Roboto Condensed" w:eastAsia="Calibri" w:hAnsi="Roboto Condensed" w:cstheme="minorHAnsi"/>
                <w:b/>
                <w:bCs/>
                <w:color w:val="FFFFFF" w:themeColor="background1"/>
                <w:spacing w:val="1"/>
                <w:position w:val="1"/>
                <w:szCs w:val="20"/>
              </w:rPr>
              <w:t>g</w:t>
            </w:r>
            <w:r w:rsidRPr="009A21F1">
              <w:rPr>
                <w:rFonts w:ascii="Roboto Condensed" w:eastAsia="Calibri" w:hAnsi="Roboto Condensed" w:cstheme="minorHAnsi"/>
                <w:b/>
                <w:bCs/>
                <w:color w:val="FFFFFF" w:themeColor="background1"/>
                <w:spacing w:val="-1"/>
                <w:position w:val="1"/>
                <w:szCs w:val="20"/>
              </w:rPr>
              <w:t>o</w:t>
            </w:r>
            <w:r w:rsidRPr="009A21F1">
              <w:rPr>
                <w:rFonts w:ascii="Roboto Condensed" w:eastAsia="Calibri" w:hAnsi="Roboto Condensed" w:cstheme="minorHAnsi"/>
                <w:b/>
                <w:bCs/>
                <w:color w:val="FFFFFF" w:themeColor="background1"/>
                <w:spacing w:val="-2"/>
                <w:position w:val="1"/>
                <w:szCs w:val="20"/>
              </w:rPr>
              <w:t>g</w:t>
            </w:r>
            <w:r w:rsidRPr="009A21F1">
              <w:rPr>
                <w:rFonts w:ascii="Roboto Condensed" w:eastAsia="Calibri" w:hAnsi="Roboto Condensed" w:cstheme="minorHAnsi"/>
                <w:b/>
                <w:bCs/>
                <w:color w:val="FFFFFF" w:themeColor="background1"/>
                <w:spacing w:val="1"/>
                <w:position w:val="1"/>
                <w:szCs w:val="20"/>
              </w:rPr>
              <w:t>i</w:t>
            </w:r>
            <w:r w:rsidRPr="009A21F1">
              <w:rPr>
                <w:rFonts w:ascii="Roboto Condensed" w:eastAsia="Calibri" w:hAnsi="Roboto Condensed" w:cstheme="minorHAnsi"/>
                <w:b/>
                <w:bCs/>
                <w:color w:val="FFFFFF" w:themeColor="background1"/>
                <w:spacing w:val="-1"/>
                <w:position w:val="1"/>
                <w:szCs w:val="20"/>
              </w:rPr>
              <w:t>que</w:t>
            </w:r>
            <w:r w:rsidRPr="009A21F1">
              <w:rPr>
                <w:rFonts w:ascii="Roboto Condensed" w:eastAsia="Calibri" w:hAnsi="Roboto Condensed" w:cstheme="minorHAnsi"/>
                <w:b/>
                <w:bCs/>
                <w:color w:val="FFFFFF" w:themeColor="background1"/>
                <w:position w:val="1"/>
                <w:szCs w:val="20"/>
              </w:rPr>
              <w:t>s</w:t>
            </w:r>
          </w:p>
        </w:tc>
        <w:tc>
          <w:tcPr>
            <w:tcW w:w="7026" w:type="dxa"/>
            <w:gridSpan w:val="4"/>
            <w:shd w:val="clear" w:color="auto" w:fill="F1E5F7"/>
            <w:vAlign w:val="center"/>
          </w:tcPr>
          <w:p w14:paraId="35B1AB0B" w14:textId="77777777" w:rsidR="00005323" w:rsidRPr="0076060A" w:rsidRDefault="00005323" w:rsidP="006236C0">
            <w:pPr>
              <w:spacing w:after="0" w:line="240" w:lineRule="auto"/>
              <w:ind w:left="13" w:right="-20"/>
              <w:rPr>
                <w:rFonts w:ascii="Roboto Condensed" w:eastAsia="Calibri" w:hAnsi="Roboto Condensed" w:cstheme="minorHAnsi"/>
                <w:sz w:val="20"/>
                <w:szCs w:val="20"/>
              </w:rPr>
            </w:pPr>
            <w:r w:rsidRPr="0076060A">
              <w:rPr>
                <w:rFonts w:ascii="Roboto Condensed" w:eastAsia="Calibri" w:hAnsi="Roboto Condensed" w:cstheme="minorHAnsi"/>
                <w:spacing w:val="1"/>
                <w:position w:val="1"/>
                <w:sz w:val="20"/>
                <w:szCs w:val="20"/>
              </w:rPr>
              <w:t>L</w:t>
            </w:r>
            <w:r w:rsidRPr="0076060A">
              <w:rPr>
                <w:rFonts w:ascii="Roboto Condensed" w:eastAsia="Calibri" w:hAnsi="Roboto Condensed" w:cstheme="minorHAnsi"/>
                <w:position w:val="1"/>
                <w:sz w:val="20"/>
                <w:szCs w:val="20"/>
              </w:rPr>
              <w:t>ie</w:t>
            </w:r>
            <w:r w:rsidRPr="0076060A">
              <w:rPr>
                <w:rFonts w:ascii="Roboto Condensed" w:eastAsia="Calibri" w:hAnsi="Roboto Condensed" w:cstheme="minorHAnsi"/>
                <w:spacing w:val="-1"/>
                <w:position w:val="1"/>
                <w:sz w:val="20"/>
                <w:szCs w:val="20"/>
              </w:rPr>
              <w:t>n</w:t>
            </w:r>
            <w:r w:rsidRPr="0076060A">
              <w:rPr>
                <w:rFonts w:ascii="Roboto Condensed" w:eastAsia="Calibri" w:hAnsi="Roboto Condensed" w:cstheme="minorHAnsi"/>
                <w:position w:val="1"/>
                <w:sz w:val="20"/>
                <w:szCs w:val="20"/>
              </w:rPr>
              <w:t>s</w:t>
            </w:r>
            <w:r w:rsidRPr="0076060A">
              <w:rPr>
                <w:rFonts w:ascii="Roboto Condensed" w:eastAsia="Calibri" w:hAnsi="Roboto Condensed" w:cstheme="minorHAnsi"/>
                <w:spacing w:val="15"/>
                <w:position w:val="1"/>
                <w:sz w:val="20"/>
                <w:szCs w:val="20"/>
              </w:rPr>
              <w:t xml:space="preserve"> </w:t>
            </w:r>
            <w:r w:rsidRPr="0076060A">
              <w:rPr>
                <w:rFonts w:ascii="Roboto Condensed" w:eastAsia="Calibri" w:hAnsi="Roboto Condensed" w:cstheme="minorHAnsi"/>
                <w:position w:val="1"/>
                <w:sz w:val="20"/>
                <w:szCs w:val="20"/>
              </w:rPr>
              <w:t>a</w:t>
            </w:r>
            <w:r w:rsidRPr="0076060A">
              <w:rPr>
                <w:rFonts w:ascii="Roboto Condensed" w:eastAsia="Calibri" w:hAnsi="Roboto Condensed" w:cstheme="minorHAnsi"/>
                <w:spacing w:val="1"/>
                <w:position w:val="1"/>
                <w:sz w:val="20"/>
                <w:szCs w:val="20"/>
              </w:rPr>
              <w:t>v</w:t>
            </w:r>
            <w:r w:rsidRPr="0076060A">
              <w:rPr>
                <w:rFonts w:ascii="Roboto Condensed" w:eastAsia="Calibri" w:hAnsi="Roboto Condensed" w:cstheme="minorHAnsi"/>
                <w:spacing w:val="-2"/>
                <w:position w:val="1"/>
                <w:sz w:val="20"/>
                <w:szCs w:val="20"/>
              </w:rPr>
              <w:t>e</w:t>
            </w:r>
            <w:r w:rsidRPr="0076060A">
              <w:rPr>
                <w:rFonts w:ascii="Roboto Condensed" w:eastAsia="Calibri" w:hAnsi="Roboto Condensed" w:cstheme="minorHAnsi"/>
                <w:position w:val="1"/>
                <w:sz w:val="20"/>
                <w:szCs w:val="20"/>
              </w:rPr>
              <w:t>c</w:t>
            </w:r>
            <w:r w:rsidRPr="0076060A">
              <w:rPr>
                <w:rFonts w:ascii="Roboto Condensed" w:eastAsia="Calibri" w:hAnsi="Roboto Condensed" w:cstheme="minorHAnsi"/>
                <w:spacing w:val="15"/>
                <w:position w:val="1"/>
                <w:sz w:val="20"/>
                <w:szCs w:val="20"/>
              </w:rPr>
              <w:t xml:space="preserve"> </w:t>
            </w:r>
            <w:r w:rsidRPr="0076060A">
              <w:rPr>
                <w:rFonts w:ascii="Roboto Condensed" w:eastAsia="Calibri" w:hAnsi="Roboto Condensed" w:cstheme="minorHAnsi"/>
                <w:position w:val="1"/>
                <w:sz w:val="20"/>
                <w:szCs w:val="20"/>
              </w:rPr>
              <w:t>le</w:t>
            </w:r>
            <w:r w:rsidRPr="0076060A">
              <w:rPr>
                <w:rFonts w:ascii="Roboto Condensed" w:eastAsia="Calibri" w:hAnsi="Roboto Condensed" w:cstheme="minorHAnsi"/>
                <w:spacing w:val="15"/>
                <w:position w:val="1"/>
                <w:sz w:val="20"/>
                <w:szCs w:val="20"/>
              </w:rPr>
              <w:t xml:space="preserve"> </w:t>
            </w:r>
            <w:r w:rsidRPr="0076060A">
              <w:rPr>
                <w:rFonts w:ascii="Roboto Condensed" w:eastAsia="Calibri" w:hAnsi="Roboto Condensed" w:cstheme="minorHAnsi"/>
                <w:position w:val="1"/>
                <w:sz w:val="20"/>
                <w:szCs w:val="20"/>
              </w:rPr>
              <w:t>«</w:t>
            </w:r>
            <w:r w:rsidRPr="0076060A">
              <w:rPr>
                <w:rFonts w:ascii="Roboto Condensed" w:eastAsia="Calibri" w:hAnsi="Roboto Condensed" w:cstheme="minorHAnsi"/>
                <w:spacing w:val="1"/>
                <w:position w:val="1"/>
                <w:sz w:val="20"/>
                <w:szCs w:val="20"/>
              </w:rPr>
              <w:t xml:space="preserve"> </w:t>
            </w:r>
            <w:r w:rsidRPr="0076060A">
              <w:rPr>
                <w:rFonts w:ascii="Roboto Condensed" w:eastAsia="Calibri" w:hAnsi="Roboto Condensed" w:cstheme="minorHAnsi"/>
                <w:position w:val="1"/>
                <w:sz w:val="20"/>
                <w:szCs w:val="20"/>
              </w:rPr>
              <w:t>Ral</w:t>
            </w:r>
            <w:r w:rsidRPr="0076060A">
              <w:rPr>
                <w:rFonts w:ascii="Roboto Condensed" w:eastAsia="Calibri" w:hAnsi="Roboto Condensed" w:cstheme="minorHAnsi"/>
                <w:spacing w:val="-1"/>
                <w:position w:val="1"/>
                <w:sz w:val="20"/>
                <w:szCs w:val="20"/>
              </w:rPr>
              <w:t>ly</w:t>
            </w:r>
            <w:r w:rsidRPr="0076060A">
              <w:rPr>
                <w:rFonts w:ascii="Roboto Condensed" w:eastAsia="Calibri" w:hAnsi="Roboto Condensed" w:cstheme="minorHAnsi"/>
                <w:position w:val="1"/>
                <w:sz w:val="20"/>
                <w:szCs w:val="20"/>
              </w:rPr>
              <w:t>e</w:t>
            </w:r>
            <w:r w:rsidRPr="0076060A">
              <w:rPr>
                <w:rFonts w:ascii="Roboto Condensed" w:eastAsia="Calibri" w:hAnsi="Roboto Condensed" w:cstheme="minorHAnsi"/>
                <w:spacing w:val="15"/>
                <w:position w:val="1"/>
                <w:sz w:val="20"/>
                <w:szCs w:val="20"/>
              </w:rPr>
              <w:t xml:space="preserve"> </w:t>
            </w:r>
            <w:r w:rsidRPr="0076060A">
              <w:rPr>
                <w:rFonts w:ascii="Roboto Condensed" w:eastAsia="Calibri" w:hAnsi="Roboto Condensed" w:cstheme="minorHAnsi"/>
                <w:spacing w:val="1"/>
                <w:position w:val="1"/>
                <w:sz w:val="20"/>
                <w:szCs w:val="20"/>
              </w:rPr>
              <w:t>M</w:t>
            </w:r>
            <w:r w:rsidRPr="0076060A">
              <w:rPr>
                <w:rFonts w:ascii="Roboto Condensed" w:eastAsia="Calibri" w:hAnsi="Roboto Condensed" w:cstheme="minorHAnsi"/>
                <w:position w:val="1"/>
                <w:sz w:val="20"/>
                <w:szCs w:val="20"/>
              </w:rPr>
              <w:t>a</w:t>
            </w:r>
            <w:r w:rsidRPr="0076060A">
              <w:rPr>
                <w:rFonts w:ascii="Roboto Condensed" w:eastAsia="Calibri" w:hAnsi="Roboto Condensed" w:cstheme="minorHAnsi"/>
                <w:spacing w:val="-3"/>
                <w:position w:val="1"/>
                <w:sz w:val="20"/>
                <w:szCs w:val="20"/>
              </w:rPr>
              <w:t>n</w:t>
            </w:r>
            <w:r w:rsidRPr="0076060A">
              <w:rPr>
                <w:rFonts w:ascii="Roboto Condensed" w:eastAsia="Calibri" w:hAnsi="Roboto Condensed" w:cstheme="minorHAnsi"/>
                <w:position w:val="1"/>
                <w:sz w:val="20"/>
                <w:szCs w:val="20"/>
              </w:rPr>
              <w:t>a</w:t>
            </w:r>
            <w:r w:rsidRPr="0076060A">
              <w:rPr>
                <w:rFonts w:ascii="Roboto Condensed" w:eastAsia="Calibri" w:hAnsi="Roboto Condensed" w:cstheme="minorHAnsi"/>
                <w:spacing w:val="-1"/>
                <w:position w:val="1"/>
                <w:sz w:val="20"/>
                <w:szCs w:val="20"/>
              </w:rPr>
              <w:t>g</w:t>
            </w:r>
            <w:r w:rsidRPr="0076060A">
              <w:rPr>
                <w:rFonts w:ascii="Roboto Condensed" w:eastAsia="Calibri" w:hAnsi="Roboto Condensed" w:cstheme="minorHAnsi"/>
                <w:position w:val="1"/>
                <w:sz w:val="20"/>
                <w:szCs w:val="20"/>
              </w:rPr>
              <w:t>e</w:t>
            </w:r>
            <w:r w:rsidRPr="0076060A">
              <w:rPr>
                <w:rFonts w:ascii="Roboto Condensed" w:eastAsia="Calibri" w:hAnsi="Roboto Condensed" w:cstheme="minorHAnsi"/>
                <w:spacing w:val="1"/>
                <w:position w:val="1"/>
                <w:sz w:val="20"/>
                <w:szCs w:val="20"/>
              </w:rPr>
              <w:t>m</w:t>
            </w:r>
            <w:r w:rsidRPr="0076060A">
              <w:rPr>
                <w:rFonts w:ascii="Roboto Condensed" w:eastAsia="Calibri" w:hAnsi="Roboto Condensed" w:cstheme="minorHAnsi"/>
                <w:position w:val="1"/>
                <w:sz w:val="20"/>
                <w:szCs w:val="20"/>
              </w:rPr>
              <w:t>e</w:t>
            </w:r>
            <w:r w:rsidRPr="0076060A">
              <w:rPr>
                <w:rFonts w:ascii="Roboto Condensed" w:eastAsia="Calibri" w:hAnsi="Roboto Condensed" w:cstheme="minorHAnsi"/>
                <w:spacing w:val="-3"/>
                <w:position w:val="1"/>
                <w:sz w:val="20"/>
                <w:szCs w:val="20"/>
              </w:rPr>
              <w:t>n</w:t>
            </w:r>
            <w:r w:rsidRPr="0076060A">
              <w:rPr>
                <w:rFonts w:ascii="Roboto Condensed" w:eastAsia="Calibri" w:hAnsi="Roboto Condensed" w:cstheme="minorHAnsi"/>
                <w:position w:val="1"/>
                <w:sz w:val="20"/>
                <w:szCs w:val="20"/>
              </w:rPr>
              <w:t>t</w:t>
            </w:r>
            <w:r w:rsidRPr="0076060A">
              <w:rPr>
                <w:rFonts w:ascii="Roboto Condensed" w:eastAsia="Calibri" w:hAnsi="Roboto Condensed" w:cstheme="minorHAnsi"/>
                <w:spacing w:val="2"/>
                <w:position w:val="1"/>
                <w:sz w:val="20"/>
                <w:szCs w:val="20"/>
              </w:rPr>
              <w:t xml:space="preserve"> </w:t>
            </w:r>
            <w:r w:rsidRPr="0076060A">
              <w:rPr>
                <w:rFonts w:ascii="Roboto Condensed" w:eastAsia="Calibri" w:hAnsi="Roboto Condensed" w:cstheme="minorHAnsi"/>
                <w:position w:val="1"/>
                <w:sz w:val="20"/>
                <w:szCs w:val="20"/>
              </w:rPr>
              <w:t>»</w:t>
            </w:r>
            <w:r w:rsidRPr="0076060A">
              <w:rPr>
                <w:rFonts w:ascii="Roboto Condensed" w:eastAsia="Calibri" w:hAnsi="Roboto Condensed" w:cstheme="minorHAnsi"/>
                <w:spacing w:val="-2"/>
                <w:position w:val="1"/>
                <w:sz w:val="20"/>
                <w:szCs w:val="20"/>
              </w:rPr>
              <w:t xml:space="preserve"> </w:t>
            </w:r>
            <w:r w:rsidRPr="0076060A">
              <w:rPr>
                <w:rFonts w:ascii="Roboto Condensed" w:eastAsia="Calibri" w:hAnsi="Roboto Condensed" w:cstheme="minorHAnsi"/>
                <w:position w:val="1"/>
                <w:sz w:val="20"/>
                <w:szCs w:val="20"/>
              </w:rPr>
              <w:t>:</w:t>
            </w:r>
            <w:r w:rsidRPr="0076060A">
              <w:rPr>
                <w:rFonts w:ascii="Roboto Condensed" w:eastAsia="Calibri" w:hAnsi="Roboto Condensed" w:cstheme="minorHAnsi"/>
                <w:spacing w:val="16"/>
                <w:position w:val="1"/>
                <w:sz w:val="20"/>
                <w:szCs w:val="20"/>
              </w:rPr>
              <w:t xml:space="preserve"> </w:t>
            </w:r>
            <w:r w:rsidRPr="0076060A">
              <w:rPr>
                <w:rFonts w:ascii="Roboto Condensed" w:eastAsia="Calibri" w:hAnsi="Roboto Condensed" w:cstheme="minorHAnsi"/>
                <w:position w:val="1"/>
                <w:sz w:val="20"/>
                <w:szCs w:val="20"/>
              </w:rPr>
              <w:t>ce</w:t>
            </w:r>
            <w:r w:rsidRPr="0076060A">
              <w:rPr>
                <w:rFonts w:ascii="Roboto Condensed" w:eastAsia="Calibri" w:hAnsi="Roboto Condensed" w:cstheme="minorHAnsi"/>
                <w:spacing w:val="16"/>
                <w:position w:val="1"/>
                <w:sz w:val="20"/>
                <w:szCs w:val="20"/>
              </w:rPr>
              <w:t xml:space="preserve"> </w:t>
            </w:r>
            <w:r w:rsidRPr="0076060A">
              <w:rPr>
                <w:rFonts w:ascii="Roboto Condensed" w:eastAsia="Calibri" w:hAnsi="Roboto Condensed" w:cstheme="minorHAnsi"/>
                <w:spacing w:val="-1"/>
                <w:position w:val="1"/>
                <w:sz w:val="20"/>
                <w:szCs w:val="20"/>
              </w:rPr>
              <w:t>m</w:t>
            </w:r>
            <w:r w:rsidRPr="0076060A">
              <w:rPr>
                <w:rFonts w:ascii="Roboto Condensed" w:eastAsia="Calibri" w:hAnsi="Roboto Condensed" w:cstheme="minorHAnsi"/>
                <w:spacing w:val="1"/>
                <w:position w:val="1"/>
                <w:sz w:val="20"/>
                <w:szCs w:val="20"/>
              </w:rPr>
              <w:t>o</w:t>
            </w:r>
            <w:r w:rsidRPr="0076060A">
              <w:rPr>
                <w:rFonts w:ascii="Roboto Condensed" w:eastAsia="Calibri" w:hAnsi="Roboto Condensed" w:cstheme="minorHAnsi"/>
                <w:spacing w:val="-1"/>
                <w:position w:val="1"/>
                <w:sz w:val="20"/>
                <w:szCs w:val="20"/>
              </w:rPr>
              <w:t>du</w:t>
            </w:r>
            <w:r w:rsidRPr="0076060A">
              <w:rPr>
                <w:rFonts w:ascii="Roboto Condensed" w:eastAsia="Calibri" w:hAnsi="Roboto Condensed" w:cstheme="minorHAnsi"/>
                <w:position w:val="1"/>
                <w:sz w:val="20"/>
                <w:szCs w:val="20"/>
              </w:rPr>
              <w:t>le</w:t>
            </w:r>
            <w:r w:rsidRPr="0076060A">
              <w:rPr>
                <w:rFonts w:ascii="Roboto Condensed" w:eastAsia="Calibri" w:hAnsi="Roboto Condensed" w:cstheme="minorHAnsi"/>
                <w:spacing w:val="15"/>
                <w:position w:val="1"/>
                <w:sz w:val="20"/>
                <w:szCs w:val="20"/>
              </w:rPr>
              <w:t xml:space="preserve"> </w:t>
            </w:r>
            <w:r w:rsidRPr="0076060A">
              <w:rPr>
                <w:rFonts w:ascii="Roboto Condensed" w:eastAsia="Calibri" w:hAnsi="Roboto Condensed" w:cstheme="minorHAnsi"/>
                <w:spacing w:val="1"/>
                <w:position w:val="1"/>
                <w:sz w:val="20"/>
                <w:szCs w:val="20"/>
              </w:rPr>
              <w:t>v</w:t>
            </w:r>
            <w:r w:rsidRPr="0076060A">
              <w:rPr>
                <w:rFonts w:ascii="Roboto Condensed" w:eastAsia="Calibri" w:hAnsi="Roboto Condensed" w:cstheme="minorHAnsi"/>
                <w:position w:val="1"/>
                <w:sz w:val="20"/>
                <w:szCs w:val="20"/>
              </w:rPr>
              <w:t>i</w:t>
            </w:r>
            <w:r w:rsidRPr="0076060A">
              <w:rPr>
                <w:rFonts w:ascii="Roboto Condensed" w:eastAsia="Calibri" w:hAnsi="Roboto Condensed" w:cstheme="minorHAnsi"/>
                <w:spacing w:val="-3"/>
                <w:position w:val="1"/>
                <w:sz w:val="20"/>
                <w:szCs w:val="20"/>
              </w:rPr>
              <w:t>s</w:t>
            </w:r>
            <w:r w:rsidRPr="0076060A">
              <w:rPr>
                <w:rFonts w:ascii="Roboto Condensed" w:eastAsia="Calibri" w:hAnsi="Roboto Condensed" w:cstheme="minorHAnsi"/>
                <w:position w:val="1"/>
                <w:sz w:val="20"/>
                <w:szCs w:val="20"/>
              </w:rPr>
              <w:t>e</w:t>
            </w:r>
            <w:r w:rsidRPr="0076060A">
              <w:rPr>
                <w:rFonts w:ascii="Roboto Condensed" w:eastAsia="Calibri" w:hAnsi="Roboto Condensed" w:cstheme="minorHAnsi"/>
                <w:spacing w:val="15"/>
                <w:position w:val="1"/>
                <w:sz w:val="20"/>
                <w:szCs w:val="20"/>
              </w:rPr>
              <w:t xml:space="preserve"> </w:t>
            </w:r>
            <w:r w:rsidRPr="0076060A">
              <w:rPr>
                <w:rFonts w:ascii="Roboto Condensed" w:eastAsia="Calibri" w:hAnsi="Roboto Condensed" w:cstheme="minorHAnsi"/>
                <w:position w:val="1"/>
                <w:sz w:val="20"/>
                <w:szCs w:val="20"/>
              </w:rPr>
              <w:t>à</w:t>
            </w:r>
            <w:r w:rsidRPr="0076060A">
              <w:rPr>
                <w:rFonts w:ascii="Roboto Condensed" w:eastAsia="Calibri" w:hAnsi="Roboto Condensed" w:cstheme="minorHAnsi"/>
                <w:spacing w:val="15"/>
                <w:position w:val="1"/>
                <w:sz w:val="20"/>
                <w:szCs w:val="20"/>
              </w:rPr>
              <w:t xml:space="preserve"> </w:t>
            </w:r>
            <w:r w:rsidRPr="0076060A">
              <w:rPr>
                <w:rFonts w:ascii="Roboto Condensed" w:eastAsia="Calibri" w:hAnsi="Roboto Condensed" w:cstheme="minorHAnsi"/>
                <w:position w:val="1"/>
                <w:sz w:val="20"/>
                <w:szCs w:val="20"/>
              </w:rPr>
              <w:t>s</w:t>
            </w:r>
            <w:r w:rsidRPr="0076060A">
              <w:rPr>
                <w:rFonts w:ascii="Roboto Condensed" w:eastAsia="Calibri" w:hAnsi="Roboto Condensed" w:cstheme="minorHAnsi"/>
                <w:spacing w:val="1"/>
                <w:position w:val="1"/>
                <w:sz w:val="20"/>
                <w:szCs w:val="20"/>
              </w:rPr>
              <w:t>y</w:t>
            </w:r>
            <w:r w:rsidRPr="0076060A">
              <w:rPr>
                <w:rFonts w:ascii="Roboto Condensed" w:eastAsia="Calibri" w:hAnsi="Roboto Condensed" w:cstheme="minorHAnsi"/>
                <w:spacing w:val="-1"/>
                <w:position w:val="1"/>
                <w:sz w:val="20"/>
                <w:szCs w:val="20"/>
              </w:rPr>
              <w:t>n</w:t>
            </w:r>
            <w:r w:rsidRPr="0076060A">
              <w:rPr>
                <w:rFonts w:ascii="Roboto Condensed" w:eastAsia="Calibri" w:hAnsi="Roboto Condensed" w:cstheme="minorHAnsi"/>
                <w:position w:val="1"/>
                <w:sz w:val="20"/>
                <w:szCs w:val="20"/>
              </w:rPr>
              <w:t>thétis</w:t>
            </w:r>
            <w:r w:rsidRPr="0076060A">
              <w:rPr>
                <w:rFonts w:ascii="Roboto Condensed" w:eastAsia="Calibri" w:hAnsi="Roboto Condensed" w:cstheme="minorHAnsi"/>
                <w:spacing w:val="1"/>
                <w:position w:val="1"/>
                <w:sz w:val="20"/>
                <w:szCs w:val="20"/>
              </w:rPr>
              <w:t>e</w:t>
            </w:r>
            <w:r w:rsidRPr="0076060A">
              <w:rPr>
                <w:rFonts w:ascii="Roboto Condensed" w:eastAsia="Calibri" w:hAnsi="Roboto Condensed" w:cstheme="minorHAnsi"/>
                <w:position w:val="1"/>
                <w:sz w:val="20"/>
                <w:szCs w:val="20"/>
              </w:rPr>
              <w:t>r</w:t>
            </w:r>
            <w:r w:rsidRPr="0076060A">
              <w:rPr>
                <w:rFonts w:ascii="Roboto Condensed" w:eastAsia="Calibri" w:hAnsi="Roboto Condensed" w:cstheme="minorHAnsi"/>
                <w:spacing w:val="15"/>
                <w:position w:val="1"/>
                <w:sz w:val="20"/>
                <w:szCs w:val="20"/>
              </w:rPr>
              <w:t xml:space="preserve"> </w:t>
            </w:r>
            <w:r w:rsidRPr="0076060A">
              <w:rPr>
                <w:rFonts w:ascii="Roboto Condensed" w:eastAsia="Calibri" w:hAnsi="Roboto Condensed" w:cstheme="minorHAnsi"/>
                <w:spacing w:val="-1"/>
                <w:position w:val="1"/>
                <w:sz w:val="20"/>
                <w:szCs w:val="20"/>
              </w:rPr>
              <w:t>p</w:t>
            </w:r>
            <w:r w:rsidRPr="0076060A">
              <w:rPr>
                <w:rFonts w:ascii="Roboto Condensed" w:eastAsia="Calibri" w:hAnsi="Roboto Condensed" w:cstheme="minorHAnsi"/>
                <w:spacing w:val="1"/>
                <w:position w:val="1"/>
                <w:sz w:val="20"/>
                <w:szCs w:val="20"/>
              </w:rPr>
              <w:t>o</w:t>
            </w:r>
            <w:r w:rsidRPr="0076060A">
              <w:rPr>
                <w:rFonts w:ascii="Roboto Condensed" w:eastAsia="Calibri" w:hAnsi="Roboto Condensed" w:cstheme="minorHAnsi"/>
                <w:spacing w:val="-1"/>
                <w:position w:val="1"/>
                <w:sz w:val="20"/>
                <w:szCs w:val="20"/>
              </w:rPr>
              <w:t>u</w:t>
            </w:r>
            <w:r w:rsidRPr="0076060A">
              <w:rPr>
                <w:rFonts w:ascii="Roboto Condensed" w:eastAsia="Calibri" w:hAnsi="Roboto Condensed" w:cstheme="minorHAnsi"/>
                <w:position w:val="1"/>
                <w:sz w:val="20"/>
                <w:szCs w:val="20"/>
              </w:rPr>
              <w:t>r</w:t>
            </w:r>
            <w:r w:rsidRPr="0076060A">
              <w:rPr>
                <w:rFonts w:ascii="Roboto Condensed" w:eastAsia="Calibri" w:hAnsi="Roboto Condensed" w:cstheme="minorHAnsi"/>
                <w:spacing w:val="15"/>
                <w:position w:val="1"/>
                <w:sz w:val="20"/>
                <w:szCs w:val="20"/>
              </w:rPr>
              <w:t xml:space="preserve"> </w:t>
            </w:r>
            <w:r w:rsidRPr="0076060A">
              <w:rPr>
                <w:rFonts w:ascii="Roboto Condensed" w:eastAsia="Calibri" w:hAnsi="Roboto Condensed" w:cstheme="minorHAnsi"/>
                <w:spacing w:val="-1"/>
                <w:position w:val="1"/>
                <w:sz w:val="20"/>
                <w:szCs w:val="20"/>
              </w:rPr>
              <w:t>un</w:t>
            </w:r>
            <w:r w:rsidRPr="0076060A">
              <w:rPr>
                <w:rFonts w:ascii="Roboto Condensed" w:eastAsia="Calibri" w:hAnsi="Roboto Condensed" w:cstheme="minorHAnsi"/>
                <w:position w:val="1"/>
                <w:sz w:val="20"/>
                <w:szCs w:val="20"/>
              </w:rPr>
              <w:t>e</w:t>
            </w:r>
            <w:r>
              <w:rPr>
                <w:rFonts w:ascii="Roboto Condensed" w:eastAsia="Calibri" w:hAnsi="Roboto Condensed" w:cstheme="minorHAnsi"/>
                <w:position w:val="1"/>
                <w:sz w:val="20"/>
                <w:szCs w:val="20"/>
              </w:rPr>
              <w:t xml:space="preserve"> </w:t>
            </w:r>
            <w:r w:rsidRPr="0076060A">
              <w:rPr>
                <w:rFonts w:ascii="Roboto Condensed" w:eastAsia="Calibri" w:hAnsi="Roboto Condensed" w:cstheme="minorHAnsi"/>
                <w:spacing w:val="-1"/>
                <w:sz w:val="20"/>
                <w:szCs w:val="20"/>
              </w:rPr>
              <w:t>p</w:t>
            </w:r>
            <w:r w:rsidRPr="0076060A">
              <w:rPr>
                <w:rFonts w:ascii="Roboto Condensed" w:eastAsia="Calibri" w:hAnsi="Roboto Condensed" w:cstheme="minorHAnsi"/>
                <w:sz w:val="20"/>
                <w:szCs w:val="20"/>
              </w:rPr>
              <w:t>art ce</w:t>
            </w:r>
            <w:r w:rsidRPr="0076060A">
              <w:rPr>
                <w:rFonts w:ascii="Roboto Condensed" w:eastAsia="Calibri" w:hAnsi="Roboto Condensed" w:cstheme="minorHAnsi"/>
                <w:spacing w:val="1"/>
                <w:sz w:val="20"/>
                <w:szCs w:val="20"/>
              </w:rPr>
              <w:t xml:space="preserve"> </w:t>
            </w:r>
            <w:r w:rsidRPr="0076060A">
              <w:rPr>
                <w:rFonts w:ascii="Roboto Condensed" w:eastAsia="Calibri" w:hAnsi="Roboto Condensed" w:cstheme="minorHAnsi"/>
                <w:spacing w:val="-1"/>
                <w:sz w:val="20"/>
                <w:szCs w:val="20"/>
              </w:rPr>
              <w:t>qu</w:t>
            </w:r>
            <w:r w:rsidRPr="0076060A">
              <w:rPr>
                <w:rFonts w:ascii="Roboto Condensed" w:eastAsia="Calibri" w:hAnsi="Roboto Condensed" w:cstheme="minorHAnsi"/>
                <w:sz w:val="20"/>
                <w:szCs w:val="20"/>
              </w:rPr>
              <w:t>e</w:t>
            </w:r>
            <w:r w:rsidRPr="0076060A">
              <w:rPr>
                <w:rFonts w:ascii="Roboto Condensed" w:eastAsia="Calibri" w:hAnsi="Roboto Condensed" w:cstheme="minorHAnsi"/>
                <w:spacing w:val="-2"/>
                <w:sz w:val="20"/>
                <w:szCs w:val="20"/>
              </w:rPr>
              <w:t xml:space="preserve"> </w:t>
            </w:r>
            <w:r w:rsidRPr="0076060A">
              <w:rPr>
                <w:rFonts w:ascii="Roboto Condensed" w:eastAsia="Calibri" w:hAnsi="Roboto Condensed" w:cstheme="minorHAnsi"/>
                <w:sz w:val="20"/>
                <w:szCs w:val="20"/>
              </w:rPr>
              <w:t>les</w:t>
            </w:r>
            <w:r w:rsidRPr="0076060A">
              <w:rPr>
                <w:rFonts w:ascii="Roboto Condensed" w:eastAsia="Calibri" w:hAnsi="Roboto Condensed" w:cstheme="minorHAnsi"/>
                <w:spacing w:val="-1"/>
                <w:sz w:val="20"/>
                <w:szCs w:val="20"/>
              </w:rPr>
              <w:t xml:space="preserve"> </w:t>
            </w:r>
            <w:r w:rsidRPr="0076060A">
              <w:rPr>
                <w:rFonts w:ascii="Roboto Condensed" w:eastAsia="Calibri" w:hAnsi="Roboto Condensed" w:cstheme="minorHAnsi"/>
                <w:spacing w:val="1"/>
                <w:sz w:val="20"/>
                <w:szCs w:val="20"/>
              </w:rPr>
              <w:t>é</w:t>
            </w:r>
            <w:r w:rsidRPr="0076060A">
              <w:rPr>
                <w:rFonts w:ascii="Roboto Condensed" w:eastAsia="Calibri" w:hAnsi="Roboto Condensed" w:cstheme="minorHAnsi"/>
                <w:sz w:val="20"/>
                <w:szCs w:val="20"/>
              </w:rPr>
              <w:t>tu</w:t>
            </w:r>
            <w:r w:rsidRPr="0076060A">
              <w:rPr>
                <w:rFonts w:ascii="Roboto Condensed" w:eastAsia="Calibri" w:hAnsi="Roboto Condensed" w:cstheme="minorHAnsi"/>
                <w:spacing w:val="-1"/>
                <w:sz w:val="20"/>
                <w:szCs w:val="20"/>
              </w:rPr>
              <w:t>d</w:t>
            </w:r>
            <w:r w:rsidRPr="0076060A">
              <w:rPr>
                <w:rFonts w:ascii="Roboto Condensed" w:eastAsia="Calibri" w:hAnsi="Roboto Condensed" w:cstheme="minorHAnsi"/>
                <w:sz w:val="20"/>
                <w:szCs w:val="20"/>
              </w:rPr>
              <w:t>ia</w:t>
            </w:r>
            <w:r w:rsidRPr="0076060A">
              <w:rPr>
                <w:rFonts w:ascii="Roboto Condensed" w:eastAsia="Calibri" w:hAnsi="Roboto Condensed" w:cstheme="minorHAnsi"/>
                <w:spacing w:val="-1"/>
                <w:sz w:val="20"/>
                <w:szCs w:val="20"/>
              </w:rPr>
              <w:t>n</w:t>
            </w:r>
            <w:r w:rsidRPr="0076060A">
              <w:rPr>
                <w:rFonts w:ascii="Roboto Condensed" w:eastAsia="Calibri" w:hAnsi="Roboto Condensed" w:cstheme="minorHAnsi"/>
                <w:sz w:val="20"/>
                <w:szCs w:val="20"/>
              </w:rPr>
              <w:t>ts</w:t>
            </w:r>
            <w:r w:rsidRPr="0076060A">
              <w:rPr>
                <w:rFonts w:ascii="Roboto Condensed" w:eastAsia="Calibri" w:hAnsi="Roboto Condensed" w:cstheme="minorHAnsi"/>
                <w:spacing w:val="-1"/>
                <w:sz w:val="20"/>
                <w:szCs w:val="20"/>
              </w:rPr>
              <w:t xml:space="preserve"> v</w:t>
            </w:r>
            <w:r w:rsidRPr="0076060A">
              <w:rPr>
                <w:rFonts w:ascii="Roboto Condensed" w:eastAsia="Calibri" w:hAnsi="Roboto Condensed" w:cstheme="minorHAnsi"/>
                <w:spacing w:val="1"/>
                <w:sz w:val="20"/>
                <w:szCs w:val="20"/>
              </w:rPr>
              <w:t>o</w:t>
            </w:r>
            <w:r w:rsidRPr="0076060A">
              <w:rPr>
                <w:rFonts w:ascii="Roboto Condensed" w:eastAsia="Calibri" w:hAnsi="Roboto Condensed" w:cstheme="minorHAnsi"/>
                <w:sz w:val="20"/>
                <w:szCs w:val="20"/>
              </w:rPr>
              <w:t>ie</w:t>
            </w:r>
            <w:r w:rsidRPr="0076060A">
              <w:rPr>
                <w:rFonts w:ascii="Roboto Condensed" w:eastAsia="Calibri" w:hAnsi="Roboto Condensed" w:cstheme="minorHAnsi"/>
                <w:spacing w:val="-1"/>
                <w:sz w:val="20"/>
                <w:szCs w:val="20"/>
              </w:rPr>
              <w:t>n</w:t>
            </w:r>
            <w:r w:rsidRPr="0076060A">
              <w:rPr>
                <w:rFonts w:ascii="Roboto Condensed" w:eastAsia="Calibri" w:hAnsi="Roboto Condensed" w:cstheme="minorHAnsi"/>
                <w:sz w:val="20"/>
                <w:szCs w:val="20"/>
              </w:rPr>
              <w:t>t</w:t>
            </w:r>
            <w:r w:rsidRPr="0076060A">
              <w:rPr>
                <w:rFonts w:ascii="Roboto Condensed" w:eastAsia="Calibri" w:hAnsi="Roboto Condensed" w:cstheme="minorHAnsi"/>
                <w:spacing w:val="1"/>
                <w:sz w:val="20"/>
                <w:szCs w:val="20"/>
              </w:rPr>
              <w:t xml:space="preserve"> </w:t>
            </w:r>
            <w:r w:rsidRPr="0076060A">
              <w:rPr>
                <w:rFonts w:ascii="Roboto Condensed" w:eastAsia="Calibri" w:hAnsi="Roboto Condensed" w:cstheme="minorHAnsi"/>
                <w:spacing w:val="-1"/>
                <w:sz w:val="20"/>
                <w:szCs w:val="20"/>
              </w:rPr>
              <w:t>d</w:t>
            </w:r>
            <w:r w:rsidRPr="0076060A">
              <w:rPr>
                <w:rFonts w:ascii="Roboto Condensed" w:eastAsia="Calibri" w:hAnsi="Roboto Condensed" w:cstheme="minorHAnsi"/>
                <w:sz w:val="20"/>
                <w:szCs w:val="20"/>
              </w:rPr>
              <w:t>a</w:t>
            </w:r>
            <w:r w:rsidRPr="0076060A">
              <w:rPr>
                <w:rFonts w:ascii="Roboto Condensed" w:eastAsia="Calibri" w:hAnsi="Roboto Condensed" w:cstheme="minorHAnsi"/>
                <w:spacing w:val="-1"/>
                <w:sz w:val="20"/>
                <w:szCs w:val="20"/>
              </w:rPr>
              <w:t>n</w:t>
            </w:r>
            <w:r w:rsidRPr="0076060A">
              <w:rPr>
                <w:rFonts w:ascii="Roboto Condensed" w:eastAsia="Calibri" w:hAnsi="Roboto Condensed" w:cstheme="minorHAnsi"/>
                <w:sz w:val="20"/>
                <w:szCs w:val="20"/>
              </w:rPr>
              <w:t>s</w:t>
            </w:r>
            <w:r w:rsidRPr="0076060A">
              <w:rPr>
                <w:rFonts w:ascii="Roboto Condensed" w:eastAsia="Calibri" w:hAnsi="Roboto Condensed" w:cstheme="minorHAnsi"/>
                <w:spacing w:val="-2"/>
                <w:sz w:val="20"/>
                <w:szCs w:val="20"/>
              </w:rPr>
              <w:t xml:space="preserve"> </w:t>
            </w:r>
            <w:r w:rsidRPr="0076060A">
              <w:rPr>
                <w:rFonts w:ascii="Roboto Condensed" w:eastAsia="Calibri" w:hAnsi="Roboto Condensed" w:cstheme="minorHAnsi"/>
                <w:sz w:val="20"/>
                <w:szCs w:val="20"/>
              </w:rPr>
              <w:t>les</w:t>
            </w:r>
            <w:r w:rsidRPr="0076060A">
              <w:rPr>
                <w:rFonts w:ascii="Roboto Condensed" w:eastAsia="Calibri" w:hAnsi="Roboto Condensed" w:cstheme="minorHAnsi"/>
                <w:spacing w:val="1"/>
                <w:sz w:val="20"/>
                <w:szCs w:val="20"/>
              </w:rPr>
              <w:t xml:space="preserve"> </w:t>
            </w:r>
            <w:r w:rsidRPr="0076060A">
              <w:rPr>
                <w:rFonts w:ascii="Roboto Condensed" w:eastAsia="Calibri" w:hAnsi="Roboto Condensed" w:cstheme="minorHAnsi"/>
                <w:sz w:val="20"/>
                <w:szCs w:val="20"/>
              </w:rPr>
              <w:t>a</w:t>
            </w:r>
            <w:r w:rsidRPr="0076060A">
              <w:rPr>
                <w:rFonts w:ascii="Roboto Condensed" w:eastAsia="Calibri" w:hAnsi="Roboto Condensed" w:cstheme="minorHAnsi"/>
                <w:spacing w:val="-3"/>
                <w:sz w:val="20"/>
                <w:szCs w:val="20"/>
              </w:rPr>
              <w:t>u</w:t>
            </w:r>
            <w:r w:rsidRPr="0076060A">
              <w:rPr>
                <w:rFonts w:ascii="Roboto Condensed" w:eastAsia="Calibri" w:hAnsi="Roboto Condensed" w:cstheme="minorHAnsi"/>
                <w:sz w:val="20"/>
                <w:szCs w:val="20"/>
              </w:rPr>
              <w:t>tres</w:t>
            </w:r>
            <w:r w:rsidRPr="0076060A">
              <w:rPr>
                <w:rFonts w:ascii="Roboto Condensed" w:eastAsia="Calibri" w:hAnsi="Roboto Condensed" w:cstheme="minorHAnsi"/>
                <w:spacing w:val="1"/>
                <w:sz w:val="20"/>
                <w:szCs w:val="20"/>
              </w:rPr>
              <w:t xml:space="preserve"> </w:t>
            </w:r>
            <w:r w:rsidRPr="0076060A">
              <w:rPr>
                <w:rFonts w:ascii="Roboto Condensed" w:eastAsia="Calibri" w:hAnsi="Roboto Condensed" w:cstheme="minorHAnsi"/>
                <w:sz w:val="20"/>
                <w:szCs w:val="20"/>
              </w:rPr>
              <w:t>i</w:t>
            </w:r>
            <w:r w:rsidRPr="0076060A">
              <w:rPr>
                <w:rFonts w:ascii="Roboto Condensed" w:eastAsia="Calibri" w:hAnsi="Roboto Condensed" w:cstheme="minorHAnsi"/>
                <w:spacing w:val="-3"/>
                <w:sz w:val="20"/>
                <w:szCs w:val="20"/>
              </w:rPr>
              <w:t>n</w:t>
            </w:r>
            <w:r w:rsidRPr="0076060A">
              <w:rPr>
                <w:rFonts w:ascii="Roboto Condensed" w:eastAsia="Calibri" w:hAnsi="Roboto Condensed" w:cstheme="minorHAnsi"/>
                <w:sz w:val="20"/>
                <w:szCs w:val="20"/>
              </w:rPr>
              <w:t>t</w:t>
            </w:r>
            <w:r w:rsidRPr="0076060A">
              <w:rPr>
                <w:rFonts w:ascii="Roboto Condensed" w:eastAsia="Calibri" w:hAnsi="Roboto Condensed" w:cstheme="minorHAnsi"/>
                <w:spacing w:val="1"/>
                <w:sz w:val="20"/>
                <w:szCs w:val="20"/>
              </w:rPr>
              <w:t>e</w:t>
            </w:r>
            <w:r w:rsidRPr="0076060A">
              <w:rPr>
                <w:rFonts w:ascii="Roboto Condensed" w:eastAsia="Calibri" w:hAnsi="Roboto Condensed" w:cstheme="minorHAnsi"/>
                <w:spacing w:val="-3"/>
                <w:sz w:val="20"/>
                <w:szCs w:val="20"/>
              </w:rPr>
              <w:t>r</w:t>
            </w:r>
            <w:r w:rsidRPr="0076060A">
              <w:rPr>
                <w:rFonts w:ascii="Roboto Condensed" w:eastAsia="Calibri" w:hAnsi="Roboto Condensed" w:cstheme="minorHAnsi"/>
                <w:spacing w:val="-1"/>
                <w:sz w:val="20"/>
                <w:szCs w:val="20"/>
              </w:rPr>
              <w:t>v</w:t>
            </w:r>
            <w:r w:rsidRPr="0076060A">
              <w:rPr>
                <w:rFonts w:ascii="Roboto Condensed" w:eastAsia="Calibri" w:hAnsi="Roboto Condensed" w:cstheme="minorHAnsi"/>
                <w:sz w:val="20"/>
                <w:szCs w:val="20"/>
              </w:rPr>
              <w:t>enti</w:t>
            </w:r>
            <w:r w:rsidRPr="0076060A">
              <w:rPr>
                <w:rFonts w:ascii="Roboto Condensed" w:eastAsia="Calibri" w:hAnsi="Roboto Condensed" w:cstheme="minorHAnsi"/>
                <w:spacing w:val="1"/>
                <w:sz w:val="20"/>
                <w:szCs w:val="20"/>
              </w:rPr>
              <w:t>o</w:t>
            </w:r>
            <w:r w:rsidRPr="0076060A">
              <w:rPr>
                <w:rFonts w:ascii="Roboto Condensed" w:eastAsia="Calibri" w:hAnsi="Roboto Condensed" w:cstheme="minorHAnsi"/>
                <w:spacing w:val="-1"/>
                <w:sz w:val="20"/>
                <w:szCs w:val="20"/>
              </w:rPr>
              <w:t>n</w:t>
            </w:r>
            <w:r w:rsidRPr="0076060A">
              <w:rPr>
                <w:rFonts w:ascii="Roboto Condensed" w:eastAsia="Calibri" w:hAnsi="Roboto Condensed" w:cstheme="minorHAnsi"/>
                <w:sz w:val="20"/>
                <w:szCs w:val="20"/>
              </w:rPr>
              <w:t>s.</w:t>
            </w:r>
          </w:p>
        </w:tc>
      </w:tr>
      <w:tr w:rsidR="00005323" w:rsidRPr="0076060A" w14:paraId="363BE358" w14:textId="77777777" w:rsidTr="006236C0">
        <w:trPr>
          <w:trHeight w:hRule="exact" w:val="8526"/>
        </w:trPr>
        <w:tc>
          <w:tcPr>
            <w:tcW w:w="2870" w:type="dxa"/>
            <w:gridSpan w:val="2"/>
            <w:shd w:val="clear" w:color="auto" w:fill="282D46"/>
            <w:vAlign w:val="center"/>
          </w:tcPr>
          <w:p w14:paraId="7C856661" w14:textId="77777777" w:rsidR="00005323" w:rsidRPr="009A21F1" w:rsidRDefault="00005323" w:rsidP="006236C0">
            <w:pPr>
              <w:spacing w:after="0" w:line="240" w:lineRule="auto"/>
              <w:ind w:left="35"/>
              <w:rPr>
                <w:rFonts w:ascii="Roboto Condensed" w:hAnsi="Roboto Condensed" w:cstheme="minorHAnsi"/>
                <w:b/>
                <w:color w:val="FFFFFF" w:themeColor="background1"/>
                <w:szCs w:val="20"/>
              </w:rPr>
            </w:pPr>
            <w:r w:rsidRPr="009A21F1">
              <w:rPr>
                <w:rFonts w:ascii="Roboto Condensed" w:eastAsia="Calibri" w:hAnsi="Roboto Condensed" w:cstheme="minorHAnsi"/>
                <w:b/>
                <w:bCs/>
                <w:color w:val="FFFFFF" w:themeColor="background1"/>
                <w:spacing w:val="1"/>
                <w:position w:val="1"/>
                <w:szCs w:val="20"/>
              </w:rPr>
              <w:t>C</w:t>
            </w:r>
            <w:r w:rsidRPr="009A21F1">
              <w:rPr>
                <w:rFonts w:ascii="Roboto Condensed" w:eastAsia="Calibri" w:hAnsi="Roboto Condensed" w:cstheme="minorHAnsi"/>
                <w:b/>
                <w:bCs/>
                <w:color w:val="FFFFFF" w:themeColor="background1"/>
                <w:spacing w:val="-1"/>
                <w:position w:val="1"/>
                <w:szCs w:val="20"/>
              </w:rPr>
              <w:t>on</w:t>
            </w:r>
            <w:r w:rsidRPr="009A21F1">
              <w:rPr>
                <w:rFonts w:ascii="Roboto Condensed" w:eastAsia="Calibri" w:hAnsi="Roboto Condensed" w:cstheme="minorHAnsi"/>
                <w:b/>
                <w:bCs/>
                <w:color w:val="FFFFFF" w:themeColor="background1"/>
                <w:position w:val="1"/>
                <w:szCs w:val="20"/>
              </w:rPr>
              <w:t>te</w:t>
            </w:r>
            <w:r w:rsidRPr="009A21F1">
              <w:rPr>
                <w:rFonts w:ascii="Roboto Condensed" w:eastAsia="Calibri" w:hAnsi="Roboto Condensed" w:cstheme="minorHAnsi"/>
                <w:b/>
                <w:bCs/>
                <w:color w:val="FFFFFF" w:themeColor="background1"/>
                <w:spacing w:val="-1"/>
                <w:position w:val="1"/>
                <w:szCs w:val="20"/>
              </w:rPr>
              <w:t>n</w:t>
            </w:r>
            <w:r w:rsidRPr="009A21F1">
              <w:rPr>
                <w:rFonts w:ascii="Roboto Condensed" w:eastAsia="Calibri" w:hAnsi="Roboto Condensed" w:cstheme="minorHAnsi"/>
                <w:b/>
                <w:bCs/>
                <w:color w:val="FFFFFF" w:themeColor="background1"/>
                <w:position w:val="1"/>
                <w:szCs w:val="20"/>
              </w:rPr>
              <w:t>u</w:t>
            </w:r>
          </w:p>
        </w:tc>
        <w:tc>
          <w:tcPr>
            <w:tcW w:w="7026" w:type="dxa"/>
            <w:gridSpan w:val="4"/>
            <w:shd w:val="clear" w:color="auto" w:fill="F1E5F7"/>
            <w:vAlign w:val="center"/>
          </w:tcPr>
          <w:p w14:paraId="24B5998A" w14:textId="77777777" w:rsidR="00005323" w:rsidRPr="0076060A" w:rsidRDefault="00005323" w:rsidP="006236C0">
            <w:pPr>
              <w:spacing w:after="0" w:line="240" w:lineRule="auto"/>
              <w:ind w:left="113" w:right="306"/>
              <w:rPr>
                <w:rFonts w:ascii="Roboto Condensed" w:eastAsia="Calibri" w:hAnsi="Roboto Condensed" w:cstheme="minorHAnsi"/>
                <w:sz w:val="20"/>
                <w:szCs w:val="20"/>
              </w:rPr>
            </w:pPr>
            <w:r w:rsidRPr="0076060A">
              <w:rPr>
                <w:rFonts w:ascii="Roboto Condensed" w:eastAsia="Calibri" w:hAnsi="Roboto Condensed" w:cstheme="minorHAnsi"/>
                <w:sz w:val="20"/>
                <w:szCs w:val="20"/>
              </w:rPr>
              <w:t>I</w:t>
            </w:r>
            <w:r w:rsidRPr="0076060A">
              <w:rPr>
                <w:rFonts w:ascii="Roboto Condensed" w:eastAsia="Calibri" w:hAnsi="Roboto Condensed" w:cstheme="minorHAnsi"/>
                <w:spacing w:val="-1"/>
                <w:sz w:val="20"/>
                <w:szCs w:val="20"/>
              </w:rPr>
              <w:t>n</w:t>
            </w:r>
            <w:r w:rsidRPr="0076060A">
              <w:rPr>
                <w:rFonts w:ascii="Roboto Condensed" w:eastAsia="Calibri" w:hAnsi="Roboto Condensed" w:cstheme="minorHAnsi"/>
                <w:sz w:val="20"/>
                <w:szCs w:val="20"/>
              </w:rPr>
              <w:t>tr</w:t>
            </w:r>
            <w:r w:rsidRPr="0076060A">
              <w:rPr>
                <w:rFonts w:ascii="Roboto Condensed" w:eastAsia="Calibri" w:hAnsi="Roboto Condensed" w:cstheme="minorHAnsi"/>
                <w:spacing w:val="1"/>
                <w:sz w:val="20"/>
                <w:szCs w:val="20"/>
              </w:rPr>
              <w:t>o</w:t>
            </w:r>
            <w:r w:rsidRPr="0076060A">
              <w:rPr>
                <w:rFonts w:ascii="Roboto Condensed" w:eastAsia="Calibri" w:hAnsi="Roboto Condensed" w:cstheme="minorHAnsi"/>
                <w:spacing w:val="-1"/>
                <w:sz w:val="20"/>
                <w:szCs w:val="20"/>
              </w:rPr>
              <w:t>du</w:t>
            </w:r>
            <w:r w:rsidRPr="0076060A">
              <w:rPr>
                <w:rFonts w:ascii="Roboto Condensed" w:eastAsia="Calibri" w:hAnsi="Roboto Condensed" w:cstheme="minorHAnsi"/>
                <w:sz w:val="20"/>
                <w:szCs w:val="20"/>
              </w:rPr>
              <w:t>ct</w:t>
            </w:r>
            <w:r w:rsidRPr="0076060A">
              <w:rPr>
                <w:rFonts w:ascii="Roboto Condensed" w:eastAsia="Calibri" w:hAnsi="Roboto Condensed" w:cstheme="minorHAnsi"/>
                <w:spacing w:val="-2"/>
                <w:sz w:val="20"/>
                <w:szCs w:val="20"/>
              </w:rPr>
              <w:t>i</w:t>
            </w:r>
            <w:r w:rsidRPr="0076060A">
              <w:rPr>
                <w:rFonts w:ascii="Roboto Condensed" w:eastAsia="Calibri" w:hAnsi="Roboto Condensed" w:cstheme="minorHAnsi"/>
                <w:spacing w:val="1"/>
                <w:sz w:val="20"/>
                <w:szCs w:val="20"/>
              </w:rPr>
              <w:t>o</w:t>
            </w:r>
            <w:r w:rsidRPr="0076060A">
              <w:rPr>
                <w:rFonts w:ascii="Roboto Condensed" w:eastAsia="Calibri" w:hAnsi="Roboto Condensed" w:cstheme="minorHAnsi"/>
                <w:sz w:val="20"/>
                <w:szCs w:val="20"/>
              </w:rPr>
              <w:t>n</w:t>
            </w:r>
          </w:p>
          <w:p w14:paraId="65D0182D" w14:textId="77777777" w:rsidR="00005323" w:rsidRPr="0076060A" w:rsidRDefault="00005323" w:rsidP="006236C0">
            <w:pPr>
              <w:spacing w:after="0" w:line="240" w:lineRule="auto"/>
              <w:ind w:left="113" w:right="306"/>
              <w:rPr>
                <w:rFonts w:ascii="Roboto Condensed" w:eastAsia="Calibri" w:hAnsi="Roboto Condensed" w:cstheme="minorHAnsi"/>
                <w:sz w:val="20"/>
                <w:szCs w:val="20"/>
              </w:rPr>
            </w:pPr>
            <w:proofErr w:type="gramStart"/>
            <w:r w:rsidRPr="0076060A">
              <w:rPr>
                <w:rFonts w:ascii="Roboto Condensed" w:eastAsia="Wingdings" w:hAnsi="Roboto Condensed" w:cstheme="minorHAnsi"/>
                <w:sz w:val="20"/>
                <w:szCs w:val="20"/>
              </w:rPr>
              <w:t></w:t>
            </w:r>
            <w:r w:rsidRPr="0076060A">
              <w:rPr>
                <w:rFonts w:ascii="Roboto Condensed" w:hAnsi="Roboto Condensed" w:cstheme="minorHAnsi"/>
                <w:sz w:val="20"/>
                <w:szCs w:val="20"/>
              </w:rPr>
              <w:t xml:space="preserve"> </w:t>
            </w:r>
            <w:r w:rsidRPr="0076060A">
              <w:rPr>
                <w:rFonts w:ascii="Roboto Condensed" w:hAnsi="Roboto Condensed" w:cstheme="minorHAnsi"/>
                <w:spacing w:val="53"/>
                <w:sz w:val="20"/>
                <w:szCs w:val="20"/>
              </w:rPr>
              <w:t xml:space="preserve"> </w:t>
            </w:r>
            <w:r w:rsidRPr="0076060A">
              <w:rPr>
                <w:rFonts w:ascii="Roboto Condensed" w:eastAsia="Calibri" w:hAnsi="Roboto Condensed" w:cstheme="minorHAnsi"/>
                <w:sz w:val="20"/>
                <w:szCs w:val="20"/>
              </w:rPr>
              <w:t>Entrer</w:t>
            </w:r>
            <w:proofErr w:type="gramEnd"/>
            <w:r w:rsidRPr="0076060A">
              <w:rPr>
                <w:rFonts w:ascii="Roboto Condensed" w:eastAsia="Calibri" w:hAnsi="Roboto Condensed" w:cstheme="minorHAnsi"/>
                <w:sz w:val="20"/>
                <w:szCs w:val="20"/>
              </w:rPr>
              <w:t xml:space="preserve"> da</w:t>
            </w:r>
            <w:r w:rsidRPr="0076060A">
              <w:rPr>
                <w:rFonts w:ascii="Roboto Condensed" w:eastAsia="Calibri" w:hAnsi="Roboto Condensed" w:cstheme="minorHAnsi"/>
                <w:spacing w:val="-1"/>
                <w:sz w:val="20"/>
                <w:szCs w:val="20"/>
              </w:rPr>
              <w:t>n</w:t>
            </w:r>
            <w:r w:rsidRPr="0076060A">
              <w:rPr>
                <w:rFonts w:ascii="Roboto Condensed" w:eastAsia="Calibri" w:hAnsi="Roboto Condensed" w:cstheme="minorHAnsi"/>
                <w:sz w:val="20"/>
                <w:szCs w:val="20"/>
              </w:rPr>
              <w:t>s u</w:t>
            </w:r>
            <w:r w:rsidRPr="0076060A">
              <w:rPr>
                <w:rFonts w:ascii="Roboto Condensed" w:eastAsia="Calibri" w:hAnsi="Roboto Condensed" w:cstheme="minorHAnsi"/>
                <w:spacing w:val="-1"/>
                <w:sz w:val="20"/>
                <w:szCs w:val="20"/>
              </w:rPr>
              <w:t>n</w:t>
            </w:r>
            <w:r w:rsidRPr="0076060A">
              <w:rPr>
                <w:rFonts w:ascii="Roboto Condensed" w:eastAsia="Calibri" w:hAnsi="Roboto Condensed" w:cstheme="minorHAnsi"/>
                <w:sz w:val="20"/>
                <w:szCs w:val="20"/>
              </w:rPr>
              <w:t>e</w:t>
            </w:r>
            <w:r w:rsidRPr="0076060A">
              <w:rPr>
                <w:rFonts w:ascii="Roboto Condensed" w:eastAsia="Calibri" w:hAnsi="Roboto Condensed" w:cstheme="minorHAnsi"/>
                <w:spacing w:val="-2"/>
                <w:sz w:val="20"/>
                <w:szCs w:val="20"/>
              </w:rPr>
              <w:t xml:space="preserve"> </w:t>
            </w:r>
            <w:r w:rsidRPr="0076060A">
              <w:rPr>
                <w:rFonts w:ascii="Roboto Condensed" w:eastAsia="Calibri" w:hAnsi="Roboto Condensed" w:cstheme="minorHAnsi"/>
                <w:sz w:val="20"/>
                <w:szCs w:val="20"/>
              </w:rPr>
              <w:t>dyn</w:t>
            </w:r>
            <w:r w:rsidRPr="0076060A">
              <w:rPr>
                <w:rFonts w:ascii="Roboto Condensed" w:eastAsia="Calibri" w:hAnsi="Roboto Condensed" w:cstheme="minorHAnsi"/>
                <w:spacing w:val="-3"/>
                <w:sz w:val="20"/>
                <w:szCs w:val="20"/>
              </w:rPr>
              <w:t>a</w:t>
            </w:r>
            <w:r w:rsidRPr="0076060A">
              <w:rPr>
                <w:rFonts w:ascii="Roboto Condensed" w:eastAsia="Calibri" w:hAnsi="Roboto Condensed" w:cstheme="minorHAnsi"/>
                <w:spacing w:val="1"/>
                <w:sz w:val="20"/>
                <w:szCs w:val="20"/>
              </w:rPr>
              <w:t>m</w:t>
            </w:r>
            <w:r w:rsidRPr="0076060A">
              <w:rPr>
                <w:rFonts w:ascii="Roboto Condensed" w:eastAsia="Calibri" w:hAnsi="Roboto Condensed" w:cstheme="minorHAnsi"/>
                <w:sz w:val="20"/>
                <w:szCs w:val="20"/>
              </w:rPr>
              <w:t>i</w:t>
            </w:r>
            <w:r w:rsidRPr="0076060A">
              <w:rPr>
                <w:rFonts w:ascii="Roboto Condensed" w:eastAsia="Calibri" w:hAnsi="Roboto Condensed" w:cstheme="minorHAnsi"/>
                <w:spacing w:val="-1"/>
                <w:sz w:val="20"/>
                <w:szCs w:val="20"/>
              </w:rPr>
              <w:t>qu</w:t>
            </w:r>
            <w:r w:rsidRPr="0076060A">
              <w:rPr>
                <w:rFonts w:ascii="Roboto Condensed" w:eastAsia="Calibri" w:hAnsi="Roboto Condensed" w:cstheme="minorHAnsi"/>
                <w:sz w:val="20"/>
                <w:szCs w:val="20"/>
              </w:rPr>
              <w:t>e</w:t>
            </w:r>
            <w:r w:rsidRPr="0076060A">
              <w:rPr>
                <w:rFonts w:ascii="Roboto Condensed" w:eastAsia="Calibri" w:hAnsi="Roboto Condensed" w:cstheme="minorHAnsi"/>
                <w:spacing w:val="1"/>
                <w:sz w:val="20"/>
                <w:szCs w:val="20"/>
              </w:rPr>
              <w:t xml:space="preserve"> </w:t>
            </w:r>
            <w:r w:rsidRPr="0076060A">
              <w:rPr>
                <w:rFonts w:ascii="Roboto Condensed" w:eastAsia="Calibri" w:hAnsi="Roboto Condensed" w:cstheme="minorHAnsi"/>
                <w:sz w:val="20"/>
                <w:szCs w:val="20"/>
              </w:rPr>
              <w:t>«</w:t>
            </w:r>
            <w:r w:rsidRPr="0076060A">
              <w:rPr>
                <w:rFonts w:ascii="Roboto Condensed" w:eastAsia="Calibri" w:hAnsi="Roboto Condensed" w:cstheme="minorHAnsi"/>
                <w:spacing w:val="1"/>
                <w:sz w:val="20"/>
                <w:szCs w:val="20"/>
              </w:rPr>
              <w:t xml:space="preserve"> </w:t>
            </w:r>
            <w:r w:rsidRPr="0076060A">
              <w:rPr>
                <w:rFonts w:ascii="Roboto Condensed" w:eastAsia="Calibri" w:hAnsi="Roboto Condensed" w:cstheme="minorHAnsi"/>
                <w:spacing w:val="-1"/>
                <w:sz w:val="20"/>
                <w:szCs w:val="20"/>
              </w:rPr>
              <w:t>p</w:t>
            </w:r>
            <w:r w:rsidRPr="0076060A">
              <w:rPr>
                <w:rFonts w:ascii="Roboto Condensed" w:eastAsia="Calibri" w:hAnsi="Roboto Condensed" w:cstheme="minorHAnsi"/>
                <w:spacing w:val="-3"/>
                <w:sz w:val="20"/>
                <w:szCs w:val="20"/>
              </w:rPr>
              <w:t>r</w:t>
            </w:r>
            <w:r w:rsidRPr="0076060A">
              <w:rPr>
                <w:rFonts w:ascii="Roboto Condensed" w:eastAsia="Calibri" w:hAnsi="Roboto Condensed" w:cstheme="minorHAnsi"/>
                <w:spacing w:val="1"/>
                <w:sz w:val="20"/>
                <w:szCs w:val="20"/>
              </w:rPr>
              <w:t>o</w:t>
            </w:r>
            <w:r w:rsidRPr="0076060A">
              <w:rPr>
                <w:rFonts w:ascii="Roboto Condensed" w:eastAsia="Calibri" w:hAnsi="Roboto Condensed" w:cstheme="minorHAnsi"/>
                <w:sz w:val="20"/>
                <w:szCs w:val="20"/>
              </w:rPr>
              <w:t>jet</w:t>
            </w:r>
            <w:r w:rsidRPr="0076060A">
              <w:rPr>
                <w:rFonts w:ascii="Roboto Condensed" w:eastAsia="Calibri" w:hAnsi="Roboto Condensed" w:cstheme="minorHAnsi"/>
                <w:spacing w:val="-1"/>
                <w:sz w:val="20"/>
                <w:szCs w:val="20"/>
              </w:rPr>
              <w:t xml:space="preserve"> </w:t>
            </w:r>
            <w:r w:rsidRPr="0076060A">
              <w:rPr>
                <w:rFonts w:ascii="Roboto Condensed" w:eastAsia="Calibri" w:hAnsi="Roboto Condensed" w:cstheme="minorHAnsi"/>
                <w:sz w:val="20"/>
                <w:szCs w:val="20"/>
              </w:rPr>
              <w:t>»</w:t>
            </w:r>
          </w:p>
          <w:p w14:paraId="7B3C5667" w14:textId="77777777" w:rsidR="00005323" w:rsidRPr="0076060A" w:rsidRDefault="00005323" w:rsidP="006236C0">
            <w:pPr>
              <w:spacing w:after="0" w:line="240" w:lineRule="auto"/>
              <w:ind w:left="113" w:right="306"/>
              <w:rPr>
                <w:rFonts w:ascii="Roboto Condensed" w:eastAsia="Calibri" w:hAnsi="Roboto Condensed" w:cstheme="minorHAnsi"/>
                <w:sz w:val="20"/>
                <w:szCs w:val="20"/>
              </w:rPr>
            </w:pPr>
            <w:proofErr w:type="gramStart"/>
            <w:r w:rsidRPr="0076060A">
              <w:rPr>
                <w:rFonts w:ascii="Roboto Condensed" w:eastAsia="Wingdings" w:hAnsi="Roboto Condensed" w:cstheme="minorHAnsi"/>
                <w:sz w:val="20"/>
                <w:szCs w:val="20"/>
              </w:rPr>
              <w:t></w:t>
            </w:r>
            <w:r w:rsidRPr="0076060A">
              <w:rPr>
                <w:rFonts w:ascii="Roboto Condensed" w:hAnsi="Roboto Condensed" w:cstheme="minorHAnsi"/>
                <w:sz w:val="20"/>
                <w:szCs w:val="20"/>
              </w:rPr>
              <w:t xml:space="preserve"> </w:t>
            </w:r>
            <w:r w:rsidRPr="0076060A">
              <w:rPr>
                <w:rFonts w:ascii="Roboto Condensed" w:hAnsi="Roboto Condensed" w:cstheme="minorHAnsi"/>
                <w:spacing w:val="53"/>
                <w:sz w:val="20"/>
                <w:szCs w:val="20"/>
              </w:rPr>
              <w:t xml:space="preserve"> </w:t>
            </w:r>
            <w:r w:rsidRPr="0076060A">
              <w:rPr>
                <w:rFonts w:ascii="Roboto Condensed" w:eastAsia="Calibri" w:hAnsi="Roboto Condensed" w:cstheme="minorHAnsi"/>
                <w:spacing w:val="1"/>
                <w:sz w:val="20"/>
                <w:szCs w:val="20"/>
              </w:rPr>
              <w:t>M</w:t>
            </w:r>
            <w:r w:rsidRPr="0076060A">
              <w:rPr>
                <w:rFonts w:ascii="Roboto Condensed" w:eastAsia="Calibri" w:hAnsi="Roboto Condensed" w:cstheme="minorHAnsi"/>
                <w:sz w:val="20"/>
                <w:szCs w:val="20"/>
              </w:rPr>
              <w:t>e</w:t>
            </w:r>
            <w:r w:rsidRPr="0076060A">
              <w:rPr>
                <w:rFonts w:ascii="Roboto Condensed" w:eastAsia="Calibri" w:hAnsi="Roboto Condensed" w:cstheme="minorHAnsi"/>
                <w:spacing w:val="-2"/>
                <w:sz w:val="20"/>
                <w:szCs w:val="20"/>
              </w:rPr>
              <w:t>t</w:t>
            </w:r>
            <w:r w:rsidRPr="0076060A">
              <w:rPr>
                <w:rFonts w:ascii="Roboto Condensed" w:eastAsia="Calibri" w:hAnsi="Roboto Condensed" w:cstheme="minorHAnsi"/>
                <w:sz w:val="20"/>
                <w:szCs w:val="20"/>
              </w:rPr>
              <w:t>tre</w:t>
            </w:r>
            <w:proofErr w:type="gramEnd"/>
            <w:r w:rsidRPr="0076060A">
              <w:rPr>
                <w:rFonts w:ascii="Roboto Condensed" w:eastAsia="Calibri" w:hAnsi="Roboto Condensed" w:cstheme="minorHAnsi"/>
                <w:spacing w:val="-1"/>
                <w:sz w:val="20"/>
                <w:szCs w:val="20"/>
              </w:rPr>
              <w:t xml:space="preserve"> </w:t>
            </w:r>
            <w:r w:rsidRPr="0076060A">
              <w:rPr>
                <w:rFonts w:ascii="Roboto Condensed" w:eastAsia="Calibri" w:hAnsi="Roboto Condensed" w:cstheme="minorHAnsi"/>
                <w:sz w:val="20"/>
                <w:szCs w:val="20"/>
              </w:rPr>
              <w:t xml:space="preserve">en </w:t>
            </w:r>
            <w:r w:rsidRPr="0076060A">
              <w:rPr>
                <w:rFonts w:ascii="Roboto Condensed" w:eastAsia="Calibri" w:hAnsi="Roboto Condensed" w:cstheme="minorHAnsi"/>
                <w:spacing w:val="-2"/>
                <w:sz w:val="20"/>
                <w:szCs w:val="20"/>
              </w:rPr>
              <w:t>c</w:t>
            </w:r>
            <w:r w:rsidRPr="0076060A">
              <w:rPr>
                <w:rFonts w:ascii="Roboto Condensed" w:eastAsia="Calibri" w:hAnsi="Roboto Condensed" w:cstheme="minorHAnsi"/>
                <w:spacing w:val="1"/>
                <w:sz w:val="20"/>
                <w:szCs w:val="20"/>
              </w:rPr>
              <w:t>o</w:t>
            </w:r>
            <w:r w:rsidRPr="0076060A">
              <w:rPr>
                <w:rFonts w:ascii="Roboto Condensed" w:eastAsia="Calibri" w:hAnsi="Roboto Condensed" w:cstheme="minorHAnsi"/>
                <w:spacing w:val="-1"/>
                <w:sz w:val="20"/>
                <w:szCs w:val="20"/>
              </w:rPr>
              <w:t>h</w:t>
            </w:r>
            <w:r w:rsidRPr="0076060A">
              <w:rPr>
                <w:rFonts w:ascii="Roboto Condensed" w:eastAsia="Calibri" w:hAnsi="Roboto Condensed" w:cstheme="minorHAnsi"/>
                <w:sz w:val="20"/>
                <w:szCs w:val="20"/>
              </w:rPr>
              <w:t>éren</w:t>
            </w:r>
            <w:r w:rsidRPr="0076060A">
              <w:rPr>
                <w:rFonts w:ascii="Roboto Condensed" w:eastAsia="Calibri" w:hAnsi="Roboto Condensed" w:cstheme="minorHAnsi"/>
                <w:spacing w:val="-2"/>
                <w:sz w:val="20"/>
                <w:szCs w:val="20"/>
              </w:rPr>
              <w:t>c</w:t>
            </w:r>
            <w:r w:rsidRPr="0076060A">
              <w:rPr>
                <w:rFonts w:ascii="Roboto Condensed" w:eastAsia="Calibri" w:hAnsi="Roboto Condensed" w:cstheme="minorHAnsi"/>
                <w:sz w:val="20"/>
                <w:szCs w:val="20"/>
              </w:rPr>
              <w:t>e</w:t>
            </w:r>
            <w:r w:rsidRPr="0076060A">
              <w:rPr>
                <w:rFonts w:ascii="Roboto Condensed" w:eastAsia="Calibri" w:hAnsi="Roboto Condensed" w:cstheme="minorHAnsi"/>
                <w:spacing w:val="1"/>
                <w:sz w:val="20"/>
                <w:szCs w:val="20"/>
              </w:rPr>
              <w:t xml:space="preserve"> </w:t>
            </w:r>
            <w:r w:rsidRPr="0076060A">
              <w:rPr>
                <w:rFonts w:ascii="Roboto Condensed" w:eastAsia="Calibri" w:hAnsi="Roboto Condensed" w:cstheme="minorHAnsi"/>
                <w:sz w:val="20"/>
                <w:szCs w:val="20"/>
              </w:rPr>
              <w:t>l</w:t>
            </w:r>
            <w:r w:rsidRPr="0076060A">
              <w:rPr>
                <w:rFonts w:ascii="Roboto Condensed" w:eastAsia="Calibri" w:hAnsi="Roboto Condensed" w:cstheme="minorHAnsi"/>
                <w:spacing w:val="-2"/>
                <w:sz w:val="20"/>
                <w:szCs w:val="20"/>
              </w:rPr>
              <w:t>e</w:t>
            </w:r>
            <w:r w:rsidRPr="0076060A">
              <w:rPr>
                <w:rFonts w:ascii="Roboto Condensed" w:eastAsia="Calibri" w:hAnsi="Roboto Condensed" w:cstheme="minorHAnsi"/>
                <w:sz w:val="20"/>
                <w:szCs w:val="20"/>
              </w:rPr>
              <w:t>s d</w:t>
            </w:r>
            <w:r w:rsidRPr="0076060A">
              <w:rPr>
                <w:rFonts w:ascii="Roboto Condensed" w:eastAsia="Calibri" w:hAnsi="Roboto Condensed" w:cstheme="minorHAnsi"/>
                <w:spacing w:val="-3"/>
                <w:sz w:val="20"/>
                <w:szCs w:val="20"/>
              </w:rPr>
              <w:t>i</w:t>
            </w:r>
            <w:r w:rsidRPr="0076060A">
              <w:rPr>
                <w:rFonts w:ascii="Roboto Condensed" w:eastAsia="Calibri" w:hAnsi="Roboto Condensed" w:cstheme="minorHAnsi"/>
                <w:sz w:val="20"/>
                <w:szCs w:val="20"/>
              </w:rPr>
              <w:t>fférents n</w:t>
            </w:r>
            <w:r w:rsidRPr="0076060A">
              <w:rPr>
                <w:rFonts w:ascii="Roboto Condensed" w:eastAsia="Calibri" w:hAnsi="Roboto Condensed" w:cstheme="minorHAnsi"/>
                <w:spacing w:val="-3"/>
                <w:sz w:val="20"/>
                <w:szCs w:val="20"/>
              </w:rPr>
              <w:t>i</w:t>
            </w:r>
            <w:r w:rsidRPr="0076060A">
              <w:rPr>
                <w:rFonts w:ascii="Roboto Condensed" w:eastAsia="Calibri" w:hAnsi="Roboto Condensed" w:cstheme="minorHAnsi"/>
                <w:spacing w:val="1"/>
                <w:sz w:val="20"/>
                <w:szCs w:val="20"/>
              </w:rPr>
              <w:t>v</w:t>
            </w:r>
            <w:r w:rsidRPr="0076060A">
              <w:rPr>
                <w:rFonts w:ascii="Roboto Condensed" w:eastAsia="Calibri" w:hAnsi="Roboto Condensed" w:cstheme="minorHAnsi"/>
                <w:sz w:val="20"/>
                <w:szCs w:val="20"/>
              </w:rPr>
              <w:t>eaux</w:t>
            </w:r>
            <w:r w:rsidRPr="0076060A">
              <w:rPr>
                <w:rFonts w:ascii="Roboto Condensed" w:eastAsia="Calibri" w:hAnsi="Roboto Condensed" w:cstheme="minorHAnsi"/>
                <w:spacing w:val="-2"/>
                <w:sz w:val="20"/>
                <w:szCs w:val="20"/>
              </w:rPr>
              <w:t xml:space="preserve"> </w:t>
            </w:r>
            <w:r w:rsidRPr="0076060A">
              <w:rPr>
                <w:rFonts w:ascii="Roboto Condensed" w:eastAsia="Calibri" w:hAnsi="Roboto Condensed" w:cstheme="minorHAnsi"/>
                <w:sz w:val="20"/>
                <w:szCs w:val="20"/>
              </w:rPr>
              <w:t>de</w:t>
            </w:r>
            <w:r w:rsidRPr="0076060A">
              <w:rPr>
                <w:rFonts w:ascii="Roboto Condensed" w:eastAsia="Calibri" w:hAnsi="Roboto Condensed" w:cstheme="minorHAnsi"/>
                <w:spacing w:val="1"/>
                <w:sz w:val="20"/>
                <w:szCs w:val="20"/>
              </w:rPr>
              <w:t xml:space="preserve"> </w:t>
            </w:r>
            <w:r w:rsidRPr="0076060A">
              <w:rPr>
                <w:rFonts w:ascii="Roboto Condensed" w:eastAsia="Calibri" w:hAnsi="Roboto Condensed" w:cstheme="minorHAnsi"/>
                <w:sz w:val="20"/>
                <w:szCs w:val="20"/>
              </w:rPr>
              <w:t>l</w:t>
            </w:r>
            <w:r w:rsidRPr="0076060A">
              <w:rPr>
                <w:rFonts w:ascii="Roboto Condensed" w:eastAsia="Calibri" w:hAnsi="Roboto Condensed" w:cstheme="minorHAnsi"/>
                <w:spacing w:val="-3"/>
                <w:sz w:val="20"/>
                <w:szCs w:val="20"/>
              </w:rPr>
              <w:t>’</w:t>
            </w:r>
            <w:r w:rsidRPr="0076060A">
              <w:rPr>
                <w:rFonts w:ascii="Roboto Condensed" w:eastAsia="Calibri" w:hAnsi="Roboto Condensed" w:cstheme="minorHAnsi"/>
                <w:sz w:val="20"/>
                <w:szCs w:val="20"/>
              </w:rPr>
              <w:t>é</w:t>
            </w:r>
            <w:r w:rsidRPr="0076060A">
              <w:rPr>
                <w:rFonts w:ascii="Roboto Condensed" w:eastAsia="Calibri" w:hAnsi="Roboto Condensed" w:cstheme="minorHAnsi"/>
                <w:spacing w:val="-1"/>
                <w:sz w:val="20"/>
                <w:szCs w:val="20"/>
              </w:rPr>
              <w:t>v</w:t>
            </w:r>
            <w:r w:rsidRPr="0076060A">
              <w:rPr>
                <w:rFonts w:ascii="Roboto Condensed" w:eastAsia="Calibri" w:hAnsi="Roboto Condensed" w:cstheme="minorHAnsi"/>
                <w:spacing w:val="1"/>
                <w:sz w:val="20"/>
                <w:szCs w:val="20"/>
              </w:rPr>
              <w:t>o</w:t>
            </w:r>
            <w:r w:rsidRPr="0076060A">
              <w:rPr>
                <w:rFonts w:ascii="Roboto Condensed" w:eastAsia="Calibri" w:hAnsi="Roboto Condensed" w:cstheme="minorHAnsi"/>
                <w:sz w:val="20"/>
                <w:szCs w:val="20"/>
              </w:rPr>
              <w:t>l</w:t>
            </w:r>
            <w:r w:rsidRPr="0076060A">
              <w:rPr>
                <w:rFonts w:ascii="Roboto Condensed" w:eastAsia="Calibri" w:hAnsi="Roboto Condensed" w:cstheme="minorHAnsi"/>
                <w:spacing w:val="-1"/>
                <w:sz w:val="20"/>
                <w:szCs w:val="20"/>
              </w:rPr>
              <w:t>u</w:t>
            </w:r>
            <w:r w:rsidRPr="0076060A">
              <w:rPr>
                <w:rFonts w:ascii="Roboto Condensed" w:eastAsia="Calibri" w:hAnsi="Roboto Condensed" w:cstheme="minorHAnsi"/>
                <w:spacing w:val="-2"/>
                <w:sz w:val="20"/>
                <w:szCs w:val="20"/>
              </w:rPr>
              <w:t>t</w:t>
            </w:r>
            <w:r w:rsidRPr="0076060A">
              <w:rPr>
                <w:rFonts w:ascii="Roboto Condensed" w:eastAsia="Calibri" w:hAnsi="Roboto Condensed" w:cstheme="minorHAnsi"/>
                <w:sz w:val="20"/>
                <w:szCs w:val="20"/>
              </w:rPr>
              <w:t>i</w:t>
            </w:r>
            <w:r w:rsidRPr="0076060A">
              <w:rPr>
                <w:rFonts w:ascii="Roboto Condensed" w:eastAsia="Calibri" w:hAnsi="Roboto Condensed" w:cstheme="minorHAnsi"/>
                <w:spacing w:val="1"/>
                <w:sz w:val="20"/>
                <w:szCs w:val="20"/>
              </w:rPr>
              <w:t>o</w:t>
            </w:r>
            <w:r w:rsidRPr="0076060A">
              <w:rPr>
                <w:rFonts w:ascii="Roboto Condensed" w:eastAsia="Calibri" w:hAnsi="Roboto Condensed" w:cstheme="minorHAnsi"/>
                <w:sz w:val="20"/>
                <w:szCs w:val="20"/>
              </w:rPr>
              <w:t>n per</w:t>
            </w:r>
            <w:r w:rsidRPr="0076060A">
              <w:rPr>
                <w:rFonts w:ascii="Roboto Condensed" w:eastAsia="Calibri" w:hAnsi="Roboto Condensed" w:cstheme="minorHAnsi"/>
                <w:spacing w:val="-2"/>
                <w:sz w:val="20"/>
                <w:szCs w:val="20"/>
              </w:rPr>
              <w:t>s</w:t>
            </w:r>
            <w:r w:rsidRPr="0076060A">
              <w:rPr>
                <w:rFonts w:ascii="Roboto Condensed" w:eastAsia="Calibri" w:hAnsi="Roboto Condensed" w:cstheme="minorHAnsi"/>
                <w:spacing w:val="1"/>
                <w:sz w:val="20"/>
                <w:szCs w:val="20"/>
              </w:rPr>
              <w:t>o</w:t>
            </w:r>
            <w:r w:rsidRPr="0076060A">
              <w:rPr>
                <w:rFonts w:ascii="Roboto Condensed" w:eastAsia="Calibri" w:hAnsi="Roboto Condensed" w:cstheme="minorHAnsi"/>
                <w:spacing w:val="-1"/>
                <w:sz w:val="20"/>
                <w:szCs w:val="20"/>
              </w:rPr>
              <w:t>nn</w:t>
            </w:r>
            <w:r w:rsidRPr="0076060A">
              <w:rPr>
                <w:rFonts w:ascii="Roboto Condensed" w:eastAsia="Calibri" w:hAnsi="Roboto Condensed" w:cstheme="minorHAnsi"/>
                <w:sz w:val="20"/>
                <w:szCs w:val="20"/>
              </w:rPr>
              <w:t>elle</w:t>
            </w:r>
          </w:p>
          <w:p w14:paraId="54CBA860" w14:textId="77777777" w:rsidR="00005323" w:rsidRPr="0076060A" w:rsidRDefault="00005323" w:rsidP="006236C0">
            <w:pPr>
              <w:spacing w:after="0" w:line="240" w:lineRule="auto"/>
              <w:ind w:left="113" w:right="306"/>
              <w:rPr>
                <w:rFonts w:ascii="Roboto Condensed" w:eastAsia="Calibri" w:hAnsi="Roboto Condensed" w:cstheme="minorHAnsi"/>
                <w:sz w:val="20"/>
                <w:szCs w:val="20"/>
              </w:rPr>
            </w:pPr>
            <w:r w:rsidRPr="0076060A">
              <w:rPr>
                <w:rFonts w:ascii="Roboto Condensed" w:eastAsia="Calibri" w:hAnsi="Roboto Condensed" w:cstheme="minorHAnsi"/>
                <w:spacing w:val="1"/>
                <w:sz w:val="20"/>
                <w:szCs w:val="20"/>
              </w:rPr>
              <w:t>L</w:t>
            </w:r>
            <w:r w:rsidRPr="0076060A">
              <w:rPr>
                <w:rFonts w:ascii="Roboto Condensed" w:eastAsia="Calibri" w:hAnsi="Roboto Condensed" w:cstheme="minorHAnsi"/>
                <w:sz w:val="20"/>
                <w:szCs w:val="20"/>
              </w:rPr>
              <w:t>es</w:t>
            </w:r>
            <w:r w:rsidRPr="0076060A">
              <w:rPr>
                <w:rFonts w:ascii="Roboto Condensed" w:eastAsia="Calibri" w:hAnsi="Roboto Condensed" w:cstheme="minorHAnsi"/>
                <w:spacing w:val="-1"/>
                <w:sz w:val="20"/>
                <w:szCs w:val="20"/>
              </w:rPr>
              <w:t xml:space="preserve"> </w:t>
            </w:r>
            <w:r w:rsidRPr="0076060A">
              <w:rPr>
                <w:rFonts w:ascii="Roboto Condensed" w:eastAsia="Calibri" w:hAnsi="Roboto Condensed" w:cstheme="minorHAnsi"/>
                <w:sz w:val="20"/>
                <w:szCs w:val="20"/>
              </w:rPr>
              <w:t>5</w:t>
            </w:r>
            <w:r w:rsidRPr="0076060A">
              <w:rPr>
                <w:rFonts w:ascii="Roboto Condensed" w:eastAsia="Calibri" w:hAnsi="Roboto Condensed" w:cstheme="minorHAnsi"/>
                <w:spacing w:val="1"/>
                <w:sz w:val="20"/>
                <w:szCs w:val="20"/>
              </w:rPr>
              <w:t xml:space="preserve"> </w:t>
            </w:r>
            <w:r w:rsidRPr="0076060A">
              <w:rPr>
                <w:rFonts w:ascii="Roboto Condensed" w:eastAsia="Calibri" w:hAnsi="Roboto Condensed" w:cstheme="minorHAnsi"/>
                <w:sz w:val="20"/>
                <w:szCs w:val="20"/>
              </w:rPr>
              <w:t>pi</w:t>
            </w:r>
            <w:r w:rsidRPr="0076060A">
              <w:rPr>
                <w:rFonts w:ascii="Roboto Condensed" w:eastAsia="Calibri" w:hAnsi="Roboto Condensed" w:cstheme="minorHAnsi"/>
                <w:spacing w:val="-1"/>
                <w:sz w:val="20"/>
                <w:szCs w:val="20"/>
              </w:rPr>
              <w:t>l</w:t>
            </w:r>
            <w:r w:rsidRPr="0076060A">
              <w:rPr>
                <w:rFonts w:ascii="Roboto Condensed" w:eastAsia="Calibri" w:hAnsi="Roboto Condensed" w:cstheme="minorHAnsi"/>
                <w:sz w:val="20"/>
                <w:szCs w:val="20"/>
              </w:rPr>
              <w:t>iers</w:t>
            </w:r>
            <w:r w:rsidRPr="0076060A">
              <w:rPr>
                <w:rFonts w:ascii="Roboto Condensed" w:eastAsia="Calibri" w:hAnsi="Roboto Condensed" w:cstheme="minorHAnsi"/>
                <w:spacing w:val="-2"/>
                <w:sz w:val="20"/>
                <w:szCs w:val="20"/>
              </w:rPr>
              <w:t xml:space="preserve"> </w:t>
            </w:r>
            <w:r w:rsidRPr="0076060A">
              <w:rPr>
                <w:rFonts w:ascii="Roboto Condensed" w:eastAsia="Calibri" w:hAnsi="Roboto Condensed" w:cstheme="minorHAnsi"/>
                <w:sz w:val="20"/>
                <w:szCs w:val="20"/>
              </w:rPr>
              <w:t>de</w:t>
            </w:r>
            <w:r w:rsidRPr="0076060A">
              <w:rPr>
                <w:rFonts w:ascii="Roboto Condensed" w:eastAsia="Calibri" w:hAnsi="Roboto Condensed" w:cstheme="minorHAnsi"/>
                <w:spacing w:val="1"/>
                <w:sz w:val="20"/>
                <w:szCs w:val="20"/>
              </w:rPr>
              <w:t xml:space="preserve"> </w:t>
            </w:r>
            <w:r w:rsidRPr="0076060A">
              <w:rPr>
                <w:rFonts w:ascii="Roboto Condensed" w:eastAsia="Calibri" w:hAnsi="Roboto Condensed" w:cstheme="minorHAnsi"/>
                <w:sz w:val="20"/>
                <w:szCs w:val="20"/>
              </w:rPr>
              <w:t>la</w:t>
            </w:r>
            <w:r w:rsidRPr="0076060A">
              <w:rPr>
                <w:rFonts w:ascii="Roboto Condensed" w:eastAsia="Calibri" w:hAnsi="Roboto Condensed" w:cstheme="minorHAnsi"/>
                <w:spacing w:val="-2"/>
                <w:sz w:val="20"/>
                <w:szCs w:val="20"/>
              </w:rPr>
              <w:t xml:space="preserve"> </w:t>
            </w:r>
            <w:r w:rsidRPr="0076060A">
              <w:rPr>
                <w:rFonts w:ascii="Roboto Condensed" w:eastAsia="Calibri" w:hAnsi="Roboto Condensed" w:cstheme="minorHAnsi"/>
                <w:sz w:val="20"/>
                <w:szCs w:val="20"/>
              </w:rPr>
              <w:t>c</w:t>
            </w:r>
            <w:r w:rsidRPr="0076060A">
              <w:rPr>
                <w:rFonts w:ascii="Roboto Condensed" w:eastAsia="Calibri" w:hAnsi="Roboto Condensed" w:cstheme="minorHAnsi"/>
                <w:spacing w:val="1"/>
                <w:sz w:val="20"/>
                <w:szCs w:val="20"/>
              </w:rPr>
              <w:t>o</w:t>
            </w:r>
            <w:r w:rsidRPr="0076060A">
              <w:rPr>
                <w:rFonts w:ascii="Roboto Condensed" w:eastAsia="Calibri" w:hAnsi="Roboto Condensed" w:cstheme="minorHAnsi"/>
                <w:spacing w:val="-3"/>
                <w:sz w:val="20"/>
                <w:szCs w:val="20"/>
              </w:rPr>
              <w:t>h</w:t>
            </w:r>
            <w:r w:rsidRPr="0076060A">
              <w:rPr>
                <w:rFonts w:ascii="Roboto Condensed" w:eastAsia="Calibri" w:hAnsi="Roboto Condensed" w:cstheme="minorHAnsi"/>
                <w:sz w:val="20"/>
                <w:szCs w:val="20"/>
              </w:rPr>
              <w:t>éren</w:t>
            </w:r>
            <w:r w:rsidRPr="0076060A">
              <w:rPr>
                <w:rFonts w:ascii="Roboto Condensed" w:eastAsia="Calibri" w:hAnsi="Roboto Condensed" w:cstheme="minorHAnsi"/>
                <w:spacing w:val="-2"/>
                <w:sz w:val="20"/>
                <w:szCs w:val="20"/>
              </w:rPr>
              <w:t>c</w:t>
            </w:r>
            <w:r w:rsidRPr="0076060A">
              <w:rPr>
                <w:rFonts w:ascii="Roboto Condensed" w:eastAsia="Calibri" w:hAnsi="Roboto Condensed" w:cstheme="minorHAnsi"/>
                <w:sz w:val="20"/>
                <w:szCs w:val="20"/>
              </w:rPr>
              <w:t>e</w:t>
            </w:r>
            <w:r w:rsidRPr="0076060A">
              <w:rPr>
                <w:rFonts w:ascii="Roboto Condensed" w:eastAsia="Calibri" w:hAnsi="Roboto Condensed" w:cstheme="minorHAnsi"/>
                <w:spacing w:val="1"/>
                <w:sz w:val="20"/>
                <w:szCs w:val="20"/>
              </w:rPr>
              <w:t xml:space="preserve"> </w:t>
            </w:r>
            <w:r w:rsidRPr="0076060A">
              <w:rPr>
                <w:rFonts w:ascii="Roboto Condensed" w:eastAsia="Calibri" w:hAnsi="Roboto Condensed" w:cstheme="minorHAnsi"/>
                <w:spacing w:val="-1"/>
                <w:sz w:val="20"/>
                <w:szCs w:val="20"/>
              </w:rPr>
              <w:t>P</w:t>
            </w:r>
            <w:r w:rsidRPr="0076060A">
              <w:rPr>
                <w:rFonts w:ascii="Roboto Condensed" w:eastAsia="Calibri" w:hAnsi="Roboto Condensed" w:cstheme="minorHAnsi"/>
                <w:sz w:val="20"/>
                <w:szCs w:val="20"/>
              </w:rPr>
              <w:t>ROJET</w:t>
            </w:r>
            <w:r w:rsidRPr="0076060A">
              <w:rPr>
                <w:rFonts w:ascii="Roboto Condensed" w:eastAsia="Calibri" w:hAnsi="Roboto Condensed" w:cstheme="minorHAnsi"/>
                <w:spacing w:val="-2"/>
                <w:sz w:val="20"/>
                <w:szCs w:val="20"/>
              </w:rPr>
              <w:t xml:space="preserve"> </w:t>
            </w:r>
            <w:r w:rsidRPr="0076060A">
              <w:rPr>
                <w:rFonts w:ascii="Roboto Condensed" w:eastAsia="Calibri" w:hAnsi="Roboto Condensed" w:cstheme="minorHAnsi"/>
                <w:sz w:val="20"/>
                <w:szCs w:val="20"/>
              </w:rPr>
              <w:t>(dé</w:t>
            </w:r>
            <w:r w:rsidRPr="0076060A">
              <w:rPr>
                <w:rFonts w:ascii="Roboto Condensed" w:eastAsia="Calibri" w:hAnsi="Roboto Condensed" w:cstheme="minorHAnsi"/>
                <w:spacing w:val="-1"/>
                <w:sz w:val="20"/>
                <w:szCs w:val="20"/>
              </w:rPr>
              <w:t>bu</w:t>
            </w:r>
            <w:r w:rsidRPr="0076060A">
              <w:rPr>
                <w:rFonts w:ascii="Roboto Condensed" w:eastAsia="Calibri" w:hAnsi="Roboto Condensed" w:cstheme="minorHAnsi"/>
                <w:sz w:val="20"/>
                <w:szCs w:val="20"/>
              </w:rPr>
              <w:t>t)</w:t>
            </w:r>
          </w:p>
          <w:p w14:paraId="24074790" w14:textId="77777777" w:rsidR="00005323" w:rsidRPr="0076060A" w:rsidRDefault="00005323" w:rsidP="006236C0">
            <w:pPr>
              <w:spacing w:after="0" w:line="240" w:lineRule="auto"/>
              <w:ind w:left="113" w:right="306"/>
              <w:rPr>
                <w:rFonts w:ascii="Roboto Condensed" w:eastAsia="Calibri" w:hAnsi="Roboto Condensed" w:cstheme="minorHAnsi"/>
                <w:sz w:val="20"/>
                <w:szCs w:val="20"/>
              </w:rPr>
            </w:pPr>
            <w:r w:rsidRPr="0076060A">
              <w:rPr>
                <w:rFonts w:ascii="Roboto Condensed" w:eastAsia="Calibri" w:hAnsi="Roboto Condensed" w:cstheme="minorHAnsi"/>
                <w:sz w:val="20"/>
                <w:szCs w:val="20"/>
              </w:rPr>
              <w:t>a</w:t>
            </w:r>
            <w:r w:rsidRPr="0076060A">
              <w:rPr>
                <w:rFonts w:ascii="Roboto Condensed" w:eastAsia="Calibri" w:hAnsi="Roboto Condensed" w:cstheme="minorHAnsi"/>
                <w:spacing w:val="7"/>
                <w:sz w:val="20"/>
                <w:szCs w:val="20"/>
              </w:rPr>
              <w:t>)</w:t>
            </w:r>
            <w:r w:rsidRPr="0076060A">
              <w:rPr>
                <w:rFonts w:ascii="Roboto Condensed" w:eastAsia="Calibri" w:hAnsi="Roboto Condensed" w:cstheme="minorHAnsi"/>
                <w:sz w:val="20"/>
                <w:szCs w:val="20"/>
                <w:u w:val="single" w:color="000000"/>
              </w:rPr>
              <w:t xml:space="preserve">    </w:t>
            </w:r>
            <w:r w:rsidRPr="0076060A">
              <w:rPr>
                <w:rFonts w:ascii="Roboto Condensed" w:eastAsia="Calibri" w:hAnsi="Roboto Condensed" w:cstheme="minorHAnsi"/>
                <w:spacing w:val="-19"/>
                <w:sz w:val="20"/>
                <w:szCs w:val="20"/>
                <w:u w:val="single" w:color="000000"/>
              </w:rPr>
              <w:t xml:space="preserve"> </w:t>
            </w:r>
            <w:r w:rsidRPr="0076060A">
              <w:rPr>
                <w:rFonts w:ascii="Roboto Condensed" w:eastAsia="Calibri" w:hAnsi="Roboto Condensed" w:cstheme="minorHAnsi"/>
                <w:sz w:val="20"/>
                <w:szCs w:val="20"/>
                <w:u w:val="single" w:color="000000"/>
              </w:rPr>
              <w:t>L’i</w:t>
            </w:r>
            <w:r w:rsidRPr="0076060A">
              <w:rPr>
                <w:rFonts w:ascii="Roboto Condensed" w:eastAsia="Calibri" w:hAnsi="Roboto Condensed" w:cstheme="minorHAnsi"/>
                <w:spacing w:val="-1"/>
                <w:sz w:val="20"/>
                <w:szCs w:val="20"/>
                <w:u w:val="single" w:color="000000"/>
              </w:rPr>
              <w:t>d</w:t>
            </w:r>
            <w:r w:rsidRPr="0076060A">
              <w:rPr>
                <w:rFonts w:ascii="Roboto Condensed" w:eastAsia="Calibri" w:hAnsi="Roboto Condensed" w:cstheme="minorHAnsi"/>
                <w:sz w:val="20"/>
                <w:szCs w:val="20"/>
                <w:u w:val="single" w:color="000000"/>
              </w:rPr>
              <w:t>enti</w:t>
            </w:r>
            <w:r w:rsidRPr="0076060A">
              <w:rPr>
                <w:rFonts w:ascii="Roboto Condensed" w:eastAsia="Calibri" w:hAnsi="Roboto Condensed" w:cstheme="minorHAnsi"/>
                <w:spacing w:val="-2"/>
                <w:sz w:val="20"/>
                <w:szCs w:val="20"/>
                <w:u w:val="single" w:color="000000"/>
              </w:rPr>
              <w:t xml:space="preserve">té </w:t>
            </w:r>
          </w:p>
          <w:p w14:paraId="46512D3D" w14:textId="77777777" w:rsidR="00005323" w:rsidRPr="0076060A" w:rsidRDefault="00005323" w:rsidP="006236C0">
            <w:pPr>
              <w:spacing w:after="0" w:line="240" w:lineRule="auto"/>
              <w:ind w:left="113" w:right="306"/>
              <w:rPr>
                <w:rFonts w:ascii="Roboto Condensed" w:eastAsia="Calibri" w:hAnsi="Roboto Condensed" w:cstheme="minorHAnsi"/>
                <w:sz w:val="20"/>
                <w:szCs w:val="20"/>
              </w:rPr>
            </w:pPr>
            <w:proofErr w:type="gramStart"/>
            <w:r w:rsidRPr="0076060A">
              <w:rPr>
                <w:rFonts w:ascii="Roboto Condensed" w:eastAsia="Courier New" w:hAnsi="Roboto Condensed" w:cstheme="minorHAnsi"/>
                <w:sz w:val="20"/>
                <w:szCs w:val="20"/>
              </w:rPr>
              <w:t>o</w:t>
            </w:r>
            <w:proofErr w:type="gramEnd"/>
            <w:r w:rsidRPr="0076060A">
              <w:rPr>
                <w:rFonts w:ascii="Roboto Condensed" w:eastAsia="Courier New" w:hAnsi="Roboto Condensed" w:cstheme="minorHAnsi"/>
                <w:spacing w:val="19"/>
                <w:sz w:val="20"/>
                <w:szCs w:val="20"/>
              </w:rPr>
              <w:t xml:space="preserve"> </w:t>
            </w:r>
            <w:r w:rsidRPr="0076060A">
              <w:rPr>
                <w:rFonts w:ascii="Roboto Condensed" w:eastAsia="Calibri" w:hAnsi="Roboto Condensed" w:cstheme="minorHAnsi"/>
                <w:spacing w:val="1"/>
                <w:sz w:val="20"/>
                <w:szCs w:val="20"/>
              </w:rPr>
              <w:t>M</w:t>
            </w:r>
            <w:r w:rsidRPr="0076060A">
              <w:rPr>
                <w:rFonts w:ascii="Roboto Condensed" w:eastAsia="Calibri" w:hAnsi="Roboto Condensed" w:cstheme="minorHAnsi"/>
                <w:sz w:val="20"/>
                <w:szCs w:val="20"/>
              </w:rPr>
              <w:t>e</w:t>
            </w:r>
            <w:r w:rsidRPr="0076060A">
              <w:rPr>
                <w:rFonts w:ascii="Roboto Condensed" w:eastAsia="Calibri" w:hAnsi="Roboto Condensed" w:cstheme="minorHAnsi"/>
                <w:spacing w:val="-1"/>
                <w:sz w:val="20"/>
                <w:szCs w:val="20"/>
              </w:rPr>
              <w:t>t</w:t>
            </w:r>
            <w:r w:rsidRPr="0076060A">
              <w:rPr>
                <w:rFonts w:ascii="Roboto Condensed" w:eastAsia="Calibri" w:hAnsi="Roboto Condensed" w:cstheme="minorHAnsi"/>
                <w:sz w:val="20"/>
                <w:szCs w:val="20"/>
              </w:rPr>
              <w:t>tre</w:t>
            </w:r>
            <w:r w:rsidRPr="0076060A">
              <w:rPr>
                <w:rFonts w:ascii="Roboto Condensed" w:eastAsia="Calibri" w:hAnsi="Roboto Condensed" w:cstheme="minorHAnsi"/>
                <w:spacing w:val="1"/>
                <w:sz w:val="20"/>
                <w:szCs w:val="20"/>
              </w:rPr>
              <w:t xml:space="preserve"> </w:t>
            </w:r>
            <w:r w:rsidRPr="0076060A">
              <w:rPr>
                <w:rFonts w:ascii="Roboto Condensed" w:eastAsia="Calibri" w:hAnsi="Roboto Condensed" w:cstheme="minorHAnsi"/>
                <w:sz w:val="20"/>
                <w:szCs w:val="20"/>
              </w:rPr>
              <w:t>à</w:t>
            </w:r>
            <w:r w:rsidRPr="0076060A">
              <w:rPr>
                <w:rFonts w:ascii="Roboto Condensed" w:eastAsia="Calibri" w:hAnsi="Roboto Condensed" w:cstheme="minorHAnsi"/>
                <w:spacing w:val="-2"/>
                <w:sz w:val="20"/>
                <w:szCs w:val="20"/>
              </w:rPr>
              <w:t xml:space="preserve"> </w:t>
            </w:r>
            <w:r w:rsidRPr="0076060A">
              <w:rPr>
                <w:rFonts w:ascii="Roboto Condensed" w:eastAsia="Calibri" w:hAnsi="Roboto Condensed" w:cstheme="minorHAnsi"/>
                <w:sz w:val="20"/>
                <w:szCs w:val="20"/>
              </w:rPr>
              <w:t>j</w:t>
            </w:r>
            <w:r w:rsidRPr="0076060A">
              <w:rPr>
                <w:rFonts w:ascii="Roboto Condensed" w:eastAsia="Calibri" w:hAnsi="Roboto Condensed" w:cstheme="minorHAnsi"/>
                <w:spacing w:val="1"/>
                <w:sz w:val="20"/>
                <w:szCs w:val="20"/>
              </w:rPr>
              <w:t>o</w:t>
            </w:r>
            <w:r w:rsidRPr="0076060A">
              <w:rPr>
                <w:rFonts w:ascii="Roboto Condensed" w:eastAsia="Calibri" w:hAnsi="Roboto Condensed" w:cstheme="minorHAnsi"/>
                <w:spacing w:val="-1"/>
                <w:sz w:val="20"/>
                <w:szCs w:val="20"/>
              </w:rPr>
              <w:t>u</w:t>
            </w:r>
            <w:r w:rsidRPr="0076060A">
              <w:rPr>
                <w:rFonts w:ascii="Roboto Condensed" w:eastAsia="Calibri" w:hAnsi="Roboto Condensed" w:cstheme="minorHAnsi"/>
                <w:sz w:val="20"/>
                <w:szCs w:val="20"/>
              </w:rPr>
              <w:t>r</w:t>
            </w:r>
            <w:r w:rsidRPr="0076060A">
              <w:rPr>
                <w:rFonts w:ascii="Roboto Condensed" w:eastAsia="Calibri" w:hAnsi="Roboto Condensed" w:cstheme="minorHAnsi"/>
                <w:spacing w:val="-2"/>
                <w:sz w:val="20"/>
                <w:szCs w:val="20"/>
              </w:rPr>
              <w:t xml:space="preserve"> </w:t>
            </w:r>
            <w:r w:rsidRPr="0076060A">
              <w:rPr>
                <w:rFonts w:ascii="Roboto Condensed" w:eastAsia="Calibri" w:hAnsi="Roboto Condensed" w:cstheme="minorHAnsi"/>
                <w:sz w:val="20"/>
                <w:szCs w:val="20"/>
              </w:rPr>
              <w:t>s</w:t>
            </w:r>
            <w:r w:rsidRPr="0076060A">
              <w:rPr>
                <w:rFonts w:ascii="Roboto Condensed" w:eastAsia="Calibri" w:hAnsi="Roboto Condensed" w:cstheme="minorHAnsi"/>
                <w:spacing w:val="1"/>
                <w:sz w:val="20"/>
                <w:szCs w:val="20"/>
              </w:rPr>
              <w:t>e</w:t>
            </w:r>
            <w:r w:rsidRPr="0076060A">
              <w:rPr>
                <w:rFonts w:ascii="Roboto Condensed" w:eastAsia="Calibri" w:hAnsi="Roboto Condensed" w:cstheme="minorHAnsi"/>
                <w:sz w:val="20"/>
                <w:szCs w:val="20"/>
              </w:rPr>
              <w:t>s</w:t>
            </w:r>
            <w:r w:rsidRPr="0076060A">
              <w:rPr>
                <w:rFonts w:ascii="Roboto Condensed" w:eastAsia="Calibri" w:hAnsi="Roboto Condensed" w:cstheme="minorHAnsi"/>
                <w:spacing w:val="-2"/>
                <w:sz w:val="20"/>
                <w:szCs w:val="20"/>
              </w:rPr>
              <w:t xml:space="preserve"> </w:t>
            </w:r>
            <w:r w:rsidRPr="0076060A">
              <w:rPr>
                <w:rFonts w:ascii="Roboto Condensed" w:eastAsia="Calibri" w:hAnsi="Roboto Condensed" w:cstheme="minorHAnsi"/>
                <w:spacing w:val="1"/>
                <w:sz w:val="20"/>
                <w:szCs w:val="20"/>
              </w:rPr>
              <w:t>v</w:t>
            </w:r>
            <w:r w:rsidRPr="0076060A">
              <w:rPr>
                <w:rFonts w:ascii="Roboto Condensed" w:eastAsia="Calibri" w:hAnsi="Roboto Condensed" w:cstheme="minorHAnsi"/>
                <w:sz w:val="20"/>
                <w:szCs w:val="20"/>
              </w:rPr>
              <w:t>a</w:t>
            </w:r>
            <w:r w:rsidRPr="0076060A">
              <w:rPr>
                <w:rFonts w:ascii="Roboto Condensed" w:eastAsia="Calibri" w:hAnsi="Roboto Condensed" w:cstheme="minorHAnsi"/>
                <w:spacing w:val="-3"/>
                <w:sz w:val="20"/>
                <w:szCs w:val="20"/>
              </w:rPr>
              <w:t>l</w:t>
            </w:r>
            <w:r w:rsidRPr="0076060A">
              <w:rPr>
                <w:rFonts w:ascii="Roboto Condensed" w:eastAsia="Calibri" w:hAnsi="Roboto Condensed" w:cstheme="minorHAnsi"/>
                <w:sz w:val="20"/>
                <w:szCs w:val="20"/>
              </w:rPr>
              <w:t>eurs</w:t>
            </w:r>
            <w:r w:rsidRPr="0076060A">
              <w:rPr>
                <w:rFonts w:ascii="Roboto Condensed" w:eastAsia="Calibri" w:hAnsi="Roboto Condensed" w:cstheme="minorHAnsi"/>
                <w:spacing w:val="1"/>
                <w:sz w:val="20"/>
                <w:szCs w:val="20"/>
              </w:rPr>
              <w:t xml:space="preserve"> </w:t>
            </w:r>
            <w:r w:rsidRPr="0076060A">
              <w:rPr>
                <w:rFonts w:ascii="Roboto Condensed" w:eastAsia="Calibri" w:hAnsi="Roboto Condensed" w:cstheme="minorHAnsi"/>
                <w:spacing w:val="-3"/>
                <w:sz w:val="20"/>
                <w:szCs w:val="20"/>
              </w:rPr>
              <w:t>p</w:t>
            </w:r>
            <w:r w:rsidRPr="0076060A">
              <w:rPr>
                <w:rFonts w:ascii="Roboto Condensed" w:eastAsia="Calibri" w:hAnsi="Roboto Condensed" w:cstheme="minorHAnsi"/>
                <w:sz w:val="20"/>
                <w:szCs w:val="20"/>
              </w:rPr>
              <w:t>ers</w:t>
            </w:r>
            <w:r w:rsidRPr="0076060A">
              <w:rPr>
                <w:rFonts w:ascii="Roboto Condensed" w:eastAsia="Calibri" w:hAnsi="Roboto Condensed" w:cstheme="minorHAnsi"/>
                <w:spacing w:val="1"/>
                <w:sz w:val="20"/>
                <w:szCs w:val="20"/>
              </w:rPr>
              <w:t>o</w:t>
            </w:r>
            <w:r w:rsidRPr="0076060A">
              <w:rPr>
                <w:rFonts w:ascii="Roboto Condensed" w:eastAsia="Calibri" w:hAnsi="Roboto Condensed" w:cstheme="minorHAnsi"/>
                <w:spacing w:val="-1"/>
                <w:sz w:val="20"/>
                <w:szCs w:val="20"/>
              </w:rPr>
              <w:t>nn</w:t>
            </w:r>
            <w:r w:rsidRPr="0076060A">
              <w:rPr>
                <w:rFonts w:ascii="Roboto Condensed" w:eastAsia="Calibri" w:hAnsi="Roboto Condensed" w:cstheme="minorHAnsi"/>
                <w:sz w:val="20"/>
                <w:szCs w:val="20"/>
              </w:rPr>
              <w:t>el</w:t>
            </w:r>
            <w:r w:rsidRPr="0076060A">
              <w:rPr>
                <w:rFonts w:ascii="Roboto Condensed" w:eastAsia="Calibri" w:hAnsi="Roboto Condensed" w:cstheme="minorHAnsi"/>
                <w:spacing w:val="-2"/>
                <w:sz w:val="20"/>
                <w:szCs w:val="20"/>
              </w:rPr>
              <w:t>l</w:t>
            </w:r>
            <w:r w:rsidRPr="0076060A">
              <w:rPr>
                <w:rFonts w:ascii="Roboto Condensed" w:eastAsia="Calibri" w:hAnsi="Roboto Condensed" w:cstheme="minorHAnsi"/>
                <w:sz w:val="20"/>
                <w:szCs w:val="20"/>
              </w:rPr>
              <w:t>es</w:t>
            </w:r>
          </w:p>
          <w:p w14:paraId="33415367" w14:textId="77777777" w:rsidR="00005323" w:rsidRPr="0076060A" w:rsidRDefault="00005323" w:rsidP="006236C0">
            <w:pPr>
              <w:spacing w:after="0" w:line="240" w:lineRule="auto"/>
              <w:ind w:left="113" w:right="306"/>
              <w:rPr>
                <w:rFonts w:ascii="Roboto Condensed" w:eastAsia="Calibri" w:hAnsi="Roboto Condensed" w:cstheme="minorHAnsi"/>
                <w:sz w:val="20"/>
                <w:szCs w:val="20"/>
              </w:rPr>
            </w:pPr>
            <w:proofErr w:type="gramStart"/>
            <w:r w:rsidRPr="0076060A">
              <w:rPr>
                <w:rFonts w:ascii="Roboto Condensed" w:eastAsia="Courier New" w:hAnsi="Roboto Condensed" w:cstheme="minorHAnsi"/>
                <w:position w:val="1"/>
                <w:sz w:val="20"/>
                <w:szCs w:val="20"/>
              </w:rPr>
              <w:t>o</w:t>
            </w:r>
            <w:proofErr w:type="gramEnd"/>
            <w:r w:rsidRPr="0076060A">
              <w:rPr>
                <w:rFonts w:ascii="Roboto Condensed" w:eastAsia="Courier New" w:hAnsi="Roboto Condensed" w:cstheme="minorHAnsi"/>
                <w:spacing w:val="19"/>
                <w:position w:val="1"/>
                <w:sz w:val="20"/>
                <w:szCs w:val="20"/>
              </w:rPr>
              <w:t xml:space="preserve"> </w:t>
            </w:r>
            <w:r w:rsidRPr="0076060A">
              <w:rPr>
                <w:rFonts w:ascii="Roboto Condensed" w:eastAsia="Calibri" w:hAnsi="Roboto Condensed" w:cstheme="minorHAnsi"/>
                <w:position w:val="1"/>
                <w:sz w:val="20"/>
                <w:szCs w:val="20"/>
              </w:rPr>
              <w:t>Or</w:t>
            </w:r>
            <w:r w:rsidRPr="0076060A">
              <w:rPr>
                <w:rFonts w:ascii="Roboto Condensed" w:eastAsia="Calibri" w:hAnsi="Roboto Condensed" w:cstheme="minorHAnsi"/>
                <w:spacing w:val="-1"/>
                <w:position w:val="1"/>
                <w:sz w:val="20"/>
                <w:szCs w:val="20"/>
              </w:rPr>
              <w:t>g</w:t>
            </w:r>
            <w:r w:rsidRPr="0076060A">
              <w:rPr>
                <w:rFonts w:ascii="Roboto Condensed" w:eastAsia="Calibri" w:hAnsi="Roboto Condensed" w:cstheme="minorHAnsi"/>
                <w:position w:val="1"/>
                <w:sz w:val="20"/>
                <w:szCs w:val="20"/>
              </w:rPr>
              <w:t>a</w:t>
            </w:r>
            <w:r w:rsidRPr="0076060A">
              <w:rPr>
                <w:rFonts w:ascii="Roboto Condensed" w:eastAsia="Calibri" w:hAnsi="Roboto Condensed" w:cstheme="minorHAnsi"/>
                <w:spacing w:val="-1"/>
                <w:position w:val="1"/>
                <w:sz w:val="20"/>
                <w:szCs w:val="20"/>
              </w:rPr>
              <w:t>n</w:t>
            </w:r>
            <w:r w:rsidRPr="0076060A">
              <w:rPr>
                <w:rFonts w:ascii="Roboto Condensed" w:eastAsia="Calibri" w:hAnsi="Roboto Condensed" w:cstheme="minorHAnsi"/>
                <w:position w:val="1"/>
                <w:sz w:val="20"/>
                <w:szCs w:val="20"/>
              </w:rPr>
              <w:t>isati</w:t>
            </w:r>
            <w:r w:rsidRPr="0076060A">
              <w:rPr>
                <w:rFonts w:ascii="Roboto Condensed" w:eastAsia="Calibri" w:hAnsi="Roboto Condensed" w:cstheme="minorHAnsi"/>
                <w:spacing w:val="1"/>
                <w:position w:val="1"/>
                <w:sz w:val="20"/>
                <w:szCs w:val="20"/>
              </w:rPr>
              <w:t>o</w:t>
            </w:r>
            <w:r w:rsidRPr="0076060A">
              <w:rPr>
                <w:rFonts w:ascii="Roboto Condensed" w:eastAsia="Calibri" w:hAnsi="Roboto Condensed" w:cstheme="minorHAnsi"/>
                <w:position w:val="1"/>
                <w:sz w:val="20"/>
                <w:szCs w:val="20"/>
              </w:rPr>
              <w:t>n</w:t>
            </w:r>
            <w:r w:rsidRPr="0076060A">
              <w:rPr>
                <w:rFonts w:ascii="Roboto Condensed" w:eastAsia="Calibri" w:hAnsi="Roboto Condensed" w:cstheme="minorHAnsi"/>
                <w:spacing w:val="-1"/>
                <w:position w:val="1"/>
                <w:sz w:val="20"/>
                <w:szCs w:val="20"/>
              </w:rPr>
              <w:t xml:space="preserve"> </w:t>
            </w:r>
            <w:r w:rsidRPr="0076060A">
              <w:rPr>
                <w:rFonts w:ascii="Roboto Condensed" w:eastAsia="Calibri" w:hAnsi="Roboto Condensed" w:cstheme="minorHAnsi"/>
                <w:position w:val="1"/>
                <w:sz w:val="20"/>
                <w:szCs w:val="20"/>
              </w:rPr>
              <w:t>du</w:t>
            </w:r>
            <w:r w:rsidRPr="0076060A">
              <w:rPr>
                <w:rFonts w:ascii="Roboto Condensed" w:eastAsia="Calibri" w:hAnsi="Roboto Condensed" w:cstheme="minorHAnsi"/>
                <w:spacing w:val="-1"/>
                <w:position w:val="1"/>
                <w:sz w:val="20"/>
                <w:szCs w:val="20"/>
              </w:rPr>
              <w:t xml:space="preserve"> </w:t>
            </w:r>
            <w:r w:rsidRPr="0076060A">
              <w:rPr>
                <w:rFonts w:ascii="Roboto Condensed" w:eastAsia="Calibri" w:hAnsi="Roboto Condensed" w:cstheme="minorHAnsi"/>
                <w:spacing w:val="-2"/>
                <w:position w:val="1"/>
                <w:sz w:val="20"/>
                <w:szCs w:val="20"/>
              </w:rPr>
              <w:t>s</w:t>
            </w:r>
            <w:r w:rsidRPr="0076060A">
              <w:rPr>
                <w:rFonts w:ascii="Roboto Condensed" w:eastAsia="Calibri" w:hAnsi="Roboto Condensed" w:cstheme="minorHAnsi"/>
                <w:spacing w:val="1"/>
                <w:position w:val="1"/>
                <w:sz w:val="20"/>
                <w:szCs w:val="20"/>
              </w:rPr>
              <w:t>y</w:t>
            </w:r>
            <w:r w:rsidRPr="0076060A">
              <w:rPr>
                <w:rFonts w:ascii="Roboto Condensed" w:eastAsia="Calibri" w:hAnsi="Roboto Condensed" w:cstheme="minorHAnsi"/>
                <w:position w:val="1"/>
                <w:sz w:val="20"/>
                <w:szCs w:val="20"/>
              </w:rPr>
              <w:t>s</w:t>
            </w:r>
            <w:r w:rsidRPr="0076060A">
              <w:rPr>
                <w:rFonts w:ascii="Roboto Condensed" w:eastAsia="Calibri" w:hAnsi="Roboto Condensed" w:cstheme="minorHAnsi"/>
                <w:spacing w:val="-2"/>
                <w:position w:val="1"/>
                <w:sz w:val="20"/>
                <w:szCs w:val="20"/>
              </w:rPr>
              <w:t>tè</w:t>
            </w:r>
            <w:r w:rsidRPr="0076060A">
              <w:rPr>
                <w:rFonts w:ascii="Roboto Condensed" w:eastAsia="Calibri" w:hAnsi="Roboto Condensed" w:cstheme="minorHAnsi"/>
                <w:spacing w:val="1"/>
                <w:position w:val="1"/>
                <w:sz w:val="20"/>
                <w:szCs w:val="20"/>
              </w:rPr>
              <w:t>m</w:t>
            </w:r>
            <w:r w:rsidRPr="0076060A">
              <w:rPr>
                <w:rFonts w:ascii="Roboto Condensed" w:eastAsia="Calibri" w:hAnsi="Roboto Condensed" w:cstheme="minorHAnsi"/>
                <w:position w:val="1"/>
                <w:sz w:val="20"/>
                <w:szCs w:val="20"/>
              </w:rPr>
              <w:t>e</w:t>
            </w:r>
            <w:r w:rsidRPr="0076060A">
              <w:rPr>
                <w:rFonts w:ascii="Roboto Condensed" w:eastAsia="Calibri" w:hAnsi="Roboto Condensed" w:cstheme="minorHAnsi"/>
                <w:spacing w:val="1"/>
                <w:position w:val="1"/>
                <w:sz w:val="20"/>
                <w:szCs w:val="20"/>
              </w:rPr>
              <w:t xml:space="preserve"> </w:t>
            </w:r>
            <w:r w:rsidRPr="0076060A">
              <w:rPr>
                <w:rFonts w:ascii="Roboto Condensed" w:eastAsia="Calibri" w:hAnsi="Roboto Condensed" w:cstheme="minorHAnsi"/>
                <w:spacing w:val="-3"/>
                <w:position w:val="1"/>
                <w:sz w:val="20"/>
                <w:szCs w:val="20"/>
              </w:rPr>
              <w:t>d</w:t>
            </w:r>
            <w:r w:rsidRPr="0076060A">
              <w:rPr>
                <w:rFonts w:ascii="Roboto Condensed" w:eastAsia="Calibri" w:hAnsi="Roboto Condensed" w:cstheme="minorHAnsi"/>
                <w:position w:val="1"/>
                <w:sz w:val="20"/>
                <w:szCs w:val="20"/>
              </w:rPr>
              <w:t>e</w:t>
            </w:r>
            <w:r w:rsidRPr="0076060A">
              <w:rPr>
                <w:rFonts w:ascii="Roboto Condensed" w:eastAsia="Calibri" w:hAnsi="Roboto Condensed" w:cstheme="minorHAnsi"/>
                <w:spacing w:val="1"/>
                <w:position w:val="1"/>
                <w:sz w:val="20"/>
                <w:szCs w:val="20"/>
              </w:rPr>
              <w:t xml:space="preserve"> v</w:t>
            </w:r>
            <w:r w:rsidRPr="0076060A">
              <w:rPr>
                <w:rFonts w:ascii="Roboto Condensed" w:eastAsia="Calibri" w:hAnsi="Roboto Condensed" w:cstheme="minorHAnsi"/>
                <w:position w:val="1"/>
                <w:sz w:val="20"/>
                <w:szCs w:val="20"/>
              </w:rPr>
              <w:t>a</w:t>
            </w:r>
            <w:r w:rsidRPr="0076060A">
              <w:rPr>
                <w:rFonts w:ascii="Roboto Condensed" w:eastAsia="Calibri" w:hAnsi="Roboto Condensed" w:cstheme="minorHAnsi"/>
                <w:spacing w:val="-3"/>
                <w:position w:val="1"/>
                <w:sz w:val="20"/>
                <w:szCs w:val="20"/>
              </w:rPr>
              <w:t>l</w:t>
            </w:r>
            <w:r w:rsidRPr="0076060A">
              <w:rPr>
                <w:rFonts w:ascii="Roboto Condensed" w:eastAsia="Calibri" w:hAnsi="Roboto Condensed" w:cstheme="minorHAnsi"/>
                <w:position w:val="1"/>
                <w:sz w:val="20"/>
                <w:szCs w:val="20"/>
              </w:rPr>
              <w:t>eurs</w:t>
            </w:r>
          </w:p>
          <w:p w14:paraId="6C2972E1" w14:textId="77777777" w:rsidR="00005323" w:rsidRPr="0076060A" w:rsidRDefault="00005323" w:rsidP="006236C0">
            <w:pPr>
              <w:spacing w:after="0" w:line="240" w:lineRule="auto"/>
              <w:ind w:left="113" w:right="306"/>
              <w:rPr>
                <w:rFonts w:ascii="Roboto Condensed" w:eastAsia="Calibri" w:hAnsi="Roboto Condensed" w:cstheme="minorHAnsi"/>
                <w:sz w:val="20"/>
                <w:szCs w:val="20"/>
              </w:rPr>
            </w:pPr>
            <w:proofErr w:type="gramStart"/>
            <w:r w:rsidRPr="0076060A">
              <w:rPr>
                <w:rFonts w:ascii="Roboto Condensed" w:eastAsia="Courier New" w:hAnsi="Roboto Condensed" w:cstheme="minorHAnsi"/>
                <w:position w:val="1"/>
                <w:sz w:val="20"/>
                <w:szCs w:val="20"/>
              </w:rPr>
              <w:t>o</w:t>
            </w:r>
            <w:proofErr w:type="gramEnd"/>
            <w:r w:rsidRPr="0076060A">
              <w:rPr>
                <w:rFonts w:ascii="Roboto Condensed" w:eastAsia="Courier New" w:hAnsi="Roboto Condensed" w:cstheme="minorHAnsi"/>
                <w:spacing w:val="19"/>
                <w:position w:val="1"/>
                <w:sz w:val="20"/>
                <w:szCs w:val="20"/>
              </w:rPr>
              <w:t xml:space="preserve"> </w:t>
            </w:r>
            <w:r w:rsidRPr="0076060A">
              <w:rPr>
                <w:rFonts w:ascii="Roboto Condensed" w:eastAsia="Calibri" w:hAnsi="Roboto Condensed" w:cstheme="minorHAnsi"/>
                <w:spacing w:val="1"/>
                <w:position w:val="1"/>
                <w:sz w:val="20"/>
                <w:szCs w:val="20"/>
              </w:rPr>
              <w:t>Po</w:t>
            </w:r>
            <w:r w:rsidRPr="0076060A">
              <w:rPr>
                <w:rFonts w:ascii="Roboto Condensed" w:eastAsia="Calibri" w:hAnsi="Roboto Condensed" w:cstheme="minorHAnsi"/>
                <w:position w:val="1"/>
                <w:sz w:val="20"/>
                <w:szCs w:val="20"/>
              </w:rPr>
              <w:t>s</w:t>
            </w:r>
            <w:r w:rsidRPr="0076060A">
              <w:rPr>
                <w:rFonts w:ascii="Roboto Condensed" w:eastAsia="Calibri" w:hAnsi="Roboto Condensed" w:cstheme="minorHAnsi"/>
                <w:spacing w:val="-3"/>
                <w:position w:val="1"/>
                <w:sz w:val="20"/>
                <w:szCs w:val="20"/>
              </w:rPr>
              <w:t>i</w:t>
            </w:r>
            <w:r w:rsidRPr="0076060A">
              <w:rPr>
                <w:rFonts w:ascii="Roboto Condensed" w:eastAsia="Calibri" w:hAnsi="Roboto Condensed" w:cstheme="minorHAnsi"/>
                <w:position w:val="1"/>
                <w:sz w:val="20"/>
                <w:szCs w:val="20"/>
              </w:rPr>
              <w:t>ti</w:t>
            </w:r>
            <w:r w:rsidRPr="0076060A">
              <w:rPr>
                <w:rFonts w:ascii="Roboto Condensed" w:eastAsia="Calibri" w:hAnsi="Roboto Condensed" w:cstheme="minorHAnsi"/>
                <w:spacing w:val="1"/>
                <w:position w:val="1"/>
                <w:sz w:val="20"/>
                <w:szCs w:val="20"/>
              </w:rPr>
              <w:t>o</w:t>
            </w:r>
            <w:r w:rsidRPr="0076060A">
              <w:rPr>
                <w:rFonts w:ascii="Roboto Condensed" w:eastAsia="Calibri" w:hAnsi="Roboto Condensed" w:cstheme="minorHAnsi"/>
                <w:spacing w:val="-1"/>
                <w:position w:val="1"/>
                <w:sz w:val="20"/>
                <w:szCs w:val="20"/>
              </w:rPr>
              <w:t>nn</w:t>
            </w:r>
            <w:r w:rsidRPr="0076060A">
              <w:rPr>
                <w:rFonts w:ascii="Roboto Condensed" w:eastAsia="Calibri" w:hAnsi="Roboto Condensed" w:cstheme="minorHAnsi"/>
                <w:position w:val="1"/>
                <w:sz w:val="20"/>
                <w:szCs w:val="20"/>
              </w:rPr>
              <w:t>er</w:t>
            </w:r>
            <w:r w:rsidRPr="0076060A">
              <w:rPr>
                <w:rFonts w:ascii="Roboto Condensed" w:eastAsia="Calibri" w:hAnsi="Roboto Condensed" w:cstheme="minorHAnsi"/>
                <w:spacing w:val="-2"/>
                <w:position w:val="1"/>
                <w:sz w:val="20"/>
                <w:szCs w:val="20"/>
              </w:rPr>
              <w:t xml:space="preserve"> </w:t>
            </w:r>
            <w:r w:rsidRPr="0076060A">
              <w:rPr>
                <w:rFonts w:ascii="Roboto Condensed" w:eastAsia="Calibri" w:hAnsi="Roboto Condensed" w:cstheme="minorHAnsi"/>
                <w:position w:val="1"/>
                <w:sz w:val="20"/>
                <w:szCs w:val="20"/>
              </w:rPr>
              <w:t>s</w:t>
            </w:r>
            <w:r w:rsidRPr="0076060A">
              <w:rPr>
                <w:rFonts w:ascii="Roboto Condensed" w:eastAsia="Calibri" w:hAnsi="Roboto Condensed" w:cstheme="minorHAnsi"/>
                <w:spacing w:val="1"/>
                <w:position w:val="1"/>
                <w:sz w:val="20"/>
                <w:szCs w:val="20"/>
              </w:rPr>
              <w:t>e</w:t>
            </w:r>
            <w:r w:rsidRPr="0076060A">
              <w:rPr>
                <w:rFonts w:ascii="Roboto Condensed" w:eastAsia="Calibri" w:hAnsi="Roboto Condensed" w:cstheme="minorHAnsi"/>
                <w:position w:val="1"/>
                <w:sz w:val="20"/>
                <w:szCs w:val="20"/>
              </w:rPr>
              <w:t>s</w:t>
            </w:r>
            <w:r w:rsidRPr="0076060A">
              <w:rPr>
                <w:rFonts w:ascii="Roboto Condensed" w:eastAsia="Calibri" w:hAnsi="Roboto Condensed" w:cstheme="minorHAnsi"/>
                <w:spacing w:val="-2"/>
                <w:position w:val="1"/>
                <w:sz w:val="20"/>
                <w:szCs w:val="20"/>
              </w:rPr>
              <w:t xml:space="preserve"> </w:t>
            </w:r>
            <w:r w:rsidRPr="0076060A">
              <w:rPr>
                <w:rFonts w:ascii="Roboto Condensed" w:eastAsia="Calibri" w:hAnsi="Roboto Condensed" w:cstheme="minorHAnsi"/>
                <w:spacing w:val="1"/>
                <w:position w:val="1"/>
                <w:sz w:val="20"/>
                <w:szCs w:val="20"/>
              </w:rPr>
              <w:t>v</w:t>
            </w:r>
            <w:r w:rsidRPr="0076060A">
              <w:rPr>
                <w:rFonts w:ascii="Roboto Condensed" w:eastAsia="Calibri" w:hAnsi="Roboto Condensed" w:cstheme="minorHAnsi"/>
                <w:position w:val="1"/>
                <w:sz w:val="20"/>
                <w:szCs w:val="20"/>
              </w:rPr>
              <w:t>a</w:t>
            </w:r>
            <w:r w:rsidRPr="0076060A">
              <w:rPr>
                <w:rFonts w:ascii="Roboto Condensed" w:eastAsia="Calibri" w:hAnsi="Roboto Condensed" w:cstheme="minorHAnsi"/>
                <w:spacing w:val="-3"/>
                <w:position w:val="1"/>
                <w:sz w:val="20"/>
                <w:szCs w:val="20"/>
              </w:rPr>
              <w:t>l</w:t>
            </w:r>
            <w:r w:rsidRPr="0076060A">
              <w:rPr>
                <w:rFonts w:ascii="Roboto Condensed" w:eastAsia="Calibri" w:hAnsi="Roboto Condensed" w:cstheme="minorHAnsi"/>
                <w:position w:val="1"/>
                <w:sz w:val="20"/>
                <w:szCs w:val="20"/>
              </w:rPr>
              <w:t xml:space="preserve">eurs </w:t>
            </w:r>
            <w:r w:rsidRPr="0076060A">
              <w:rPr>
                <w:rFonts w:ascii="Roboto Condensed" w:eastAsia="Calibri" w:hAnsi="Roboto Condensed" w:cstheme="minorHAnsi"/>
                <w:spacing w:val="-1"/>
                <w:position w:val="1"/>
                <w:sz w:val="20"/>
                <w:szCs w:val="20"/>
              </w:rPr>
              <w:t>d</w:t>
            </w:r>
            <w:r w:rsidRPr="0076060A">
              <w:rPr>
                <w:rFonts w:ascii="Roboto Condensed" w:eastAsia="Calibri" w:hAnsi="Roboto Condensed" w:cstheme="minorHAnsi"/>
                <w:position w:val="1"/>
                <w:sz w:val="20"/>
                <w:szCs w:val="20"/>
              </w:rPr>
              <w:t>a</w:t>
            </w:r>
            <w:r w:rsidRPr="0076060A">
              <w:rPr>
                <w:rFonts w:ascii="Roboto Condensed" w:eastAsia="Calibri" w:hAnsi="Roboto Condensed" w:cstheme="minorHAnsi"/>
                <w:spacing w:val="-3"/>
                <w:position w:val="1"/>
                <w:sz w:val="20"/>
                <w:szCs w:val="20"/>
              </w:rPr>
              <w:t>n</w:t>
            </w:r>
            <w:r w:rsidRPr="0076060A">
              <w:rPr>
                <w:rFonts w:ascii="Roboto Condensed" w:eastAsia="Calibri" w:hAnsi="Roboto Condensed" w:cstheme="minorHAnsi"/>
                <w:position w:val="1"/>
                <w:sz w:val="20"/>
                <w:szCs w:val="20"/>
              </w:rPr>
              <w:t>s le</w:t>
            </w:r>
            <w:r w:rsidRPr="0076060A">
              <w:rPr>
                <w:rFonts w:ascii="Roboto Condensed" w:eastAsia="Calibri" w:hAnsi="Roboto Condensed" w:cstheme="minorHAnsi"/>
                <w:spacing w:val="1"/>
                <w:position w:val="1"/>
                <w:sz w:val="20"/>
                <w:szCs w:val="20"/>
              </w:rPr>
              <w:t xml:space="preserve"> </w:t>
            </w:r>
            <w:r w:rsidRPr="0076060A">
              <w:rPr>
                <w:rFonts w:ascii="Roboto Condensed" w:eastAsia="Calibri" w:hAnsi="Roboto Condensed" w:cstheme="minorHAnsi"/>
                <w:position w:val="1"/>
                <w:sz w:val="20"/>
                <w:szCs w:val="20"/>
              </w:rPr>
              <w:t>ca</w:t>
            </w:r>
            <w:r w:rsidRPr="0076060A">
              <w:rPr>
                <w:rFonts w:ascii="Roboto Condensed" w:eastAsia="Calibri" w:hAnsi="Roboto Condensed" w:cstheme="minorHAnsi"/>
                <w:spacing w:val="-1"/>
                <w:position w:val="1"/>
                <w:sz w:val="20"/>
                <w:szCs w:val="20"/>
              </w:rPr>
              <w:t>d</w:t>
            </w:r>
            <w:r w:rsidRPr="0076060A">
              <w:rPr>
                <w:rFonts w:ascii="Roboto Condensed" w:eastAsia="Calibri" w:hAnsi="Roboto Condensed" w:cstheme="minorHAnsi"/>
                <w:spacing w:val="-3"/>
                <w:position w:val="1"/>
                <w:sz w:val="20"/>
                <w:szCs w:val="20"/>
              </w:rPr>
              <w:t>r</w:t>
            </w:r>
            <w:r w:rsidRPr="0076060A">
              <w:rPr>
                <w:rFonts w:ascii="Roboto Condensed" w:eastAsia="Calibri" w:hAnsi="Roboto Condensed" w:cstheme="minorHAnsi"/>
                <w:position w:val="1"/>
                <w:sz w:val="20"/>
                <w:szCs w:val="20"/>
              </w:rPr>
              <w:t>e</w:t>
            </w:r>
            <w:r w:rsidRPr="0076060A">
              <w:rPr>
                <w:rFonts w:ascii="Roboto Condensed" w:eastAsia="Calibri" w:hAnsi="Roboto Condensed" w:cstheme="minorHAnsi"/>
                <w:spacing w:val="1"/>
                <w:position w:val="1"/>
                <w:sz w:val="20"/>
                <w:szCs w:val="20"/>
              </w:rPr>
              <w:t xml:space="preserve"> </w:t>
            </w:r>
            <w:r w:rsidRPr="0076060A">
              <w:rPr>
                <w:rFonts w:ascii="Roboto Condensed" w:eastAsia="Calibri" w:hAnsi="Roboto Condensed" w:cstheme="minorHAnsi"/>
                <w:spacing w:val="-1"/>
                <w:position w:val="1"/>
                <w:sz w:val="20"/>
                <w:szCs w:val="20"/>
              </w:rPr>
              <w:t>d</w:t>
            </w:r>
            <w:r w:rsidRPr="0076060A">
              <w:rPr>
                <w:rFonts w:ascii="Roboto Condensed" w:eastAsia="Calibri" w:hAnsi="Roboto Condensed" w:cstheme="minorHAnsi"/>
                <w:position w:val="1"/>
                <w:sz w:val="20"/>
                <w:szCs w:val="20"/>
              </w:rPr>
              <w:t>’</w:t>
            </w:r>
            <w:r w:rsidRPr="0076060A">
              <w:rPr>
                <w:rFonts w:ascii="Roboto Condensed" w:eastAsia="Calibri" w:hAnsi="Roboto Condensed" w:cstheme="minorHAnsi"/>
                <w:spacing w:val="-1"/>
                <w:position w:val="1"/>
                <w:sz w:val="20"/>
                <w:szCs w:val="20"/>
              </w:rPr>
              <w:t>u</w:t>
            </w:r>
            <w:r w:rsidRPr="0076060A">
              <w:rPr>
                <w:rFonts w:ascii="Roboto Condensed" w:eastAsia="Calibri" w:hAnsi="Roboto Condensed" w:cstheme="minorHAnsi"/>
                <w:position w:val="1"/>
                <w:sz w:val="20"/>
                <w:szCs w:val="20"/>
              </w:rPr>
              <w:t>n pro</w:t>
            </w:r>
            <w:r w:rsidRPr="0076060A">
              <w:rPr>
                <w:rFonts w:ascii="Roboto Condensed" w:eastAsia="Calibri" w:hAnsi="Roboto Condensed" w:cstheme="minorHAnsi"/>
                <w:spacing w:val="-2"/>
                <w:position w:val="1"/>
                <w:sz w:val="20"/>
                <w:szCs w:val="20"/>
              </w:rPr>
              <w:t>j</w:t>
            </w:r>
            <w:r w:rsidRPr="0076060A">
              <w:rPr>
                <w:rFonts w:ascii="Roboto Condensed" w:eastAsia="Calibri" w:hAnsi="Roboto Condensed" w:cstheme="minorHAnsi"/>
                <w:position w:val="1"/>
                <w:sz w:val="20"/>
                <w:szCs w:val="20"/>
              </w:rPr>
              <w:t>et</w:t>
            </w:r>
            <w:r w:rsidRPr="0076060A">
              <w:rPr>
                <w:rFonts w:ascii="Roboto Condensed" w:eastAsia="Calibri" w:hAnsi="Roboto Condensed" w:cstheme="minorHAnsi"/>
                <w:spacing w:val="1"/>
                <w:position w:val="1"/>
                <w:sz w:val="20"/>
                <w:szCs w:val="20"/>
              </w:rPr>
              <w:t xml:space="preserve"> </w:t>
            </w:r>
            <w:r w:rsidRPr="0076060A">
              <w:rPr>
                <w:rFonts w:ascii="Roboto Condensed" w:eastAsia="Calibri" w:hAnsi="Roboto Condensed" w:cstheme="minorHAnsi"/>
                <w:position w:val="1"/>
                <w:sz w:val="20"/>
                <w:szCs w:val="20"/>
              </w:rPr>
              <w:t>p</w:t>
            </w:r>
            <w:r w:rsidRPr="0076060A">
              <w:rPr>
                <w:rFonts w:ascii="Roboto Condensed" w:eastAsia="Calibri" w:hAnsi="Roboto Condensed" w:cstheme="minorHAnsi"/>
                <w:spacing w:val="-3"/>
                <w:position w:val="1"/>
                <w:sz w:val="20"/>
                <w:szCs w:val="20"/>
              </w:rPr>
              <w:t>r</w:t>
            </w:r>
            <w:r w:rsidRPr="0076060A">
              <w:rPr>
                <w:rFonts w:ascii="Roboto Condensed" w:eastAsia="Calibri" w:hAnsi="Roboto Condensed" w:cstheme="minorHAnsi"/>
                <w:spacing w:val="1"/>
                <w:position w:val="1"/>
                <w:sz w:val="20"/>
                <w:szCs w:val="20"/>
              </w:rPr>
              <w:t>o</w:t>
            </w:r>
            <w:r w:rsidRPr="0076060A">
              <w:rPr>
                <w:rFonts w:ascii="Roboto Condensed" w:eastAsia="Calibri" w:hAnsi="Roboto Condensed" w:cstheme="minorHAnsi"/>
                <w:position w:val="1"/>
                <w:sz w:val="20"/>
                <w:szCs w:val="20"/>
              </w:rPr>
              <w:t>f</w:t>
            </w:r>
            <w:r w:rsidRPr="0076060A">
              <w:rPr>
                <w:rFonts w:ascii="Roboto Condensed" w:eastAsia="Calibri" w:hAnsi="Roboto Condensed" w:cstheme="minorHAnsi"/>
                <w:spacing w:val="-2"/>
                <w:position w:val="1"/>
                <w:sz w:val="20"/>
                <w:szCs w:val="20"/>
              </w:rPr>
              <w:t>e</w:t>
            </w:r>
            <w:r w:rsidRPr="0076060A">
              <w:rPr>
                <w:rFonts w:ascii="Roboto Condensed" w:eastAsia="Calibri" w:hAnsi="Roboto Condensed" w:cstheme="minorHAnsi"/>
                <w:position w:val="1"/>
                <w:sz w:val="20"/>
                <w:szCs w:val="20"/>
              </w:rPr>
              <w:t>ssi</w:t>
            </w:r>
            <w:r w:rsidRPr="0076060A">
              <w:rPr>
                <w:rFonts w:ascii="Roboto Condensed" w:eastAsia="Calibri" w:hAnsi="Roboto Condensed" w:cstheme="minorHAnsi"/>
                <w:spacing w:val="1"/>
                <w:position w:val="1"/>
                <w:sz w:val="20"/>
                <w:szCs w:val="20"/>
              </w:rPr>
              <w:t>o</w:t>
            </w:r>
            <w:r w:rsidRPr="0076060A">
              <w:rPr>
                <w:rFonts w:ascii="Roboto Condensed" w:eastAsia="Calibri" w:hAnsi="Roboto Condensed" w:cstheme="minorHAnsi"/>
                <w:spacing w:val="-1"/>
                <w:position w:val="1"/>
                <w:sz w:val="20"/>
                <w:szCs w:val="20"/>
              </w:rPr>
              <w:t>nn</w:t>
            </w:r>
            <w:r w:rsidRPr="0076060A">
              <w:rPr>
                <w:rFonts w:ascii="Roboto Condensed" w:eastAsia="Calibri" w:hAnsi="Roboto Condensed" w:cstheme="minorHAnsi"/>
                <w:position w:val="1"/>
                <w:sz w:val="20"/>
                <w:szCs w:val="20"/>
              </w:rPr>
              <w:t>el</w:t>
            </w:r>
          </w:p>
          <w:p w14:paraId="0D290120" w14:textId="77777777" w:rsidR="00005323" w:rsidRPr="0076060A" w:rsidRDefault="00005323" w:rsidP="006236C0">
            <w:pPr>
              <w:spacing w:after="0" w:line="240" w:lineRule="auto"/>
              <w:ind w:left="113" w:right="306"/>
              <w:rPr>
                <w:rFonts w:ascii="Roboto Condensed" w:eastAsia="Calibri" w:hAnsi="Roboto Condensed" w:cstheme="minorHAnsi"/>
                <w:sz w:val="20"/>
                <w:szCs w:val="20"/>
              </w:rPr>
            </w:pPr>
            <w:r w:rsidRPr="0076060A">
              <w:rPr>
                <w:rFonts w:ascii="Roboto Condensed" w:eastAsia="Calibri" w:hAnsi="Roboto Condensed" w:cstheme="minorHAnsi"/>
                <w:spacing w:val="-1"/>
                <w:position w:val="1"/>
                <w:sz w:val="20"/>
                <w:szCs w:val="20"/>
              </w:rPr>
              <w:t>b</w:t>
            </w:r>
            <w:r w:rsidRPr="0076060A">
              <w:rPr>
                <w:rFonts w:ascii="Roboto Condensed" w:eastAsia="Calibri" w:hAnsi="Roboto Condensed" w:cstheme="minorHAnsi"/>
                <w:position w:val="1"/>
                <w:sz w:val="20"/>
                <w:szCs w:val="20"/>
              </w:rPr>
              <w:t xml:space="preserve">)    </w:t>
            </w:r>
            <w:r w:rsidRPr="0076060A">
              <w:rPr>
                <w:rFonts w:ascii="Roboto Condensed" w:eastAsia="Calibri" w:hAnsi="Roboto Condensed" w:cstheme="minorHAnsi"/>
                <w:spacing w:val="-21"/>
                <w:position w:val="1"/>
                <w:sz w:val="20"/>
                <w:szCs w:val="20"/>
                <w:u w:val="single" w:color="000000"/>
              </w:rPr>
              <w:t xml:space="preserve"> </w:t>
            </w:r>
            <w:r w:rsidRPr="0076060A">
              <w:rPr>
                <w:rFonts w:ascii="Roboto Condensed" w:eastAsia="Calibri" w:hAnsi="Roboto Condensed" w:cstheme="minorHAnsi"/>
                <w:position w:val="1"/>
                <w:sz w:val="20"/>
                <w:szCs w:val="20"/>
                <w:u w:val="single" w:color="000000"/>
              </w:rPr>
              <w:t>L’or</w:t>
            </w:r>
            <w:r w:rsidRPr="0076060A">
              <w:rPr>
                <w:rFonts w:ascii="Roboto Condensed" w:eastAsia="Calibri" w:hAnsi="Roboto Condensed" w:cstheme="minorHAnsi"/>
                <w:spacing w:val="-3"/>
                <w:position w:val="1"/>
                <w:sz w:val="20"/>
                <w:szCs w:val="20"/>
                <w:u w:val="single" w:color="000000"/>
              </w:rPr>
              <w:t>i</w:t>
            </w:r>
            <w:r w:rsidRPr="0076060A">
              <w:rPr>
                <w:rFonts w:ascii="Roboto Condensed" w:eastAsia="Calibri" w:hAnsi="Roboto Condensed" w:cstheme="minorHAnsi"/>
                <w:position w:val="1"/>
                <w:sz w:val="20"/>
                <w:szCs w:val="20"/>
                <w:u w:val="single" w:color="000000"/>
              </w:rPr>
              <w:t>entat</w:t>
            </w:r>
            <w:r w:rsidRPr="0076060A">
              <w:rPr>
                <w:rFonts w:ascii="Roboto Condensed" w:eastAsia="Calibri" w:hAnsi="Roboto Condensed" w:cstheme="minorHAnsi"/>
                <w:spacing w:val="-2"/>
                <w:position w:val="1"/>
                <w:sz w:val="20"/>
                <w:szCs w:val="20"/>
                <w:u w:val="single" w:color="000000"/>
              </w:rPr>
              <w:t>i</w:t>
            </w:r>
            <w:r w:rsidRPr="0076060A">
              <w:rPr>
                <w:rFonts w:ascii="Roboto Condensed" w:eastAsia="Calibri" w:hAnsi="Roboto Condensed" w:cstheme="minorHAnsi"/>
                <w:position w:val="1"/>
                <w:sz w:val="20"/>
                <w:szCs w:val="20"/>
                <w:u w:val="single" w:color="000000"/>
              </w:rPr>
              <w:t>on</w:t>
            </w:r>
          </w:p>
          <w:p w14:paraId="791CE4F0" w14:textId="77777777" w:rsidR="00005323" w:rsidRPr="0076060A" w:rsidRDefault="00005323" w:rsidP="006236C0">
            <w:pPr>
              <w:spacing w:after="0" w:line="240" w:lineRule="auto"/>
              <w:ind w:left="113" w:right="306"/>
              <w:rPr>
                <w:rFonts w:ascii="Roboto Condensed" w:eastAsia="Calibri" w:hAnsi="Roboto Condensed" w:cstheme="minorHAnsi"/>
                <w:sz w:val="20"/>
                <w:szCs w:val="20"/>
              </w:rPr>
            </w:pPr>
            <w:proofErr w:type="gramStart"/>
            <w:r w:rsidRPr="0076060A">
              <w:rPr>
                <w:rFonts w:ascii="Roboto Condensed" w:eastAsia="Courier New" w:hAnsi="Roboto Condensed" w:cstheme="minorHAnsi"/>
                <w:position w:val="1"/>
                <w:sz w:val="20"/>
                <w:szCs w:val="20"/>
              </w:rPr>
              <w:t>o</w:t>
            </w:r>
            <w:proofErr w:type="gramEnd"/>
            <w:r w:rsidRPr="0076060A">
              <w:rPr>
                <w:rFonts w:ascii="Roboto Condensed" w:eastAsia="Courier New" w:hAnsi="Roboto Condensed" w:cstheme="minorHAnsi"/>
                <w:spacing w:val="19"/>
                <w:position w:val="1"/>
                <w:sz w:val="20"/>
                <w:szCs w:val="20"/>
              </w:rPr>
              <w:t xml:space="preserve"> </w:t>
            </w:r>
            <w:r w:rsidRPr="0076060A">
              <w:rPr>
                <w:rFonts w:ascii="Roboto Condensed" w:eastAsia="Calibri" w:hAnsi="Roboto Condensed" w:cstheme="minorHAnsi"/>
                <w:spacing w:val="1"/>
                <w:position w:val="1"/>
                <w:sz w:val="20"/>
                <w:szCs w:val="20"/>
              </w:rPr>
              <w:t>L</w:t>
            </w:r>
            <w:r w:rsidRPr="0076060A">
              <w:rPr>
                <w:rFonts w:ascii="Roboto Condensed" w:eastAsia="Calibri" w:hAnsi="Roboto Condensed" w:cstheme="minorHAnsi"/>
                <w:position w:val="1"/>
                <w:sz w:val="20"/>
                <w:szCs w:val="20"/>
              </w:rPr>
              <w:t xml:space="preserve">a </w:t>
            </w:r>
            <w:r w:rsidRPr="0076060A">
              <w:rPr>
                <w:rFonts w:ascii="Roboto Condensed" w:eastAsia="Calibri" w:hAnsi="Roboto Condensed" w:cstheme="minorHAnsi"/>
                <w:spacing w:val="-2"/>
                <w:position w:val="1"/>
                <w:sz w:val="20"/>
                <w:szCs w:val="20"/>
              </w:rPr>
              <w:t>f</w:t>
            </w:r>
            <w:r w:rsidRPr="0076060A">
              <w:rPr>
                <w:rFonts w:ascii="Roboto Condensed" w:eastAsia="Calibri" w:hAnsi="Roboto Condensed" w:cstheme="minorHAnsi"/>
                <w:spacing w:val="1"/>
                <w:position w:val="1"/>
                <w:sz w:val="20"/>
                <w:szCs w:val="20"/>
              </w:rPr>
              <w:t>o</w:t>
            </w:r>
            <w:r w:rsidRPr="0076060A">
              <w:rPr>
                <w:rFonts w:ascii="Roboto Condensed" w:eastAsia="Calibri" w:hAnsi="Roboto Condensed" w:cstheme="minorHAnsi"/>
                <w:spacing w:val="-1"/>
                <w:position w:val="1"/>
                <w:sz w:val="20"/>
                <w:szCs w:val="20"/>
              </w:rPr>
              <w:t>n</w:t>
            </w:r>
            <w:r w:rsidRPr="0076060A">
              <w:rPr>
                <w:rFonts w:ascii="Roboto Condensed" w:eastAsia="Calibri" w:hAnsi="Roboto Condensed" w:cstheme="minorHAnsi"/>
                <w:position w:val="1"/>
                <w:sz w:val="20"/>
                <w:szCs w:val="20"/>
              </w:rPr>
              <w:t>cti</w:t>
            </w:r>
            <w:r w:rsidRPr="0076060A">
              <w:rPr>
                <w:rFonts w:ascii="Roboto Condensed" w:eastAsia="Calibri" w:hAnsi="Roboto Condensed" w:cstheme="minorHAnsi"/>
                <w:spacing w:val="1"/>
                <w:position w:val="1"/>
                <w:sz w:val="20"/>
                <w:szCs w:val="20"/>
              </w:rPr>
              <w:t>o</w:t>
            </w:r>
            <w:r w:rsidRPr="0076060A">
              <w:rPr>
                <w:rFonts w:ascii="Roboto Condensed" w:eastAsia="Calibri" w:hAnsi="Roboto Condensed" w:cstheme="minorHAnsi"/>
                <w:position w:val="1"/>
                <w:sz w:val="20"/>
                <w:szCs w:val="20"/>
              </w:rPr>
              <w:t>n</w:t>
            </w:r>
            <w:r w:rsidRPr="0076060A">
              <w:rPr>
                <w:rFonts w:ascii="Roboto Condensed" w:eastAsia="Calibri" w:hAnsi="Roboto Condensed" w:cstheme="minorHAnsi"/>
                <w:spacing w:val="-3"/>
                <w:position w:val="1"/>
                <w:sz w:val="20"/>
                <w:szCs w:val="20"/>
              </w:rPr>
              <w:t xml:space="preserve"> </w:t>
            </w:r>
            <w:r w:rsidRPr="0076060A">
              <w:rPr>
                <w:rFonts w:ascii="Roboto Condensed" w:eastAsia="Calibri" w:hAnsi="Roboto Condensed" w:cstheme="minorHAnsi"/>
                <w:position w:val="1"/>
                <w:sz w:val="20"/>
                <w:szCs w:val="20"/>
              </w:rPr>
              <w:t>du</w:t>
            </w:r>
            <w:r w:rsidRPr="0076060A">
              <w:rPr>
                <w:rFonts w:ascii="Roboto Condensed" w:eastAsia="Calibri" w:hAnsi="Roboto Condensed" w:cstheme="minorHAnsi"/>
                <w:spacing w:val="-1"/>
                <w:position w:val="1"/>
                <w:sz w:val="20"/>
                <w:szCs w:val="20"/>
              </w:rPr>
              <w:t xml:space="preserve"> </w:t>
            </w:r>
            <w:r w:rsidRPr="0076060A">
              <w:rPr>
                <w:rFonts w:ascii="Roboto Condensed" w:eastAsia="Calibri" w:hAnsi="Roboto Condensed" w:cstheme="minorHAnsi"/>
                <w:position w:val="1"/>
                <w:sz w:val="20"/>
                <w:szCs w:val="20"/>
              </w:rPr>
              <w:t>r</w:t>
            </w:r>
            <w:r w:rsidRPr="0076060A">
              <w:rPr>
                <w:rFonts w:ascii="Roboto Condensed" w:eastAsia="Calibri" w:hAnsi="Roboto Condensed" w:cstheme="minorHAnsi"/>
                <w:spacing w:val="-2"/>
                <w:position w:val="1"/>
                <w:sz w:val="20"/>
                <w:szCs w:val="20"/>
              </w:rPr>
              <w:t>ê</w:t>
            </w:r>
            <w:r w:rsidRPr="0076060A">
              <w:rPr>
                <w:rFonts w:ascii="Roboto Condensed" w:eastAsia="Calibri" w:hAnsi="Roboto Condensed" w:cstheme="minorHAnsi"/>
                <w:spacing w:val="1"/>
                <w:position w:val="1"/>
                <w:sz w:val="20"/>
                <w:szCs w:val="20"/>
              </w:rPr>
              <w:t>v</w:t>
            </w:r>
            <w:r w:rsidRPr="0076060A">
              <w:rPr>
                <w:rFonts w:ascii="Roboto Condensed" w:eastAsia="Calibri" w:hAnsi="Roboto Condensed" w:cstheme="minorHAnsi"/>
                <w:position w:val="1"/>
                <w:sz w:val="20"/>
                <w:szCs w:val="20"/>
              </w:rPr>
              <w:t>e</w:t>
            </w:r>
            <w:r w:rsidRPr="0076060A">
              <w:rPr>
                <w:rFonts w:ascii="Roboto Condensed" w:eastAsia="Calibri" w:hAnsi="Roboto Condensed" w:cstheme="minorHAnsi"/>
                <w:spacing w:val="1"/>
                <w:position w:val="1"/>
                <w:sz w:val="20"/>
                <w:szCs w:val="20"/>
              </w:rPr>
              <w:t xml:space="preserve"> </w:t>
            </w:r>
            <w:r w:rsidRPr="0076060A">
              <w:rPr>
                <w:rFonts w:ascii="Roboto Condensed" w:eastAsia="Calibri" w:hAnsi="Roboto Condensed" w:cstheme="minorHAnsi"/>
                <w:spacing w:val="-2"/>
                <w:position w:val="1"/>
                <w:sz w:val="20"/>
                <w:szCs w:val="20"/>
              </w:rPr>
              <w:t>c</w:t>
            </w:r>
            <w:r w:rsidRPr="0076060A">
              <w:rPr>
                <w:rFonts w:ascii="Roboto Condensed" w:eastAsia="Calibri" w:hAnsi="Roboto Condensed" w:cstheme="minorHAnsi"/>
                <w:spacing w:val="-1"/>
                <w:position w:val="1"/>
                <w:sz w:val="20"/>
                <w:szCs w:val="20"/>
              </w:rPr>
              <w:t>om</w:t>
            </w:r>
            <w:r w:rsidRPr="0076060A">
              <w:rPr>
                <w:rFonts w:ascii="Roboto Condensed" w:eastAsia="Calibri" w:hAnsi="Roboto Condensed" w:cstheme="minorHAnsi"/>
                <w:spacing w:val="1"/>
                <w:position w:val="1"/>
                <w:sz w:val="20"/>
                <w:szCs w:val="20"/>
              </w:rPr>
              <w:t>m</w:t>
            </w:r>
            <w:r w:rsidRPr="0076060A">
              <w:rPr>
                <w:rFonts w:ascii="Roboto Condensed" w:eastAsia="Calibri" w:hAnsi="Roboto Condensed" w:cstheme="minorHAnsi"/>
                <w:position w:val="1"/>
                <w:sz w:val="20"/>
                <w:szCs w:val="20"/>
              </w:rPr>
              <w:t>e</w:t>
            </w:r>
            <w:r w:rsidRPr="0076060A">
              <w:rPr>
                <w:rFonts w:ascii="Roboto Condensed" w:eastAsia="Calibri" w:hAnsi="Roboto Condensed" w:cstheme="minorHAnsi"/>
                <w:spacing w:val="-2"/>
                <w:position w:val="1"/>
                <w:sz w:val="20"/>
                <w:szCs w:val="20"/>
              </w:rPr>
              <w:t xml:space="preserve"> </w:t>
            </w:r>
            <w:r w:rsidRPr="0076060A">
              <w:rPr>
                <w:rFonts w:ascii="Roboto Condensed" w:eastAsia="Calibri" w:hAnsi="Roboto Condensed" w:cstheme="minorHAnsi"/>
                <w:position w:val="1"/>
                <w:sz w:val="20"/>
                <w:szCs w:val="20"/>
              </w:rPr>
              <w:t>catal</w:t>
            </w:r>
            <w:r w:rsidRPr="0076060A">
              <w:rPr>
                <w:rFonts w:ascii="Roboto Condensed" w:eastAsia="Calibri" w:hAnsi="Roboto Condensed" w:cstheme="minorHAnsi"/>
                <w:spacing w:val="-2"/>
                <w:position w:val="1"/>
                <w:sz w:val="20"/>
                <w:szCs w:val="20"/>
              </w:rPr>
              <w:t>y</w:t>
            </w:r>
            <w:r w:rsidRPr="0076060A">
              <w:rPr>
                <w:rFonts w:ascii="Roboto Condensed" w:eastAsia="Calibri" w:hAnsi="Roboto Condensed" w:cstheme="minorHAnsi"/>
                <w:position w:val="1"/>
                <w:sz w:val="20"/>
                <w:szCs w:val="20"/>
              </w:rPr>
              <w:t xml:space="preserve">seur </w:t>
            </w:r>
            <w:r w:rsidRPr="0076060A">
              <w:rPr>
                <w:rFonts w:ascii="Roboto Condensed" w:eastAsia="Calibri" w:hAnsi="Roboto Condensed" w:cstheme="minorHAnsi"/>
                <w:spacing w:val="-1"/>
                <w:position w:val="1"/>
                <w:sz w:val="20"/>
                <w:szCs w:val="20"/>
              </w:rPr>
              <w:t>d</w:t>
            </w:r>
            <w:r w:rsidRPr="0076060A">
              <w:rPr>
                <w:rFonts w:ascii="Roboto Condensed" w:eastAsia="Calibri" w:hAnsi="Roboto Condensed" w:cstheme="minorHAnsi"/>
                <w:position w:val="1"/>
                <w:sz w:val="20"/>
                <w:szCs w:val="20"/>
              </w:rPr>
              <w:t>’</w:t>
            </w:r>
            <w:r w:rsidRPr="0076060A">
              <w:rPr>
                <w:rFonts w:ascii="Roboto Condensed" w:eastAsia="Calibri" w:hAnsi="Roboto Condensed" w:cstheme="minorHAnsi"/>
                <w:spacing w:val="-2"/>
                <w:position w:val="1"/>
                <w:sz w:val="20"/>
                <w:szCs w:val="20"/>
              </w:rPr>
              <w:t>é</w:t>
            </w:r>
            <w:r w:rsidRPr="0076060A">
              <w:rPr>
                <w:rFonts w:ascii="Roboto Condensed" w:eastAsia="Calibri" w:hAnsi="Roboto Condensed" w:cstheme="minorHAnsi"/>
                <w:spacing w:val="-1"/>
                <w:position w:val="1"/>
                <w:sz w:val="20"/>
                <w:szCs w:val="20"/>
              </w:rPr>
              <w:t>v</w:t>
            </w:r>
            <w:r w:rsidRPr="0076060A">
              <w:rPr>
                <w:rFonts w:ascii="Roboto Condensed" w:eastAsia="Calibri" w:hAnsi="Roboto Condensed" w:cstheme="minorHAnsi"/>
                <w:spacing w:val="1"/>
                <w:position w:val="1"/>
                <w:sz w:val="20"/>
                <w:szCs w:val="20"/>
              </w:rPr>
              <w:t>o</w:t>
            </w:r>
            <w:r w:rsidRPr="0076060A">
              <w:rPr>
                <w:rFonts w:ascii="Roboto Condensed" w:eastAsia="Calibri" w:hAnsi="Roboto Condensed" w:cstheme="minorHAnsi"/>
                <w:position w:val="1"/>
                <w:sz w:val="20"/>
                <w:szCs w:val="20"/>
              </w:rPr>
              <w:t>l</w:t>
            </w:r>
            <w:r w:rsidRPr="0076060A">
              <w:rPr>
                <w:rFonts w:ascii="Roboto Condensed" w:eastAsia="Calibri" w:hAnsi="Roboto Condensed" w:cstheme="minorHAnsi"/>
                <w:spacing w:val="-1"/>
                <w:position w:val="1"/>
                <w:sz w:val="20"/>
                <w:szCs w:val="20"/>
              </w:rPr>
              <w:t>u</w:t>
            </w:r>
            <w:r w:rsidRPr="0076060A">
              <w:rPr>
                <w:rFonts w:ascii="Roboto Condensed" w:eastAsia="Calibri" w:hAnsi="Roboto Condensed" w:cstheme="minorHAnsi"/>
                <w:position w:val="1"/>
                <w:sz w:val="20"/>
                <w:szCs w:val="20"/>
              </w:rPr>
              <w:t>ti</w:t>
            </w:r>
            <w:r w:rsidRPr="0076060A">
              <w:rPr>
                <w:rFonts w:ascii="Roboto Condensed" w:eastAsia="Calibri" w:hAnsi="Roboto Condensed" w:cstheme="minorHAnsi"/>
                <w:spacing w:val="1"/>
                <w:position w:val="1"/>
                <w:sz w:val="20"/>
                <w:szCs w:val="20"/>
              </w:rPr>
              <w:t>o</w:t>
            </w:r>
            <w:r w:rsidRPr="0076060A">
              <w:rPr>
                <w:rFonts w:ascii="Roboto Condensed" w:eastAsia="Calibri" w:hAnsi="Roboto Condensed" w:cstheme="minorHAnsi"/>
                <w:position w:val="1"/>
                <w:sz w:val="20"/>
                <w:szCs w:val="20"/>
              </w:rPr>
              <w:t>n</w:t>
            </w:r>
          </w:p>
          <w:p w14:paraId="6487D3DB" w14:textId="77777777" w:rsidR="00005323" w:rsidRPr="0076060A" w:rsidRDefault="00005323" w:rsidP="006236C0">
            <w:pPr>
              <w:spacing w:after="0" w:line="240" w:lineRule="auto"/>
              <w:ind w:left="113" w:right="306"/>
              <w:rPr>
                <w:rFonts w:ascii="Roboto Condensed" w:eastAsia="Calibri" w:hAnsi="Roboto Condensed" w:cstheme="minorHAnsi"/>
                <w:sz w:val="20"/>
                <w:szCs w:val="20"/>
              </w:rPr>
            </w:pPr>
            <w:proofErr w:type="gramStart"/>
            <w:r w:rsidRPr="0076060A">
              <w:rPr>
                <w:rFonts w:ascii="Roboto Condensed" w:eastAsia="Courier New" w:hAnsi="Roboto Condensed" w:cstheme="minorHAnsi"/>
                <w:position w:val="1"/>
                <w:sz w:val="20"/>
                <w:szCs w:val="20"/>
              </w:rPr>
              <w:t>o</w:t>
            </w:r>
            <w:proofErr w:type="gramEnd"/>
            <w:r w:rsidRPr="0076060A">
              <w:rPr>
                <w:rFonts w:ascii="Roboto Condensed" w:eastAsia="Courier New" w:hAnsi="Roboto Condensed" w:cstheme="minorHAnsi"/>
                <w:spacing w:val="19"/>
                <w:position w:val="1"/>
                <w:sz w:val="20"/>
                <w:szCs w:val="20"/>
              </w:rPr>
              <w:t xml:space="preserve"> </w:t>
            </w:r>
            <w:r w:rsidRPr="0076060A">
              <w:rPr>
                <w:rFonts w:ascii="Roboto Condensed" w:eastAsia="Calibri" w:hAnsi="Roboto Condensed" w:cstheme="minorHAnsi"/>
                <w:spacing w:val="-1"/>
                <w:position w:val="1"/>
                <w:sz w:val="20"/>
                <w:szCs w:val="20"/>
              </w:rPr>
              <w:t>d</w:t>
            </w:r>
            <w:r w:rsidRPr="0076060A">
              <w:rPr>
                <w:rFonts w:ascii="Roboto Condensed" w:eastAsia="Calibri" w:hAnsi="Roboto Condensed" w:cstheme="minorHAnsi"/>
                <w:position w:val="1"/>
                <w:sz w:val="20"/>
                <w:szCs w:val="20"/>
              </w:rPr>
              <w:t>éfi</w:t>
            </w:r>
            <w:r w:rsidRPr="0076060A">
              <w:rPr>
                <w:rFonts w:ascii="Roboto Condensed" w:eastAsia="Calibri" w:hAnsi="Roboto Condensed" w:cstheme="minorHAnsi"/>
                <w:spacing w:val="-1"/>
                <w:position w:val="1"/>
                <w:sz w:val="20"/>
                <w:szCs w:val="20"/>
              </w:rPr>
              <w:t>n</w:t>
            </w:r>
            <w:r w:rsidRPr="0076060A">
              <w:rPr>
                <w:rFonts w:ascii="Roboto Condensed" w:eastAsia="Calibri" w:hAnsi="Roboto Condensed" w:cstheme="minorHAnsi"/>
                <w:position w:val="1"/>
                <w:sz w:val="20"/>
                <w:szCs w:val="20"/>
              </w:rPr>
              <w:t xml:space="preserve">ir </w:t>
            </w:r>
            <w:r w:rsidRPr="0076060A">
              <w:rPr>
                <w:rFonts w:ascii="Roboto Condensed" w:eastAsia="Calibri" w:hAnsi="Roboto Condensed" w:cstheme="minorHAnsi"/>
                <w:spacing w:val="-1"/>
                <w:position w:val="1"/>
                <w:sz w:val="20"/>
                <w:szCs w:val="20"/>
              </w:rPr>
              <w:t>un</w:t>
            </w:r>
            <w:r w:rsidRPr="0076060A">
              <w:rPr>
                <w:rFonts w:ascii="Roboto Condensed" w:eastAsia="Calibri" w:hAnsi="Roboto Condensed" w:cstheme="minorHAnsi"/>
                <w:position w:val="1"/>
                <w:sz w:val="20"/>
                <w:szCs w:val="20"/>
              </w:rPr>
              <w:t>e</w:t>
            </w:r>
            <w:r w:rsidRPr="0076060A">
              <w:rPr>
                <w:rFonts w:ascii="Roboto Condensed" w:eastAsia="Calibri" w:hAnsi="Roboto Condensed" w:cstheme="minorHAnsi"/>
                <w:spacing w:val="1"/>
                <w:position w:val="1"/>
                <w:sz w:val="20"/>
                <w:szCs w:val="20"/>
              </w:rPr>
              <w:t xml:space="preserve"> v</w:t>
            </w:r>
            <w:r w:rsidRPr="0076060A">
              <w:rPr>
                <w:rFonts w:ascii="Roboto Condensed" w:eastAsia="Calibri" w:hAnsi="Roboto Condensed" w:cstheme="minorHAnsi"/>
                <w:position w:val="1"/>
                <w:sz w:val="20"/>
                <w:szCs w:val="20"/>
              </w:rPr>
              <w:t>is</w:t>
            </w:r>
            <w:r w:rsidRPr="0076060A">
              <w:rPr>
                <w:rFonts w:ascii="Roboto Condensed" w:eastAsia="Calibri" w:hAnsi="Roboto Condensed" w:cstheme="minorHAnsi"/>
                <w:spacing w:val="-3"/>
                <w:position w:val="1"/>
                <w:sz w:val="20"/>
                <w:szCs w:val="20"/>
              </w:rPr>
              <w:t>i</w:t>
            </w:r>
            <w:r w:rsidRPr="0076060A">
              <w:rPr>
                <w:rFonts w:ascii="Roboto Condensed" w:eastAsia="Calibri" w:hAnsi="Roboto Condensed" w:cstheme="minorHAnsi"/>
                <w:spacing w:val="1"/>
                <w:position w:val="1"/>
                <w:sz w:val="20"/>
                <w:szCs w:val="20"/>
              </w:rPr>
              <w:t>o</w:t>
            </w:r>
            <w:r w:rsidRPr="0076060A">
              <w:rPr>
                <w:rFonts w:ascii="Roboto Condensed" w:eastAsia="Calibri" w:hAnsi="Roboto Condensed" w:cstheme="minorHAnsi"/>
                <w:position w:val="1"/>
                <w:sz w:val="20"/>
                <w:szCs w:val="20"/>
              </w:rPr>
              <w:t>n</w:t>
            </w:r>
            <w:r w:rsidRPr="0076060A">
              <w:rPr>
                <w:rFonts w:ascii="Roboto Condensed" w:eastAsia="Calibri" w:hAnsi="Roboto Condensed" w:cstheme="minorHAnsi"/>
                <w:spacing w:val="-1"/>
                <w:position w:val="1"/>
                <w:sz w:val="20"/>
                <w:szCs w:val="20"/>
              </w:rPr>
              <w:t xml:space="preserve"> </w:t>
            </w:r>
            <w:r w:rsidRPr="0076060A">
              <w:rPr>
                <w:rFonts w:ascii="Roboto Condensed" w:eastAsia="Calibri" w:hAnsi="Roboto Condensed" w:cstheme="minorHAnsi"/>
                <w:position w:val="1"/>
                <w:sz w:val="20"/>
                <w:szCs w:val="20"/>
              </w:rPr>
              <w:t>de</w:t>
            </w:r>
            <w:r w:rsidRPr="0076060A">
              <w:rPr>
                <w:rFonts w:ascii="Roboto Condensed" w:eastAsia="Calibri" w:hAnsi="Roboto Condensed" w:cstheme="minorHAnsi"/>
                <w:spacing w:val="-2"/>
                <w:position w:val="1"/>
                <w:sz w:val="20"/>
                <w:szCs w:val="20"/>
              </w:rPr>
              <w:t xml:space="preserve"> </w:t>
            </w:r>
            <w:r w:rsidRPr="0076060A">
              <w:rPr>
                <w:rFonts w:ascii="Roboto Condensed" w:eastAsia="Calibri" w:hAnsi="Roboto Condensed" w:cstheme="minorHAnsi"/>
                <w:position w:val="1"/>
                <w:sz w:val="20"/>
                <w:szCs w:val="20"/>
              </w:rPr>
              <w:t>s</w:t>
            </w:r>
            <w:r w:rsidRPr="0076060A">
              <w:rPr>
                <w:rFonts w:ascii="Roboto Condensed" w:eastAsia="Calibri" w:hAnsi="Roboto Condensed" w:cstheme="minorHAnsi"/>
                <w:spacing w:val="1"/>
                <w:position w:val="1"/>
                <w:sz w:val="20"/>
                <w:szCs w:val="20"/>
              </w:rPr>
              <w:t>o</w:t>
            </w:r>
            <w:r w:rsidRPr="0076060A">
              <w:rPr>
                <w:rFonts w:ascii="Roboto Condensed" w:eastAsia="Calibri" w:hAnsi="Roboto Condensed" w:cstheme="minorHAnsi"/>
                <w:position w:val="1"/>
                <w:sz w:val="20"/>
                <w:szCs w:val="20"/>
              </w:rPr>
              <w:t>n</w:t>
            </w:r>
            <w:r w:rsidRPr="0076060A">
              <w:rPr>
                <w:rFonts w:ascii="Roboto Condensed" w:eastAsia="Calibri" w:hAnsi="Roboto Condensed" w:cstheme="minorHAnsi"/>
                <w:spacing w:val="-3"/>
                <w:position w:val="1"/>
                <w:sz w:val="20"/>
                <w:szCs w:val="20"/>
              </w:rPr>
              <w:t xml:space="preserve"> </w:t>
            </w:r>
            <w:r w:rsidRPr="0076060A">
              <w:rPr>
                <w:rFonts w:ascii="Roboto Condensed" w:eastAsia="Calibri" w:hAnsi="Roboto Condensed" w:cstheme="minorHAnsi"/>
                <w:position w:val="1"/>
                <w:sz w:val="20"/>
                <w:szCs w:val="20"/>
              </w:rPr>
              <w:t>a</w:t>
            </w:r>
            <w:r w:rsidRPr="0076060A">
              <w:rPr>
                <w:rFonts w:ascii="Roboto Condensed" w:eastAsia="Calibri" w:hAnsi="Roboto Condensed" w:cstheme="minorHAnsi"/>
                <w:spacing w:val="-1"/>
                <w:position w:val="1"/>
                <w:sz w:val="20"/>
                <w:szCs w:val="20"/>
              </w:rPr>
              <w:t>v</w:t>
            </w:r>
            <w:r w:rsidRPr="0076060A">
              <w:rPr>
                <w:rFonts w:ascii="Roboto Condensed" w:eastAsia="Calibri" w:hAnsi="Roboto Condensed" w:cstheme="minorHAnsi"/>
                <w:position w:val="1"/>
                <w:sz w:val="20"/>
                <w:szCs w:val="20"/>
              </w:rPr>
              <w:t>en</w:t>
            </w:r>
            <w:r w:rsidRPr="0076060A">
              <w:rPr>
                <w:rFonts w:ascii="Roboto Condensed" w:eastAsia="Calibri" w:hAnsi="Roboto Condensed" w:cstheme="minorHAnsi"/>
                <w:spacing w:val="-1"/>
                <w:position w:val="1"/>
                <w:sz w:val="20"/>
                <w:szCs w:val="20"/>
              </w:rPr>
              <w:t>i</w:t>
            </w:r>
            <w:r w:rsidRPr="0076060A">
              <w:rPr>
                <w:rFonts w:ascii="Roboto Condensed" w:eastAsia="Calibri" w:hAnsi="Roboto Condensed" w:cstheme="minorHAnsi"/>
                <w:position w:val="1"/>
                <w:sz w:val="20"/>
                <w:szCs w:val="20"/>
              </w:rPr>
              <w:t>r</w:t>
            </w:r>
          </w:p>
          <w:p w14:paraId="49D75E63" w14:textId="77777777" w:rsidR="00005323" w:rsidRPr="0076060A" w:rsidRDefault="00005323" w:rsidP="006236C0">
            <w:pPr>
              <w:spacing w:after="0" w:line="240" w:lineRule="auto"/>
              <w:ind w:left="113" w:right="306"/>
              <w:rPr>
                <w:rFonts w:ascii="Roboto Condensed" w:eastAsia="Calibri" w:hAnsi="Roboto Condensed" w:cstheme="minorHAnsi"/>
                <w:sz w:val="20"/>
                <w:szCs w:val="20"/>
              </w:rPr>
            </w:pPr>
            <w:proofErr w:type="gramStart"/>
            <w:r w:rsidRPr="0076060A">
              <w:rPr>
                <w:rFonts w:ascii="Roboto Condensed" w:eastAsia="Courier New" w:hAnsi="Roboto Condensed" w:cstheme="minorHAnsi"/>
                <w:position w:val="1"/>
                <w:sz w:val="20"/>
                <w:szCs w:val="20"/>
              </w:rPr>
              <w:t>o</w:t>
            </w:r>
            <w:proofErr w:type="gramEnd"/>
            <w:r w:rsidRPr="0076060A">
              <w:rPr>
                <w:rFonts w:ascii="Roboto Condensed" w:eastAsia="Courier New" w:hAnsi="Roboto Condensed" w:cstheme="minorHAnsi"/>
                <w:spacing w:val="19"/>
                <w:position w:val="1"/>
                <w:sz w:val="20"/>
                <w:szCs w:val="20"/>
              </w:rPr>
              <w:t xml:space="preserve"> </w:t>
            </w:r>
            <w:r w:rsidRPr="0076060A">
              <w:rPr>
                <w:rFonts w:ascii="Roboto Condensed" w:eastAsia="Calibri" w:hAnsi="Roboto Condensed" w:cstheme="minorHAnsi"/>
                <w:spacing w:val="1"/>
                <w:position w:val="1"/>
                <w:sz w:val="20"/>
                <w:szCs w:val="20"/>
              </w:rPr>
              <w:t>L</w:t>
            </w:r>
            <w:r w:rsidRPr="0076060A">
              <w:rPr>
                <w:rFonts w:ascii="Roboto Condensed" w:eastAsia="Calibri" w:hAnsi="Roboto Condensed" w:cstheme="minorHAnsi"/>
                <w:position w:val="1"/>
                <w:sz w:val="20"/>
                <w:szCs w:val="20"/>
              </w:rPr>
              <w:t xml:space="preserve">a </w:t>
            </w:r>
            <w:r w:rsidRPr="0076060A">
              <w:rPr>
                <w:rFonts w:ascii="Roboto Condensed" w:eastAsia="Calibri" w:hAnsi="Roboto Condensed" w:cstheme="minorHAnsi"/>
                <w:spacing w:val="-1"/>
                <w:position w:val="1"/>
                <w:sz w:val="20"/>
                <w:szCs w:val="20"/>
              </w:rPr>
              <w:t>P</w:t>
            </w:r>
            <w:r w:rsidRPr="0076060A">
              <w:rPr>
                <w:rFonts w:ascii="Roboto Condensed" w:eastAsia="Calibri" w:hAnsi="Roboto Condensed" w:cstheme="minorHAnsi"/>
                <w:position w:val="1"/>
                <w:sz w:val="20"/>
                <w:szCs w:val="20"/>
              </w:rPr>
              <w:t>ro</w:t>
            </w:r>
            <w:r w:rsidRPr="0076060A">
              <w:rPr>
                <w:rFonts w:ascii="Roboto Condensed" w:eastAsia="Calibri" w:hAnsi="Roboto Condensed" w:cstheme="minorHAnsi"/>
                <w:spacing w:val="-1"/>
                <w:position w:val="1"/>
                <w:sz w:val="20"/>
                <w:szCs w:val="20"/>
              </w:rPr>
              <w:t xml:space="preserve"> </w:t>
            </w:r>
            <w:r w:rsidRPr="0076060A">
              <w:rPr>
                <w:rFonts w:ascii="Roboto Condensed" w:eastAsia="Calibri" w:hAnsi="Roboto Condensed" w:cstheme="minorHAnsi"/>
                <w:position w:val="1"/>
                <w:sz w:val="20"/>
                <w:szCs w:val="20"/>
              </w:rPr>
              <w:t>act</w:t>
            </w:r>
            <w:r w:rsidRPr="0076060A">
              <w:rPr>
                <w:rFonts w:ascii="Roboto Condensed" w:eastAsia="Calibri" w:hAnsi="Roboto Condensed" w:cstheme="minorHAnsi"/>
                <w:spacing w:val="-2"/>
                <w:position w:val="1"/>
                <w:sz w:val="20"/>
                <w:szCs w:val="20"/>
              </w:rPr>
              <w:t>i</w:t>
            </w:r>
            <w:r w:rsidRPr="0076060A">
              <w:rPr>
                <w:rFonts w:ascii="Roboto Condensed" w:eastAsia="Calibri" w:hAnsi="Roboto Condensed" w:cstheme="minorHAnsi"/>
                <w:spacing w:val="1"/>
                <w:position w:val="1"/>
                <w:sz w:val="20"/>
                <w:szCs w:val="20"/>
              </w:rPr>
              <w:t>v</w:t>
            </w:r>
            <w:r w:rsidRPr="0076060A">
              <w:rPr>
                <w:rFonts w:ascii="Roboto Condensed" w:eastAsia="Calibri" w:hAnsi="Roboto Condensed" w:cstheme="minorHAnsi"/>
                <w:position w:val="1"/>
                <w:sz w:val="20"/>
                <w:szCs w:val="20"/>
              </w:rPr>
              <w:t>ité</w:t>
            </w:r>
            <w:r w:rsidRPr="0076060A">
              <w:rPr>
                <w:rFonts w:ascii="Roboto Condensed" w:eastAsia="Calibri" w:hAnsi="Roboto Condensed" w:cstheme="minorHAnsi"/>
                <w:spacing w:val="-2"/>
                <w:position w:val="1"/>
                <w:sz w:val="20"/>
                <w:szCs w:val="20"/>
              </w:rPr>
              <w:t xml:space="preserve"> </w:t>
            </w:r>
            <w:r w:rsidRPr="0076060A">
              <w:rPr>
                <w:rFonts w:ascii="Roboto Condensed" w:eastAsia="Calibri" w:hAnsi="Roboto Condensed" w:cstheme="minorHAnsi"/>
                <w:position w:val="1"/>
                <w:sz w:val="20"/>
                <w:szCs w:val="20"/>
              </w:rPr>
              <w:t>c</w:t>
            </w:r>
            <w:r w:rsidRPr="0076060A">
              <w:rPr>
                <w:rFonts w:ascii="Roboto Condensed" w:eastAsia="Calibri" w:hAnsi="Roboto Condensed" w:cstheme="minorHAnsi"/>
                <w:spacing w:val="-1"/>
                <w:position w:val="1"/>
                <w:sz w:val="20"/>
                <w:szCs w:val="20"/>
              </w:rPr>
              <w:t>om</w:t>
            </w:r>
            <w:r w:rsidRPr="0076060A">
              <w:rPr>
                <w:rFonts w:ascii="Roboto Condensed" w:eastAsia="Calibri" w:hAnsi="Roboto Condensed" w:cstheme="minorHAnsi"/>
                <w:spacing w:val="1"/>
                <w:position w:val="1"/>
                <w:sz w:val="20"/>
                <w:szCs w:val="20"/>
              </w:rPr>
              <w:t>m</w:t>
            </w:r>
            <w:r w:rsidRPr="0076060A">
              <w:rPr>
                <w:rFonts w:ascii="Roboto Condensed" w:eastAsia="Calibri" w:hAnsi="Roboto Condensed" w:cstheme="minorHAnsi"/>
                <w:position w:val="1"/>
                <w:sz w:val="20"/>
                <w:szCs w:val="20"/>
              </w:rPr>
              <w:t>e</w:t>
            </w:r>
            <w:r w:rsidRPr="0076060A">
              <w:rPr>
                <w:rFonts w:ascii="Roboto Condensed" w:eastAsia="Calibri" w:hAnsi="Roboto Condensed" w:cstheme="minorHAnsi"/>
                <w:spacing w:val="-2"/>
                <w:position w:val="1"/>
                <w:sz w:val="20"/>
                <w:szCs w:val="20"/>
              </w:rPr>
              <w:t xml:space="preserve"> </w:t>
            </w:r>
            <w:r w:rsidRPr="0076060A">
              <w:rPr>
                <w:rFonts w:ascii="Roboto Condensed" w:eastAsia="Calibri" w:hAnsi="Roboto Condensed" w:cstheme="minorHAnsi"/>
                <w:position w:val="1"/>
                <w:sz w:val="20"/>
                <w:szCs w:val="20"/>
              </w:rPr>
              <w:t>h</w:t>
            </w:r>
            <w:r w:rsidRPr="0076060A">
              <w:rPr>
                <w:rFonts w:ascii="Roboto Condensed" w:eastAsia="Calibri" w:hAnsi="Roboto Condensed" w:cstheme="minorHAnsi"/>
                <w:spacing w:val="1"/>
                <w:position w:val="1"/>
                <w:sz w:val="20"/>
                <w:szCs w:val="20"/>
              </w:rPr>
              <w:t>o</w:t>
            </w:r>
            <w:r w:rsidRPr="0076060A">
              <w:rPr>
                <w:rFonts w:ascii="Roboto Condensed" w:eastAsia="Calibri" w:hAnsi="Roboto Condensed" w:cstheme="minorHAnsi"/>
                <w:position w:val="1"/>
                <w:sz w:val="20"/>
                <w:szCs w:val="20"/>
              </w:rPr>
              <w:t>r</w:t>
            </w:r>
            <w:r w:rsidRPr="0076060A">
              <w:rPr>
                <w:rFonts w:ascii="Roboto Condensed" w:eastAsia="Calibri" w:hAnsi="Roboto Condensed" w:cstheme="minorHAnsi"/>
                <w:spacing w:val="-3"/>
                <w:position w:val="1"/>
                <w:sz w:val="20"/>
                <w:szCs w:val="20"/>
              </w:rPr>
              <w:t>i</w:t>
            </w:r>
            <w:r w:rsidRPr="0076060A">
              <w:rPr>
                <w:rFonts w:ascii="Roboto Condensed" w:eastAsia="Calibri" w:hAnsi="Roboto Condensed" w:cstheme="minorHAnsi"/>
                <w:spacing w:val="-1"/>
                <w:position w:val="1"/>
                <w:sz w:val="20"/>
                <w:szCs w:val="20"/>
              </w:rPr>
              <w:t>z</w:t>
            </w:r>
            <w:r w:rsidRPr="0076060A">
              <w:rPr>
                <w:rFonts w:ascii="Roboto Condensed" w:eastAsia="Calibri" w:hAnsi="Roboto Condensed" w:cstheme="minorHAnsi"/>
                <w:spacing w:val="1"/>
                <w:position w:val="1"/>
                <w:sz w:val="20"/>
                <w:szCs w:val="20"/>
              </w:rPr>
              <w:t>o</w:t>
            </w:r>
            <w:r w:rsidRPr="0076060A">
              <w:rPr>
                <w:rFonts w:ascii="Roboto Condensed" w:eastAsia="Calibri" w:hAnsi="Roboto Condensed" w:cstheme="minorHAnsi"/>
                <w:position w:val="1"/>
                <w:sz w:val="20"/>
                <w:szCs w:val="20"/>
              </w:rPr>
              <w:t>n</w:t>
            </w:r>
            <w:r w:rsidRPr="0076060A">
              <w:rPr>
                <w:rFonts w:ascii="Roboto Condensed" w:eastAsia="Calibri" w:hAnsi="Roboto Condensed" w:cstheme="minorHAnsi"/>
                <w:spacing w:val="2"/>
                <w:position w:val="1"/>
                <w:sz w:val="20"/>
                <w:szCs w:val="20"/>
              </w:rPr>
              <w:t xml:space="preserve"> </w:t>
            </w:r>
            <w:r w:rsidRPr="0076060A">
              <w:rPr>
                <w:rFonts w:ascii="Roboto Condensed" w:eastAsia="Calibri" w:hAnsi="Roboto Condensed" w:cstheme="minorHAnsi"/>
                <w:position w:val="1"/>
                <w:sz w:val="20"/>
                <w:szCs w:val="20"/>
              </w:rPr>
              <w:t>:</w:t>
            </w:r>
            <w:r w:rsidRPr="0076060A">
              <w:rPr>
                <w:rFonts w:ascii="Roboto Condensed" w:eastAsia="Calibri" w:hAnsi="Roboto Condensed" w:cstheme="minorHAnsi"/>
                <w:spacing w:val="1"/>
                <w:position w:val="1"/>
                <w:sz w:val="20"/>
                <w:szCs w:val="20"/>
              </w:rPr>
              <w:t xml:space="preserve"> </w:t>
            </w:r>
            <w:r w:rsidRPr="0076060A">
              <w:rPr>
                <w:rFonts w:ascii="Roboto Condensed" w:eastAsia="Calibri" w:hAnsi="Roboto Condensed" w:cstheme="minorHAnsi"/>
                <w:spacing w:val="-2"/>
                <w:position w:val="1"/>
                <w:sz w:val="20"/>
                <w:szCs w:val="20"/>
              </w:rPr>
              <w:t>s</w:t>
            </w:r>
            <w:r w:rsidRPr="0076060A">
              <w:rPr>
                <w:rFonts w:ascii="Roboto Condensed" w:eastAsia="Calibri" w:hAnsi="Roboto Condensed" w:cstheme="minorHAnsi"/>
                <w:position w:val="1"/>
                <w:sz w:val="20"/>
                <w:szCs w:val="20"/>
              </w:rPr>
              <w:t>e</w:t>
            </w:r>
            <w:r w:rsidRPr="0076060A">
              <w:rPr>
                <w:rFonts w:ascii="Roboto Condensed" w:eastAsia="Calibri" w:hAnsi="Roboto Condensed" w:cstheme="minorHAnsi"/>
                <w:spacing w:val="1"/>
                <w:position w:val="1"/>
                <w:sz w:val="20"/>
                <w:szCs w:val="20"/>
              </w:rPr>
              <w:t xml:space="preserve"> </w:t>
            </w:r>
            <w:r w:rsidRPr="0076060A">
              <w:rPr>
                <w:rFonts w:ascii="Roboto Condensed" w:eastAsia="Calibri" w:hAnsi="Roboto Condensed" w:cstheme="minorHAnsi"/>
                <w:position w:val="1"/>
                <w:sz w:val="20"/>
                <w:szCs w:val="20"/>
              </w:rPr>
              <w:t>fi</w:t>
            </w:r>
            <w:r w:rsidRPr="0076060A">
              <w:rPr>
                <w:rFonts w:ascii="Roboto Condensed" w:eastAsia="Calibri" w:hAnsi="Roboto Condensed" w:cstheme="minorHAnsi"/>
                <w:spacing w:val="-2"/>
                <w:position w:val="1"/>
                <w:sz w:val="20"/>
                <w:szCs w:val="20"/>
              </w:rPr>
              <w:t>x</w:t>
            </w:r>
            <w:r w:rsidRPr="0076060A">
              <w:rPr>
                <w:rFonts w:ascii="Roboto Condensed" w:eastAsia="Calibri" w:hAnsi="Roboto Condensed" w:cstheme="minorHAnsi"/>
                <w:position w:val="1"/>
                <w:sz w:val="20"/>
                <w:szCs w:val="20"/>
              </w:rPr>
              <w:t>er</w:t>
            </w:r>
            <w:r w:rsidRPr="0076060A">
              <w:rPr>
                <w:rFonts w:ascii="Roboto Condensed" w:eastAsia="Calibri" w:hAnsi="Roboto Condensed" w:cstheme="minorHAnsi"/>
                <w:spacing w:val="1"/>
                <w:position w:val="1"/>
                <w:sz w:val="20"/>
                <w:szCs w:val="20"/>
              </w:rPr>
              <w:t xml:space="preserve"> </w:t>
            </w:r>
            <w:r w:rsidRPr="0076060A">
              <w:rPr>
                <w:rFonts w:ascii="Roboto Condensed" w:eastAsia="Calibri" w:hAnsi="Roboto Condensed" w:cstheme="minorHAnsi"/>
                <w:spacing w:val="-1"/>
                <w:position w:val="1"/>
                <w:sz w:val="20"/>
                <w:szCs w:val="20"/>
              </w:rPr>
              <w:t>d</w:t>
            </w:r>
            <w:r w:rsidRPr="0076060A">
              <w:rPr>
                <w:rFonts w:ascii="Roboto Condensed" w:eastAsia="Calibri" w:hAnsi="Roboto Condensed" w:cstheme="minorHAnsi"/>
                <w:position w:val="1"/>
                <w:sz w:val="20"/>
                <w:szCs w:val="20"/>
              </w:rPr>
              <w:t>es</w:t>
            </w:r>
            <w:r w:rsidRPr="0076060A">
              <w:rPr>
                <w:rFonts w:ascii="Roboto Condensed" w:eastAsia="Calibri" w:hAnsi="Roboto Condensed" w:cstheme="minorHAnsi"/>
                <w:spacing w:val="-2"/>
                <w:position w:val="1"/>
                <w:sz w:val="20"/>
                <w:szCs w:val="20"/>
              </w:rPr>
              <w:t xml:space="preserve"> </w:t>
            </w:r>
            <w:r w:rsidRPr="0076060A">
              <w:rPr>
                <w:rFonts w:ascii="Roboto Condensed" w:eastAsia="Calibri" w:hAnsi="Roboto Condensed" w:cstheme="minorHAnsi"/>
                <w:spacing w:val="1"/>
                <w:position w:val="1"/>
                <w:sz w:val="20"/>
                <w:szCs w:val="20"/>
              </w:rPr>
              <w:t>o</w:t>
            </w:r>
            <w:r w:rsidRPr="0076060A">
              <w:rPr>
                <w:rFonts w:ascii="Roboto Condensed" w:eastAsia="Calibri" w:hAnsi="Roboto Condensed" w:cstheme="minorHAnsi"/>
                <w:position w:val="1"/>
                <w:sz w:val="20"/>
                <w:szCs w:val="20"/>
              </w:rPr>
              <w:t>b</w:t>
            </w:r>
            <w:r w:rsidRPr="0076060A">
              <w:rPr>
                <w:rFonts w:ascii="Roboto Condensed" w:eastAsia="Calibri" w:hAnsi="Roboto Condensed" w:cstheme="minorHAnsi"/>
                <w:spacing w:val="-2"/>
                <w:position w:val="1"/>
                <w:sz w:val="20"/>
                <w:szCs w:val="20"/>
              </w:rPr>
              <w:t>j</w:t>
            </w:r>
            <w:r w:rsidRPr="0076060A">
              <w:rPr>
                <w:rFonts w:ascii="Roboto Condensed" w:eastAsia="Calibri" w:hAnsi="Roboto Condensed" w:cstheme="minorHAnsi"/>
                <w:position w:val="1"/>
                <w:sz w:val="20"/>
                <w:szCs w:val="20"/>
              </w:rPr>
              <w:t>ec</w:t>
            </w:r>
            <w:r w:rsidRPr="0076060A">
              <w:rPr>
                <w:rFonts w:ascii="Roboto Condensed" w:eastAsia="Calibri" w:hAnsi="Roboto Condensed" w:cstheme="minorHAnsi"/>
                <w:spacing w:val="1"/>
                <w:position w:val="1"/>
                <w:sz w:val="20"/>
                <w:szCs w:val="20"/>
              </w:rPr>
              <w:t>t</w:t>
            </w:r>
            <w:r w:rsidRPr="0076060A">
              <w:rPr>
                <w:rFonts w:ascii="Roboto Condensed" w:eastAsia="Calibri" w:hAnsi="Roboto Condensed" w:cstheme="minorHAnsi"/>
                <w:position w:val="1"/>
                <w:sz w:val="20"/>
                <w:szCs w:val="20"/>
              </w:rPr>
              <w:t>ifs</w:t>
            </w:r>
            <w:r w:rsidRPr="0076060A">
              <w:rPr>
                <w:rFonts w:ascii="Roboto Condensed" w:eastAsia="Calibri" w:hAnsi="Roboto Condensed" w:cstheme="minorHAnsi"/>
                <w:spacing w:val="-5"/>
                <w:position w:val="1"/>
                <w:sz w:val="20"/>
                <w:szCs w:val="20"/>
              </w:rPr>
              <w:t xml:space="preserve"> </w:t>
            </w:r>
            <w:r w:rsidRPr="0076060A">
              <w:rPr>
                <w:rFonts w:ascii="Roboto Condensed" w:eastAsia="Calibri" w:hAnsi="Roboto Condensed" w:cstheme="minorHAnsi"/>
                <w:position w:val="1"/>
                <w:sz w:val="20"/>
                <w:szCs w:val="20"/>
              </w:rPr>
              <w:t>«</w:t>
            </w:r>
            <w:r w:rsidRPr="0076060A">
              <w:rPr>
                <w:rFonts w:ascii="Roboto Condensed" w:eastAsia="Calibri" w:hAnsi="Roboto Condensed" w:cstheme="minorHAnsi"/>
                <w:spacing w:val="1"/>
                <w:position w:val="1"/>
                <w:sz w:val="20"/>
                <w:szCs w:val="20"/>
              </w:rPr>
              <w:t xml:space="preserve"> </w:t>
            </w:r>
            <w:r w:rsidRPr="0076060A">
              <w:rPr>
                <w:rFonts w:ascii="Roboto Condensed" w:eastAsia="Calibri" w:hAnsi="Roboto Condensed" w:cstheme="minorHAnsi"/>
                <w:spacing w:val="-1"/>
                <w:position w:val="1"/>
                <w:sz w:val="20"/>
                <w:szCs w:val="20"/>
              </w:rPr>
              <w:t>p</w:t>
            </w:r>
            <w:r w:rsidRPr="0076060A">
              <w:rPr>
                <w:rFonts w:ascii="Roboto Condensed" w:eastAsia="Calibri" w:hAnsi="Roboto Condensed" w:cstheme="minorHAnsi"/>
                <w:position w:val="1"/>
                <w:sz w:val="20"/>
                <w:szCs w:val="20"/>
              </w:rPr>
              <w:t>r</w:t>
            </w:r>
            <w:r w:rsidRPr="0076060A">
              <w:rPr>
                <w:rFonts w:ascii="Roboto Condensed" w:eastAsia="Calibri" w:hAnsi="Roboto Condensed" w:cstheme="minorHAnsi"/>
                <w:spacing w:val="1"/>
                <w:position w:val="1"/>
                <w:sz w:val="20"/>
                <w:szCs w:val="20"/>
              </w:rPr>
              <w:t>o</w:t>
            </w:r>
            <w:r w:rsidRPr="0076060A">
              <w:rPr>
                <w:rFonts w:ascii="Roboto Condensed" w:eastAsia="Calibri" w:hAnsi="Roboto Condensed" w:cstheme="minorHAnsi"/>
                <w:position w:val="1"/>
                <w:sz w:val="20"/>
                <w:szCs w:val="20"/>
              </w:rPr>
              <w:t>j</w:t>
            </w:r>
            <w:r w:rsidRPr="0076060A">
              <w:rPr>
                <w:rFonts w:ascii="Roboto Condensed" w:eastAsia="Calibri" w:hAnsi="Roboto Condensed" w:cstheme="minorHAnsi"/>
                <w:spacing w:val="-2"/>
                <w:position w:val="1"/>
                <w:sz w:val="20"/>
                <w:szCs w:val="20"/>
              </w:rPr>
              <w:t>e</w:t>
            </w:r>
            <w:r w:rsidRPr="0076060A">
              <w:rPr>
                <w:rFonts w:ascii="Roboto Condensed" w:eastAsia="Calibri" w:hAnsi="Roboto Condensed" w:cstheme="minorHAnsi"/>
                <w:position w:val="1"/>
                <w:sz w:val="20"/>
                <w:szCs w:val="20"/>
              </w:rPr>
              <w:t>t</w:t>
            </w:r>
            <w:r w:rsidRPr="0076060A">
              <w:rPr>
                <w:rFonts w:ascii="Roboto Condensed" w:eastAsia="Calibri" w:hAnsi="Roboto Condensed" w:cstheme="minorHAnsi"/>
                <w:spacing w:val="1"/>
                <w:position w:val="1"/>
                <w:sz w:val="20"/>
                <w:szCs w:val="20"/>
              </w:rPr>
              <w:t xml:space="preserve"> </w:t>
            </w:r>
            <w:r w:rsidRPr="0076060A">
              <w:rPr>
                <w:rFonts w:ascii="Roboto Condensed" w:eastAsia="Calibri" w:hAnsi="Roboto Condensed" w:cstheme="minorHAnsi"/>
                <w:position w:val="1"/>
                <w:sz w:val="20"/>
                <w:szCs w:val="20"/>
              </w:rPr>
              <w:t>»</w:t>
            </w:r>
          </w:p>
          <w:p w14:paraId="664CD008" w14:textId="77777777" w:rsidR="00005323" w:rsidRPr="0076060A" w:rsidRDefault="00005323" w:rsidP="006236C0">
            <w:pPr>
              <w:spacing w:after="0" w:line="240" w:lineRule="auto"/>
              <w:ind w:left="113" w:right="306"/>
              <w:rPr>
                <w:rFonts w:ascii="Roboto Condensed" w:eastAsia="Calibri" w:hAnsi="Roboto Condensed" w:cstheme="minorHAnsi"/>
                <w:sz w:val="20"/>
                <w:szCs w:val="20"/>
              </w:rPr>
            </w:pPr>
            <w:r w:rsidRPr="0076060A">
              <w:rPr>
                <w:rFonts w:ascii="Roboto Condensed" w:eastAsia="Calibri" w:hAnsi="Roboto Condensed" w:cstheme="minorHAnsi"/>
                <w:position w:val="1"/>
                <w:sz w:val="20"/>
                <w:szCs w:val="20"/>
              </w:rPr>
              <w:t xml:space="preserve">c) </w:t>
            </w:r>
            <w:r w:rsidRPr="0076060A">
              <w:rPr>
                <w:rFonts w:ascii="Roboto Condensed" w:eastAsia="Calibri" w:hAnsi="Roboto Condensed" w:cstheme="minorHAnsi"/>
                <w:position w:val="1"/>
                <w:sz w:val="20"/>
                <w:szCs w:val="20"/>
                <w:u w:val="single" w:color="000000"/>
              </w:rPr>
              <w:t xml:space="preserve">   </w:t>
            </w:r>
            <w:r w:rsidRPr="0076060A">
              <w:rPr>
                <w:rFonts w:ascii="Roboto Condensed" w:eastAsia="Calibri" w:hAnsi="Roboto Condensed" w:cstheme="minorHAnsi"/>
                <w:spacing w:val="1"/>
                <w:position w:val="1"/>
                <w:sz w:val="20"/>
                <w:szCs w:val="20"/>
                <w:u w:val="single" w:color="000000"/>
              </w:rPr>
              <w:t xml:space="preserve"> </w:t>
            </w:r>
            <w:r w:rsidRPr="0076060A">
              <w:rPr>
                <w:rFonts w:ascii="Roboto Condensed" w:eastAsia="Calibri" w:hAnsi="Roboto Condensed" w:cstheme="minorHAnsi"/>
                <w:position w:val="1"/>
                <w:sz w:val="20"/>
                <w:szCs w:val="20"/>
                <w:u w:val="single" w:color="000000"/>
              </w:rPr>
              <w:t>L’or</w:t>
            </w:r>
            <w:r w:rsidRPr="0076060A">
              <w:rPr>
                <w:rFonts w:ascii="Roboto Condensed" w:eastAsia="Calibri" w:hAnsi="Roboto Condensed" w:cstheme="minorHAnsi"/>
                <w:spacing w:val="-1"/>
                <w:position w:val="1"/>
                <w:sz w:val="20"/>
                <w:szCs w:val="20"/>
                <w:u w:val="single" w:color="000000"/>
              </w:rPr>
              <w:t>g</w:t>
            </w:r>
            <w:r w:rsidRPr="0076060A">
              <w:rPr>
                <w:rFonts w:ascii="Roboto Condensed" w:eastAsia="Calibri" w:hAnsi="Roboto Condensed" w:cstheme="minorHAnsi"/>
                <w:position w:val="1"/>
                <w:sz w:val="20"/>
                <w:szCs w:val="20"/>
                <w:u w:val="single" w:color="000000"/>
              </w:rPr>
              <w:t>a</w:t>
            </w:r>
            <w:r w:rsidRPr="0076060A">
              <w:rPr>
                <w:rFonts w:ascii="Roboto Condensed" w:eastAsia="Calibri" w:hAnsi="Roboto Condensed" w:cstheme="minorHAnsi"/>
                <w:spacing w:val="-1"/>
                <w:position w:val="1"/>
                <w:sz w:val="20"/>
                <w:szCs w:val="20"/>
                <w:u w:val="single" w:color="000000"/>
              </w:rPr>
              <w:t>n</w:t>
            </w:r>
            <w:r w:rsidRPr="0076060A">
              <w:rPr>
                <w:rFonts w:ascii="Roboto Condensed" w:eastAsia="Calibri" w:hAnsi="Roboto Condensed" w:cstheme="minorHAnsi"/>
                <w:position w:val="1"/>
                <w:sz w:val="20"/>
                <w:szCs w:val="20"/>
                <w:u w:val="single" w:color="000000"/>
              </w:rPr>
              <w:t>is</w:t>
            </w:r>
            <w:r w:rsidRPr="0076060A">
              <w:rPr>
                <w:rFonts w:ascii="Roboto Condensed" w:eastAsia="Calibri" w:hAnsi="Roboto Condensed" w:cstheme="minorHAnsi"/>
                <w:spacing w:val="-3"/>
                <w:position w:val="1"/>
                <w:sz w:val="20"/>
                <w:szCs w:val="20"/>
                <w:u w:val="single" w:color="000000"/>
              </w:rPr>
              <w:t>a</w:t>
            </w:r>
            <w:r w:rsidRPr="0076060A">
              <w:rPr>
                <w:rFonts w:ascii="Roboto Condensed" w:eastAsia="Calibri" w:hAnsi="Roboto Condensed" w:cstheme="minorHAnsi"/>
                <w:position w:val="1"/>
                <w:sz w:val="20"/>
                <w:szCs w:val="20"/>
                <w:u w:val="single" w:color="000000"/>
              </w:rPr>
              <w:t>tion</w:t>
            </w:r>
          </w:p>
          <w:p w14:paraId="2BD5BB78" w14:textId="77777777" w:rsidR="00005323" w:rsidRPr="0076060A" w:rsidRDefault="00005323" w:rsidP="006236C0">
            <w:pPr>
              <w:spacing w:after="0" w:line="240" w:lineRule="auto"/>
              <w:ind w:left="113" w:right="306"/>
              <w:rPr>
                <w:rFonts w:ascii="Roboto Condensed" w:eastAsia="Calibri" w:hAnsi="Roboto Condensed" w:cstheme="minorHAnsi"/>
                <w:sz w:val="20"/>
                <w:szCs w:val="20"/>
              </w:rPr>
            </w:pPr>
            <w:proofErr w:type="gramStart"/>
            <w:r w:rsidRPr="0076060A">
              <w:rPr>
                <w:rFonts w:ascii="Roboto Condensed" w:eastAsia="Courier New" w:hAnsi="Roboto Condensed" w:cstheme="minorHAnsi"/>
                <w:sz w:val="20"/>
                <w:szCs w:val="20"/>
              </w:rPr>
              <w:t>o</w:t>
            </w:r>
            <w:proofErr w:type="gramEnd"/>
            <w:r w:rsidRPr="0076060A">
              <w:rPr>
                <w:rFonts w:ascii="Roboto Condensed" w:eastAsia="Courier New" w:hAnsi="Roboto Condensed" w:cstheme="minorHAnsi"/>
                <w:spacing w:val="19"/>
                <w:sz w:val="20"/>
                <w:szCs w:val="20"/>
              </w:rPr>
              <w:t xml:space="preserve"> </w:t>
            </w:r>
            <w:r w:rsidRPr="0076060A">
              <w:rPr>
                <w:rFonts w:ascii="Roboto Condensed" w:eastAsia="Calibri" w:hAnsi="Roboto Condensed" w:cstheme="minorHAnsi"/>
                <w:sz w:val="20"/>
                <w:szCs w:val="20"/>
              </w:rPr>
              <w:t>Oser le</w:t>
            </w:r>
            <w:r w:rsidRPr="0076060A">
              <w:rPr>
                <w:rFonts w:ascii="Roboto Condensed" w:eastAsia="Calibri" w:hAnsi="Roboto Condensed" w:cstheme="minorHAnsi"/>
                <w:spacing w:val="-2"/>
                <w:sz w:val="20"/>
                <w:szCs w:val="20"/>
              </w:rPr>
              <w:t xml:space="preserve"> </w:t>
            </w:r>
            <w:r w:rsidRPr="0076060A">
              <w:rPr>
                <w:rFonts w:ascii="Roboto Condensed" w:eastAsia="Calibri" w:hAnsi="Roboto Condensed" w:cstheme="minorHAnsi"/>
                <w:sz w:val="20"/>
                <w:szCs w:val="20"/>
              </w:rPr>
              <w:t>c</w:t>
            </w:r>
            <w:r w:rsidRPr="0076060A">
              <w:rPr>
                <w:rFonts w:ascii="Roboto Condensed" w:eastAsia="Calibri" w:hAnsi="Roboto Condensed" w:cstheme="minorHAnsi"/>
                <w:spacing w:val="-1"/>
                <w:sz w:val="20"/>
                <w:szCs w:val="20"/>
              </w:rPr>
              <w:t>h</w:t>
            </w:r>
            <w:r w:rsidRPr="0076060A">
              <w:rPr>
                <w:rFonts w:ascii="Roboto Condensed" w:eastAsia="Calibri" w:hAnsi="Roboto Condensed" w:cstheme="minorHAnsi"/>
                <w:sz w:val="20"/>
                <w:szCs w:val="20"/>
              </w:rPr>
              <w:t>a</w:t>
            </w:r>
            <w:r w:rsidRPr="0076060A">
              <w:rPr>
                <w:rFonts w:ascii="Roboto Condensed" w:eastAsia="Calibri" w:hAnsi="Roboto Condensed" w:cstheme="minorHAnsi"/>
                <w:spacing w:val="-1"/>
                <w:sz w:val="20"/>
                <w:szCs w:val="20"/>
              </w:rPr>
              <w:t>ng</w:t>
            </w:r>
            <w:r w:rsidRPr="0076060A">
              <w:rPr>
                <w:rFonts w:ascii="Roboto Condensed" w:eastAsia="Calibri" w:hAnsi="Roboto Condensed" w:cstheme="minorHAnsi"/>
                <w:spacing w:val="-2"/>
                <w:sz w:val="20"/>
                <w:szCs w:val="20"/>
              </w:rPr>
              <w:t>e</w:t>
            </w:r>
            <w:r w:rsidRPr="0076060A">
              <w:rPr>
                <w:rFonts w:ascii="Roboto Condensed" w:eastAsia="Calibri" w:hAnsi="Roboto Condensed" w:cstheme="minorHAnsi"/>
                <w:spacing w:val="1"/>
                <w:sz w:val="20"/>
                <w:szCs w:val="20"/>
              </w:rPr>
              <w:t>m</w:t>
            </w:r>
            <w:r w:rsidRPr="0076060A">
              <w:rPr>
                <w:rFonts w:ascii="Roboto Condensed" w:eastAsia="Calibri" w:hAnsi="Roboto Condensed" w:cstheme="minorHAnsi"/>
                <w:sz w:val="20"/>
                <w:szCs w:val="20"/>
              </w:rPr>
              <w:t>ent :</w:t>
            </w:r>
            <w:r w:rsidRPr="0076060A">
              <w:rPr>
                <w:rFonts w:ascii="Roboto Condensed" w:eastAsia="Calibri" w:hAnsi="Roboto Condensed" w:cstheme="minorHAnsi"/>
                <w:spacing w:val="1"/>
                <w:sz w:val="20"/>
                <w:szCs w:val="20"/>
              </w:rPr>
              <w:t xml:space="preserve"> </w:t>
            </w:r>
            <w:r w:rsidRPr="0076060A">
              <w:rPr>
                <w:rFonts w:ascii="Roboto Condensed" w:eastAsia="Calibri" w:hAnsi="Roboto Condensed" w:cstheme="minorHAnsi"/>
                <w:spacing w:val="-2"/>
                <w:sz w:val="20"/>
                <w:szCs w:val="20"/>
              </w:rPr>
              <w:t>l</w:t>
            </w:r>
            <w:r w:rsidRPr="0076060A">
              <w:rPr>
                <w:rFonts w:ascii="Roboto Condensed" w:eastAsia="Calibri" w:hAnsi="Roboto Condensed" w:cstheme="minorHAnsi"/>
                <w:sz w:val="20"/>
                <w:szCs w:val="20"/>
              </w:rPr>
              <w:t>es</w:t>
            </w:r>
            <w:r w:rsidRPr="0076060A">
              <w:rPr>
                <w:rFonts w:ascii="Roboto Condensed" w:eastAsia="Calibri" w:hAnsi="Roboto Condensed" w:cstheme="minorHAnsi"/>
                <w:spacing w:val="1"/>
                <w:sz w:val="20"/>
                <w:szCs w:val="20"/>
              </w:rPr>
              <w:t xml:space="preserve"> </w:t>
            </w:r>
            <w:r w:rsidRPr="0076060A">
              <w:rPr>
                <w:rFonts w:ascii="Roboto Condensed" w:eastAsia="Calibri" w:hAnsi="Roboto Condensed" w:cstheme="minorHAnsi"/>
                <w:spacing w:val="-1"/>
                <w:sz w:val="20"/>
                <w:szCs w:val="20"/>
              </w:rPr>
              <w:t>p</w:t>
            </w:r>
            <w:r w:rsidRPr="0076060A">
              <w:rPr>
                <w:rFonts w:ascii="Roboto Condensed" w:eastAsia="Calibri" w:hAnsi="Roboto Condensed" w:cstheme="minorHAnsi"/>
                <w:spacing w:val="-3"/>
                <w:sz w:val="20"/>
                <w:szCs w:val="20"/>
              </w:rPr>
              <w:t>r</w:t>
            </w:r>
            <w:r w:rsidRPr="0076060A">
              <w:rPr>
                <w:rFonts w:ascii="Roboto Condensed" w:eastAsia="Calibri" w:hAnsi="Roboto Condensed" w:cstheme="minorHAnsi"/>
                <w:sz w:val="20"/>
                <w:szCs w:val="20"/>
              </w:rPr>
              <w:t>i</w:t>
            </w:r>
            <w:r w:rsidRPr="0076060A">
              <w:rPr>
                <w:rFonts w:ascii="Roboto Condensed" w:eastAsia="Calibri" w:hAnsi="Roboto Condensed" w:cstheme="minorHAnsi"/>
                <w:spacing w:val="-1"/>
                <w:sz w:val="20"/>
                <w:szCs w:val="20"/>
              </w:rPr>
              <w:t>n</w:t>
            </w:r>
            <w:r w:rsidRPr="0076060A">
              <w:rPr>
                <w:rFonts w:ascii="Roboto Condensed" w:eastAsia="Calibri" w:hAnsi="Roboto Condensed" w:cstheme="minorHAnsi"/>
                <w:sz w:val="20"/>
                <w:szCs w:val="20"/>
              </w:rPr>
              <w:t>ci</w:t>
            </w:r>
            <w:r w:rsidRPr="0076060A">
              <w:rPr>
                <w:rFonts w:ascii="Roboto Condensed" w:eastAsia="Calibri" w:hAnsi="Roboto Condensed" w:cstheme="minorHAnsi"/>
                <w:spacing w:val="-1"/>
                <w:sz w:val="20"/>
                <w:szCs w:val="20"/>
              </w:rPr>
              <w:t>p</w:t>
            </w:r>
            <w:r w:rsidRPr="0076060A">
              <w:rPr>
                <w:rFonts w:ascii="Roboto Condensed" w:eastAsia="Calibri" w:hAnsi="Roboto Condensed" w:cstheme="minorHAnsi"/>
                <w:sz w:val="20"/>
                <w:szCs w:val="20"/>
              </w:rPr>
              <w:t xml:space="preserve">ales </w:t>
            </w:r>
            <w:r w:rsidRPr="0076060A">
              <w:rPr>
                <w:rFonts w:ascii="Roboto Condensed" w:eastAsia="Calibri" w:hAnsi="Roboto Condensed" w:cstheme="minorHAnsi"/>
                <w:spacing w:val="1"/>
                <w:sz w:val="20"/>
                <w:szCs w:val="20"/>
              </w:rPr>
              <w:t>é</w:t>
            </w:r>
            <w:r w:rsidRPr="0076060A">
              <w:rPr>
                <w:rFonts w:ascii="Roboto Condensed" w:eastAsia="Calibri" w:hAnsi="Roboto Condensed" w:cstheme="minorHAnsi"/>
                <w:sz w:val="20"/>
                <w:szCs w:val="20"/>
              </w:rPr>
              <w:t>ta</w:t>
            </w:r>
            <w:r w:rsidRPr="0076060A">
              <w:rPr>
                <w:rFonts w:ascii="Roboto Condensed" w:eastAsia="Calibri" w:hAnsi="Roboto Condensed" w:cstheme="minorHAnsi"/>
                <w:spacing w:val="-3"/>
                <w:sz w:val="20"/>
                <w:szCs w:val="20"/>
              </w:rPr>
              <w:t>p</w:t>
            </w:r>
            <w:r w:rsidRPr="0076060A">
              <w:rPr>
                <w:rFonts w:ascii="Roboto Condensed" w:eastAsia="Calibri" w:hAnsi="Roboto Condensed" w:cstheme="minorHAnsi"/>
                <w:sz w:val="20"/>
                <w:szCs w:val="20"/>
              </w:rPr>
              <w:t>es</w:t>
            </w:r>
          </w:p>
          <w:p w14:paraId="4185A809" w14:textId="77777777" w:rsidR="00005323" w:rsidRPr="0076060A" w:rsidRDefault="00005323" w:rsidP="006236C0">
            <w:pPr>
              <w:spacing w:after="0" w:line="240" w:lineRule="auto"/>
              <w:ind w:left="448" w:right="306" w:hanging="352"/>
              <w:rPr>
                <w:rFonts w:ascii="Roboto Condensed" w:eastAsia="Calibri" w:hAnsi="Roboto Condensed" w:cstheme="minorHAnsi"/>
                <w:sz w:val="20"/>
                <w:szCs w:val="20"/>
              </w:rPr>
            </w:pPr>
            <w:proofErr w:type="gramStart"/>
            <w:r w:rsidRPr="0076060A">
              <w:rPr>
                <w:rFonts w:ascii="Roboto Condensed" w:eastAsia="Courier New" w:hAnsi="Roboto Condensed" w:cstheme="minorHAnsi"/>
                <w:sz w:val="20"/>
                <w:szCs w:val="20"/>
              </w:rPr>
              <w:t>o</w:t>
            </w:r>
            <w:proofErr w:type="gramEnd"/>
            <w:r w:rsidRPr="0076060A">
              <w:rPr>
                <w:rFonts w:ascii="Roboto Condensed" w:eastAsia="Courier New" w:hAnsi="Roboto Condensed" w:cstheme="minorHAnsi"/>
                <w:spacing w:val="19"/>
                <w:sz w:val="20"/>
                <w:szCs w:val="20"/>
              </w:rPr>
              <w:t xml:space="preserve"> </w:t>
            </w:r>
            <w:r w:rsidRPr="0076060A">
              <w:rPr>
                <w:rFonts w:ascii="Roboto Condensed" w:eastAsia="Calibri" w:hAnsi="Roboto Condensed" w:cstheme="minorHAnsi"/>
                <w:sz w:val="20"/>
                <w:szCs w:val="20"/>
              </w:rPr>
              <w:t xml:space="preserve">Décision </w:t>
            </w:r>
            <w:r w:rsidRPr="0076060A">
              <w:rPr>
                <w:rFonts w:ascii="Roboto Condensed" w:eastAsia="Calibri" w:hAnsi="Roboto Condensed" w:cstheme="minorHAnsi"/>
                <w:spacing w:val="-1"/>
                <w:position w:val="1"/>
                <w:sz w:val="20"/>
                <w:szCs w:val="20"/>
              </w:rPr>
              <w:t>d</w:t>
            </w:r>
            <w:r w:rsidRPr="0076060A">
              <w:rPr>
                <w:rFonts w:ascii="Roboto Condensed" w:eastAsia="Calibri" w:hAnsi="Roboto Condensed" w:cstheme="minorHAnsi"/>
                <w:position w:val="1"/>
                <w:sz w:val="20"/>
                <w:szCs w:val="20"/>
              </w:rPr>
              <w:t>e le</w:t>
            </w:r>
            <w:r w:rsidRPr="0076060A">
              <w:rPr>
                <w:rFonts w:ascii="Roboto Condensed" w:eastAsia="Calibri" w:hAnsi="Roboto Condensed" w:cstheme="minorHAnsi"/>
                <w:spacing w:val="-1"/>
                <w:position w:val="1"/>
                <w:sz w:val="20"/>
                <w:szCs w:val="20"/>
              </w:rPr>
              <w:t>v</w:t>
            </w:r>
            <w:r w:rsidRPr="0076060A">
              <w:rPr>
                <w:rFonts w:ascii="Roboto Condensed" w:eastAsia="Calibri" w:hAnsi="Roboto Condensed" w:cstheme="minorHAnsi"/>
                <w:position w:val="1"/>
                <w:sz w:val="20"/>
                <w:szCs w:val="20"/>
              </w:rPr>
              <w:t>er les résistanc</w:t>
            </w:r>
            <w:r w:rsidRPr="0076060A">
              <w:rPr>
                <w:rFonts w:ascii="Roboto Condensed" w:eastAsia="Calibri" w:hAnsi="Roboto Condensed" w:cstheme="minorHAnsi"/>
                <w:spacing w:val="-2"/>
                <w:position w:val="1"/>
                <w:sz w:val="20"/>
                <w:szCs w:val="20"/>
              </w:rPr>
              <w:t>e</w:t>
            </w:r>
            <w:r w:rsidRPr="0076060A">
              <w:rPr>
                <w:rFonts w:ascii="Roboto Condensed" w:eastAsia="Calibri" w:hAnsi="Roboto Condensed" w:cstheme="minorHAnsi"/>
                <w:position w:val="1"/>
                <w:sz w:val="20"/>
                <w:szCs w:val="20"/>
              </w:rPr>
              <w:t>s (i</w:t>
            </w:r>
            <w:r w:rsidRPr="0076060A">
              <w:rPr>
                <w:rFonts w:ascii="Roboto Condensed" w:eastAsia="Calibri" w:hAnsi="Roboto Condensed" w:cstheme="minorHAnsi"/>
                <w:spacing w:val="1"/>
                <w:position w:val="1"/>
                <w:sz w:val="20"/>
                <w:szCs w:val="20"/>
              </w:rPr>
              <w:t>m</w:t>
            </w:r>
            <w:r w:rsidRPr="0076060A">
              <w:rPr>
                <w:rFonts w:ascii="Roboto Condensed" w:eastAsia="Calibri" w:hAnsi="Roboto Condensed" w:cstheme="minorHAnsi"/>
                <w:spacing w:val="-3"/>
                <w:position w:val="1"/>
                <w:sz w:val="20"/>
                <w:szCs w:val="20"/>
              </w:rPr>
              <w:t>p</w:t>
            </w:r>
            <w:r w:rsidRPr="0076060A">
              <w:rPr>
                <w:rFonts w:ascii="Roboto Condensed" w:eastAsia="Calibri" w:hAnsi="Roboto Condensed" w:cstheme="minorHAnsi"/>
                <w:spacing w:val="1"/>
                <w:position w:val="1"/>
                <w:sz w:val="20"/>
                <w:szCs w:val="20"/>
              </w:rPr>
              <w:t>o</w:t>
            </w:r>
            <w:r w:rsidRPr="0076060A">
              <w:rPr>
                <w:rFonts w:ascii="Roboto Condensed" w:eastAsia="Calibri" w:hAnsi="Roboto Condensed" w:cstheme="minorHAnsi"/>
                <w:position w:val="1"/>
                <w:sz w:val="20"/>
                <w:szCs w:val="20"/>
              </w:rPr>
              <w:t>ssi</w:t>
            </w:r>
            <w:r w:rsidRPr="0076060A">
              <w:rPr>
                <w:rFonts w:ascii="Roboto Condensed" w:eastAsia="Calibri" w:hAnsi="Roboto Condensed" w:cstheme="minorHAnsi"/>
                <w:spacing w:val="-1"/>
                <w:position w:val="1"/>
                <w:sz w:val="20"/>
                <w:szCs w:val="20"/>
              </w:rPr>
              <w:t>b</w:t>
            </w:r>
            <w:r w:rsidRPr="0076060A">
              <w:rPr>
                <w:rFonts w:ascii="Roboto Condensed" w:eastAsia="Calibri" w:hAnsi="Roboto Condensed" w:cstheme="minorHAnsi"/>
                <w:position w:val="1"/>
                <w:sz w:val="20"/>
                <w:szCs w:val="20"/>
              </w:rPr>
              <w:t xml:space="preserve">le, </w:t>
            </w:r>
            <w:r w:rsidRPr="0076060A">
              <w:rPr>
                <w:rFonts w:ascii="Roboto Condensed" w:eastAsia="Calibri" w:hAnsi="Roboto Condensed" w:cstheme="minorHAnsi"/>
                <w:spacing w:val="-3"/>
                <w:position w:val="1"/>
                <w:sz w:val="20"/>
                <w:szCs w:val="20"/>
              </w:rPr>
              <w:t>i</w:t>
            </w:r>
            <w:r w:rsidRPr="0076060A">
              <w:rPr>
                <w:rFonts w:ascii="Roboto Condensed" w:eastAsia="Calibri" w:hAnsi="Roboto Condensed" w:cstheme="minorHAnsi"/>
                <w:spacing w:val="-1"/>
                <w:position w:val="1"/>
                <w:sz w:val="20"/>
                <w:szCs w:val="20"/>
              </w:rPr>
              <w:t>n</w:t>
            </w:r>
            <w:r w:rsidRPr="0076060A">
              <w:rPr>
                <w:rFonts w:ascii="Roboto Condensed" w:eastAsia="Calibri" w:hAnsi="Roboto Condensed" w:cstheme="minorHAnsi"/>
                <w:position w:val="1"/>
                <w:sz w:val="20"/>
                <w:szCs w:val="20"/>
              </w:rPr>
              <w:t>c</w:t>
            </w:r>
            <w:r w:rsidRPr="0076060A">
              <w:rPr>
                <w:rFonts w:ascii="Roboto Condensed" w:eastAsia="Calibri" w:hAnsi="Roboto Condensed" w:cstheme="minorHAnsi"/>
                <w:spacing w:val="1"/>
                <w:position w:val="1"/>
                <w:sz w:val="20"/>
                <w:szCs w:val="20"/>
              </w:rPr>
              <w:t>o</w:t>
            </w:r>
            <w:r w:rsidRPr="0076060A">
              <w:rPr>
                <w:rFonts w:ascii="Roboto Condensed" w:eastAsia="Calibri" w:hAnsi="Roboto Condensed" w:cstheme="minorHAnsi"/>
                <w:spacing w:val="-1"/>
                <w:position w:val="1"/>
                <w:sz w:val="20"/>
                <w:szCs w:val="20"/>
              </w:rPr>
              <w:t>nnu</w:t>
            </w:r>
            <w:r w:rsidRPr="0076060A">
              <w:rPr>
                <w:rFonts w:ascii="Roboto Condensed" w:eastAsia="Calibri" w:hAnsi="Roboto Condensed" w:cstheme="minorHAnsi"/>
                <w:position w:val="1"/>
                <w:sz w:val="20"/>
                <w:szCs w:val="20"/>
              </w:rPr>
              <w:t>,</w:t>
            </w:r>
            <w:r w:rsidRPr="0076060A">
              <w:rPr>
                <w:rFonts w:ascii="Roboto Condensed" w:eastAsia="Calibri" w:hAnsi="Roboto Condensed" w:cstheme="minorHAnsi"/>
                <w:spacing w:val="50"/>
                <w:position w:val="1"/>
                <w:sz w:val="20"/>
                <w:szCs w:val="20"/>
              </w:rPr>
              <w:t xml:space="preserve"> </w:t>
            </w:r>
            <w:r w:rsidRPr="0076060A">
              <w:rPr>
                <w:rFonts w:ascii="Roboto Condensed" w:eastAsia="Calibri" w:hAnsi="Roboto Condensed" w:cstheme="minorHAnsi"/>
                <w:position w:val="1"/>
                <w:sz w:val="20"/>
                <w:szCs w:val="20"/>
              </w:rPr>
              <w:t>i</w:t>
            </w:r>
            <w:r w:rsidRPr="0076060A">
              <w:rPr>
                <w:rFonts w:ascii="Roboto Condensed" w:eastAsia="Calibri" w:hAnsi="Roboto Condensed" w:cstheme="minorHAnsi"/>
                <w:spacing w:val="-1"/>
                <w:position w:val="1"/>
                <w:sz w:val="20"/>
                <w:szCs w:val="20"/>
              </w:rPr>
              <w:t>n</w:t>
            </w:r>
            <w:r w:rsidRPr="0076060A">
              <w:rPr>
                <w:rFonts w:ascii="Roboto Condensed" w:eastAsia="Calibri" w:hAnsi="Roboto Condensed" w:cstheme="minorHAnsi"/>
                <w:position w:val="1"/>
                <w:sz w:val="20"/>
                <w:szCs w:val="20"/>
              </w:rPr>
              <w:t>cer</w:t>
            </w:r>
            <w:r w:rsidRPr="0076060A">
              <w:rPr>
                <w:rFonts w:ascii="Roboto Condensed" w:eastAsia="Calibri" w:hAnsi="Roboto Condensed" w:cstheme="minorHAnsi"/>
                <w:spacing w:val="1"/>
                <w:position w:val="1"/>
                <w:sz w:val="20"/>
                <w:szCs w:val="20"/>
              </w:rPr>
              <w:t>t</w:t>
            </w:r>
            <w:r w:rsidRPr="0076060A">
              <w:rPr>
                <w:rFonts w:ascii="Roboto Condensed" w:eastAsia="Calibri" w:hAnsi="Roboto Condensed" w:cstheme="minorHAnsi"/>
                <w:position w:val="1"/>
                <w:sz w:val="20"/>
                <w:szCs w:val="20"/>
              </w:rPr>
              <w:t>ai</w:t>
            </w:r>
            <w:r w:rsidRPr="0076060A">
              <w:rPr>
                <w:rFonts w:ascii="Roboto Condensed" w:eastAsia="Calibri" w:hAnsi="Roboto Condensed" w:cstheme="minorHAnsi"/>
                <w:spacing w:val="-1"/>
                <w:position w:val="1"/>
                <w:sz w:val="20"/>
                <w:szCs w:val="20"/>
              </w:rPr>
              <w:t>n</w:t>
            </w:r>
            <w:r w:rsidRPr="0076060A">
              <w:rPr>
                <w:rFonts w:ascii="Roboto Condensed" w:eastAsia="Calibri" w:hAnsi="Roboto Condensed" w:cstheme="minorHAnsi"/>
                <w:position w:val="1"/>
                <w:sz w:val="20"/>
                <w:szCs w:val="20"/>
              </w:rPr>
              <w:t>, i</w:t>
            </w:r>
            <w:r w:rsidRPr="0076060A">
              <w:rPr>
                <w:rFonts w:ascii="Roboto Condensed" w:eastAsia="Calibri" w:hAnsi="Roboto Condensed" w:cstheme="minorHAnsi"/>
                <w:spacing w:val="1"/>
                <w:position w:val="1"/>
                <w:sz w:val="20"/>
                <w:szCs w:val="20"/>
              </w:rPr>
              <w:t>m</w:t>
            </w:r>
            <w:r w:rsidRPr="0076060A">
              <w:rPr>
                <w:rFonts w:ascii="Roboto Condensed" w:eastAsia="Calibri" w:hAnsi="Roboto Condensed" w:cstheme="minorHAnsi"/>
                <w:spacing w:val="-1"/>
                <w:position w:val="1"/>
                <w:sz w:val="20"/>
                <w:szCs w:val="20"/>
              </w:rPr>
              <w:t>p</w:t>
            </w:r>
            <w:r w:rsidRPr="0076060A">
              <w:rPr>
                <w:rFonts w:ascii="Roboto Condensed" w:eastAsia="Calibri" w:hAnsi="Roboto Condensed" w:cstheme="minorHAnsi"/>
                <w:position w:val="1"/>
                <w:sz w:val="20"/>
                <w:szCs w:val="20"/>
              </w:rPr>
              <w:t>r</w:t>
            </w:r>
            <w:r w:rsidRPr="0076060A">
              <w:rPr>
                <w:rFonts w:ascii="Roboto Condensed" w:eastAsia="Calibri" w:hAnsi="Roboto Condensed" w:cstheme="minorHAnsi"/>
                <w:spacing w:val="1"/>
                <w:position w:val="1"/>
                <w:sz w:val="20"/>
                <w:szCs w:val="20"/>
              </w:rPr>
              <w:t>o</w:t>
            </w:r>
            <w:r w:rsidRPr="0076060A">
              <w:rPr>
                <w:rFonts w:ascii="Roboto Condensed" w:eastAsia="Calibri" w:hAnsi="Roboto Condensed" w:cstheme="minorHAnsi"/>
                <w:spacing w:val="-1"/>
                <w:position w:val="1"/>
                <w:sz w:val="20"/>
                <w:szCs w:val="20"/>
              </w:rPr>
              <w:t>b</w:t>
            </w:r>
            <w:r w:rsidRPr="0076060A">
              <w:rPr>
                <w:rFonts w:ascii="Roboto Condensed" w:eastAsia="Calibri" w:hAnsi="Roboto Condensed" w:cstheme="minorHAnsi"/>
                <w:position w:val="1"/>
                <w:sz w:val="20"/>
                <w:szCs w:val="20"/>
              </w:rPr>
              <w:t>a</w:t>
            </w:r>
            <w:r w:rsidRPr="0076060A">
              <w:rPr>
                <w:rFonts w:ascii="Roboto Condensed" w:eastAsia="Calibri" w:hAnsi="Roboto Condensed" w:cstheme="minorHAnsi"/>
                <w:spacing w:val="-1"/>
                <w:position w:val="1"/>
                <w:sz w:val="20"/>
                <w:szCs w:val="20"/>
              </w:rPr>
              <w:t>b</w:t>
            </w:r>
            <w:r w:rsidRPr="0076060A">
              <w:rPr>
                <w:rFonts w:ascii="Roboto Condensed" w:eastAsia="Calibri" w:hAnsi="Roboto Condensed" w:cstheme="minorHAnsi"/>
                <w:position w:val="1"/>
                <w:sz w:val="20"/>
                <w:szCs w:val="20"/>
              </w:rPr>
              <w:t>l</w:t>
            </w:r>
            <w:r w:rsidRPr="0076060A">
              <w:rPr>
                <w:rFonts w:ascii="Roboto Condensed" w:eastAsia="Calibri" w:hAnsi="Roboto Condensed" w:cstheme="minorHAnsi"/>
                <w:spacing w:val="-2"/>
                <w:position w:val="1"/>
                <w:sz w:val="20"/>
                <w:szCs w:val="20"/>
              </w:rPr>
              <w:t>e</w:t>
            </w:r>
            <w:r w:rsidRPr="0076060A">
              <w:rPr>
                <w:rFonts w:ascii="Roboto Condensed" w:eastAsia="Calibri" w:hAnsi="Roboto Condensed" w:cstheme="minorHAnsi"/>
                <w:position w:val="1"/>
                <w:sz w:val="20"/>
                <w:szCs w:val="20"/>
              </w:rPr>
              <w:t>)</w:t>
            </w:r>
          </w:p>
          <w:p w14:paraId="3F8C3903" w14:textId="77777777" w:rsidR="00005323" w:rsidRPr="0076060A" w:rsidRDefault="00005323" w:rsidP="006236C0">
            <w:pPr>
              <w:spacing w:after="0" w:line="240" w:lineRule="auto"/>
              <w:ind w:left="113" w:right="306"/>
              <w:rPr>
                <w:rFonts w:ascii="Roboto Condensed" w:eastAsia="Calibri" w:hAnsi="Roboto Condensed" w:cstheme="minorHAnsi"/>
                <w:sz w:val="20"/>
                <w:szCs w:val="20"/>
              </w:rPr>
            </w:pPr>
            <w:r w:rsidRPr="0076060A">
              <w:rPr>
                <w:rFonts w:ascii="Roboto Condensed" w:eastAsia="Calibri" w:hAnsi="Roboto Condensed" w:cstheme="minorHAnsi"/>
                <w:spacing w:val="-1"/>
                <w:sz w:val="20"/>
                <w:szCs w:val="20"/>
              </w:rPr>
              <w:t>d</w:t>
            </w:r>
            <w:r w:rsidRPr="0076060A">
              <w:rPr>
                <w:rFonts w:ascii="Roboto Condensed" w:eastAsia="Calibri" w:hAnsi="Roboto Condensed" w:cstheme="minorHAnsi"/>
                <w:sz w:val="20"/>
                <w:szCs w:val="20"/>
              </w:rPr>
              <w:t xml:space="preserve">)  </w:t>
            </w:r>
            <w:r w:rsidRPr="0076060A">
              <w:rPr>
                <w:rFonts w:ascii="Roboto Condensed" w:eastAsia="Calibri" w:hAnsi="Roboto Condensed" w:cstheme="minorHAnsi"/>
                <w:spacing w:val="29"/>
                <w:sz w:val="20"/>
                <w:szCs w:val="20"/>
              </w:rPr>
              <w:t xml:space="preserve"> </w:t>
            </w:r>
            <w:r w:rsidRPr="0076060A">
              <w:rPr>
                <w:rFonts w:ascii="Roboto Condensed" w:eastAsia="Calibri" w:hAnsi="Roboto Condensed" w:cstheme="minorHAnsi"/>
                <w:spacing w:val="1"/>
                <w:sz w:val="20"/>
                <w:szCs w:val="20"/>
                <w:u w:val="single" w:color="000000"/>
              </w:rPr>
              <w:t>L</w:t>
            </w:r>
            <w:r w:rsidRPr="0076060A">
              <w:rPr>
                <w:rFonts w:ascii="Roboto Condensed" w:eastAsia="Calibri" w:hAnsi="Roboto Condensed" w:cstheme="minorHAnsi"/>
                <w:sz w:val="20"/>
                <w:szCs w:val="20"/>
                <w:u w:val="single" w:color="000000"/>
              </w:rPr>
              <w:t xml:space="preserve">a </w:t>
            </w:r>
            <w:r w:rsidRPr="0076060A">
              <w:rPr>
                <w:rFonts w:ascii="Roboto Condensed" w:eastAsia="Calibri" w:hAnsi="Roboto Condensed" w:cstheme="minorHAnsi"/>
                <w:spacing w:val="-2"/>
                <w:sz w:val="20"/>
                <w:szCs w:val="20"/>
                <w:u w:val="single" w:color="000000"/>
              </w:rPr>
              <w:t>c</w:t>
            </w:r>
            <w:r w:rsidRPr="0076060A">
              <w:rPr>
                <w:rFonts w:ascii="Roboto Condensed" w:eastAsia="Calibri" w:hAnsi="Roboto Condensed" w:cstheme="minorHAnsi"/>
                <w:spacing w:val="1"/>
                <w:sz w:val="20"/>
                <w:szCs w:val="20"/>
                <w:u w:val="single" w:color="000000"/>
              </w:rPr>
              <w:t>o</w:t>
            </w:r>
            <w:r w:rsidRPr="0076060A">
              <w:rPr>
                <w:rFonts w:ascii="Roboto Condensed" w:eastAsia="Calibri" w:hAnsi="Roboto Condensed" w:cstheme="minorHAnsi"/>
                <w:spacing w:val="-1"/>
                <w:sz w:val="20"/>
                <w:szCs w:val="20"/>
                <w:u w:val="single" w:color="000000"/>
              </w:rPr>
              <w:t>m</w:t>
            </w:r>
            <w:r w:rsidRPr="0076060A">
              <w:rPr>
                <w:rFonts w:ascii="Roboto Condensed" w:eastAsia="Calibri" w:hAnsi="Roboto Condensed" w:cstheme="minorHAnsi"/>
                <w:spacing w:val="1"/>
                <w:sz w:val="20"/>
                <w:szCs w:val="20"/>
                <w:u w:val="single" w:color="000000"/>
              </w:rPr>
              <w:t>m</w:t>
            </w:r>
            <w:r w:rsidRPr="0076060A">
              <w:rPr>
                <w:rFonts w:ascii="Roboto Condensed" w:eastAsia="Calibri" w:hAnsi="Roboto Condensed" w:cstheme="minorHAnsi"/>
                <w:spacing w:val="-1"/>
                <w:sz w:val="20"/>
                <w:szCs w:val="20"/>
                <w:u w:val="single" w:color="000000"/>
              </w:rPr>
              <w:t>un</w:t>
            </w:r>
            <w:r w:rsidRPr="0076060A">
              <w:rPr>
                <w:rFonts w:ascii="Roboto Condensed" w:eastAsia="Calibri" w:hAnsi="Roboto Condensed" w:cstheme="minorHAnsi"/>
                <w:sz w:val="20"/>
                <w:szCs w:val="20"/>
                <w:u w:val="single" w:color="000000"/>
              </w:rPr>
              <w:t>icat</w:t>
            </w:r>
            <w:r w:rsidRPr="0076060A">
              <w:rPr>
                <w:rFonts w:ascii="Roboto Condensed" w:eastAsia="Calibri" w:hAnsi="Roboto Condensed" w:cstheme="minorHAnsi"/>
                <w:spacing w:val="-3"/>
                <w:sz w:val="20"/>
                <w:szCs w:val="20"/>
                <w:u w:val="single" w:color="000000"/>
              </w:rPr>
              <w:t>i</w:t>
            </w:r>
            <w:r w:rsidRPr="0076060A">
              <w:rPr>
                <w:rFonts w:ascii="Roboto Condensed" w:eastAsia="Calibri" w:hAnsi="Roboto Condensed" w:cstheme="minorHAnsi"/>
                <w:spacing w:val="1"/>
                <w:sz w:val="20"/>
                <w:szCs w:val="20"/>
                <w:u w:val="single" w:color="000000"/>
              </w:rPr>
              <w:t>o</w:t>
            </w:r>
            <w:r w:rsidRPr="0076060A">
              <w:rPr>
                <w:rFonts w:ascii="Roboto Condensed" w:eastAsia="Calibri" w:hAnsi="Roboto Condensed" w:cstheme="minorHAnsi"/>
                <w:sz w:val="20"/>
                <w:szCs w:val="20"/>
                <w:u w:val="single" w:color="000000"/>
              </w:rPr>
              <w:t>n</w:t>
            </w:r>
          </w:p>
          <w:p w14:paraId="0173F678" w14:textId="77777777" w:rsidR="00005323" w:rsidRPr="0076060A" w:rsidRDefault="00005323" w:rsidP="006236C0">
            <w:pPr>
              <w:spacing w:after="0" w:line="240" w:lineRule="auto"/>
              <w:ind w:left="113" w:right="306"/>
              <w:rPr>
                <w:rFonts w:ascii="Roboto Condensed" w:eastAsia="Calibri" w:hAnsi="Roboto Condensed" w:cstheme="minorHAnsi"/>
                <w:sz w:val="20"/>
                <w:szCs w:val="20"/>
              </w:rPr>
            </w:pPr>
            <w:proofErr w:type="gramStart"/>
            <w:r w:rsidRPr="0076060A">
              <w:rPr>
                <w:rFonts w:ascii="Roboto Condensed" w:eastAsia="Courier New" w:hAnsi="Roboto Condensed" w:cstheme="minorHAnsi"/>
                <w:sz w:val="20"/>
                <w:szCs w:val="20"/>
              </w:rPr>
              <w:t>o</w:t>
            </w:r>
            <w:proofErr w:type="gramEnd"/>
            <w:r w:rsidRPr="0076060A">
              <w:rPr>
                <w:rFonts w:ascii="Roboto Condensed" w:eastAsia="Courier New" w:hAnsi="Roboto Condensed" w:cstheme="minorHAnsi"/>
                <w:spacing w:val="19"/>
                <w:sz w:val="20"/>
                <w:szCs w:val="20"/>
              </w:rPr>
              <w:t xml:space="preserve"> </w:t>
            </w:r>
            <w:r w:rsidRPr="0076060A">
              <w:rPr>
                <w:rFonts w:ascii="Roboto Condensed" w:eastAsia="Calibri" w:hAnsi="Roboto Condensed" w:cstheme="minorHAnsi"/>
                <w:sz w:val="20"/>
                <w:szCs w:val="20"/>
              </w:rPr>
              <w:t>Relat</w:t>
            </w:r>
            <w:r w:rsidRPr="0076060A">
              <w:rPr>
                <w:rFonts w:ascii="Roboto Condensed" w:eastAsia="Calibri" w:hAnsi="Roboto Condensed" w:cstheme="minorHAnsi"/>
                <w:spacing w:val="-2"/>
                <w:sz w:val="20"/>
                <w:szCs w:val="20"/>
              </w:rPr>
              <w:t>i</w:t>
            </w:r>
            <w:r w:rsidRPr="0076060A">
              <w:rPr>
                <w:rFonts w:ascii="Roboto Condensed" w:eastAsia="Calibri" w:hAnsi="Roboto Condensed" w:cstheme="minorHAnsi"/>
                <w:spacing w:val="1"/>
                <w:sz w:val="20"/>
                <w:szCs w:val="20"/>
              </w:rPr>
              <w:t>o</w:t>
            </w:r>
            <w:r w:rsidRPr="0076060A">
              <w:rPr>
                <w:rFonts w:ascii="Roboto Condensed" w:eastAsia="Calibri" w:hAnsi="Roboto Condensed" w:cstheme="minorHAnsi"/>
                <w:spacing w:val="-1"/>
                <w:sz w:val="20"/>
                <w:szCs w:val="20"/>
              </w:rPr>
              <w:t>n</w:t>
            </w:r>
            <w:r w:rsidRPr="0076060A">
              <w:rPr>
                <w:rFonts w:ascii="Roboto Condensed" w:eastAsia="Calibri" w:hAnsi="Roboto Condensed" w:cstheme="minorHAnsi"/>
                <w:sz w:val="20"/>
                <w:szCs w:val="20"/>
              </w:rPr>
              <w:t>s inter</w:t>
            </w:r>
            <w:r w:rsidRPr="0076060A">
              <w:rPr>
                <w:rFonts w:ascii="Roboto Condensed" w:eastAsia="Calibri" w:hAnsi="Roboto Condensed" w:cstheme="minorHAnsi"/>
                <w:spacing w:val="-3"/>
                <w:sz w:val="20"/>
                <w:szCs w:val="20"/>
              </w:rPr>
              <w:t>n</w:t>
            </w:r>
            <w:r w:rsidRPr="0076060A">
              <w:rPr>
                <w:rFonts w:ascii="Roboto Condensed" w:eastAsia="Calibri" w:hAnsi="Roboto Condensed" w:cstheme="minorHAnsi"/>
                <w:sz w:val="20"/>
                <w:szCs w:val="20"/>
              </w:rPr>
              <w:t>es</w:t>
            </w:r>
            <w:r w:rsidRPr="0076060A">
              <w:rPr>
                <w:rFonts w:ascii="Roboto Condensed" w:eastAsia="Calibri" w:hAnsi="Roboto Condensed" w:cstheme="minorHAnsi"/>
                <w:spacing w:val="1"/>
                <w:sz w:val="20"/>
                <w:szCs w:val="20"/>
              </w:rPr>
              <w:t xml:space="preserve"> </w:t>
            </w:r>
            <w:r w:rsidRPr="0076060A">
              <w:rPr>
                <w:rFonts w:ascii="Roboto Condensed" w:eastAsia="Calibri" w:hAnsi="Roboto Condensed" w:cstheme="minorHAnsi"/>
                <w:sz w:val="20"/>
                <w:szCs w:val="20"/>
              </w:rPr>
              <w:t>:</w:t>
            </w:r>
            <w:r w:rsidRPr="0076060A">
              <w:rPr>
                <w:rFonts w:ascii="Roboto Condensed" w:eastAsia="Calibri" w:hAnsi="Roboto Condensed" w:cstheme="minorHAnsi"/>
                <w:spacing w:val="-1"/>
                <w:sz w:val="20"/>
                <w:szCs w:val="20"/>
              </w:rPr>
              <w:t xml:space="preserve"> </w:t>
            </w:r>
            <w:r w:rsidRPr="0076060A">
              <w:rPr>
                <w:rFonts w:ascii="Roboto Condensed" w:eastAsia="Calibri" w:hAnsi="Roboto Condensed" w:cstheme="minorHAnsi"/>
                <w:sz w:val="20"/>
                <w:szCs w:val="20"/>
              </w:rPr>
              <w:t>se</w:t>
            </w:r>
            <w:r w:rsidRPr="0076060A">
              <w:rPr>
                <w:rFonts w:ascii="Roboto Condensed" w:eastAsia="Calibri" w:hAnsi="Roboto Condensed" w:cstheme="minorHAnsi"/>
                <w:spacing w:val="-1"/>
                <w:sz w:val="20"/>
                <w:szCs w:val="20"/>
              </w:rPr>
              <w:t xml:space="preserve"> </w:t>
            </w:r>
            <w:r w:rsidRPr="0076060A">
              <w:rPr>
                <w:rFonts w:ascii="Roboto Condensed" w:eastAsia="Calibri" w:hAnsi="Roboto Condensed" w:cstheme="minorHAnsi"/>
                <w:sz w:val="20"/>
                <w:szCs w:val="20"/>
              </w:rPr>
              <w:t>par</w:t>
            </w:r>
            <w:r w:rsidRPr="0076060A">
              <w:rPr>
                <w:rFonts w:ascii="Roboto Condensed" w:eastAsia="Calibri" w:hAnsi="Roboto Condensed" w:cstheme="minorHAnsi"/>
                <w:spacing w:val="-1"/>
                <w:sz w:val="20"/>
                <w:szCs w:val="20"/>
              </w:rPr>
              <w:t>l</w:t>
            </w:r>
            <w:r w:rsidRPr="0076060A">
              <w:rPr>
                <w:rFonts w:ascii="Roboto Condensed" w:eastAsia="Calibri" w:hAnsi="Roboto Condensed" w:cstheme="minorHAnsi"/>
                <w:sz w:val="20"/>
                <w:szCs w:val="20"/>
              </w:rPr>
              <w:t>er</w:t>
            </w:r>
            <w:r w:rsidRPr="0076060A">
              <w:rPr>
                <w:rFonts w:ascii="Roboto Condensed" w:eastAsia="Calibri" w:hAnsi="Roboto Condensed" w:cstheme="minorHAnsi"/>
                <w:spacing w:val="1"/>
                <w:sz w:val="20"/>
                <w:szCs w:val="20"/>
              </w:rPr>
              <w:t xml:space="preserve"> </w:t>
            </w:r>
            <w:r w:rsidRPr="0076060A">
              <w:rPr>
                <w:rFonts w:ascii="Roboto Condensed" w:eastAsia="Calibri" w:hAnsi="Roboto Condensed" w:cstheme="minorHAnsi"/>
                <w:sz w:val="20"/>
                <w:szCs w:val="20"/>
              </w:rPr>
              <w:t>le la</w:t>
            </w:r>
            <w:r w:rsidRPr="0076060A">
              <w:rPr>
                <w:rFonts w:ascii="Roboto Condensed" w:eastAsia="Calibri" w:hAnsi="Roboto Condensed" w:cstheme="minorHAnsi"/>
                <w:spacing w:val="-1"/>
                <w:sz w:val="20"/>
                <w:szCs w:val="20"/>
              </w:rPr>
              <w:t>ng</w:t>
            </w:r>
            <w:r w:rsidRPr="0076060A">
              <w:rPr>
                <w:rFonts w:ascii="Roboto Condensed" w:eastAsia="Calibri" w:hAnsi="Roboto Condensed" w:cstheme="minorHAnsi"/>
                <w:sz w:val="20"/>
                <w:szCs w:val="20"/>
              </w:rPr>
              <w:t>a</w:t>
            </w:r>
            <w:r w:rsidRPr="0076060A">
              <w:rPr>
                <w:rFonts w:ascii="Roboto Condensed" w:eastAsia="Calibri" w:hAnsi="Roboto Condensed" w:cstheme="minorHAnsi"/>
                <w:spacing w:val="-1"/>
                <w:sz w:val="20"/>
                <w:szCs w:val="20"/>
              </w:rPr>
              <w:t>g</w:t>
            </w:r>
            <w:r w:rsidRPr="0076060A">
              <w:rPr>
                <w:rFonts w:ascii="Roboto Condensed" w:eastAsia="Calibri" w:hAnsi="Roboto Condensed" w:cstheme="minorHAnsi"/>
                <w:sz w:val="20"/>
                <w:szCs w:val="20"/>
              </w:rPr>
              <w:t>e</w:t>
            </w:r>
            <w:r w:rsidRPr="0076060A">
              <w:rPr>
                <w:rFonts w:ascii="Roboto Condensed" w:eastAsia="Calibri" w:hAnsi="Roboto Condensed" w:cstheme="minorHAnsi"/>
                <w:spacing w:val="-2"/>
                <w:sz w:val="20"/>
                <w:szCs w:val="20"/>
              </w:rPr>
              <w:t xml:space="preserve"> </w:t>
            </w:r>
            <w:r w:rsidRPr="0076060A">
              <w:rPr>
                <w:rFonts w:ascii="Roboto Condensed" w:eastAsia="Calibri" w:hAnsi="Roboto Condensed" w:cstheme="minorHAnsi"/>
                <w:sz w:val="20"/>
                <w:szCs w:val="20"/>
              </w:rPr>
              <w:t>de</w:t>
            </w:r>
            <w:r w:rsidRPr="0076060A">
              <w:rPr>
                <w:rFonts w:ascii="Roboto Condensed" w:eastAsia="Calibri" w:hAnsi="Roboto Condensed" w:cstheme="minorHAnsi"/>
                <w:spacing w:val="1"/>
                <w:sz w:val="20"/>
                <w:szCs w:val="20"/>
              </w:rPr>
              <w:t xml:space="preserve"> </w:t>
            </w:r>
            <w:r w:rsidRPr="0076060A">
              <w:rPr>
                <w:rFonts w:ascii="Roboto Condensed" w:eastAsia="Calibri" w:hAnsi="Roboto Condensed" w:cstheme="minorHAnsi"/>
                <w:sz w:val="20"/>
                <w:szCs w:val="20"/>
              </w:rPr>
              <w:t>la</w:t>
            </w:r>
            <w:r w:rsidRPr="0076060A">
              <w:rPr>
                <w:rFonts w:ascii="Roboto Condensed" w:eastAsia="Calibri" w:hAnsi="Roboto Condensed" w:cstheme="minorHAnsi"/>
                <w:spacing w:val="-2"/>
                <w:sz w:val="20"/>
                <w:szCs w:val="20"/>
              </w:rPr>
              <w:t xml:space="preserve"> </w:t>
            </w:r>
            <w:r w:rsidRPr="0076060A">
              <w:rPr>
                <w:rFonts w:ascii="Roboto Condensed" w:eastAsia="Calibri" w:hAnsi="Roboto Condensed" w:cstheme="minorHAnsi"/>
                <w:sz w:val="20"/>
                <w:szCs w:val="20"/>
              </w:rPr>
              <w:t>c</w:t>
            </w:r>
            <w:r w:rsidRPr="0076060A">
              <w:rPr>
                <w:rFonts w:ascii="Roboto Condensed" w:eastAsia="Calibri" w:hAnsi="Roboto Condensed" w:cstheme="minorHAnsi"/>
                <w:spacing w:val="1"/>
                <w:sz w:val="20"/>
                <w:szCs w:val="20"/>
              </w:rPr>
              <w:t>o</w:t>
            </w:r>
            <w:r w:rsidRPr="0076060A">
              <w:rPr>
                <w:rFonts w:ascii="Roboto Condensed" w:eastAsia="Calibri" w:hAnsi="Roboto Condensed" w:cstheme="minorHAnsi"/>
                <w:spacing w:val="-1"/>
                <w:sz w:val="20"/>
                <w:szCs w:val="20"/>
              </w:rPr>
              <w:t>n</w:t>
            </w:r>
            <w:r w:rsidRPr="0076060A">
              <w:rPr>
                <w:rFonts w:ascii="Roboto Condensed" w:eastAsia="Calibri" w:hAnsi="Roboto Condensed" w:cstheme="minorHAnsi"/>
                <w:sz w:val="20"/>
                <w:szCs w:val="20"/>
              </w:rPr>
              <w:t>fi</w:t>
            </w:r>
            <w:r w:rsidRPr="0076060A">
              <w:rPr>
                <w:rFonts w:ascii="Roboto Condensed" w:eastAsia="Calibri" w:hAnsi="Roboto Condensed" w:cstheme="minorHAnsi"/>
                <w:spacing w:val="-1"/>
                <w:sz w:val="20"/>
                <w:szCs w:val="20"/>
              </w:rPr>
              <w:t>an</w:t>
            </w:r>
            <w:r w:rsidRPr="0076060A">
              <w:rPr>
                <w:rFonts w:ascii="Roboto Condensed" w:eastAsia="Calibri" w:hAnsi="Roboto Condensed" w:cstheme="minorHAnsi"/>
                <w:spacing w:val="-2"/>
                <w:sz w:val="20"/>
                <w:szCs w:val="20"/>
              </w:rPr>
              <w:t>c</w:t>
            </w:r>
            <w:r w:rsidRPr="0076060A">
              <w:rPr>
                <w:rFonts w:ascii="Roboto Condensed" w:eastAsia="Calibri" w:hAnsi="Roboto Condensed" w:cstheme="minorHAnsi"/>
                <w:sz w:val="20"/>
                <w:szCs w:val="20"/>
              </w:rPr>
              <w:t>e</w:t>
            </w:r>
          </w:p>
          <w:p w14:paraId="58C30CEB" w14:textId="77777777" w:rsidR="00005323" w:rsidRPr="0076060A" w:rsidRDefault="00005323" w:rsidP="006236C0">
            <w:pPr>
              <w:spacing w:after="0" w:line="240" w:lineRule="auto"/>
              <w:ind w:left="1037" w:right="306" w:hanging="941"/>
              <w:rPr>
                <w:rFonts w:ascii="Roboto Condensed" w:eastAsia="Calibri" w:hAnsi="Roboto Condensed" w:cstheme="minorHAnsi"/>
                <w:sz w:val="20"/>
                <w:szCs w:val="20"/>
              </w:rPr>
            </w:pPr>
            <w:proofErr w:type="gramStart"/>
            <w:r w:rsidRPr="0076060A">
              <w:rPr>
                <w:rFonts w:ascii="Roboto Condensed" w:eastAsia="Courier New" w:hAnsi="Roboto Condensed" w:cstheme="minorHAnsi"/>
                <w:sz w:val="20"/>
                <w:szCs w:val="20"/>
              </w:rPr>
              <w:t>o</w:t>
            </w:r>
            <w:proofErr w:type="gramEnd"/>
            <w:r w:rsidRPr="0076060A">
              <w:rPr>
                <w:rFonts w:ascii="Roboto Condensed" w:eastAsia="Courier New" w:hAnsi="Roboto Condensed" w:cstheme="minorHAnsi"/>
                <w:spacing w:val="19"/>
                <w:sz w:val="20"/>
                <w:szCs w:val="20"/>
              </w:rPr>
              <w:t xml:space="preserve"> </w:t>
            </w:r>
            <w:r w:rsidRPr="0076060A">
              <w:rPr>
                <w:rFonts w:ascii="Roboto Condensed" w:eastAsia="Calibri" w:hAnsi="Roboto Condensed" w:cstheme="minorHAnsi"/>
                <w:sz w:val="20"/>
                <w:szCs w:val="20"/>
              </w:rPr>
              <w:t>Relat</w:t>
            </w:r>
            <w:r w:rsidRPr="0076060A">
              <w:rPr>
                <w:rFonts w:ascii="Roboto Condensed" w:eastAsia="Calibri" w:hAnsi="Roboto Condensed" w:cstheme="minorHAnsi"/>
                <w:spacing w:val="-2"/>
                <w:sz w:val="20"/>
                <w:szCs w:val="20"/>
              </w:rPr>
              <w:t>i</w:t>
            </w:r>
            <w:r w:rsidRPr="0076060A">
              <w:rPr>
                <w:rFonts w:ascii="Roboto Condensed" w:eastAsia="Calibri" w:hAnsi="Roboto Condensed" w:cstheme="minorHAnsi"/>
                <w:spacing w:val="1"/>
                <w:sz w:val="20"/>
                <w:szCs w:val="20"/>
              </w:rPr>
              <w:t>o</w:t>
            </w:r>
            <w:r w:rsidRPr="0076060A">
              <w:rPr>
                <w:rFonts w:ascii="Roboto Condensed" w:eastAsia="Calibri" w:hAnsi="Roboto Condensed" w:cstheme="minorHAnsi"/>
                <w:spacing w:val="-1"/>
                <w:sz w:val="20"/>
                <w:szCs w:val="20"/>
              </w:rPr>
              <w:t>n</w:t>
            </w:r>
            <w:r w:rsidRPr="0076060A">
              <w:rPr>
                <w:rFonts w:ascii="Roboto Condensed" w:eastAsia="Calibri" w:hAnsi="Roboto Condensed" w:cstheme="minorHAnsi"/>
                <w:sz w:val="20"/>
                <w:szCs w:val="20"/>
              </w:rPr>
              <w:t xml:space="preserve">s </w:t>
            </w:r>
            <w:r w:rsidRPr="0076060A">
              <w:rPr>
                <w:rFonts w:ascii="Roboto Condensed" w:eastAsia="Calibri" w:hAnsi="Roboto Condensed" w:cstheme="minorHAnsi"/>
                <w:spacing w:val="-2"/>
                <w:sz w:val="20"/>
                <w:szCs w:val="20"/>
              </w:rPr>
              <w:t>e</w:t>
            </w:r>
            <w:r w:rsidRPr="0076060A">
              <w:rPr>
                <w:rFonts w:ascii="Roboto Condensed" w:eastAsia="Calibri" w:hAnsi="Roboto Condensed" w:cstheme="minorHAnsi"/>
                <w:sz w:val="20"/>
                <w:szCs w:val="20"/>
              </w:rPr>
              <w:t>x</w:t>
            </w:r>
            <w:r w:rsidRPr="0076060A">
              <w:rPr>
                <w:rFonts w:ascii="Roboto Condensed" w:eastAsia="Calibri" w:hAnsi="Roboto Condensed" w:cstheme="minorHAnsi"/>
                <w:spacing w:val="1"/>
                <w:sz w:val="20"/>
                <w:szCs w:val="20"/>
              </w:rPr>
              <w:t>t</w:t>
            </w:r>
            <w:r w:rsidRPr="0076060A">
              <w:rPr>
                <w:rFonts w:ascii="Roboto Condensed" w:eastAsia="Calibri" w:hAnsi="Roboto Condensed" w:cstheme="minorHAnsi"/>
                <w:sz w:val="20"/>
                <w:szCs w:val="20"/>
              </w:rPr>
              <w:t>er</w:t>
            </w:r>
            <w:r w:rsidRPr="0076060A">
              <w:rPr>
                <w:rFonts w:ascii="Roboto Condensed" w:eastAsia="Calibri" w:hAnsi="Roboto Condensed" w:cstheme="minorHAnsi"/>
                <w:spacing w:val="-3"/>
                <w:sz w:val="20"/>
                <w:szCs w:val="20"/>
              </w:rPr>
              <w:t>n</w:t>
            </w:r>
            <w:r w:rsidRPr="0076060A">
              <w:rPr>
                <w:rFonts w:ascii="Roboto Condensed" w:eastAsia="Calibri" w:hAnsi="Roboto Condensed" w:cstheme="minorHAnsi"/>
                <w:sz w:val="20"/>
                <w:szCs w:val="20"/>
              </w:rPr>
              <w:t>es</w:t>
            </w:r>
            <w:r w:rsidRPr="0076060A">
              <w:rPr>
                <w:rFonts w:ascii="Roboto Condensed" w:eastAsia="Calibri" w:hAnsi="Roboto Condensed" w:cstheme="minorHAnsi"/>
                <w:spacing w:val="2"/>
                <w:sz w:val="20"/>
                <w:szCs w:val="20"/>
              </w:rPr>
              <w:t xml:space="preserve"> </w:t>
            </w:r>
            <w:r w:rsidRPr="0076060A">
              <w:rPr>
                <w:rFonts w:ascii="Roboto Condensed" w:eastAsia="Calibri" w:hAnsi="Roboto Condensed" w:cstheme="minorHAnsi"/>
                <w:sz w:val="20"/>
                <w:szCs w:val="20"/>
              </w:rPr>
              <w:t>: cr</w:t>
            </w:r>
            <w:r w:rsidRPr="0076060A">
              <w:rPr>
                <w:rFonts w:ascii="Roboto Condensed" w:eastAsia="Calibri" w:hAnsi="Roboto Condensed" w:cstheme="minorHAnsi"/>
                <w:spacing w:val="-2"/>
                <w:sz w:val="20"/>
                <w:szCs w:val="20"/>
              </w:rPr>
              <w:t>é</w:t>
            </w:r>
            <w:r w:rsidRPr="0076060A">
              <w:rPr>
                <w:rFonts w:ascii="Roboto Condensed" w:eastAsia="Calibri" w:hAnsi="Roboto Condensed" w:cstheme="minorHAnsi"/>
                <w:sz w:val="20"/>
                <w:szCs w:val="20"/>
              </w:rPr>
              <w:t xml:space="preserve">er </w:t>
            </w:r>
            <w:r w:rsidRPr="0076060A">
              <w:rPr>
                <w:rFonts w:ascii="Roboto Condensed" w:eastAsia="Calibri" w:hAnsi="Roboto Condensed" w:cstheme="minorHAnsi"/>
                <w:spacing w:val="-1"/>
                <w:sz w:val="20"/>
                <w:szCs w:val="20"/>
              </w:rPr>
              <w:t>un</w:t>
            </w:r>
            <w:r w:rsidRPr="0076060A">
              <w:rPr>
                <w:rFonts w:ascii="Roboto Condensed" w:eastAsia="Calibri" w:hAnsi="Roboto Condensed" w:cstheme="minorHAnsi"/>
                <w:sz w:val="20"/>
                <w:szCs w:val="20"/>
              </w:rPr>
              <w:t xml:space="preserve">e </w:t>
            </w:r>
            <w:r w:rsidRPr="0076060A">
              <w:rPr>
                <w:rFonts w:ascii="Roboto Condensed" w:eastAsia="Calibri" w:hAnsi="Roboto Condensed" w:cstheme="minorHAnsi"/>
                <w:spacing w:val="-1"/>
                <w:sz w:val="20"/>
                <w:szCs w:val="20"/>
              </w:rPr>
              <w:t>d</w:t>
            </w:r>
            <w:r w:rsidRPr="0076060A">
              <w:rPr>
                <w:rFonts w:ascii="Roboto Condensed" w:eastAsia="Calibri" w:hAnsi="Roboto Condensed" w:cstheme="minorHAnsi"/>
                <w:spacing w:val="1"/>
                <w:sz w:val="20"/>
                <w:szCs w:val="20"/>
              </w:rPr>
              <w:t>y</w:t>
            </w:r>
            <w:r w:rsidRPr="0076060A">
              <w:rPr>
                <w:rFonts w:ascii="Roboto Condensed" w:eastAsia="Calibri" w:hAnsi="Roboto Condensed" w:cstheme="minorHAnsi"/>
                <w:spacing w:val="-1"/>
                <w:sz w:val="20"/>
                <w:szCs w:val="20"/>
              </w:rPr>
              <w:t>n</w:t>
            </w:r>
            <w:r w:rsidRPr="0076060A">
              <w:rPr>
                <w:rFonts w:ascii="Roboto Condensed" w:eastAsia="Calibri" w:hAnsi="Roboto Condensed" w:cstheme="minorHAnsi"/>
                <w:spacing w:val="-3"/>
                <w:sz w:val="20"/>
                <w:szCs w:val="20"/>
              </w:rPr>
              <w:t>a</w:t>
            </w:r>
            <w:r w:rsidRPr="0076060A">
              <w:rPr>
                <w:rFonts w:ascii="Roboto Condensed" w:eastAsia="Calibri" w:hAnsi="Roboto Condensed" w:cstheme="minorHAnsi"/>
                <w:spacing w:val="1"/>
                <w:sz w:val="20"/>
                <w:szCs w:val="20"/>
              </w:rPr>
              <w:t>m</w:t>
            </w:r>
            <w:r w:rsidRPr="0076060A">
              <w:rPr>
                <w:rFonts w:ascii="Roboto Condensed" w:eastAsia="Calibri" w:hAnsi="Roboto Condensed" w:cstheme="minorHAnsi"/>
                <w:sz w:val="20"/>
                <w:szCs w:val="20"/>
              </w:rPr>
              <w:t>i</w:t>
            </w:r>
            <w:r w:rsidRPr="0076060A">
              <w:rPr>
                <w:rFonts w:ascii="Roboto Condensed" w:eastAsia="Calibri" w:hAnsi="Roboto Condensed" w:cstheme="minorHAnsi"/>
                <w:spacing w:val="-1"/>
                <w:sz w:val="20"/>
                <w:szCs w:val="20"/>
              </w:rPr>
              <w:t>qu</w:t>
            </w:r>
            <w:r w:rsidRPr="0076060A">
              <w:rPr>
                <w:rFonts w:ascii="Roboto Condensed" w:eastAsia="Calibri" w:hAnsi="Roboto Condensed" w:cstheme="minorHAnsi"/>
                <w:sz w:val="20"/>
                <w:szCs w:val="20"/>
              </w:rPr>
              <w:t>e «</w:t>
            </w:r>
            <w:r w:rsidRPr="0076060A">
              <w:rPr>
                <w:rFonts w:ascii="Roboto Condensed" w:eastAsia="Calibri" w:hAnsi="Roboto Condensed" w:cstheme="minorHAnsi"/>
                <w:spacing w:val="1"/>
                <w:sz w:val="20"/>
                <w:szCs w:val="20"/>
              </w:rPr>
              <w:t xml:space="preserve"> </w:t>
            </w:r>
            <w:r w:rsidRPr="0076060A">
              <w:rPr>
                <w:rFonts w:ascii="Roboto Condensed" w:eastAsia="Calibri" w:hAnsi="Roboto Condensed" w:cstheme="minorHAnsi"/>
                <w:spacing w:val="-3"/>
                <w:sz w:val="20"/>
                <w:szCs w:val="20"/>
              </w:rPr>
              <w:t>r</w:t>
            </w:r>
            <w:r w:rsidRPr="0076060A">
              <w:rPr>
                <w:rFonts w:ascii="Roboto Condensed" w:eastAsia="Calibri" w:hAnsi="Roboto Condensed" w:cstheme="minorHAnsi"/>
                <w:sz w:val="20"/>
                <w:szCs w:val="20"/>
              </w:rPr>
              <w:t>és</w:t>
            </w:r>
            <w:r w:rsidRPr="0076060A">
              <w:rPr>
                <w:rFonts w:ascii="Roboto Condensed" w:eastAsia="Calibri" w:hAnsi="Roboto Condensed" w:cstheme="minorHAnsi"/>
                <w:spacing w:val="1"/>
                <w:sz w:val="20"/>
                <w:szCs w:val="20"/>
              </w:rPr>
              <w:t>e</w:t>
            </w:r>
            <w:r w:rsidRPr="0076060A">
              <w:rPr>
                <w:rFonts w:ascii="Roboto Condensed" w:eastAsia="Calibri" w:hAnsi="Roboto Condensed" w:cstheme="minorHAnsi"/>
                <w:sz w:val="20"/>
                <w:szCs w:val="20"/>
              </w:rPr>
              <w:t>au</w:t>
            </w:r>
            <w:r w:rsidRPr="0076060A">
              <w:rPr>
                <w:rFonts w:ascii="Roboto Condensed" w:eastAsia="Calibri" w:hAnsi="Roboto Condensed" w:cstheme="minorHAnsi"/>
                <w:spacing w:val="-2"/>
                <w:sz w:val="20"/>
                <w:szCs w:val="20"/>
              </w:rPr>
              <w:t xml:space="preserve"> </w:t>
            </w:r>
            <w:r w:rsidRPr="0076060A">
              <w:rPr>
                <w:rFonts w:ascii="Roboto Condensed" w:eastAsia="Calibri" w:hAnsi="Roboto Condensed" w:cstheme="minorHAnsi"/>
                <w:sz w:val="20"/>
                <w:szCs w:val="20"/>
              </w:rPr>
              <w:t>» a</w:t>
            </w:r>
            <w:r w:rsidRPr="0076060A">
              <w:rPr>
                <w:rFonts w:ascii="Roboto Condensed" w:eastAsia="Calibri" w:hAnsi="Roboto Condensed" w:cstheme="minorHAnsi"/>
                <w:spacing w:val="-1"/>
                <w:sz w:val="20"/>
                <w:szCs w:val="20"/>
              </w:rPr>
              <w:t>u</w:t>
            </w:r>
            <w:r w:rsidRPr="0076060A">
              <w:rPr>
                <w:rFonts w:ascii="Roboto Condensed" w:eastAsia="Calibri" w:hAnsi="Roboto Condensed" w:cstheme="minorHAnsi"/>
                <w:spacing w:val="-2"/>
                <w:sz w:val="20"/>
                <w:szCs w:val="20"/>
              </w:rPr>
              <w:t>t</w:t>
            </w:r>
            <w:r w:rsidRPr="0076060A">
              <w:rPr>
                <w:rFonts w:ascii="Roboto Condensed" w:eastAsia="Calibri" w:hAnsi="Roboto Condensed" w:cstheme="minorHAnsi"/>
                <w:spacing w:val="1"/>
                <w:sz w:val="20"/>
                <w:szCs w:val="20"/>
              </w:rPr>
              <w:t>o</w:t>
            </w:r>
            <w:r w:rsidRPr="0076060A">
              <w:rPr>
                <w:rFonts w:ascii="Roboto Condensed" w:eastAsia="Calibri" w:hAnsi="Roboto Condensed" w:cstheme="minorHAnsi"/>
                <w:spacing w:val="-1"/>
                <w:sz w:val="20"/>
                <w:szCs w:val="20"/>
              </w:rPr>
              <w:t>u</w:t>
            </w:r>
            <w:r w:rsidRPr="0076060A">
              <w:rPr>
                <w:rFonts w:ascii="Roboto Condensed" w:eastAsia="Calibri" w:hAnsi="Roboto Condensed" w:cstheme="minorHAnsi"/>
                <w:sz w:val="20"/>
                <w:szCs w:val="20"/>
              </w:rPr>
              <w:t xml:space="preserve">r </w:t>
            </w:r>
            <w:r w:rsidRPr="0076060A">
              <w:rPr>
                <w:rFonts w:ascii="Roboto Condensed" w:eastAsia="Calibri" w:hAnsi="Roboto Condensed" w:cstheme="minorHAnsi"/>
                <w:spacing w:val="-1"/>
                <w:sz w:val="20"/>
                <w:szCs w:val="20"/>
              </w:rPr>
              <w:t>d</w:t>
            </w:r>
            <w:r w:rsidRPr="0076060A">
              <w:rPr>
                <w:rFonts w:ascii="Roboto Condensed" w:eastAsia="Calibri" w:hAnsi="Roboto Condensed" w:cstheme="minorHAnsi"/>
                <w:sz w:val="20"/>
                <w:szCs w:val="20"/>
              </w:rPr>
              <w:t>e</w:t>
            </w:r>
            <w:r w:rsidRPr="0076060A">
              <w:rPr>
                <w:rFonts w:ascii="Roboto Condensed" w:eastAsia="Calibri" w:hAnsi="Roboto Condensed" w:cstheme="minorHAnsi"/>
                <w:spacing w:val="4"/>
                <w:sz w:val="20"/>
                <w:szCs w:val="20"/>
              </w:rPr>
              <w:t xml:space="preserve"> </w:t>
            </w:r>
            <w:r w:rsidRPr="0076060A">
              <w:rPr>
                <w:rFonts w:ascii="Roboto Condensed" w:eastAsia="Calibri" w:hAnsi="Roboto Condensed" w:cstheme="minorHAnsi"/>
                <w:spacing w:val="-2"/>
                <w:sz w:val="20"/>
                <w:szCs w:val="20"/>
              </w:rPr>
              <w:t>s</w:t>
            </w:r>
            <w:r w:rsidRPr="0076060A">
              <w:rPr>
                <w:rFonts w:ascii="Roboto Condensed" w:eastAsia="Calibri" w:hAnsi="Roboto Condensed" w:cstheme="minorHAnsi"/>
                <w:spacing w:val="1"/>
                <w:sz w:val="20"/>
                <w:szCs w:val="20"/>
              </w:rPr>
              <w:t>o</w:t>
            </w:r>
            <w:r w:rsidRPr="0076060A">
              <w:rPr>
                <w:rFonts w:ascii="Roboto Condensed" w:eastAsia="Calibri" w:hAnsi="Roboto Condensed" w:cstheme="minorHAnsi"/>
                <w:sz w:val="20"/>
                <w:szCs w:val="20"/>
              </w:rPr>
              <w:t xml:space="preserve">n </w:t>
            </w:r>
            <w:r w:rsidRPr="0076060A">
              <w:rPr>
                <w:rFonts w:ascii="Roboto Condensed" w:eastAsia="Calibri" w:hAnsi="Roboto Condensed" w:cstheme="minorHAnsi"/>
                <w:spacing w:val="-1"/>
                <w:sz w:val="20"/>
                <w:szCs w:val="20"/>
              </w:rPr>
              <w:t>p</w:t>
            </w:r>
            <w:r w:rsidRPr="0076060A">
              <w:rPr>
                <w:rFonts w:ascii="Roboto Condensed" w:eastAsia="Calibri" w:hAnsi="Roboto Condensed" w:cstheme="minorHAnsi"/>
                <w:sz w:val="20"/>
                <w:szCs w:val="20"/>
              </w:rPr>
              <w:t>r</w:t>
            </w:r>
            <w:r w:rsidRPr="0076060A">
              <w:rPr>
                <w:rFonts w:ascii="Roboto Condensed" w:eastAsia="Calibri" w:hAnsi="Roboto Condensed" w:cstheme="minorHAnsi"/>
                <w:spacing w:val="1"/>
                <w:sz w:val="20"/>
                <w:szCs w:val="20"/>
              </w:rPr>
              <w:t>o</w:t>
            </w:r>
            <w:r w:rsidRPr="0076060A">
              <w:rPr>
                <w:rFonts w:ascii="Roboto Condensed" w:eastAsia="Calibri" w:hAnsi="Roboto Condensed" w:cstheme="minorHAnsi"/>
                <w:sz w:val="20"/>
                <w:szCs w:val="20"/>
              </w:rPr>
              <w:t>jet</w:t>
            </w:r>
          </w:p>
          <w:p w14:paraId="4DD37D78" w14:textId="77777777" w:rsidR="00005323" w:rsidRPr="0076060A" w:rsidRDefault="00005323" w:rsidP="006236C0">
            <w:pPr>
              <w:spacing w:after="0" w:line="240" w:lineRule="auto"/>
              <w:ind w:left="113" w:right="306"/>
              <w:rPr>
                <w:rFonts w:ascii="Roboto Condensed" w:eastAsia="Calibri" w:hAnsi="Roboto Condensed" w:cstheme="minorHAnsi"/>
                <w:sz w:val="20"/>
                <w:szCs w:val="20"/>
              </w:rPr>
            </w:pPr>
            <w:r w:rsidRPr="0076060A">
              <w:rPr>
                <w:rFonts w:ascii="Roboto Condensed" w:eastAsia="Calibri" w:hAnsi="Roboto Condensed" w:cstheme="minorHAnsi"/>
                <w:sz w:val="20"/>
                <w:szCs w:val="20"/>
              </w:rPr>
              <w:t>e</w:t>
            </w:r>
            <w:r w:rsidRPr="0076060A">
              <w:rPr>
                <w:rFonts w:ascii="Roboto Condensed" w:eastAsia="Calibri" w:hAnsi="Roboto Condensed" w:cstheme="minorHAnsi"/>
                <w:spacing w:val="3"/>
                <w:sz w:val="20"/>
                <w:szCs w:val="20"/>
              </w:rPr>
              <w:t>)</w:t>
            </w:r>
            <w:r w:rsidRPr="0076060A">
              <w:rPr>
                <w:rFonts w:ascii="Roboto Condensed" w:eastAsia="Calibri" w:hAnsi="Roboto Condensed" w:cstheme="minorHAnsi"/>
                <w:sz w:val="20"/>
                <w:szCs w:val="20"/>
                <w:u w:val="single" w:color="000000"/>
              </w:rPr>
              <w:t xml:space="preserve">   </w:t>
            </w:r>
            <w:r w:rsidRPr="0076060A">
              <w:rPr>
                <w:rFonts w:ascii="Roboto Condensed" w:eastAsia="Calibri" w:hAnsi="Roboto Condensed" w:cstheme="minorHAnsi"/>
                <w:spacing w:val="31"/>
                <w:sz w:val="20"/>
                <w:szCs w:val="20"/>
                <w:u w:val="single" w:color="000000"/>
              </w:rPr>
              <w:t xml:space="preserve"> </w:t>
            </w:r>
            <w:r w:rsidRPr="0076060A">
              <w:rPr>
                <w:rFonts w:ascii="Roboto Condensed" w:eastAsia="Calibri" w:hAnsi="Roboto Condensed" w:cstheme="minorHAnsi"/>
                <w:sz w:val="20"/>
                <w:szCs w:val="20"/>
                <w:u w:val="single" w:color="000000"/>
              </w:rPr>
              <w:t>L’</w:t>
            </w:r>
            <w:r w:rsidRPr="0076060A">
              <w:rPr>
                <w:rFonts w:ascii="Roboto Condensed" w:eastAsia="Calibri" w:hAnsi="Roboto Condensed" w:cstheme="minorHAnsi"/>
                <w:spacing w:val="-2"/>
                <w:sz w:val="20"/>
                <w:szCs w:val="20"/>
                <w:u w:val="single" w:color="000000"/>
              </w:rPr>
              <w:t>é</w:t>
            </w:r>
            <w:r w:rsidRPr="0076060A">
              <w:rPr>
                <w:rFonts w:ascii="Roboto Condensed" w:eastAsia="Calibri" w:hAnsi="Roboto Condensed" w:cstheme="minorHAnsi"/>
                <w:sz w:val="20"/>
                <w:szCs w:val="20"/>
                <w:u w:val="single" w:color="000000"/>
              </w:rPr>
              <w:t>vol</w:t>
            </w:r>
            <w:r w:rsidRPr="0076060A">
              <w:rPr>
                <w:rFonts w:ascii="Roboto Condensed" w:eastAsia="Calibri" w:hAnsi="Roboto Condensed" w:cstheme="minorHAnsi"/>
                <w:spacing w:val="-1"/>
                <w:sz w:val="20"/>
                <w:szCs w:val="20"/>
                <w:u w:val="single" w:color="000000"/>
              </w:rPr>
              <w:t>u</w:t>
            </w:r>
            <w:r w:rsidRPr="0076060A">
              <w:rPr>
                <w:rFonts w:ascii="Roboto Condensed" w:eastAsia="Calibri" w:hAnsi="Roboto Condensed" w:cstheme="minorHAnsi"/>
                <w:sz w:val="20"/>
                <w:szCs w:val="20"/>
                <w:u w:val="single" w:color="000000"/>
              </w:rPr>
              <w:t>t</w:t>
            </w:r>
            <w:r w:rsidRPr="0076060A">
              <w:rPr>
                <w:rFonts w:ascii="Roboto Condensed" w:eastAsia="Calibri" w:hAnsi="Roboto Condensed" w:cstheme="minorHAnsi"/>
                <w:spacing w:val="-2"/>
                <w:sz w:val="20"/>
                <w:szCs w:val="20"/>
                <w:u w:val="single" w:color="000000"/>
              </w:rPr>
              <w:t>i</w:t>
            </w:r>
            <w:r w:rsidRPr="0076060A">
              <w:rPr>
                <w:rFonts w:ascii="Roboto Condensed" w:eastAsia="Calibri" w:hAnsi="Roboto Condensed" w:cstheme="minorHAnsi"/>
                <w:sz w:val="20"/>
                <w:szCs w:val="20"/>
                <w:u w:val="single" w:color="000000"/>
              </w:rPr>
              <w:t>on</w:t>
            </w:r>
          </w:p>
          <w:p w14:paraId="458151B0" w14:textId="77777777" w:rsidR="00005323" w:rsidRPr="0076060A" w:rsidRDefault="00005323" w:rsidP="006236C0">
            <w:pPr>
              <w:spacing w:after="0" w:line="240" w:lineRule="auto"/>
              <w:ind w:left="113" w:right="306" w:hanging="283"/>
              <w:rPr>
                <w:rFonts w:ascii="Roboto Condensed" w:eastAsia="Calibri" w:hAnsi="Roboto Condensed" w:cstheme="minorHAnsi"/>
                <w:sz w:val="20"/>
                <w:szCs w:val="20"/>
              </w:rPr>
            </w:pPr>
            <w:proofErr w:type="gramStart"/>
            <w:r w:rsidRPr="0076060A">
              <w:rPr>
                <w:rFonts w:ascii="Roboto Condensed" w:eastAsia="Courier New" w:hAnsi="Roboto Condensed" w:cstheme="minorHAnsi"/>
                <w:sz w:val="20"/>
                <w:szCs w:val="20"/>
              </w:rPr>
              <w:t>o</w:t>
            </w:r>
            <w:proofErr w:type="gramEnd"/>
            <w:r w:rsidRPr="0076060A">
              <w:rPr>
                <w:rFonts w:ascii="Roboto Condensed" w:eastAsia="Courier New" w:hAnsi="Roboto Condensed" w:cstheme="minorHAnsi"/>
                <w:spacing w:val="19"/>
                <w:sz w:val="20"/>
                <w:szCs w:val="20"/>
              </w:rPr>
              <w:t xml:space="preserve"> </w:t>
            </w:r>
            <w:r w:rsidRPr="0076060A">
              <w:rPr>
                <w:rFonts w:ascii="Roboto Condensed" w:eastAsia="Calibri" w:hAnsi="Roboto Condensed" w:cstheme="minorHAnsi"/>
                <w:sz w:val="20"/>
                <w:szCs w:val="20"/>
              </w:rPr>
              <w:t>Expl</w:t>
            </w:r>
            <w:r w:rsidRPr="0076060A">
              <w:rPr>
                <w:rFonts w:ascii="Roboto Condensed" w:eastAsia="Calibri" w:hAnsi="Roboto Condensed" w:cstheme="minorHAnsi"/>
                <w:spacing w:val="1"/>
                <w:sz w:val="20"/>
                <w:szCs w:val="20"/>
              </w:rPr>
              <w:t>o</w:t>
            </w:r>
            <w:r w:rsidRPr="0076060A">
              <w:rPr>
                <w:rFonts w:ascii="Roboto Condensed" w:eastAsia="Calibri" w:hAnsi="Roboto Condensed" w:cstheme="minorHAnsi"/>
                <w:sz w:val="20"/>
                <w:szCs w:val="20"/>
              </w:rPr>
              <w:t>rer</w:t>
            </w:r>
            <w:r w:rsidRPr="0076060A">
              <w:rPr>
                <w:rFonts w:ascii="Roboto Condensed" w:eastAsia="Calibri" w:hAnsi="Roboto Condensed" w:cstheme="minorHAnsi"/>
                <w:spacing w:val="22"/>
                <w:sz w:val="20"/>
                <w:szCs w:val="20"/>
              </w:rPr>
              <w:t xml:space="preserve"> </w:t>
            </w:r>
            <w:r w:rsidRPr="0076060A">
              <w:rPr>
                <w:rFonts w:ascii="Roboto Condensed" w:eastAsia="Calibri" w:hAnsi="Roboto Condensed" w:cstheme="minorHAnsi"/>
                <w:spacing w:val="-2"/>
                <w:sz w:val="20"/>
                <w:szCs w:val="20"/>
              </w:rPr>
              <w:t>s</w:t>
            </w:r>
            <w:r w:rsidRPr="0076060A">
              <w:rPr>
                <w:rFonts w:ascii="Roboto Condensed" w:eastAsia="Calibri" w:hAnsi="Roboto Condensed" w:cstheme="minorHAnsi"/>
                <w:spacing w:val="1"/>
                <w:sz w:val="20"/>
                <w:szCs w:val="20"/>
              </w:rPr>
              <w:t>o</w:t>
            </w:r>
            <w:r w:rsidRPr="0076060A">
              <w:rPr>
                <w:rFonts w:ascii="Roboto Condensed" w:eastAsia="Calibri" w:hAnsi="Roboto Condensed" w:cstheme="minorHAnsi"/>
                <w:sz w:val="20"/>
                <w:szCs w:val="20"/>
              </w:rPr>
              <w:t>n</w:t>
            </w:r>
            <w:r w:rsidRPr="0076060A">
              <w:rPr>
                <w:rFonts w:ascii="Roboto Condensed" w:eastAsia="Calibri" w:hAnsi="Roboto Condensed" w:cstheme="minorHAnsi"/>
                <w:spacing w:val="21"/>
                <w:sz w:val="20"/>
                <w:szCs w:val="20"/>
              </w:rPr>
              <w:t xml:space="preserve"> </w:t>
            </w:r>
            <w:r w:rsidRPr="0076060A">
              <w:rPr>
                <w:rFonts w:ascii="Roboto Condensed" w:eastAsia="Calibri" w:hAnsi="Roboto Condensed" w:cstheme="minorHAnsi"/>
                <w:sz w:val="20"/>
                <w:szCs w:val="20"/>
              </w:rPr>
              <w:t>ca</w:t>
            </w:r>
            <w:r w:rsidRPr="0076060A">
              <w:rPr>
                <w:rFonts w:ascii="Roboto Condensed" w:eastAsia="Calibri" w:hAnsi="Roboto Condensed" w:cstheme="minorHAnsi"/>
                <w:spacing w:val="-1"/>
                <w:sz w:val="20"/>
                <w:szCs w:val="20"/>
              </w:rPr>
              <w:t>p</w:t>
            </w:r>
            <w:r w:rsidRPr="0076060A">
              <w:rPr>
                <w:rFonts w:ascii="Roboto Condensed" w:eastAsia="Calibri" w:hAnsi="Roboto Condensed" w:cstheme="minorHAnsi"/>
                <w:sz w:val="20"/>
                <w:szCs w:val="20"/>
              </w:rPr>
              <w:t>ital</w:t>
            </w:r>
            <w:r w:rsidRPr="0076060A">
              <w:rPr>
                <w:rFonts w:ascii="Roboto Condensed" w:eastAsia="Calibri" w:hAnsi="Roboto Condensed" w:cstheme="minorHAnsi"/>
                <w:spacing w:val="22"/>
                <w:sz w:val="20"/>
                <w:szCs w:val="20"/>
              </w:rPr>
              <w:t xml:space="preserve"> </w:t>
            </w:r>
            <w:r w:rsidRPr="0076060A">
              <w:rPr>
                <w:rFonts w:ascii="Roboto Condensed" w:eastAsia="Calibri" w:hAnsi="Roboto Condensed" w:cstheme="minorHAnsi"/>
                <w:sz w:val="20"/>
                <w:szCs w:val="20"/>
              </w:rPr>
              <w:t>«</w:t>
            </w:r>
            <w:r w:rsidRPr="0076060A">
              <w:rPr>
                <w:rFonts w:ascii="Roboto Condensed" w:eastAsia="Calibri" w:hAnsi="Roboto Condensed" w:cstheme="minorHAnsi"/>
                <w:spacing w:val="2"/>
                <w:sz w:val="20"/>
                <w:szCs w:val="20"/>
              </w:rPr>
              <w:t xml:space="preserve"> </w:t>
            </w:r>
            <w:r w:rsidRPr="0076060A">
              <w:rPr>
                <w:rFonts w:ascii="Roboto Condensed" w:eastAsia="Calibri" w:hAnsi="Roboto Condensed" w:cstheme="minorHAnsi"/>
                <w:sz w:val="20"/>
                <w:szCs w:val="20"/>
              </w:rPr>
              <w:t>re</w:t>
            </w:r>
            <w:r w:rsidRPr="0076060A">
              <w:rPr>
                <w:rFonts w:ascii="Roboto Condensed" w:eastAsia="Calibri" w:hAnsi="Roboto Condensed" w:cstheme="minorHAnsi"/>
                <w:spacing w:val="-2"/>
                <w:sz w:val="20"/>
                <w:szCs w:val="20"/>
              </w:rPr>
              <w:t>ss</w:t>
            </w:r>
            <w:r w:rsidRPr="0076060A">
              <w:rPr>
                <w:rFonts w:ascii="Roboto Condensed" w:eastAsia="Calibri" w:hAnsi="Roboto Condensed" w:cstheme="minorHAnsi"/>
                <w:spacing w:val="1"/>
                <w:sz w:val="20"/>
                <w:szCs w:val="20"/>
              </w:rPr>
              <w:t>o</w:t>
            </w:r>
            <w:r w:rsidRPr="0076060A">
              <w:rPr>
                <w:rFonts w:ascii="Roboto Condensed" w:eastAsia="Calibri" w:hAnsi="Roboto Condensed" w:cstheme="minorHAnsi"/>
                <w:spacing w:val="-1"/>
                <w:sz w:val="20"/>
                <w:szCs w:val="20"/>
              </w:rPr>
              <w:t>u</w:t>
            </w:r>
            <w:r w:rsidRPr="0076060A">
              <w:rPr>
                <w:rFonts w:ascii="Roboto Condensed" w:eastAsia="Calibri" w:hAnsi="Roboto Condensed" w:cstheme="minorHAnsi"/>
                <w:sz w:val="20"/>
                <w:szCs w:val="20"/>
              </w:rPr>
              <w:t>rces</w:t>
            </w:r>
            <w:r w:rsidRPr="0076060A">
              <w:rPr>
                <w:rFonts w:ascii="Roboto Condensed" w:eastAsia="Calibri" w:hAnsi="Roboto Condensed" w:cstheme="minorHAnsi"/>
                <w:spacing w:val="-1"/>
                <w:sz w:val="20"/>
                <w:szCs w:val="20"/>
              </w:rPr>
              <w:t xml:space="preserve"> </w:t>
            </w:r>
            <w:r w:rsidRPr="0076060A">
              <w:rPr>
                <w:rFonts w:ascii="Roboto Condensed" w:eastAsia="Calibri" w:hAnsi="Roboto Condensed" w:cstheme="minorHAnsi"/>
                <w:sz w:val="20"/>
                <w:szCs w:val="20"/>
              </w:rPr>
              <w:t>» :</w:t>
            </w:r>
            <w:r w:rsidRPr="0076060A">
              <w:rPr>
                <w:rFonts w:ascii="Roboto Condensed" w:eastAsia="Calibri" w:hAnsi="Roboto Condensed" w:cstheme="minorHAnsi"/>
                <w:spacing w:val="23"/>
                <w:sz w:val="20"/>
                <w:szCs w:val="20"/>
              </w:rPr>
              <w:t xml:space="preserve"> </w:t>
            </w:r>
            <w:r w:rsidRPr="0076060A">
              <w:rPr>
                <w:rFonts w:ascii="Roboto Condensed" w:eastAsia="Calibri" w:hAnsi="Roboto Condensed" w:cstheme="minorHAnsi"/>
                <w:sz w:val="20"/>
                <w:szCs w:val="20"/>
              </w:rPr>
              <w:t>lis</w:t>
            </w:r>
            <w:r w:rsidRPr="0076060A">
              <w:rPr>
                <w:rFonts w:ascii="Roboto Condensed" w:eastAsia="Calibri" w:hAnsi="Roboto Condensed" w:cstheme="minorHAnsi"/>
                <w:spacing w:val="-2"/>
                <w:sz w:val="20"/>
                <w:szCs w:val="20"/>
              </w:rPr>
              <w:t>t</w:t>
            </w:r>
            <w:r w:rsidRPr="0076060A">
              <w:rPr>
                <w:rFonts w:ascii="Roboto Condensed" w:eastAsia="Calibri" w:hAnsi="Roboto Condensed" w:cstheme="minorHAnsi"/>
                <w:sz w:val="20"/>
                <w:szCs w:val="20"/>
              </w:rPr>
              <w:t>er</w:t>
            </w:r>
            <w:r w:rsidRPr="0076060A">
              <w:rPr>
                <w:rFonts w:ascii="Roboto Condensed" w:eastAsia="Calibri" w:hAnsi="Roboto Condensed" w:cstheme="minorHAnsi"/>
                <w:spacing w:val="22"/>
                <w:sz w:val="20"/>
                <w:szCs w:val="20"/>
              </w:rPr>
              <w:t xml:space="preserve"> </w:t>
            </w:r>
            <w:r w:rsidRPr="0076060A">
              <w:rPr>
                <w:rFonts w:ascii="Roboto Condensed" w:eastAsia="Calibri" w:hAnsi="Roboto Condensed" w:cstheme="minorHAnsi"/>
                <w:sz w:val="20"/>
                <w:szCs w:val="20"/>
              </w:rPr>
              <w:t>ses</w:t>
            </w:r>
            <w:r w:rsidRPr="0076060A">
              <w:rPr>
                <w:rFonts w:ascii="Roboto Condensed" w:eastAsia="Calibri" w:hAnsi="Roboto Condensed" w:cstheme="minorHAnsi"/>
                <w:spacing w:val="23"/>
                <w:sz w:val="20"/>
                <w:szCs w:val="20"/>
              </w:rPr>
              <w:t xml:space="preserve"> </w:t>
            </w:r>
            <w:r w:rsidRPr="0076060A">
              <w:rPr>
                <w:rFonts w:ascii="Roboto Condensed" w:eastAsia="Calibri" w:hAnsi="Roboto Condensed" w:cstheme="minorHAnsi"/>
                <w:spacing w:val="-2"/>
                <w:sz w:val="20"/>
                <w:szCs w:val="20"/>
              </w:rPr>
              <w:t>c</w:t>
            </w:r>
            <w:r w:rsidRPr="0076060A">
              <w:rPr>
                <w:rFonts w:ascii="Roboto Condensed" w:eastAsia="Calibri" w:hAnsi="Roboto Condensed" w:cstheme="minorHAnsi"/>
                <w:spacing w:val="1"/>
                <w:sz w:val="20"/>
                <w:szCs w:val="20"/>
              </w:rPr>
              <w:t>om</w:t>
            </w:r>
            <w:r w:rsidRPr="0076060A">
              <w:rPr>
                <w:rFonts w:ascii="Roboto Condensed" w:eastAsia="Calibri" w:hAnsi="Roboto Condensed" w:cstheme="minorHAnsi"/>
                <w:spacing w:val="-3"/>
                <w:sz w:val="20"/>
                <w:szCs w:val="20"/>
              </w:rPr>
              <w:t>p</w:t>
            </w:r>
            <w:r w:rsidRPr="0076060A">
              <w:rPr>
                <w:rFonts w:ascii="Roboto Condensed" w:eastAsia="Calibri" w:hAnsi="Roboto Condensed" w:cstheme="minorHAnsi"/>
                <w:spacing w:val="-2"/>
                <w:sz w:val="20"/>
                <w:szCs w:val="20"/>
              </w:rPr>
              <w:t>é</w:t>
            </w:r>
            <w:r w:rsidRPr="0076060A">
              <w:rPr>
                <w:rFonts w:ascii="Roboto Condensed" w:eastAsia="Calibri" w:hAnsi="Roboto Condensed" w:cstheme="minorHAnsi"/>
                <w:sz w:val="20"/>
                <w:szCs w:val="20"/>
              </w:rPr>
              <w:t>t</w:t>
            </w:r>
            <w:r w:rsidRPr="0076060A">
              <w:rPr>
                <w:rFonts w:ascii="Roboto Condensed" w:eastAsia="Calibri" w:hAnsi="Roboto Condensed" w:cstheme="minorHAnsi"/>
                <w:spacing w:val="1"/>
                <w:sz w:val="20"/>
                <w:szCs w:val="20"/>
              </w:rPr>
              <w:t>e</w:t>
            </w:r>
            <w:r w:rsidRPr="0076060A">
              <w:rPr>
                <w:rFonts w:ascii="Roboto Condensed" w:eastAsia="Calibri" w:hAnsi="Roboto Condensed" w:cstheme="minorHAnsi"/>
                <w:spacing w:val="-1"/>
                <w:sz w:val="20"/>
                <w:szCs w:val="20"/>
              </w:rPr>
              <w:t>n</w:t>
            </w:r>
            <w:r w:rsidRPr="0076060A">
              <w:rPr>
                <w:rFonts w:ascii="Roboto Condensed" w:eastAsia="Calibri" w:hAnsi="Roboto Condensed" w:cstheme="minorHAnsi"/>
                <w:sz w:val="20"/>
                <w:szCs w:val="20"/>
              </w:rPr>
              <w:t>ces</w:t>
            </w:r>
            <w:r w:rsidRPr="0076060A">
              <w:rPr>
                <w:rFonts w:ascii="Roboto Condensed" w:eastAsia="Calibri" w:hAnsi="Roboto Condensed" w:cstheme="minorHAnsi"/>
                <w:spacing w:val="23"/>
                <w:sz w:val="20"/>
                <w:szCs w:val="20"/>
              </w:rPr>
              <w:t xml:space="preserve"> </w:t>
            </w:r>
            <w:r w:rsidRPr="0076060A">
              <w:rPr>
                <w:rFonts w:ascii="Roboto Condensed" w:eastAsia="Calibri" w:hAnsi="Roboto Condensed" w:cstheme="minorHAnsi"/>
                <w:sz w:val="20"/>
                <w:szCs w:val="20"/>
              </w:rPr>
              <w:t>en</w:t>
            </w:r>
            <w:r w:rsidRPr="0076060A">
              <w:rPr>
                <w:rFonts w:ascii="Roboto Condensed" w:eastAsia="Calibri" w:hAnsi="Roboto Condensed" w:cstheme="minorHAnsi"/>
                <w:spacing w:val="22"/>
                <w:sz w:val="20"/>
                <w:szCs w:val="20"/>
              </w:rPr>
              <w:t xml:space="preserve"> </w:t>
            </w:r>
            <w:r w:rsidRPr="0076060A">
              <w:rPr>
                <w:rFonts w:ascii="Roboto Condensed" w:eastAsia="Calibri" w:hAnsi="Roboto Condensed" w:cstheme="minorHAnsi"/>
                <w:spacing w:val="-2"/>
                <w:sz w:val="20"/>
                <w:szCs w:val="20"/>
              </w:rPr>
              <w:t>t</w:t>
            </w:r>
            <w:r w:rsidRPr="0076060A">
              <w:rPr>
                <w:rFonts w:ascii="Roboto Condensed" w:eastAsia="Calibri" w:hAnsi="Roboto Condensed" w:cstheme="minorHAnsi"/>
                <w:sz w:val="20"/>
                <w:szCs w:val="20"/>
              </w:rPr>
              <w:t>er</w:t>
            </w:r>
            <w:r w:rsidRPr="0076060A">
              <w:rPr>
                <w:rFonts w:ascii="Roboto Condensed" w:eastAsia="Calibri" w:hAnsi="Roboto Condensed" w:cstheme="minorHAnsi"/>
                <w:spacing w:val="-1"/>
                <w:sz w:val="20"/>
                <w:szCs w:val="20"/>
              </w:rPr>
              <w:t>m</w:t>
            </w:r>
            <w:r w:rsidRPr="0076060A">
              <w:rPr>
                <w:rFonts w:ascii="Roboto Condensed" w:eastAsia="Calibri" w:hAnsi="Roboto Condensed" w:cstheme="minorHAnsi"/>
                <w:sz w:val="20"/>
                <w:szCs w:val="20"/>
              </w:rPr>
              <w:t xml:space="preserve">es </w:t>
            </w:r>
            <w:r w:rsidRPr="0076060A">
              <w:rPr>
                <w:rFonts w:ascii="Roboto Condensed" w:eastAsia="Calibri" w:hAnsi="Roboto Condensed" w:cstheme="minorHAnsi"/>
                <w:spacing w:val="-1"/>
                <w:sz w:val="20"/>
                <w:szCs w:val="20"/>
              </w:rPr>
              <w:t>d</w:t>
            </w:r>
            <w:r w:rsidRPr="0076060A">
              <w:rPr>
                <w:rFonts w:ascii="Roboto Condensed" w:eastAsia="Calibri" w:hAnsi="Roboto Condensed" w:cstheme="minorHAnsi"/>
                <w:sz w:val="20"/>
                <w:szCs w:val="20"/>
              </w:rPr>
              <w:t>e</w:t>
            </w:r>
            <w:r w:rsidRPr="0076060A">
              <w:rPr>
                <w:rFonts w:ascii="Roboto Condensed" w:eastAsia="Calibri" w:hAnsi="Roboto Condensed" w:cstheme="minorHAnsi"/>
                <w:spacing w:val="1"/>
                <w:sz w:val="20"/>
                <w:szCs w:val="20"/>
              </w:rPr>
              <w:t xml:space="preserve"> </w:t>
            </w:r>
            <w:r w:rsidRPr="0076060A">
              <w:rPr>
                <w:rFonts w:ascii="Roboto Condensed" w:eastAsia="Calibri" w:hAnsi="Roboto Condensed" w:cstheme="minorHAnsi"/>
                <w:sz w:val="20"/>
                <w:szCs w:val="20"/>
              </w:rPr>
              <w:t>sa</w:t>
            </w:r>
            <w:r w:rsidRPr="0076060A">
              <w:rPr>
                <w:rFonts w:ascii="Roboto Condensed" w:eastAsia="Calibri" w:hAnsi="Roboto Condensed" w:cstheme="minorHAnsi"/>
                <w:spacing w:val="-1"/>
                <w:sz w:val="20"/>
                <w:szCs w:val="20"/>
              </w:rPr>
              <w:t>v</w:t>
            </w:r>
            <w:r w:rsidRPr="0076060A">
              <w:rPr>
                <w:rFonts w:ascii="Roboto Condensed" w:eastAsia="Calibri" w:hAnsi="Roboto Condensed" w:cstheme="minorHAnsi"/>
                <w:spacing w:val="1"/>
                <w:sz w:val="20"/>
                <w:szCs w:val="20"/>
              </w:rPr>
              <w:t>o</w:t>
            </w:r>
            <w:r w:rsidRPr="0076060A">
              <w:rPr>
                <w:rFonts w:ascii="Roboto Condensed" w:eastAsia="Calibri" w:hAnsi="Roboto Condensed" w:cstheme="minorHAnsi"/>
                <w:sz w:val="20"/>
                <w:szCs w:val="20"/>
              </w:rPr>
              <w:t>irs,</w:t>
            </w:r>
            <w:r w:rsidRPr="0076060A">
              <w:rPr>
                <w:rFonts w:ascii="Roboto Condensed" w:eastAsia="Calibri" w:hAnsi="Roboto Condensed" w:cstheme="minorHAnsi"/>
                <w:spacing w:val="-2"/>
                <w:sz w:val="20"/>
                <w:szCs w:val="20"/>
              </w:rPr>
              <w:t xml:space="preserve"> </w:t>
            </w:r>
            <w:r w:rsidRPr="0076060A">
              <w:rPr>
                <w:rFonts w:ascii="Roboto Condensed" w:eastAsia="Calibri" w:hAnsi="Roboto Condensed" w:cstheme="minorHAnsi"/>
                <w:sz w:val="20"/>
                <w:szCs w:val="20"/>
              </w:rPr>
              <w:t>sa</w:t>
            </w:r>
            <w:r w:rsidRPr="0076060A">
              <w:rPr>
                <w:rFonts w:ascii="Roboto Condensed" w:eastAsia="Calibri" w:hAnsi="Roboto Condensed" w:cstheme="minorHAnsi"/>
                <w:spacing w:val="-1"/>
                <w:sz w:val="20"/>
                <w:szCs w:val="20"/>
              </w:rPr>
              <w:t>v</w:t>
            </w:r>
            <w:r w:rsidRPr="0076060A">
              <w:rPr>
                <w:rFonts w:ascii="Roboto Condensed" w:eastAsia="Calibri" w:hAnsi="Roboto Condensed" w:cstheme="minorHAnsi"/>
                <w:spacing w:val="1"/>
                <w:sz w:val="20"/>
                <w:szCs w:val="20"/>
              </w:rPr>
              <w:t>o</w:t>
            </w:r>
            <w:r w:rsidRPr="0076060A">
              <w:rPr>
                <w:rFonts w:ascii="Roboto Condensed" w:eastAsia="Calibri" w:hAnsi="Roboto Condensed" w:cstheme="minorHAnsi"/>
                <w:sz w:val="20"/>
                <w:szCs w:val="20"/>
              </w:rPr>
              <w:t>ir-fa</w:t>
            </w:r>
            <w:r w:rsidRPr="0076060A">
              <w:rPr>
                <w:rFonts w:ascii="Roboto Condensed" w:eastAsia="Calibri" w:hAnsi="Roboto Condensed" w:cstheme="minorHAnsi"/>
                <w:spacing w:val="-1"/>
                <w:sz w:val="20"/>
                <w:szCs w:val="20"/>
              </w:rPr>
              <w:t>i</w:t>
            </w:r>
            <w:r w:rsidRPr="0076060A">
              <w:rPr>
                <w:rFonts w:ascii="Roboto Condensed" w:eastAsia="Calibri" w:hAnsi="Roboto Condensed" w:cstheme="minorHAnsi"/>
                <w:sz w:val="20"/>
                <w:szCs w:val="20"/>
              </w:rPr>
              <w:t>r</w:t>
            </w:r>
            <w:r w:rsidRPr="0076060A">
              <w:rPr>
                <w:rFonts w:ascii="Roboto Condensed" w:eastAsia="Calibri" w:hAnsi="Roboto Condensed" w:cstheme="minorHAnsi"/>
                <w:spacing w:val="-2"/>
                <w:sz w:val="20"/>
                <w:szCs w:val="20"/>
              </w:rPr>
              <w:t>e</w:t>
            </w:r>
            <w:r w:rsidRPr="0076060A">
              <w:rPr>
                <w:rFonts w:ascii="Roboto Condensed" w:eastAsia="Calibri" w:hAnsi="Roboto Condensed" w:cstheme="minorHAnsi"/>
                <w:sz w:val="20"/>
                <w:szCs w:val="20"/>
              </w:rPr>
              <w:t>, s</w:t>
            </w:r>
            <w:r w:rsidRPr="0076060A">
              <w:rPr>
                <w:rFonts w:ascii="Roboto Condensed" w:eastAsia="Calibri" w:hAnsi="Roboto Condensed" w:cstheme="minorHAnsi"/>
                <w:spacing w:val="-2"/>
                <w:sz w:val="20"/>
                <w:szCs w:val="20"/>
              </w:rPr>
              <w:t>a</w:t>
            </w:r>
            <w:r w:rsidRPr="0076060A">
              <w:rPr>
                <w:rFonts w:ascii="Roboto Condensed" w:eastAsia="Calibri" w:hAnsi="Roboto Condensed" w:cstheme="minorHAnsi"/>
                <w:spacing w:val="-1"/>
                <w:sz w:val="20"/>
                <w:szCs w:val="20"/>
              </w:rPr>
              <w:t>v</w:t>
            </w:r>
            <w:r w:rsidRPr="0076060A">
              <w:rPr>
                <w:rFonts w:ascii="Roboto Condensed" w:eastAsia="Calibri" w:hAnsi="Roboto Condensed" w:cstheme="minorHAnsi"/>
                <w:spacing w:val="1"/>
                <w:sz w:val="20"/>
                <w:szCs w:val="20"/>
              </w:rPr>
              <w:t>o</w:t>
            </w:r>
            <w:r w:rsidRPr="0076060A">
              <w:rPr>
                <w:rFonts w:ascii="Roboto Condensed" w:eastAsia="Calibri" w:hAnsi="Roboto Condensed" w:cstheme="minorHAnsi"/>
                <w:sz w:val="20"/>
                <w:szCs w:val="20"/>
              </w:rPr>
              <w:t xml:space="preserve">ir </w:t>
            </w:r>
            <w:r w:rsidRPr="0076060A">
              <w:rPr>
                <w:rFonts w:ascii="Roboto Condensed" w:eastAsia="Calibri" w:hAnsi="Roboto Condensed" w:cstheme="minorHAnsi"/>
                <w:spacing w:val="-2"/>
                <w:sz w:val="20"/>
                <w:szCs w:val="20"/>
              </w:rPr>
              <w:t>ê</w:t>
            </w:r>
            <w:r w:rsidRPr="0076060A">
              <w:rPr>
                <w:rFonts w:ascii="Roboto Condensed" w:eastAsia="Calibri" w:hAnsi="Roboto Condensed" w:cstheme="minorHAnsi"/>
                <w:sz w:val="20"/>
                <w:szCs w:val="20"/>
              </w:rPr>
              <w:t>tre</w:t>
            </w:r>
          </w:p>
          <w:p w14:paraId="0D27B8C3" w14:textId="77777777" w:rsidR="00005323" w:rsidRPr="0076060A" w:rsidRDefault="00005323" w:rsidP="006236C0">
            <w:pPr>
              <w:spacing w:after="0" w:line="240" w:lineRule="auto"/>
              <w:ind w:left="113" w:right="306" w:firstLine="317"/>
              <w:rPr>
                <w:rFonts w:ascii="Roboto Condensed" w:eastAsia="Calibri" w:hAnsi="Roboto Condensed" w:cstheme="minorHAnsi"/>
                <w:sz w:val="20"/>
                <w:szCs w:val="20"/>
              </w:rPr>
            </w:pPr>
            <w:proofErr w:type="gramStart"/>
            <w:r w:rsidRPr="0076060A">
              <w:rPr>
                <w:rFonts w:ascii="Roboto Condensed" w:eastAsia="Courier New" w:hAnsi="Roboto Condensed" w:cstheme="minorHAnsi"/>
                <w:sz w:val="20"/>
                <w:szCs w:val="20"/>
              </w:rPr>
              <w:t>o</w:t>
            </w:r>
            <w:proofErr w:type="gramEnd"/>
            <w:r w:rsidRPr="0076060A">
              <w:rPr>
                <w:rFonts w:ascii="Roboto Condensed" w:eastAsia="Courier New" w:hAnsi="Roboto Condensed" w:cstheme="minorHAnsi"/>
                <w:spacing w:val="19"/>
                <w:sz w:val="20"/>
                <w:szCs w:val="20"/>
              </w:rPr>
              <w:t xml:space="preserve"> </w:t>
            </w:r>
            <w:r w:rsidRPr="0076060A">
              <w:rPr>
                <w:rFonts w:ascii="Roboto Condensed" w:eastAsia="Calibri" w:hAnsi="Roboto Condensed" w:cstheme="minorHAnsi"/>
                <w:sz w:val="20"/>
                <w:szCs w:val="20"/>
              </w:rPr>
              <w:t>Quels a</w:t>
            </w:r>
            <w:r w:rsidRPr="0076060A">
              <w:rPr>
                <w:rFonts w:ascii="Roboto Condensed" w:eastAsia="Calibri" w:hAnsi="Roboto Condensed" w:cstheme="minorHAnsi"/>
                <w:spacing w:val="-2"/>
                <w:sz w:val="20"/>
                <w:szCs w:val="20"/>
              </w:rPr>
              <w:t>x</w:t>
            </w:r>
            <w:r w:rsidRPr="0076060A">
              <w:rPr>
                <w:rFonts w:ascii="Roboto Condensed" w:eastAsia="Calibri" w:hAnsi="Roboto Condensed" w:cstheme="minorHAnsi"/>
                <w:sz w:val="20"/>
                <w:szCs w:val="20"/>
              </w:rPr>
              <w:t>es</w:t>
            </w:r>
            <w:r w:rsidRPr="0076060A">
              <w:rPr>
                <w:rFonts w:ascii="Roboto Condensed" w:eastAsia="Calibri" w:hAnsi="Roboto Condensed" w:cstheme="minorHAnsi"/>
                <w:spacing w:val="1"/>
                <w:sz w:val="20"/>
                <w:szCs w:val="20"/>
              </w:rPr>
              <w:t xml:space="preserve"> </w:t>
            </w:r>
            <w:r w:rsidRPr="0076060A">
              <w:rPr>
                <w:rFonts w:ascii="Roboto Condensed" w:eastAsia="Calibri" w:hAnsi="Roboto Condensed" w:cstheme="minorHAnsi"/>
                <w:spacing w:val="-1"/>
                <w:sz w:val="20"/>
                <w:szCs w:val="20"/>
              </w:rPr>
              <w:t>d</w:t>
            </w:r>
            <w:r w:rsidRPr="0076060A">
              <w:rPr>
                <w:rFonts w:ascii="Roboto Condensed" w:eastAsia="Calibri" w:hAnsi="Roboto Condensed" w:cstheme="minorHAnsi"/>
                <w:sz w:val="20"/>
                <w:szCs w:val="20"/>
              </w:rPr>
              <w:t>’</w:t>
            </w:r>
            <w:r w:rsidRPr="0076060A">
              <w:rPr>
                <w:rFonts w:ascii="Roboto Condensed" w:eastAsia="Calibri" w:hAnsi="Roboto Condensed" w:cstheme="minorHAnsi"/>
                <w:spacing w:val="-3"/>
                <w:sz w:val="20"/>
                <w:szCs w:val="20"/>
              </w:rPr>
              <w:t>a</w:t>
            </w:r>
            <w:r w:rsidRPr="0076060A">
              <w:rPr>
                <w:rFonts w:ascii="Roboto Condensed" w:eastAsia="Calibri" w:hAnsi="Roboto Condensed" w:cstheme="minorHAnsi"/>
                <w:spacing w:val="1"/>
                <w:sz w:val="20"/>
                <w:szCs w:val="20"/>
              </w:rPr>
              <w:t>m</w:t>
            </w:r>
            <w:r w:rsidRPr="0076060A">
              <w:rPr>
                <w:rFonts w:ascii="Roboto Condensed" w:eastAsia="Calibri" w:hAnsi="Roboto Condensed" w:cstheme="minorHAnsi"/>
                <w:sz w:val="20"/>
                <w:szCs w:val="20"/>
              </w:rPr>
              <w:t>él</w:t>
            </w:r>
            <w:r w:rsidRPr="0076060A">
              <w:rPr>
                <w:rFonts w:ascii="Roboto Condensed" w:eastAsia="Calibri" w:hAnsi="Roboto Condensed" w:cstheme="minorHAnsi"/>
                <w:spacing w:val="-3"/>
                <w:sz w:val="20"/>
                <w:szCs w:val="20"/>
              </w:rPr>
              <w:t>i</w:t>
            </w:r>
            <w:r w:rsidRPr="0076060A">
              <w:rPr>
                <w:rFonts w:ascii="Roboto Condensed" w:eastAsia="Calibri" w:hAnsi="Roboto Condensed" w:cstheme="minorHAnsi"/>
                <w:spacing w:val="1"/>
                <w:sz w:val="20"/>
                <w:szCs w:val="20"/>
              </w:rPr>
              <w:t>o</w:t>
            </w:r>
            <w:r w:rsidRPr="0076060A">
              <w:rPr>
                <w:rFonts w:ascii="Roboto Condensed" w:eastAsia="Calibri" w:hAnsi="Roboto Condensed" w:cstheme="minorHAnsi"/>
                <w:sz w:val="20"/>
                <w:szCs w:val="20"/>
              </w:rPr>
              <w:t>rat</w:t>
            </w:r>
            <w:r w:rsidRPr="0076060A">
              <w:rPr>
                <w:rFonts w:ascii="Roboto Condensed" w:eastAsia="Calibri" w:hAnsi="Roboto Condensed" w:cstheme="minorHAnsi"/>
                <w:spacing w:val="-3"/>
                <w:sz w:val="20"/>
                <w:szCs w:val="20"/>
              </w:rPr>
              <w:t>i</w:t>
            </w:r>
            <w:r w:rsidRPr="0076060A">
              <w:rPr>
                <w:rFonts w:ascii="Roboto Condensed" w:eastAsia="Calibri" w:hAnsi="Roboto Condensed" w:cstheme="minorHAnsi"/>
                <w:spacing w:val="1"/>
                <w:sz w:val="20"/>
                <w:szCs w:val="20"/>
              </w:rPr>
              <w:t>o</w:t>
            </w:r>
            <w:r w:rsidRPr="0076060A">
              <w:rPr>
                <w:rFonts w:ascii="Roboto Condensed" w:eastAsia="Calibri" w:hAnsi="Roboto Condensed" w:cstheme="minorHAnsi"/>
                <w:sz w:val="20"/>
                <w:szCs w:val="20"/>
              </w:rPr>
              <w:t>n</w:t>
            </w:r>
            <w:r w:rsidRPr="0076060A">
              <w:rPr>
                <w:rFonts w:ascii="Roboto Condensed" w:eastAsia="Calibri" w:hAnsi="Roboto Condensed" w:cstheme="minorHAnsi"/>
                <w:spacing w:val="-2"/>
                <w:sz w:val="20"/>
                <w:szCs w:val="20"/>
              </w:rPr>
              <w:t xml:space="preserve"> </w:t>
            </w:r>
            <w:r w:rsidRPr="0076060A">
              <w:rPr>
                <w:rFonts w:ascii="Roboto Condensed" w:eastAsia="Calibri" w:hAnsi="Roboto Condensed" w:cstheme="minorHAnsi"/>
                <w:sz w:val="20"/>
                <w:szCs w:val="20"/>
              </w:rPr>
              <w:t>et</w:t>
            </w:r>
            <w:r w:rsidRPr="0076060A">
              <w:rPr>
                <w:rFonts w:ascii="Roboto Condensed" w:eastAsia="Calibri" w:hAnsi="Roboto Condensed" w:cstheme="minorHAnsi"/>
                <w:spacing w:val="1"/>
                <w:sz w:val="20"/>
                <w:szCs w:val="20"/>
              </w:rPr>
              <w:t xml:space="preserve"> </w:t>
            </w:r>
            <w:r w:rsidRPr="0076060A">
              <w:rPr>
                <w:rFonts w:ascii="Roboto Condensed" w:eastAsia="Calibri" w:hAnsi="Roboto Condensed" w:cstheme="minorHAnsi"/>
                <w:sz w:val="20"/>
                <w:szCs w:val="20"/>
              </w:rPr>
              <w:t>de</w:t>
            </w:r>
            <w:r w:rsidRPr="0076060A">
              <w:rPr>
                <w:rFonts w:ascii="Roboto Condensed" w:eastAsia="Calibri" w:hAnsi="Roboto Condensed" w:cstheme="minorHAnsi"/>
                <w:spacing w:val="1"/>
                <w:sz w:val="20"/>
                <w:szCs w:val="20"/>
              </w:rPr>
              <w:t xml:space="preserve"> </w:t>
            </w:r>
            <w:r w:rsidRPr="0076060A">
              <w:rPr>
                <w:rFonts w:ascii="Roboto Condensed" w:eastAsia="Calibri" w:hAnsi="Roboto Condensed" w:cstheme="minorHAnsi"/>
                <w:spacing w:val="-1"/>
                <w:sz w:val="20"/>
                <w:szCs w:val="20"/>
              </w:rPr>
              <w:t>p</w:t>
            </w:r>
            <w:r w:rsidRPr="0076060A">
              <w:rPr>
                <w:rFonts w:ascii="Roboto Condensed" w:eastAsia="Calibri" w:hAnsi="Roboto Condensed" w:cstheme="minorHAnsi"/>
                <w:spacing w:val="-3"/>
                <w:sz w:val="20"/>
                <w:szCs w:val="20"/>
              </w:rPr>
              <w:t>r</w:t>
            </w:r>
            <w:r w:rsidRPr="0076060A">
              <w:rPr>
                <w:rFonts w:ascii="Roboto Condensed" w:eastAsia="Calibri" w:hAnsi="Roboto Condensed" w:cstheme="minorHAnsi"/>
                <w:spacing w:val="1"/>
                <w:sz w:val="20"/>
                <w:szCs w:val="20"/>
              </w:rPr>
              <w:t>o</w:t>
            </w:r>
            <w:r w:rsidRPr="0076060A">
              <w:rPr>
                <w:rFonts w:ascii="Roboto Condensed" w:eastAsia="Calibri" w:hAnsi="Roboto Condensed" w:cstheme="minorHAnsi"/>
                <w:spacing w:val="-1"/>
                <w:sz w:val="20"/>
                <w:szCs w:val="20"/>
              </w:rPr>
              <w:t>g</w:t>
            </w:r>
            <w:r w:rsidRPr="0076060A">
              <w:rPr>
                <w:rFonts w:ascii="Roboto Condensed" w:eastAsia="Calibri" w:hAnsi="Roboto Condensed" w:cstheme="minorHAnsi"/>
                <w:sz w:val="20"/>
                <w:szCs w:val="20"/>
              </w:rPr>
              <w:t>rès ? C</w:t>
            </w:r>
            <w:r w:rsidRPr="0076060A">
              <w:rPr>
                <w:rFonts w:ascii="Roboto Condensed" w:eastAsia="Calibri" w:hAnsi="Roboto Condensed" w:cstheme="minorHAnsi"/>
                <w:spacing w:val="1"/>
                <w:sz w:val="20"/>
                <w:szCs w:val="20"/>
              </w:rPr>
              <w:t>o</w:t>
            </w:r>
            <w:r w:rsidRPr="0076060A">
              <w:rPr>
                <w:rFonts w:ascii="Roboto Condensed" w:eastAsia="Calibri" w:hAnsi="Roboto Condensed" w:cstheme="minorHAnsi"/>
                <w:spacing w:val="-1"/>
                <w:sz w:val="20"/>
                <w:szCs w:val="20"/>
              </w:rPr>
              <w:t>n</w:t>
            </w:r>
            <w:r w:rsidRPr="0076060A">
              <w:rPr>
                <w:rFonts w:ascii="Roboto Condensed" w:eastAsia="Calibri" w:hAnsi="Roboto Condensed" w:cstheme="minorHAnsi"/>
                <w:sz w:val="20"/>
                <w:szCs w:val="20"/>
              </w:rPr>
              <w:t>cl</w:t>
            </w:r>
            <w:r w:rsidRPr="0076060A">
              <w:rPr>
                <w:rFonts w:ascii="Roboto Condensed" w:eastAsia="Calibri" w:hAnsi="Roboto Condensed" w:cstheme="minorHAnsi"/>
                <w:spacing w:val="-1"/>
                <w:sz w:val="20"/>
                <w:szCs w:val="20"/>
              </w:rPr>
              <w:t>u</w:t>
            </w:r>
            <w:r w:rsidRPr="0076060A">
              <w:rPr>
                <w:rFonts w:ascii="Roboto Condensed" w:eastAsia="Calibri" w:hAnsi="Roboto Condensed" w:cstheme="minorHAnsi"/>
                <w:sz w:val="20"/>
                <w:szCs w:val="20"/>
              </w:rPr>
              <w:t>si</w:t>
            </w:r>
            <w:r w:rsidRPr="0076060A">
              <w:rPr>
                <w:rFonts w:ascii="Roboto Condensed" w:eastAsia="Calibri" w:hAnsi="Roboto Condensed" w:cstheme="minorHAnsi"/>
                <w:spacing w:val="1"/>
                <w:sz w:val="20"/>
                <w:szCs w:val="20"/>
              </w:rPr>
              <w:t>o</w:t>
            </w:r>
            <w:r w:rsidRPr="0076060A">
              <w:rPr>
                <w:rFonts w:ascii="Roboto Condensed" w:eastAsia="Calibri" w:hAnsi="Roboto Condensed" w:cstheme="minorHAnsi"/>
                <w:sz w:val="20"/>
                <w:szCs w:val="20"/>
              </w:rPr>
              <w:t>n</w:t>
            </w:r>
          </w:p>
          <w:p w14:paraId="47E7D2ED" w14:textId="77777777" w:rsidR="00005323" w:rsidRPr="0076060A" w:rsidRDefault="00005323" w:rsidP="006236C0">
            <w:pPr>
              <w:spacing w:after="0" w:line="240" w:lineRule="auto"/>
              <w:ind w:left="113" w:right="306"/>
              <w:rPr>
                <w:rFonts w:ascii="Roboto Condensed" w:eastAsia="Calibri" w:hAnsi="Roboto Condensed" w:cstheme="minorHAnsi"/>
                <w:sz w:val="20"/>
                <w:szCs w:val="20"/>
              </w:rPr>
            </w:pPr>
            <w:proofErr w:type="gramStart"/>
            <w:r w:rsidRPr="0076060A">
              <w:rPr>
                <w:rFonts w:ascii="Roboto Condensed" w:eastAsia="Wingdings" w:hAnsi="Roboto Condensed" w:cstheme="minorHAnsi"/>
                <w:position w:val="2"/>
                <w:sz w:val="20"/>
                <w:szCs w:val="20"/>
              </w:rPr>
              <w:t></w:t>
            </w:r>
            <w:r w:rsidRPr="0076060A">
              <w:rPr>
                <w:rFonts w:ascii="Roboto Condensed" w:hAnsi="Roboto Condensed" w:cstheme="minorHAnsi"/>
                <w:position w:val="2"/>
                <w:sz w:val="20"/>
                <w:szCs w:val="20"/>
              </w:rPr>
              <w:t xml:space="preserve"> </w:t>
            </w:r>
            <w:r w:rsidRPr="0076060A">
              <w:rPr>
                <w:rFonts w:ascii="Roboto Condensed" w:hAnsi="Roboto Condensed" w:cstheme="minorHAnsi"/>
                <w:spacing w:val="53"/>
                <w:position w:val="2"/>
                <w:sz w:val="20"/>
                <w:szCs w:val="20"/>
              </w:rPr>
              <w:t xml:space="preserve"> </w:t>
            </w:r>
            <w:r w:rsidRPr="0076060A">
              <w:rPr>
                <w:rFonts w:ascii="Roboto Condensed" w:eastAsia="Calibri" w:hAnsi="Roboto Condensed" w:cstheme="minorHAnsi"/>
                <w:spacing w:val="-1"/>
                <w:position w:val="2"/>
                <w:sz w:val="20"/>
                <w:szCs w:val="20"/>
              </w:rPr>
              <w:t>Hu</w:t>
            </w:r>
            <w:r w:rsidRPr="0076060A">
              <w:rPr>
                <w:rFonts w:ascii="Roboto Condensed" w:eastAsia="Calibri" w:hAnsi="Roboto Condensed" w:cstheme="minorHAnsi"/>
                <w:position w:val="2"/>
                <w:sz w:val="20"/>
                <w:szCs w:val="20"/>
              </w:rPr>
              <w:t>it</w:t>
            </w:r>
            <w:proofErr w:type="gramEnd"/>
            <w:r w:rsidRPr="0076060A">
              <w:rPr>
                <w:rFonts w:ascii="Roboto Condensed" w:eastAsia="Calibri" w:hAnsi="Roboto Condensed" w:cstheme="minorHAnsi"/>
                <w:position w:val="2"/>
                <w:sz w:val="20"/>
                <w:szCs w:val="20"/>
              </w:rPr>
              <w:t xml:space="preserve"> clés </w:t>
            </w:r>
            <w:r w:rsidRPr="0076060A">
              <w:rPr>
                <w:rFonts w:ascii="Roboto Condensed" w:eastAsia="Calibri" w:hAnsi="Roboto Condensed" w:cstheme="minorHAnsi"/>
                <w:spacing w:val="-3"/>
                <w:position w:val="2"/>
                <w:sz w:val="20"/>
                <w:szCs w:val="20"/>
              </w:rPr>
              <w:t>p</w:t>
            </w:r>
            <w:r w:rsidRPr="0076060A">
              <w:rPr>
                <w:rFonts w:ascii="Roboto Condensed" w:eastAsia="Calibri" w:hAnsi="Roboto Condensed" w:cstheme="minorHAnsi"/>
                <w:spacing w:val="1"/>
                <w:position w:val="2"/>
                <w:sz w:val="20"/>
                <w:szCs w:val="20"/>
              </w:rPr>
              <w:t>o</w:t>
            </w:r>
            <w:r w:rsidRPr="0076060A">
              <w:rPr>
                <w:rFonts w:ascii="Roboto Condensed" w:eastAsia="Calibri" w:hAnsi="Roboto Condensed" w:cstheme="minorHAnsi"/>
                <w:spacing w:val="-1"/>
                <w:position w:val="2"/>
                <w:sz w:val="20"/>
                <w:szCs w:val="20"/>
              </w:rPr>
              <w:t>u</w:t>
            </w:r>
            <w:r w:rsidRPr="0076060A">
              <w:rPr>
                <w:rFonts w:ascii="Roboto Condensed" w:eastAsia="Calibri" w:hAnsi="Roboto Condensed" w:cstheme="minorHAnsi"/>
                <w:position w:val="2"/>
                <w:sz w:val="20"/>
                <w:szCs w:val="20"/>
              </w:rPr>
              <w:t>r se</w:t>
            </w:r>
            <w:r w:rsidRPr="0076060A">
              <w:rPr>
                <w:rFonts w:ascii="Roboto Condensed" w:eastAsia="Calibri" w:hAnsi="Roboto Condensed" w:cstheme="minorHAnsi"/>
                <w:spacing w:val="-1"/>
                <w:position w:val="2"/>
                <w:sz w:val="20"/>
                <w:szCs w:val="20"/>
              </w:rPr>
              <w:t xml:space="preserve"> </w:t>
            </w:r>
            <w:r w:rsidRPr="0076060A">
              <w:rPr>
                <w:rFonts w:ascii="Roboto Condensed" w:eastAsia="Calibri" w:hAnsi="Roboto Condensed" w:cstheme="minorHAnsi"/>
                <w:position w:val="2"/>
                <w:sz w:val="20"/>
                <w:szCs w:val="20"/>
              </w:rPr>
              <w:t>la</w:t>
            </w:r>
            <w:r w:rsidRPr="0076060A">
              <w:rPr>
                <w:rFonts w:ascii="Roboto Condensed" w:eastAsia="Calibri" w:hAnsi="Roboto Condensed" w:cstheme="minorHAnsi"/>
                <w:spacing w:val="-1"/>
                <w:position w:val="2"/>
                <w:sz w:val="20"/>
                <w:szCs w:val="20"/>
              </w:rPr>
              <w:t>n</w:t>
            </w:r>
            <w:r w:rsidRPr="0076060A">
              <w:rPr>
                <w:rFonts w:ascii="Roboto Condensed" w:eastAsia="Calibri" w:hAnsi="Roboto Condensed" w:cstheme="minorHAnsi"/>
                <w:position w:val="2"/>
                <w:sz w:val="20"/>
                <w:szCs w:val="20"/>
              </w:rPr>
              <w:t>cer</w:t>
            </w:r>
            <w:r w:rsidRPr="0076060A">
              <w:rPr>
                <w:rFonts w:ascii="Roboto Condensed" w:eastAsia="Calibri" w:hAnsi="Roboto Condensed" w:cstheme="minorHAnsi"/>
                <w:spacing w:val="-2"/>
                <w:position w:val="2"/>
                <w:sz w:val="20"/>
                <w:szCs w:val="20"/>
              </w:rPr>
              <w:t xml:space="preserve"> </w:t>
            </w:r>
            <w:r w:rsidRPr="0076060A">
              <w:rPr>
                <w:rFonts w:ascii="Roboto Condensed" w:eastAsia="Calibri" w:hAnsi="Roboto Condensed" w:cstheme="minorHAnsi"/>
                <w:spacing w:val="1"/>
                <w:position w:val="2"/>
                <w:sz w:val="20"/>
                <w:szCs w:val="20"/>
              </w:rPr>
              <w:t>e</w:t>
            </w:r>
            <w:r w:rsidRPr="0076060A">
              <w:rPr>
                <w:rFonts w:ascii="Roboto Condensed" w:eastAsia="Calibri" w:hAnsi="Roboto Condensed" w:cstheme="minorHAnsi"/>
                <w:position w:val="2"/>
                <w:sz w:val="20"/>
                <w:szCs w:val="20"/>
              </w:rPr>
              <w:t>t</w:t>
            </w:r>
            <w:r w:rsidRPr="0076060A">
              <w:rPr>
                <w:rFonts w:ascii="Roboto Condensed" w:eastAsia="Calibri" w:hAnsi="Roboto Condensed" w:cstheme="minorHAnsi"/>
                <w:spacing w:val="-1"/>
                <w:position w:val="2"/>
                <w:sz w:val="20"/>
                <w:szCs w:val="20"/>
              </w:rPr>
              <w:t xml:space="preserve"> </w:t>
            </w:r>
            <w:r w:rsidRPr="0076060A">
              <w:rPr>
                <w:rFonts w:ascii="Roboto Condensed" w:eastAsia="Calibri" w:hAnsi="Roboto Condensed" w:cstheme="minorHAnsi"/>
                <w:spacing w:val="-3"/>
                <w:position w:val="2"/>
                <w:sz w:val="20"/>
                <w:szCs w:val="20"/>
              </w:rPr>
              <w:t>r</w:t>
            </w:r>
            <w:r w:rsidRPr="0076060A">
              <w:rPr>
                <w:rFonts w:ascii="Roboto Condensed" w:eastAsia="Calibri" w:hAnsi="Roboto Condensed" w:cstheme="minorHAnsi"/>
                <w:position w:val="2"/>
                <w:sz w:val="20"/>
                <w:szCs w:val="20"/>
              </w:rPr>
              <w:t>éussir</w:t>
            </w:r>
            <w:r w:rsidRPr="0076060A">
              <w:rPr>
                <w:rFonts w:ascii="Roboto Condensed" w:eastAsia="Calibri" w:hAnsi="Roboto Condensed" w:cstheme="minorHAnsi"/>
                <w:spacing w:val="-1"/>
                <w:position w:val="2"/>
                <w:sz w:val="20"/>
                <w:szCs w:val="20"/>
              </w:rPr>
              <w:t xml:space="preserve"> </w:t>
            </w:r>
            <w:r w:rsidRPr="0076060A">
              <w:rPr>
                <w:rFonts w:ascii="Roboto Condensed" w:eastAsia="Calibri" w:hAnsi="Roboto Condensed" w:cstheme="minorHAnsi"/>
                <w:spacing w:val="-2"/>
                <w:position w:val="2"/>
                <w:sz w:val="20"/>
                <w:szCs w:val="20"/>
              </w:rPr>
              <w:t>s</w:t>
            </w:r>
            <w:r w:rsidRPr="0076060A">
              <w:rPr>
                <w:rFonts w:ascii="Roboto Condensed" w:eastAsia="Calibri" w:hAnsi="Roboto Condensed" w:cstheme="minorHAnsi"/>
                <w:spacing w:val="1"/>
                <w:position w:val="2"/>
                <w:sz w:val="20"/>
                <w:szCs w:val="20"/>
              </w:rPr>
              <w:t>o</w:t>
            </w:r>
            <w:r w:rsidRPr="0076060A">
              <w:rPr>
                <w:rFonts w:ascii="Roboto Condensed" w:eastAsia="Calibri" w:hAnsi="Roboto Condensed" w:cstheme="minorHAnsi"/>
                <w:position w:val="2"/>
                <w:sz w:val="20"/>
                <w:szCs w:val="20"/>
              </w:rPr>
              <w:t>n</w:t>
            </w:r>
            <w:r w:rsidRPr="0076060A">
              <w:rPr>
                <w:rFonts w:ascii="Roboto Condensed" w:eastAsia="Calibri" w:hAnsi="Roboto Condensed" w:cstheme="minorHAnsi"/>
                <w:spacing w:val="-1"/>
                <w:position w:val="2"/>
                <w:sz w:val="20"/>
                <w:szCs w:val="20"/>
              </w:rPr>
              <w:t xml:space="preserve"> </w:t>
            </w:r>
            <w:r w:rsidRPr="0076060A">
              <w:rPr>
                <w:rFonts w:ascii="Roboto Condensed" w:eastAsia="Calibri" w:hAnsi="Roboto Condensed" w:cstheme="minorHAnsi"/>
                <w:position w:val="2"/>
                <w:sz w:val="20"/>
                <w:szCs w:val="20"/>
              </w:rPr>
              <w:t>pro</w:t>
            </w:r>
            <w:r w:rsidRPr="0076060A">
              <w:rPr>
                <w:rFonts w:ascii="Roboto Condensed" w:eastAsia="Calibri" w:hAnsi="Roboto Condensed" w:cstheme="minorHAnsi"/>
                <w:spacing w:val="-2"/>
                <w:position w:val="2"/>
                <w:sz w:val="20"/>
                <w:szCs w:val="20"/>
              </w:rPr>
              <w:t>j</w:t>
            </w:r>
            <w:r w:rsidRPr="0076060A">
              <w:rPr>
                <w:rFonts w:ascii="Roboto Condensed" w:eastAsia="Calibri" w:hAnsi="Roboto Condensed" w:cstheme="minorHAnsi"/>
                <w:position w:val="2"/>
                <w:sz w:val="20"/>
                <w:szCs w:val="20"/>
              </w:rPr>
              <w:t>et</w:t>
            </w:r>
          </w:p>
          <w:p w14:paraId="2393AFE2" w14:textId="77777777" w:rsidR="00005323" w:rsidRPr="0076060A" w:rsidRDefault="00005323" w:rsidP="006236C0">
            <w:pPr>
              <w:spacing w:after="0" w:line="240" w:lineRule="auto"/>
              <w:ind w:left="113" w:right="306"/>
              <w:rPr>
                <w:rFonts w:ascii="Roboto Condensed" w:eastAsia="Calibri" w:hAnsi="Roboto Condensed" w:cstheme="minorHAnsi"/>
                <w:sz w:val="20"/>
                <w:szCs w:val="20"/>
              </w:rPr>
            </w:pPr>
            <w:r w:rsidRPr="0076060A">
              <w:rPr>
                <w:rFonts w:ascii="Roboto Condensed" w:eastAsia="Calibri" w:hAnsi="Roboto Condensed" w:cstheme="minorHAnsi"/>
                <w:sz w:val="20"/>
                <w:szCs w:val="20"/>
              </w:rPr>
              <w:t>For</w:t>
            </w:r>
            <w:r w:rsidRPr="0076060A">
              <w:rPr>
                <w:rFonts w:ascii="Roboto Condensed" w:eastAsia="Calibri" w:hAnsi="Roboto Condensed" w:cstheme="minorHAnsi"/>
                <w:spacing w:val="1"/>
                <w:sz w:val="20"/>
                <w:szCs w:val="20"/>
              </w:rPr>
              <w:t>m</w:t>
            </w:r>
            <w:r w:rsidRPr="0076060A">
              <w:rPr>
                <w:rFonts w:ascii="Roboto Condensed" w:eastAsia="Calibri" w:hAnsi="Roboto Condensed" w:cstheme="minorHAnsi"/>
                <w:sz w:val="20"/>
                <w:szCs w:val="20"/>
              </w:rPr>
              <w:t>al</w:t>
            </w:r>
            <w:r w:rsidRPr="0076060A">
              <w:rPr>
                <w:rFonts w:ascii="Roboto Condensed" w:eastAsia="Calibri" w:hAnsi="Roboto Condensed" w:cstheme="minorHAnsi"/>
                <w:spacing w:val="-1"/>
                <w:sz w:val="20"/>
                <w:szCs w:val="20"/>
              </w:rPr>
              <w:t>i</w:t>
            </w:r>
            <w:r w:rsidRPr="0076060A">
              <w:rPr>
                <w:rFonts w:ascii="Roboto Condensed" w:eastAsia="Calibri" w:hAnsi="Roboto Condensed" w:cstheme="minorHAnsi"/>
                <w:spacing w:val="-2"/>
                <w:sz w:val="20"/>
                <w:szCs w:val="20"/>
              </w:rPr>
              <w:t>s</w:t>
            </w:r>
            <w:r w:rsidRPr="0076060A">
              <w:rPr>
                <w:rFonts w:ascii="Roboto Condensed" w:eastAsia="Calibri" w:hAnsi="Roboto Condensed" w:cstheme="minorHAnsi"/>
                <w:sz w:val="20"/>
                <w:szCs w:val="20"/>
              </w:rPr>
              <w:t>er</w:t>
            </w:r>
            <w:r w:rsidRPr="0076060A">
              <w:rPr>
                <w:rFonts w:ascii="Roboto Condensed" w:eastAsia="Calibri" w:hAnsi="Roboto Condensed" w:cstheme="minorHAnsi"/>
                <w:spacing w:val="-1"/>
                <w:sz w:val="20"/>
                <w:szCs w:val="20"/>
              </w:rPr>
              <w:t xml:space="preserve"> </w:t>
            </w:r>
            <w:r w:rsidRPr="0076060A">
              <w:rPr>
                <w:rFonts w:ascii="Roboto Condensed" w:eastAsia="Calibri" w:hAnsi="Roboto Condensed" w:cstheme="minorHAnsi"/>
                <w:sz w:val="20"/>
                <w:szCs w:val="20"/>
              </w:rPr>
              <w:t>et</w:t>
            </w:r>
            <w:r w:rsidRPr="0076060A">
              <w:rPr>
                <w:rFonts w:ascii="Roboto Condensed" w:eastAsia="Calibri" w:hAnsi="Roboto Condensed" w:cstheme="minorHAnsi"/>
                <w:spacing w:val="1"/>
                <w:sz w:val="20"/>
                <w:szCs w:val="20"/>
              </w:rPr>
              <w:t xml:space="preserve"> </w:t>
            </w:r>
            <w:r w:rsidRPr="0076060A">
              <w:rPr>
                <w:rFonts w:ascii="Roboto Condensed" w:eastAsia="Calibri" w:hAnsi="Roboto Condensed" w:cstheme="minorHAnsi"/>
                <w:sz w:val="20"/>
                <w:szCs w:val="20"/>
              </w:rPr>
              <w:t>par</w:t>
            </w:r>
            <w:r w:rsidRPr="0076060A">
              <w:rPr>
                <w:rFonts w:ascii="Roboto Condensed" w:eastAsia="Calibri" w:hAnsi="Roboto Condensed" w:cstheme="minorHAnsi"/>
                <w:spacing w:val="-1"/>
                <w:sz w:val="20"/>
                <w:szCs w:val="20"/>
              </w:rPr>
              <w:t>l</w:t>
            </w:r>
            <w:r w:rsidRPr="0076060A">
              <w:rPr>
                <w:rFonts w:ascii="Roboto Condensed" w:eastAsia="Calibri" w:hAnsi="Roboto Condensed" w:cstheme="minorHAnsi"/>
                <w:spacing w:val="-2"/>
                <w:sz w:val="20"/>
                <w:szCs w:val="20"/>
              </w:rPr>
              <w:t>e</w:t>
            </w:r>
            <w:r w:rsidRPr="0076060A">
              <w:rPr>
                <w:rFonts w:ascii="Roboto Condensed" w:eastAsia="Calibri" w:hAnsi="Roboto Condensed" w:cstheme="minorHAnsi"/>
                <w:sz w:val="20"/>
                <w:szCs w:val="20"/>
              </w:rPr>
              <w:t xml:space="preserve">r de </w:t>
            </w:r>
            <w:r w:rsidRPr="0076060A">
              <w:rPr>
                <w:rFonts w:ascii="Roboto Condensed" w:eastAsia="Calibri" w:hAnsi="Roboto Condensed" w:cstheme="minorHAnsi"/>
                <w:spacing w:val="-2"/>
                <w:sz w:val="20"/>
                <w:szCs w:val="20"/>
              </w:rPr>
              <w:t>s</w:t>
            </w:r>
            <w:r w:rsidRPr="0076060A">
              <w:rPr>
                <w:rFonts w:ascii="Roboto Condensed" w:eastAsia="Calibri" w:hAnsi="Roboto Condensed" w:cstheme="minorHAnsi"/>
                <w:spacing w:val="1"/>
                <w:sz w:val="20"/>
                <w:szCs w:val="20"/>
              </w:rPr>
              <w:t>o</w:t>
            </w:r>
            <w:r w:rsidRPr="0076060A">
              <w:rPr>
                <w:rFonts w:ascii="Roboto Condensed" w:eastAsia="Calibri" w:hAnsi="Roboto Condensed" w:cstheme="minorHAnsi"/>
                <w:sz w:val="20"/>
                <w:szCs w:val="20"/>
              </w:rPr>
              <w:t>n</w:t>
            </w:r>
            <w:r w:rsidRPr="0076060A">
              <w:rPr>
                <w:rFonts w:ascii="Roboto Condensed" w:eastAsia="Calibri" w:hAnsi="Roboto Condensed" w:cstheme="minorHAnsi"/>
                <w:spacing w:val="-3"/>
                <w:sz w:val="20"/>
                <w:szCs w:val="20"/>
              </w:rPr>
              <w:t xml:space="preserve"> </w:t>
            </w:r>
            <w:r w:rsidRPr="0076060A">
              <w:rPr>
                <w:rFonts w:ascii="Roboto Condensed" w:eastAsia="Calibri" w:hAnsi="Roboto Condensed" w:cstheme="minorHAnsi"/>
                <w:spacing w:val="1"/>
                <w:sz w:val="20"/>
                <w:szCs w:val="20"/>
              </w:rPr>
              <w:t>P</w:t>
            </w:r>
            <w:r w:rsidRPr="0076060A">
              <w:rPr>
                <w:rFonts w:ascii="Roboto Condensed" w:eastAsia="Calibri" w:hAnsi="Roboto Condensed" w:cstheme="minorHAnsi"/>
                <w:spacing w:val="-3"/>
                <w:sz w:val="20"/>
                <w:szCs w:val="20"/>
              </w:rPr>
              <w:t>r</w:t>
            </w:r>
            <w:r w:rsidRPr="0076060A">
              <w:rPr>
                <w:rFonts w:ascii="Roboto Condensed" w:eastAsia="Calibri" w:hAnsi="Roboto Condensed" w:cstheme="minorHAnsi"/>
                <w:spacing w:val="1"/>
                <w:sz w:val="20"/>
                <w:szCs w:val="20"/>
              </w:rPr>
              <w:t>o</w:t>
            </w:r>
            <w:r w:rsidRPr="0076060A">
              <w:rPr>
                <w:rFonts w:ascii="Roboto Condensed" w:eastAsia="Calibri" w:hAnsi="Roboto Condensed" w:cstheme="minorHAnsi"/>
                <w:sz w:val="20"/>
                <w:szCs w:val="20"/>
              </w:rPr>
              <w:t>jet</w:t>
            </w:r>
            <w:r w:rsidRPr="0076060A">
              <w:rPr>
                <w:rFonts w:ascii="Roboto Condensed" w:eastAsia="Calibri" w:hAnsi="Roboto Condensed" w:cstheme="minorHAnsi"/>
                <w:spacing w:val="-1"/>
                <w:sz w:val="20"/>
                <w:szCs w:val="20"/>
              </w:rPr>
              <w:t xml:space="preserve"> </w:t>
            </w:r>
            <w:r w:rsidRPr="0076060A">
              <w:rPr>
                <w:rFonts w:ascii="Roboto Condensed" w:eastAsia="Calibri" w:hAnsi="Roboto Condensed" w:cstheme="minorHAnsi"/>
                <w:spacing w:val="1"/>
                <w:sz w:val="20"/>
                <w:szCs w:val="20"/>
              </w:rPr>
              <w:t>P</w:t>
            </w:r>
            <w:r w:rsidRPr="0076060A">
              <w:rPr>
                <w:rFonts w:ascii="Roboto Condensed" w:eastAsia="Calibri" w:hAnsi="Roboto Condensed" w:cstheme="minorHAnsi"/>
                <w:spacing w:val="-3"/>
                <w:sz w:val="20"/>
                <w:szCs w:val="20"/>
              </w:rPr>
              <w:t>r</w:t>
            </w:r>
            <w:r w:rsidRPr="0076060A">
              <w:rPr>
                <w:rFonts w:ascii="Roboto Condensed" w:eastAsia="Calibri" w:hAnsi="Roboto Condensed" w:cstheme="minorHAnsi"/>
                <w:spacing w:val="1"/>
                <w:sz w:val="20"/>
                <w:szCs w:val="20"/>
              </w:rPr>
              <w:t>o</w:t>
            </w:r>
            <w:r w:rsidRPr="0076060A">
              <w:rPr>
                <w:rFonts w:ascii="Roboto Condensed" w:eastAsia="Calibri" w:hAnsi="Roboto Condensed" w:cstheme="minorHAnsi"/>
                <w:sz w:val="20"/>
                <w:szCs w:val="20"/>
              </w:rPr>
              <w:t>f</w:t>
            </w:r>
            <w:r w:rsidRPr="0076060A">
              <w:rPr>
                <w:rFonts w:ascii="Roboto Condensed" w:eastAsia="Calibri" w:hAnsi="Roboto Condensed" w:cstheme="minorHAnsi"/>
                <w:spacing w:val="-2"/>
                <w:sz w:val="20"/>
                <w:szCs w:val="20"/>
              </w:rPr>
              <w:t>e</w:t>
            </w:r>
            <w:r w:rsidRPr="0076060A">
              <w:rPr>
                <w:rFonts w:ascii="Roboto Condensed" w:eastAsia="Calibri" w:hAnsi="Roboto Condensed" w:cstheme="minorHAnsi"/>
                <w:sz w:val="20"/>
                <w:szCs w:val="20"/>
              </w:rPr>
              <w:t>ssi</w:t>
            </w:r>
            <w:r w:rsidRPr="0076060A">
              <w:rPr>
                <w:rFonts w:ascii="Roboto Condensed" w:eastAsia="Calibri" w:hAnsi="Roboto Condensed" w:cstheme="minorHAnsi"/>
                <w:spacing w:val="1"/>
                <w:sz w:val="20"/>
                <w:szCs w:val="20"/>
              </w:rPr>
              <w:t>o</w:t>
            </w:r>
            <w:r w:rsidRPr="0076060A">
              <w:rPr>
                <w:rFonts w:ascii="Roboto Condensed" w:eastAsia="Calibri" w:hAnsi="Roboto Condensed" w:cstheme="minorHAnsi"/>
                <w:spacing w:val="-1"/>
                <w:sz w:val="20"/>
                <w:szCs w:val="20"/>
              </w:rPr>
              <w:t>nn</w:t>
            </w:r>
            <w:r w:rsidRPr="0076060A">
              <w:rPr>
                <w:rFonts w:ascii="Roboto Condensed" w:eastAsia="Calibri" w:hAnsi="Roboto Condensed" w:cstheme="minorHAnsi"/>
                <w:sz w:val="20"/>
                <w:szCs w:val="20"/>
              </w:rPr>
              <w:t>el</w:t>
            </w:r>
            <w:r w:rsidRPr="0076060A">
              <w:rPr>
                <w:rFonts w:ascii="Roboto Condensed" w:eastAsia="Calibri" w:hAnsi="Roboto Condensed" w:cstheme="minorHAnsi"/>
                <w:spacing w:val="-2"/>
                <w:sz w:val="20"/>
                <w:szCs w:val="20"/>
              </w:rPr>
              <w:t xml:space="preserve"> </w:t>
            </w:r>
            <w:r w:rsidRPr="0076060A">
              <w:rPr>
                <w:rFonts w:ascii="Roboto Condensed" w:eastAsia="Calibri" w:hAnsi="Roboto Condensed" w:cstheme="minorHAnsi"/>
                <w:spacing w:val="-1"/>
                <w:sz w:val="20"/>
                <w:szCs w:val="20"/>
              </w:rPr>
              <w:t>P</w:t>
            </w:r>
            <w:r w:rsidRPr="0076060A">
              <w:rPr>
                <w:rFonts w:ascii="Roboto Condensed" w:eastAsia="Calibri" w:hAnsi="Roboto Condensed" w:cstheme="minorHAnsi"/>
                <w:sz w:val="20"/>
                <w:szCs w:val="20"/>
              </w:rPr>
              <w:t>ers</w:t>
            </w:r>
            <w:r w:rsidRPr="0076060A">
              <w:rPr>
                <w:rFonts w:ascii="Roboto Condensed" w:eastAsia="Calibri" w:hAnsi="Roboto Condensed" w:cstheme="minorHAnsi"/>
                <w:spacing w:val="-1"/>
                <w:sz w:val="20"/>
                <w:szCs w:val="20"/>
              </w:rPr>
              <w:t>onn</w:t>
            </w:r>
            <w:r w:rsidRPr="0076060A">
              <w:rPr>
                <w:rFonts w:ascii="Roboto Condensed" w:eastAsia="Calibri" w:hAnsi="Roboto Condensed" w:cstheme="minorHAnsi"/>
                <w:sz w:val="20"/>
                <w:szCs w:val="20"/>
              </w:rPr>
              <w:t>el</w:t>
            </w:r>
          </w:p>
          <w:p w14:paraId="73CF2626" w14:textId="77777777" w:rsidR="00005323" w:rsidRPr="0076060A" w:rsidRDefault="00005323" w:rsidP="006236C0">
            <w:pPr>
              <w:spacing w:after="0" w:line="240" w:lineRule="auto"/>
              <w:ind w:left="113" w:right="306"/>
              <w:rPr>
                <w:rFonts w:ascii="Roboto Condensed" w:eastAsia="Calibri" w:hAnsi="Roboto Condensed" w:cstheme="minorHAnsi"/>
                <w:sz w:val="20"/>
                <w:szCs w:val="20"/>
              </w:rPr>
            </w:pPr>
            <w:r w:rsidRPr="0076060A">
              <w:rPr>
                <w:rFonts w:ascii="Roboto Condensed" w:eastAsia="Calibri" w:hAnsi="Roboto Condensed" w:cstheme="minorHAnsi"/>
                <w:spacing w:val="1"/>
                <w:sz w:val="20"/>
                <w:szCs w:val="20"/>
              </w:rPr>
              <w:t>1</w:t>
            </w:r>
            <w:r w:rsidRPr="0076060A">
              <w:rPr>
                <w:rFonts w:ascii="Roboto Condensed" w:eastAsia="Calibri" w:hAnsi="Roboto Condensed" w:cstheme="minorHAnsi"/>
                <w:sz w:val="20"/>
                <w:szCs w:val="20"/>
              </w:rPr>
              <w:t xml:space="preserve">. </w:t>
            </w:r>
            <w:r w:rsidRPr="0076060A">
              <w:rPr>
                <w:rFonts w:ascii="Roboto Condensed" w:eastAsia="Calibri" w:hAnsi="Roboto Condensed" w:cstheme="minorHAnsi"/>
                <w:spacing w:val="15"/>
                <w:sz w:val="20"/>
                <w:szCs w:val="20"/>
              </w:rPr>
              <w:t xml:space="preserve"> </w:t>
            </w:r>
            <w:r w:rsidRPr="0076060A">
              <w:rPr>
                <w:rFonts w:ascii="Roboto Condensed" w:eastAsia="Calibri" w:hAnsi="Roboto Condensed" w:cstheme="minorHAnsi"/>
                <w:sz w:val="20"/>
                <w:szCs w:val="20"/>
              </w:rPr>
              <w:t>Repr</w:t>
            </w:r>
            <w:r w:rsidRPr="0076060A">
              <w:rPr>
                <w:rFonts w:ascii="Roboto Condensed" w:eastAsia="Calibri" w:hAnsi="Roboto Condensed" w:cstheme="minorHAnsi"/>
                <w:spacing w:val="-1"/>
                <w:sz w:val="20"/>
                <w:szCs w:val="20"/>
              </w:rPr>
              <w:t>i</w:t>
            </w:r>
            <w:r w:rsidRPr="0076060A">
              <w:rPr>
                <w:rFonts w:ascii="Roboto Condensed" w:eastAsia="Calibri" w:hAnsi="Roboto Condensed" w:cstheme="minorHAnsi"/>
                <w:sz w:val="20"/>
                <w:szCs w:val="20"/>
              </w:rPr>
              <w:t>se</w:t>
            </w:r>
            <w:r w:rsidRPr="0076060A">
              <w:rPr>
                <w:rFonts w:ascii="Roboto Condensed" w:eastAsia="Calibri" w:hAnsi="Roboto Condensed" w:cstheme="minorHAnsi"/>
                <w:spacing w:val="1"/>
                <w:sz w:val="20"/>
                <w:szCs w:val="20"/>
              </w:rPr>
              <w:t xml:space="preserve"> </w:t>
            </w:r>
            <w:r w:rsidRPr="0076060A">
              <w:rPr>
                <w:rFonts w:ascii="Roboto Condensed" w:eastAsia="Calibri" w:hAnsi="Roboto Condensed" w:cstheme="minorHAnsi"/>
                <w:spacing w:val="-1"/>
                <w:sz w:val="20"/>
                <w:szCs w:val="20"/>
              </w:rPr>
              <w:t>d</w:t>
            </w:r>
            <w:r w:rsidRPr="0076060A">
              <w:rPr>
                <w:rFonts w:ascii="Roboto Condensed" w:eastAsia="Calibri" w:hAnsi="Roboto Condensed" w:cstheme="minorHAnsi"/>
                <w:spacing w:val="-2"/>
                <w:sz w:val="20"/>
                <w:szCs w:val="20"/>
              </w:rPr>
              <w:t>e</w:t>
            </w:r>
            <w:r w:rsidRPr="0076060A">
              <w:rPr>
                <w:rFonts w:ascii="Roboto Condensed" w:eastAsia="Calibri" w:hAnsi="Roboto Condensed" w:cstheme="minorHAnsi"/>
                <w:sz w:val="20"/>
                <w:szCs w:val="20"/>
              </w:rPr>
              <w:t>s 8</w:t>
            </w:r>
            <w:r w:rsidRPr="0076060A">
              <w:rPr>
                <w:rFonts w:ascii="Roboto Condensed" w:eastAsia="Calibri" w:hAnsi="Roboto Condensed" w:cstheme="minorHAnsi"/>
                <w:spacing w:val="-1"/>
                <w:sz w:val="20"/>
                <w:szCs w:val="20"/>
              </w:rPr>
              <w:t xml:space="preserve"> </w:t>
            </w:r>
            <w:r w:rsidRPr="0076060A">
              <w:rPr>
                <w:rFonts w:ascii="Roboto Condensed" w:eastAsia="Calibri" w:hAnsi="Roboto Condensed" w:cstheme="minorHAnsi"/>
                <w:sz w:val="20"/>
                <w:szCs w:val="20"/>
              </w:rPr>
              <w:t>clés</w:t>
            </w:r>
            <w:r w:rsidRPr="0076060A">
              <w:rPr>
                <w:rFonts w:ascii="Roboto Condensed" w:eastAsia="Calibri" w:hAnsi="Roboto Condensed" w:cstheme="minorHAnsi"/>
                <w:spacing w:val="-2"/>
                <w:sz w:val="20"/>
                <w:szCs w:val="20"/>
              </w:rPr>
              <w:t xml:space="preserve"> </w:t>
            </w:r>
            <w:r w:rsidRPr="0076060A">
              <w:rPr>
                <w:rFonts w:ascii="Roboto Condensed" w:eastAsia="Calibri" w:hAnsi="Roboto Condensed" w:cstheme="minorHAnsi"/>
                <w:sz w:val="20"/>
                <w:szCs w:val="20"/>
              </w:rPr>
              <w:t>de</w:t>
            </w:r>
            <w:r w:rsidRPr="0076060A">
              <w:rPr>
                <w:rFonts w:ascii="Roboto Condensed" w:eastAsia="Calibri" w:hAnsi="Roboto Condensed" w:cstheme="minorHAnsi"/>
                <w:spacing w:val="1"/>
                <w:sz w:val="20"/>
                <w:szCs w:val="20"/>
              </w:rPr>
              <w:t xml:space="preserve"> </w:t>
            </w:r>
            <w:r w:rsidRPr="0076060A">
              <w:rPr>
                <w:rFonts w:ascii="Roboto Condensed" w:eastAsia="Calibri" w:hAnsi="Roboto Condensed" w:cstheme="minorHAnsi"/>
                <w:spacing w:val="-3"/>
                <w:sz w:val="20"/>
                <w:szCs w:val="20"/>
              </w:rPr>
              <w:t>r</w:t>
            </w:r>
            <w:r w:rsidRPr="0076060A">
              <w:rPr>
                <w:rFonts w:ascii="Roboto Condensed" w:eastAsia="Calibri" w:hAnsi="Roboto Condensed" w:cstheme="minorHAnsi"/>
                <w:sz w:val="20"/>
                <w:szCs w:val="20"/>
              </w:rPr>
              <w:t>éuss</w:t>
            </w:r>
            <w:r w:rsidRPr="0076060A">
              <w:rPr>
                <w:rFonts w:ascii="Roboto Condensed" w:eastAsia="Calibri" w:hAnsi="Roboto Condensed" w:cstheme="minorHAnsi"/>
                <w:spacing w:val="-3"/>
                <w:sz w:val="20"/>
                <w:szCs w:val="20"/>
              </w:rPr>
              <w:t>i</w:t>
            </w:r>
            <w:r w:rsidRPr="0076060A">
              <w:rPr>
                <w:rFonts w:ascii="Roboto Condensed" w:eastAsia="Calibri" w:hAnsi="Roboto Condensed" w:cstheme="minorHAnsi"/>
                <w:sz w:val="20"/>
                <w:szCs w:val="20"/>
              </w:rPr>
              <w:t>te</w:t>
            </w:r>
            <w:r w:rsidRPr="0076060A">
              <w:rPr>
                <w:rFonts w:ascii="Roboto Condensed" w:eastAsia="Calibri" w:hAnsi="Roboto Condensed" w:cstheme="minorHAnsi"/>
                <w:spacing w:val="1"/>
                <w:sz w:val="20"/>
                <w:szCs w:val="20"/>
              </w:rPr>
              <w:t xml:space="preserve"> </w:t>
            </w:r>
            <w:r w:rsidRPr="0076060A">
              <w:rPr>
                <w:rFonts w:ascii="Roboto Condensed" w:eastAsia="Calibri" w:hAnsi="Roboto Condensed" w:cstheme="minorHAnsi"/>
                <w:sz w:val="20"/>
                <w:szCs w:val="20"/>
              </w:rPr>
              <w:t>d’</w:t>
            </w:r>
            <w:r w:rsidRPr="0076060A">
              <w:rPr>
                <w:rFonts w:ascii="Roboto Condensed" w:eastAsia="Calibri" w:hAnsi="Roboto Condensed" w:cstheme="minorHAnsi"/>
                <w:spacing w:val="-1"/>
                <w:sz w:val="20"/>
                <w:szCs w:val="20"/>
              </w:rPr>
              <w:t>u</w:t>
            </w:r>
            <w:r w:rsidRPr="0076060A">
              <w:rPr>
                <w:rFonts w:ascii="Roboto Condensed" w:eastAsia="Calibri" w:hAnsi="Roboto Condensed" w:cstheme="minorHAnsi"/>
                <w:sz w:val="20"/>
                <w:szCs w:val="20"/>
              </w:rPr>
              <w:t>n pro</w:t>
            </w:r>
            <w:r w:rsidRPr="0076060A">
              <w:rPr>
                <w:rFonts w:ascii="Roboto Condensed" w:eastAsia="Calibri" w:hAnsi="Roboto Condensed" w:cstheme="minorHAnsi"/>
                <w:spacing w:val="-2"/>
                <w:sz w:val="20"/>
                <w:szCs w:val="20"/>
              </w:rPr>
              <w:t>j</w:t>
            </w:r>
            <w:r w:rsidRPr="0076060A">
              <w:rPr>
                <w:rFonts w:ascii="Roboto Condensed" w:eastAsia="Calibri" w:hAnsi="Roboto Condensed" w:cstheme="minorHAnsi"/>
                <w:sz w:val="20"/>
                <w:szCs w:val="20"/>
              </w:rPr>
              <w:t>et</w:t>
            </w:r>
          </w:p>
          <w:p w14:paraId="6CF770B8" w14:textId="77777777" w:rsidR="00005323" w:rsidRPr="0076060A" w:rsidRDefault="00005323" w:rsidP="006236C0">
            <w:pPr>
              <w:spacing w:after="0" w:line="240" w:lineRule="auto"/>
              <w:ind w:left="113" w:right="306"/>
              <w:rPr>
                <w:rFonts w:ascii="Roboto Condensed" w:eastAsia="Calibri" w:hAnsi="Roboto Condensed" w:cstheme="minorHAnsi"/>
                <w:sz w:val="20"/>
                <w:szCs w:val="20"/>
              </w:rPr>
            </w:pPr>
            <w:r w:rsidRPr="0076060A">
              <w:rPr>
                <w:rFonts w:ascii="Roboto Condensed" w:eastAsia="Calibri" w:hAnsi="Roboto Condensed" w:cstheme="minorHAnsi"/>
                <w:spacing w:val="1"/>
                <w:sz w:val="20"/>
                <w:szCs w:val="20"/>
              </w:rPr>
              <w:t>2</w:t>
            </w:r>
            <w:r w:rsidRPr="0076060A">
              <w:rPr>
                <w:rFonts w:ascii="Roboto Condensed" w:eastAsia="Calibri" w:hAnsi="Roboto Condensed" w:cstheme="minorHAnsi"/>
                <w:sz w:val="20"/>
                <w:szCs w:val="20"/>
              </w:rPr>
              <w:t xml:space="preserve">. </w:t>
            </w:r>
            <w:r w:rsidRPr="0076060A">
              <w:rPr>
                <w:rFonts w:ascii="Roboto Condensed" w:eastAsia="Calibri" w:hAnsi="Roboto Condensed" w:cstheme="minorHAnsi"/>
                <w:spacing w:val="15"/>
                <w:sz w:val="20"/>
                <w:szCs w:val="20"/>
              </w:rPr>
              <w:t xml:space="preserve"> </w:t>
            </w:r>
            <w:r w:rsidRPr="0076060A">
              <w:rPr>
                <w:rFonts w:ascii="Roboto Condensed" w:eastAsia="Calibri" w:hAnsi="Roboto Condensed" w:cstheme="minorHAnsi"/>
                <w:sz w:val="20"/>
                <w:szCs w:val="20"/>
              </w:rPr>
              <w:t>Grille</w:t>
            </w:r>
            <w:r w:rsidRPr="0076060A">
              <w:rPr>
                <w:rFonts w:ascii="Roboto Condensed" w:eastAsia="Calibri" w:hAnsi="Roboto Condensed" w:cstheme="minorHAnsi"/>
                <w:spacing w:val="1"/>
                <w:sz w:val="20"/>
                <w:szCs w:val="20"/>
              </w:rPr>
              <w:t xml:space="preserve"> </w:t>
            </w:r>
            <w:r w:rsidRPr="0076060A">
              <w:rPr>
                <w:rFonts w:ascii="Roboto Condensed" w:eastAsia="Calibri" w:hAnsi="Roboto Condensed" w:cstheme="minorHAnsi"/>
                <w:spacing w:val="-1"/>
                <w:sz w:val="20"/>
                <w:szCs w:val="20"/>
              </w:rPr>
              <w:t>d</w:t>
            </w:r>
            <w:r w:rsidRPr="0076060A">
              <w:rPr>
                <w:rFonts w:ascii="Roboto Condensed" w:eastAsia="Calibri" w:hAnsi="Roboto Condensed" w:cstheme="minorHAnsi"/>
                <w:sz w:val="20"/>
                <w:szCs w:val="20"/>
              </w:rPr>
              <w:t>e</w:t>
            </w:r>
            <w:r w:rsidRPr="0076060A">
              <w:rPr>
                <w:rFonts w:ascii="Roboto Condensed" w:eastAsia="Calibri" w:hAnsi="Roboto Condensed" w:cstheme="minorHAnsi"/>
                <w:spacing w:val="1"/>
                <w:sz w:val="20"/>
                <w:szCs w:val="20"/>
              </w:rPr>
              <w:t xml:space="preserve"> </w:t>
            </w:r>
            <w:r w:rsidRPr="0076060A">
              <w:rPr>
                <w:rFonts w:ascii="Roboto Condensed" w:eastAsia="Calibri" w:hAnsi="Roboto Condensed" w:cstheme="minorHAnsi"/>
                <w:sz w:val="20"/>
                <w:szCs w:val="20"/>
              </w:rPr>
              <w:t>«</w:t>
            </w:r>
            <w:r w:rsidRPr="0076060A">
              <w:rPr>
                <w:rFonts w:ascii="Roboto Condensed" w:eastAsia="Calibri" w:hAnsi="Roboto Condensed" w:cstheme="minorHAnsi"/>
                <w:spacing w:val="-2"/>
                <w:sz w:val="20"/>
                <w:szCs w:val="20"/>
              </w:rPr>
              <w:t xml:space="preserve"> </w:t>
            </w:r>
            <w:r w:rsidRPr="0076060A">
              <w:rPr>
                <w:rFonts w:ascii="Roboto Condensed" w:eastAsia="Calibri" w:hAnsi="Roboto Condensed" w:cstheme="minorHAnsi"/>
                <w:sz w:val="20"/>
                <w:szCs w:val="20"/>
              </w:rPr>
              <w:t>c</w:t>
            </w:r>
            <w:r w:rsidRPr="0076060A">
              <w:rPr>
                <w:rFonts w:ascii="Roboto Condensed" w:eastAsia="Calibri" w:hAnsi="Roboto Condensed" w:cstheme="minorHAnsi"/>
                <w:spacing w:val="1"/>
                <w:sz w:val="20"/>
                <w:szCs w:val="20"/>
              </w:rPr>
              <w:t>o</w:t>
            </w:r>
            <w:r w:rsidRPr="0076060A">
              <w:rPr>
                <w:rFonts w:ascii="Roboto Condensed" w:eastAsia="Calibri" w:hAnsi="Roboto Condensed" w:cstheme="minorHAnsi"/>
                <w:spacing w:val="-3"/>
                <w:sz w:val="20"/>
                <w:szCs w:val="20"/>
              </w:rPr>
              <w:t>h</w:t>
            </w:r>
            <w:r w:rsidRPr="0076060A">
              <w:rPr>
                <w:rFonts w:ascii="Roboto Condensed" w:eastAsia="Calibri" w:hAnsi="Roboto Condensed" w:cstheme="minorHAnsi"/>
                <w:sz w:val="20"/>
                <w:szCs w:val="20"/>
              </w:rPr>
              <w:t>éren</w:t>
            </w:r>
            <w:r w:rsidRPr="0076060A">
              <w:rPr>
                <w:rFonts w:ascii="Roboto Condensed" w:eastAsia="Calibri" w:hAnsi="Roboto Condensed" w:cstheme="minorHAnsi"/>
                <w:spacing w:val="-2"/>
                <w:sz w:val="20"/>
                <w:szCs w:val="20"/>
              </w:rPr>
              <w:t>c</w:t>
            </w:r>
            <w:r w:rsidRPr="0076060A">
              <w:rPr>
                <w:rFonts w:ascii="Roboto Condensed" w:eastAsia="Calibri" w:hAnsi="Roboto Condensed" w:cstheme="minorHAnsi"/>
                <w:sz w:val="20"/>
                <w:szCs w:val="20"/>
              </w:rPr>
              <w:t>e</w:t>
            </w:r>
            <w:r w:rsidRPr="0076060A">
              <w:rPr>
                <w:rFonts w:ascii="Roboto Condensed" w:eastAsia="Calibri" w:hAnsi="Roboto Condensed" w:cstheme="minorHAnsi"/>
                <w:spacing w:val="1"/>
                <w:sz w:val="20"/>
                <w:szCs w:val="20"/>
              </w:rPr>
              <w:t xml:space="preserve"> </w:t>
            </w:r>
            <w:r w:rsidRPr="0076060A">
              <w:rPr>
                <w:rFonts w:ascii="Roboto Condensed" w:eastAsia="Calibri" w:hAnsi="Roboto Condensed" w:cstheme="minorHAnsi"/>
                <w:spacing w:val="-1"/>
                <w:sz w:val="20"/>
                <w:szCs w:val="20"/>
              </w:rPr>
              <w:t>d</w:t>
            </w:r>
            <w:r w:rsidRPr="0076060A">
              <w:rPr>
                <w:rFonts w:ascii="Roboto Condensed" w:eastAsia="Calibri" w:hAnsi="Roboto Condensed" w:cstheme="minorHAnsi"/>
                <w:sz w:val="20"/>
                <w:szCs w:val="20"/>
              </w:rPr>
              <w:t>u</w:t>
            </w:r>
            <w:r w:rsidRPr="0076060A">
              <w:rPr>
                <w:rFonts w:ascii="Roboto Condensed" w:eastAsia="Calibri" w:hAnsi="Roboto Condensed" w:cstheme="minorHAnsi"/>
                <w:spacing w:val="-1"/>
                <w:sz w:val="20"/>
                <w:szCs w:val="20"/>
              </w:rPr>
              <w:t xml:space="preserve"> </w:t>
            </w:r>
            <w:r w:rsidRPr="0076060A">
              <w:rPr>
                <w:rFonts w:ascii="Roboto Condensed" w:eastAsia="Calibri" w:hAnsi="Roboto Condensed" w:cstheme="minorHAnsi"/>
                <w:sz w:val="20"/>
                <w:szCs w:val="20"/>
              </w:rPr>
              <w:t>p</w:t>
            </w:r>
            <w:r w:rsidRPr="0076060A">
              <w:rPr>
                <w:rFonts w:ascii="Roboto Condensed" w:eastAsia="Calibri" w:hAnsi="Roboto Condensed" w:cstheme="minorHAnsi"/>
                <w:spacing w:val="-3"/>
                <w:sz w:val="20"/>
                <w:szCs w:val="20"/>
              </w:rPr>
              <w:t>r</w:t>
            </w:r>
            <w:r w:rsidRPr="0076060A">
              <w:rPr>
                <w:rFonts w:ascii="Roboto Condensed" w:eastAsia="Calibri" w:hAnsi="Roboto Condensed" w:cstheme="minorHAnsi"/>
                <w:spacing w:val="1"/>
                <w:sz w:val="20"/>
                <w:szCs w:val="20"/>
              </w:rPr>
              <w:t>o</w:t>
            </w:r>
            <w:r w:rsidRPr="0076060A">
              <w:rPr>
                <w:rFonts w:ascii="Roboto Condensed" w:eastAsia="Calibri" w:hAnsi="Roboto Condensed" w:cstheme="minorHAnsi"/>
                <w:sz w:val="20"/>
                <w:szCs w:val="20"/>
              </w:rPr>
              <w:t>jet » r</w:t>
            </w:r>
            <w:r w:rsidRPr="0076060A">
              <w:rPr>
                <w:rFonts w:ascii="Roboto Condensed" w:eastAsia="Calibri" w:hAnsi="Roboto Condensed" w:cstheme="minorHAnsi"/>
                <w:spacing w:val="-2"/>
                <w:sz w:val="20"/>
                <w:szCs w:val="20"/>
              </w:rPr>
              <w:t>e</w:t>
            </w:r>
            <w:r w:rsidRPr="0076060A">
              <w:rPr>
                <w:rFonts w:ascii="Roboto Condensed" w:eastAsia="Calibri" w:hAnsi="Roboto Condensed" w:cstheme="minorHAnsi"/>
                <w:spacing w:val="1"/>
                <w:sz w:val="20"/>
                <w:szCs w:val="20"/>
              </w:rPr>
              <w:t>m</w:t>
            </w:r>
            <w:r w:rsidRPr="0076060A">
              <w:rPr>
                <w:rFonts w:ascii="Roboto Condensed" w:eastAsia="Calibri" w:hAnsi="Roboto Condensed" w:cstheme="minorHAnsi"/>
                <w:spacing w:val="-1"/>
                <w:sz w:val="20"/>
                <w:szCs w:val="20"/>
              </w:rPr>
              <w:t>p</w:t>
            </w:r>
            <w:r w:rsidRPr="0076060A">
              <w:rPr>
                <w:rFonts w:ascii="Roboto Condensed" w:eastAsia="Calibri" w:hAnsi="Roboto Condensed" w:cstheme="minorHAnsi"/>
                <w:sz w:val="20"/>
                <w:szCs w:val="20"/>
              </w:rPr>
              <w:t>l</w:t>
            </w:r>
            <w:r w:rsidRPr="0076060A">
              <w:rPr>
                <w:rFonts w:ascii="Roboto Condensed" w:eastAsia="Calibri" w:hAnsi="Roboto Condensed" w:cstheme="minorHAnsi"/>
                <w:spacing w:val="-1"/>
                <w:sz w:val="20"/>
                <w:szCs w:val="20"/>
              </w:rPr>
              <w:t>i</w:t>
            </w:r>
            <w:r w:rsidRPr="0076060A">
              <w:rPr>
                <w:rFonts w:ascii="Roboto Condensed" w:eastAsia="Calibri" w:hAnsi="Roboto Condensed" w:cstheme="minorHAnsi"/>
                <w:sz w:val="20"/>
                <w:szCs w:val="20"/>
              </w:rPr>
              <w:t>e</w:t>
            </w:r>
            <w:r w:rsidRPr="0076060A">
              <w:rPr>
                <w:rFonts w:ascii="Roboto Condensed" w:eastAsia="Calibri" w:hAnsi="Roboto Condensed" w:cstheme="minorHAnsi"/>
                <w:spacing w:val="-2"/>
                <w:sz w:val="20"/>
                <w:szCs w:val="20"/>
              </w:rPr>
              <w:t xml:space="preserve"> </w:t>
            </w:r>
            <w:r w:rsidRPr="0076060A">
              <w:rPr>
                <w:rFonts w:ascii="Roboto Condensed" w:eastAsia="Calibri" w:hAnsi="Roboto Condensed" w:cstheme="minorHAnsi"/>
                <w:sz w:val="20"/>
                <w:szCs w:val="20"/>
              </w:rPr>
              <w:t>par l’</w:t>
            </w:r>
            <w:r w:rsidRPr="0076060A">
              <w:rPr>
                <w:rFonts w:ascii="Roboto Condensed" w:eastAsia="Calibri" w:hAnsi="Roboto Condensed" w:cstheme="minorHAnsi"/>
                <w:spacing w:val="-2"/>
                <w:sz w:val="20"/>
                <w:szCs w:val="20"/>
              </w:rPr>
              <w:t>é</w:t>
            </w:r>
            <w:r w:rsidRPr="0076060A">
              <w:rPr>
                <w:rFonts w:ascii="Roboto Condensed" w:eastAsia="Calibri" w:hAnsi="Roboto Condensed" w:cstheme="minorHAnsi"/>
                <w:sz w:val="20"/>
                <w:szCs w:val="20"/>
              </w:rPr>
              <w:t>tu</w:t>
            </w:r>
            <w:r w:rsidRPr="0076060A">
              <w:rPr>
                <w:rFonts w:ascii="Roboto Condensed" w:eastAsia="Calibri" w:hAnsi="Roboto Condensed" w:cstheme="minorHAnsi"/>
                <w:spacing w:val="-1"/>
                <w:sz w:val="20"/>
                <w:szCs w:val="20"/>
              </w:rPr>
              <w:t>d</w:t>
            </w:r>
            <w:r w:rsidRPr="0076060A">
              <w:rPr>
                <w:rFonts w:ascii="Roboto Condensed" w:eastAsia="Calibri" w:hAnsi="Roboto Condensed" w:cstheme="minorHAnsi"/>
                <w:sz w:val="20"/>
                <w:szCs w:val="20"/>
              </w:rPr>
              <w:t>ia</w:t>
            </w:r>
            <w:r w:rsidRPr="0076060A">
              <w:rPr>
                <w:rFonts w:ascii="Roboto Condensed" w:eastAsia="Calibri" w:hAnsi="Roboto Condensed" w:cstheme="minorHAnsi"/>
                <w:spacing w:val="-1"/>
                <w:sz w:val="20"/>
                <w:szCs w:val="20"/>
              </w:rPr>
              <w:t>n</w:t>
            </w:r>
            <w:r w:rsidRPr="0076060A">
              <w:rPr>
                <w:rFonts w:ascii="Roboto Condensed" w:eastAsia="Calibri" w:hAnsi="Roboto Condensed" w:cstheme="minorHAnsi"/>
                <w:sz w:val="20"/>
                <w:szCs w:val="20"/>
              </w:rPr>
              <w:t>t</w:t>
            </w:r>
          </w:p>
          <w:p w14:paraId="6BAC38DA" w14:textId="77777777" w:rsidR="00005323" w:rsidRPr="0076060A" w:rsidRDefault="00005323" w:rsidP="006236C0">
            <w:pPr>
              <w:spacing w:after="0" w:line="240" w:lineRule="auto"/>
              <w:ind w:left="113" w:right="306"/>
              <w:rPr>
                <w:rFonts w:ascii="Roboto Condensed" w:eastAsia="Calibri" w:hAnsi="Roboto Condensed" w:cstheme="minorHAnsi"/>
                <w:position w:val="1"/>
                <w:sz w:val="20"/>
                <w:szCs w:val="20"/>
              </w:rPr>
            </w:pPr>
            <w:r w:rsidRPr="0076060A">
              <w:rPr>
                <w:rFonts w:ascii="Roboto Condensed" w:eastAsia="Calibri" w:hAnsi="Roboto Condensed" w:cstheme="minorHAnsi"/>
                <w:spacing w:val="1"/>
                <w:position w:val="1"/>
                <w:sz w:val="20"/>
                <w:szCs w:val="20"/>
              </w:rPr>
              <w:t>3</w:t>
            </w:r>
            <w:r w:rsidRPr="0076060A">
              <w:rPr>
                <w:rFonts w:ascii="Roboto Condensed" w:eastAsia="Calibri" w:hAnsi="Roboto Condensed" w:cstheme="minorHAnsi"/>
                <w:position w:val="1"/>
                <w:sz w:val="20"/>
                <w:szCs w:val="20"/>
              </w:rPr>
              <w:t xml:space="preserve">. </w:t>
            </w:r>
            <w:r w:rsidRPr="0076060A">
              <w:rPr>
                <w:rFonts w:ascii="Roboto Condensed" w:eastAsia="Calibri" w:hAnsi="Roboto Condensed" w:cstheme="minorHAnsi"/>
                <w:spacing w:val="15"/>
                <w:position w:val="1"/>
                <w:sz w:val="20"/>
                <w:szCs w:val="20"/>
              </w:rPr>
              <w:t xml:space="preserve"> </w:t>
            </w:r>
            <w:r w:rsidRPr="0076060A">
              <w:rPr>
                <w:rFonts w:ascii="Roboto Condensed" w:eastAsia="Calibri" w:hAnsi="Roboto Condensed" w:cstheme="minorHAnsi"/>
                <w:position w:val="1"/>
                <w:sz w:val="20"/>
                <w:szCs w:val="20"/>
              </w:rPr>
              <w:t>Exp</w:t>
            </w:r>
            <w:r w:rsidRPr="0076060A">
              <w:rPr>
                <w:rFonts w:ascii="Roboto Condensed" w:eastAsia="Calibri" w:hAnsi="Roboto Condensed" w:cstheme="minorHAnsi"/>
                <w:spacing w:val="1"/>
                <w:position w:val="1"/>
                <w:sz w:val="20"/>
                <w:szCs w:val="20"/>
              </w:rPr>
              <w:t>o</w:t>
            </w:r>
            <w:r w:rsidRPr="0076060A">
              <w:rPr>
                <w:rFonts w:ascii="Roboto Condensed" w:eastAsia="Calibri" w:hAnsi="Roboto Condensed" w:cstheme="minorHAnsi"/>
                <w:spacing w:val="-2"/>
                <w:position w:val="1"/>
                <w:sz w:val="20"/>
                <w:szCs w:val="20"/>
              </w:rPr>
              <w:t>s</w:t>
            </w:r>
            <w:r w:rsidRPr="0076060A">
              <w:rPr>
                <w:rFonts w:ascii="Roboto Condensed" w:eastAsia="Calibri" w:hAnsi="Roboto Condensed" w:cstheme="minorHAnsi"/>
                <w:position w:val="1"/>
                <w:sz w:val="20"/>
                <w:szCs w:val="20"/>
              </w:rPr>
              <w:t>é</w:t>
            </w:r>
            <w:r w:rsidRPr="0076060A">
              <w:rPr>
                <w:rFonts w:ascii="Roboto Condensed" w:eastAsia="Calibri" w:hAnsi="Roboto Condensed" w:cstheme="minorHAnsi"/>
                <w:spacing w:val="1"/>
                <w:position w:val="1"/>
                <w:sz w:val="20"/>
                <w:szCs w:val="20"/>
              </w:rPr>
              <w:t xml:space="preserve"> </w:t>
            </w:r>
            <w:r w:rsidRPr="0076060A">
              <w:rPr>
                <w:rFonts w:ascii="Roboto Condensed" w:eastAsia="Calibri" w:hAnsi="Roboto Condensed" w:cstheme="minorHAnsi"/>
                <w:spacing w:val="-1"/>
                <w:position w:val="1"/>
                <w:sz w:val="20"/>
                <w:szCs w:val="20"/>
              </w:rPr>
              <w:t>o</w:t>
            </w:r>
            <w:r w:rsidRPr="0076060A">
              <w:rPr>
                <w:rFonts w:ascii="Roboto Condensed" w:eastAsia="Calibri" w:hAnsi="Roboto Condensed" w:cstheme="minorHAnsi"/>
                <w:position w:val="1"/>
                <w:sz w:val="20"/>
                <w:szCs w:val="20"/>
              </w:rPr>
              <w:t>ral</w:t>
            </w:r>
            <w:r w:rsidRPr="0076060A">
              <w:rPr>
                <w:rFonts w:ascii="Roboto Condensed" w:eastAsia="Calibri" w:hAnsi="Roboto Condensed" w:cstheme="minorHAnsi"/>
                <w:spacing w:val="-1"/>
                <w:position w:val="1"/>
                <w:sz w:val="20"/>
                <w:szCs w:val="20"/>
              </w:rPr>
              <w:t xml:space="preserve"> </w:t>
            </w:r>
            <w:r w:rsidRPr="0076060A">
              <w:rPr>
                <w:rFonts w:ascii="Roboto Condensed" w:eastAsia="Calibri" w:hAnsi="Roboto Condensed" w:cstheme="minorHAnsi"/>
                <w:position w:val="1"/>
                <w:sz w:val="20"/>
                <w:szCs w:val="20"/>
              </w:rPr>
              <w:t>d</w:t>
            </w:r>
            <w:r w:rsidRPr="0076060A">
              <w:rPr>
                <w:rFonts w:ascii="Roboto Condensed" w:eastAsia="Calibri" w:hAnsi="Roboto Condensed" w:cstheme="minorHAnsi"/>
                <w:spacing w:val="-2"/>
                <w:position w:val="1"/>
                <w:sz w:val="20"/>
                <w:szCs w:val="20"/>
              </w:rPr>
              <w:t>e</w:t>
            </w:r>
            <w:r w:rsidRPr="0076060A">
              <w:rPr>
                <w:rFonts w:ascii="Roboto Condensed" w:eastAsia="Calibri" w:hAnsi="Roboto Condensed" w:cstheme="minorHAnsi"/>
                <w:spacing w:val="1"/>
                <w:position w:val="1"/>
                <w:sz w:val="20"/>
                <w:szCs w:val="20"/>
              </w:rPr>
              <w:t>v</w:t>
            </w:r>
            <w:r w:rsidRPr="0076060A">
              <w:rPr>
                <w:rFonts w:ascii="Roboto Condensed" w:eastAsia="Calibri" w:hAnsi="Roboto Condensed" w:cstheme="minorHAnsi"/>
                <w:position w:val="1"/>
                <w:sz w:val="20"/>
                <w:szCs w:val="20"/>
              </w:rPr>
              <w:t>a</w:t>
            </w:r>
            <w:r w:rsidRPr="0076060A">
              <w:rPr>
                <w:rFonts w:ascii="Roboto Condensed" w:eastAsia="Calibri" w:hAnsi="Roboto Condensed" w:cstheme="minorHAnsi"/>
                <w:spacing w:val="-1"/>
                <w:position w:val="1"/>
                <w:sz w:val="20"/>
                <w:szCs w:val="20"/>
              </w:rPr>
              <w:t>n</w:t>
            </w:r>
            <w:r w:rsidRPr="0076060A">
              <w:rPr>
                <w:rFonts w:ascii="Roboto Condensed" w:eastAsia="Calibri" w:hAnsi="Roboto Condensed" w:cstheme="minorHAnsi"/>
                <w:position w:val="1"/>
                <w:sz w:val="20"/>
                <w:szCs w:val="20"/>
              </w:rPr>
              <w:t>t</w:t>
            </w:r>
            <w:r w:rsidRPr="0076060A">
              <w:rPr>
                <w:rFonts w:ascii="Roboto Condensed" w:eastAsia="Calibri" w:hAnsi="Roboto Condensed" w:cstheme="minorHAnsi"/>
                <w:spacing w:val="1"/>
                <w:position w:val="1"/>
                <w:sz w:val="20"/>
                <w:szCs w:val="20"/>
              </w:rPr>
              <w:t xml:space="preserve"> </w:t>
            </w:r>
            <w:r w:rsidRPr="0076060A">
              <w:rPr>
                <w:rFonts w:ascii="Roboto Condensed" w:eastAsia="Calibri" w:hAnsi="Roboto Condensed" w:cstheme="minorHAnsi"/>
                <w:spacing w:val="-3"/>
                <w:position w:val="1"/>
                <w:sz w:val="20"/>
                <w:szCs w:val="20"/>
              </w:rPr>
              <w:t>l</w:t>
            </w:r>
            <w:r w:rsidRPr="0076060A">
              <w:rPr>
                <w:rFonts w:ascii="Roboto Condensed" w:eastAsia="Calibri" w:hAnsi="Roboto Condensed" w:cstheme="minorHAnsi"/>
                <w:position w:val="1"/>
                <w:sz w:val="20"/>
                <w:szCs w:val="20"/>
              </w:rPr>
              <w:t>e</w:t>
            </w:r>
            <w:r w:rsidRPr="0076060A">
              <w:rPr>
                <w:rFonts w:ascii="Roboto Condensed" w:eastAsia="Calibri" w:hAnsi="Roboto Condensed" w:cstheme="minorHAnsi"/>
                <w:spacing w:val="1"/>
                <w:position w:val="1"/>
                <w:sz w:val="20"/>
                <w:szCs w:val="20"/>
              </w:rPr>
              <w:t xml:space="preserve"> </w:t>
            </w:r>
            <w:r w:rsidRPr="0076060A">
              <w:rPr>
                <w:rFonts w:ascii="Roboto Condensed" w:eastAsia="Calibri" w:hAnsi="Roboto Condensed" w:cstheme="minorHAnsi"/>
                <w:spacing w:val="-1"/>
                <w:position w:val="1"/>
                <w:sz w:val="20"/>
                <w:szCs w:val="20"/>
              </w:rPr>
              <w:t>g</w:t>
            </w:r>
            <w:r w:rsidRPr="0076060A">
              <w:rPr>
                <w:rFonts w:ascii="Roboto Condensed" w:eastAsia="Calibri" w:hAnsi="Roboto Condensed" w:cstheme="minorHAnsi"/>
                <w:position w:val="1"/>
                <w:sz w:val="20"/>
                <w:szCs w:val="20"/>
              </w:rPr>
              <w:t>r</w:t>
            </w:r>
            <w:r w:rsidRPr="0076060A">
              <w:rPr>
                <w:rFonts w:ascii="Roboto Condensed" w:eastAsia="Calibri" w:hAnsi="Roboto Condensed" w:cstheme="minorHAnsi"/>
                <w:spacing w:val="1"/>
                <w:position w:val="1"/>
                <w:sz w:val="20"/>
                <w:szCs w:val="20"/>
              </w:rPr>
              <w:t>o</w:t>
            </w:r>
            <w:r w:rsidRPr="0076060A">
              <w:rPr>
                <w:rFonts w:ascii="Roboto Condensed" w:eastAsia="Calibri" w:hAnsi="Roboto Condensed" w:cstheme="minorHAnsi"/>
                <w:spacing w:val="-3"/>
                <w:position w:val="1"/>
                <w:sz w:val="20"/>
                <w:szCs w:val="20"/>
              </w:rPr>
              <w:t>u</w:t>
            </w:r>
            <w:r w:rsidRPr="0076060A">
              <w:rPr>
                <w:rFonts w:ascii="Roboto Condensed" w:eastAsia="Calibri" w:hAnsi="Roboto Condensed" w:cstheme="minorHAnsi"/>
                <w:spacing w:val="-1"/>
                <w:position w:val="1"/>
                <w:sz w:val="20"/>
                <w:szCs w:val="20"/>
              </w:rPr>
              <w:t>p</w:t>
            </w:r>
            <w:r w:rsidRPr="0076060A">
              <w:rPr>
                <w:rFonts w:ascii="Roboto Condensed" w:eastAsia="Calibri" w:hAnsi="Roboto Condensed" w:cstheme="minorHAnsi"/>
                <w:position w:val="1"/>
                <w:sz w:val="20"/>
                <w:szCs w:val="20"/>
              </w:rPr>
              <w:t>e</w:t>
            </w:r>
            <w:r w:rsidRPr="0076060A">
              <w:rPr>
                <w:rFonts w:ascii="Roboto Condensed" w:eastAsia="Calibri" w:hAnsi="Roboto Condensed" w:cstheme="minorHAnsi"/>
                <w:spacing w:val="1"/>
                <w:position w:val="1"/>
                <w:sz w:val="20"/>
                <w:szCs w:val="20"/>
              </w:rPr>
              <w:t xml:space="preserve"> </w:t>
            </w:r>
            <w:r w:rsidRPr="0076060A">
              <w:rPr>
                <w:rFonts w:ascii="Roboto Condensed" w:eastAsia="Calibri" w:hAnsi="Roboto Condensed" w:cstheme="minorHAnsi"/>
                <w:spacing w:val="-1"/>
                <w:position w:val="1"/>
                <w:sz w:val="20"/>
                <w:szCs w:val="20"/>
              </w:rPr>
              <w:t>d</w:t>
            </w:r>
            <w:r w:rsidRPr="0076060A">
              <w:rPr>
                <w:rFonts w:ascii="Roboto Condensed" w:eastAsia="Calibri" w:hAnsi="Roboto Condensed" w:cstheme="minorHAnsi"/>
                <w:position w:val="1"/>
                <w:sz w:val="20"/>
                <w:szCs w:val="20"/>
              </w:rPr>
              <w:t>e</w:t>
            </w:r>
            <w:r w:rsidRPr="0076060A">
              <w:rPr>
                <w:rFonts w:ascii="Roboto Condensed" w:eastAsia="Calibri" w:hAnsi="Roboto Condensed" w:cstheme="minorHAnsi"/>
                <w:spacing w:val="1"/>
                <w:position w:val="1"/>
                <w:sz w:val="20"/>
                <w:szCs w:val="20"/>
              </w:rPr>
              <w:t xml:space="preserve"> </w:t>
            </w:r>
            <w:r w:rsidRPr="0076060A">
              <w:rPr>
                <w:rFonts w:ascii="Roboto Condensed" w:eastAsia="Calibri" w:hAnsi="Roboto Condensed" w:cstheme="minorHAnsi"/>
                <w:spacing w:val="-2"/>
                <w:position w:val="1"/>
                <w:sz w:val="20"/>
                <w:szCs w:val="20"/>
              </w:rPr>
              <w:t>s</w:t>
            </w:r>
            <w:r w:rsidRPr="0076060A">
              <w:rPr>
                <w:rFonts w:ascii="Roboto Condensed" w:eastAsia="Calibri" w:hAnsi="Roboto Condensed" w:cstheme="minorHAnsi"/>
                <w:spacing w:val="1"/>
                <w:position w:val="1"/>
                <w:sz w:val="20"/>
                <w:szCs w:val="20"/>
              </w:rPr>
              <w:t>o</w:t>
            </w:r>
            <w:r w:rsidRPr="0076060A">
              <w:rPr>
                <w:rFonts w:ascii="Roboto Condensed" w:eastAsia="Calibri" w:hAnsi="Roboto Condensed" w:cstheme="minorHAnsi"/>
                <w:position w:val="1"/>
                <w:sz w:val="20"/>
                <w:szCs w:val="20"/>
              </w:rPr>
              <w:t>n</w:t>
            </w:r>
            <w:r w:rsidRPr="0076060A">
              <w:rPr>
                <w:rFonts w:ascii="Roboto Condensed" w:eastAsia="Calibri" w:hAnsi="Roboto Condensed" w:cstheme="minorHAnsi"/>
                <w:spacing w:val="-1"/>
                <w:position w:val="1"/>
                <w:sz w:val="20"/>
                <w:szCs w:val="20"/>
              </w:rPr>
              <w:t xml:space="preserve"> </w:t>
            </w:r>
            <w:r w:rsidRPr="0076060A">
              <w:rPr>
                <w:rFonts w:ascii="Roboto Condensed" w:eastAsia="Calibri" w:hAnsi="Roboto Condensed" w:cstheme="minorHAnsi"/>
                <w:position w:val="1"/>
                <w:sz w:val="20"/>
                <w:szCs w:val="20"/>
              </w:rPr>
              <w:t>pr</w:t>
            </w:r>
            <w:r w:rsidRPr="0076060A">
              <w:rPr>
                <w:rFonts w:ascii="Roboto Condensed" w:eastAsia="Calibri" w:hAnsi="Roboto Condensed" w:cstheme="minorHAnsi"/>
                <w:spacing w:val="-2"/>
                <w:position w:val="1"/>
                <w:sz w:val="20"/>
                <w:szCs w:val="20"/>
              </w:rPr>
              <w:t>o</w:t>
            </w:r>
            <w:r w:rsidRPr="0076060A">
              <w:rPr>
                <w:rFonts w:ascii="Roboto Condensed" w:eastAsia="Calibri" w:hAnsi="Roboto Condensed" w:cstheme="minorHAnsi"/>
                <w:position w:val="1"/>
                <w:sz w:val="20"/>
                <w:szCs w:val="20"/>
              </w:rPr>
              <w:t>jet</w:t>
            </w:r>
          </w:p>
          <w:p w14:paraId="490E06B2" w14:textId="77777777" w:rsidR="00005323" w:rsidRPr="0076060A" w:rsidRDefault="00005323" w:rsidP="006236C0">
            <w:pPr>
              <w:spacing w:after="0" w:line="240" w:lineRule="auto"/>
              <w:ind w:left="113" w:right="306"/>
              <w:rPr>
                <w:rFonts w:ascii="Roboto Condensed" w:eastAsia="Calibri" w:hAnsi="Roboto Condensed" w:cstheme="minorHAnsi"/>
                <w:sz w:val="20"/>
                <w:szCs w:val="20"/>
              </w:rPr>
            </w:pPr>
            <w:r w:rsidRPr="0076060A">
              <w:rPr>
                <w:rFonts w:ascii="Roboto Condensed" w:eastAsia="Calibri" w:hAnsi="Roboto Condensed" w:cstheme="minorHAnsi"/>
                <w:spacing w:val="1"/>
                <w:position w:val="1"/>
                <w:sz w:val="20"/>
                <w:szCs w:val="20"/>
              </w:rPr>
              <w:t>4</w:t>
            </w:r>
            <w:r w:rsidRPr="0076060A">
              <w:rPr>
                <w:rFonts w:ascii="Roboto Condensed" w:eastAsia="Calibri" w:hAnsi="Roboto Condensed" w:cstheme="minorHAnsi"/>
                <w:position w:val="1"/>
                <w:sz w:val="20"/>
                <w:szCs w:val="20"/>
              </w:rPr>
              <w:t xml:space="preserve">. </w:t>
            </w:r>
            <w:r w:rsidRPr="0076060A">
              <w:rPr>
                <w:rFonts w:ascii="Roboto Condensed" w:eastAsia="Calibri" w:hAnsi="Roboto Condensed" w:cstheme="minorHAnsi"/>
                <w:spacing w:val="15"/>
                <w:position w:val="1"/>
                <w:sz w:val="20"/>
                <w:szCs w:val="20"/>
              </w:rPr>
              <w:t xml:space="preserve"> </w:t>
            </w:r>
            <w:r w:rsidRPr="0076060A">
              <w:rPr>
                <w:rFonts w:ascii="Roboto Condensed" w:eastAsia="Calibri" w:hAnsi="Roboto Condensed" w:cstheme="minorHAnsi"/>
                <w:position w:val="1"/>
                <w:sz w:val="20"/>
                <w:szCs w:val="20"/>
              </w:rPr>
              <w:t>Feed</w:t>
            </w:r>
            <w:r w:rsidRPr="0076060A">
              <w:rPr>
                <w:rFonts w:ascii="Roboto Condensed" w:eastAsia="Calibri" w:hAnsi="Roboto Condensed" w:cstheme="minorHAnsi"/>
                <w:spacing w:val="-1"/>
                <w:position w:val="1"/>
                <w:sz w:val="20"/>
                <w:szCs w:val="20"/>
              </w:rPr>
              <w:t>b</w:t>
            </w:r>
            <w:r w:rsidRPr="0076060A">
              <w:rPr>
                <w:rFonts w:ascii="Roboto Condensed" w:eastAsia="Calibri" w:hAnsi="Roboto Condensed" w:cstheme="minorHAnsi"/>
                <w:position w:val="1"/>
                <w:sz w:val="20"/>
                <w:szCs w:val="20"/>
              </w:rPr>
              <w:t>ack</w:t>
            </w:r>
            <w:r w:rsidRPr="0076060A">
              <w:rPr>
                <w:rFonts w:ascii="Roboto Condensed" w:eastAsia="Calibri" w:hAnsi="Roboto Condensed" w:cstheme="minorHAnsi"/>
                <w:spacing w:val="1"/>
                <w:position w:val="1"/>
                <w:sz w:val="20"/>
                <w:szCs w:val="20"/>
              </w:rPr>
              <w:t xml:space="preserve"> </w:t>
            </w:r>
            <w:r w:rsidRPr="0076060A">
              <w:rPr>
                <w:rFonts w:ascii="Roboto Condensed" w:eastAsia="Calibri" w:hAnsi="Roboto Condensed" w:cstheme="minorHAnsi"/>
                <w:spacing w:val="-1"/>
                <w:position w:val="1"/>
                <w:sz w:val="20"/>
                <w:szCs w:val="20"/>
              </w:rPr>
              <w:t>d</w:t>
            </w:r>
            <w:r w:rsidRPr="0076060A">
              <w:rPr>
                <w:rFonts w:ascii="Roboto Condensed" w:eastAsia="Calibri" w:hAnsi="Roboto Condensed" w:cstheme="minorHAnsi"/>
                <w:position w:val="1"/>
                <w:sz w:val="20"/>
                <w:szCs w:val="20"/>
              </w:rPr>
              <w:t>u</w:t>
            </w:r>
            <w:r w:rsidRPr="0076060A">
              <w:rPr>
                <w:rFonts w:ascii="Roboto Condensed" w:eastAsia="Calibri" w:hAnsi="Roboto Condensed" w:cstheme="minorHAnsi"/>
                <w:spacing w:val="-1"/>
                <w:position w:val="1"/>
                <w:sz w:val="20"/>
                <w:szCs w:val="20"/>
              </w:rPr>
              <w:t xml:space="preserve"> </w:t>
            </w:r>
            <w:r w:rsidRPr="0076060A">
              <w:rPr>
                <w:rFonts w:ascii="Roboto Condensed" w:eastAsia="Calibri" w:hAnsi="Roboto Condensed" w:cstheme="minorHAnsi"/>
                <w:position w:val="1"/>
                <w:sz w:val="20"/>
                <w:szCs w:val="20"/>
              </w:rPr>
              <w:t>g</w:t>
            </w:r>
            <w:r w:rsidRPr="0076060A">
              <w:rPr>
                <w:rFonts w:ascii="Roboto Condensed" w:eastAsia="Calibri" w:hAnsi="Roboto Condensed" w:cstheme="minorHAnsi"/>
                <w:spacing w:val="-3"/>
                <w:position w:val="1"/>
                <w:sz w:val="20"/>
                <w:szCs w:val="20"/>
              </w:rPr>
              <w:t>r</w:t>
            </w:r>
            <w:r w:rsidRPr="0076060A">
              <w:rPr>
                <w:rFonts w:ascii="Roboto Condensed" w:eastAsia="Calibri" w:hAnsi="Roboto Condensed" w:cstheme="minorHAnsi"/>
                <w:spacing w:val="1"/>
                <w:position w:val="1"/>
                <w:sz w:val="20"/>
                <w:szCs w:val="20"/>
              </w:rPr>
              <w:t>o</w:t>
            </w:r>
            <w:r w:rsidRPr="0076060A">
              <w:rPr>
                <w:rFonts w:ascii="Roboto Condensed" w:eastAsia="Calibri" w:hAnsi="Roboto Condensed" w:cstheme="minorHAnsi"/>
                <w:spacing w:val="-1"/>
                <w:position w:val="1"/>
                <w:sz w:val="20"/>
                <w:szCs w:val="20"/>
              </w:rPr>
              <w:t>up</w:t>
            </w:r>
            <w:r w:rsidRPr="0076060A">
              <w:rPr>
                <w:rFonts w:ascii="Roboto Condensed" w:eastAsia="Calibri" w:hAnsi="Roboto Condensed" w:cstheme="minorHAnsi"/>
                <w:position w:val="1"/>
                <w:sz w:val="20"/>
                <w:szCs w:val="20"/>
              </w:rPr>
              <w:t>e</w:t>
            </w:r>
            <w:r w:rsidRPr="0076060A">
              <w:rPr>
                <w:rFonts w:ascii="Roboto Condensed" w:eastAsia="Calibri" w:hAnsi="Roboto Condensed" w:cstheme="minorHAnsi"/>
                <w:spacing w:val="1"/>
                <w:position w:val="1"/>
                <w:sz w:val="20"/>
                <w:szCs w:val="20"/>
              </w:rPr>
              <w:t xml:space="preserve"> </w:t>
            </w:r>
            <w:r w:rsidRPr="0076060A">
              <w:rPr>
                <w:rFonts w:ascii="Roboto Condensed" w:eastAsia="Calibri" w:hAnsi="Roboto Condensed" w:cstheme="minorHAnsi"/>
                <w:position w:val="1"/>
                <w:sz w:val="20"/>
                <w:szCs w:val="20"/>
              </w:rPr>
              <w:t>sur</w:t>
            </w:r>
          </w:p>
          <w:p w14:paraId="3A23AC1D" w14:textId="77777777" w:rsidR="00005323" w:rsidRPr="0076060A" w:rsidRDefault="00005323" w:rsidP="006236C0">
            <w:pPr>
              <w:tabs>
                <w:tab w:val="left" w:pos="840"/>
              </w:tabs>
              <w:spacing w:after="0" w:line="240" w:lineRule="auto"/>
              <w:ind w:left="113" w:right="306"/>
              <w:rPr>
                <w:rFonts w:ascii="Roboto Condensed" w:eastAsia="Calibri" w:hAnsi="Roboto Condensed" w:cstheme="minorHAnsi"/>
                <w:sz w:val="20"/>
                <w:szCs w:val="20"/>
              </w:rPr>
            </w:pPr>
            <w:r w:rsidRPr="0076060A">
              <w:rPr>
                <w:rFonts w:ascii="Roboto Condensed" w:eastAsia="Calibri" w:hAnsi="Roboto Condensed" w:cstheme="minorHAnsi"/>
                <w:sz w:val="20"/>
                <w:szCs w:val="20"/>
              </w:rPr>
              <w:t>a.</w:t>
            </w:r>
            <w:r w:rsidRPr="0076060A">
              <w:rPr>
                <w:rFonts w:ascii="Roboto Condensed" w:eastAsia="Calibri" w:hAnsi="Roboto Condensed" w:cstheme="minorHAnsi"/>
                <w:sz w:val="20"/>
                <w:szCs w:val="20"/>
              </w:rPr>
              <w:tab/>
              <w:t xml:space="preserve">la </w:t>
            </w:r>
            <w:r w:rsidRPr="0076060A">
              <w:rPr>
                <w:rFonts w:ascii="Roboto Condensed" w:eastAsia="Calibri" w:hAnsi="Roboto Condensed" w:cstheme="minorHAnsi"/>
                <w:spacing w:val="-1"/>
                <w:sz w:val="20"/>
                <w:szCs w:val="20"/>
              </w:rPr>
              <w:t>p</w:t>
            </w:r>
            <w:r w:rsidRPr="0076060A">
              <w:rPr>
                <w:rFonts w:ascii="Roboto Condensed" w:eastAsia="Calibri" w:hAnsi="Roboto Condensed" w:cstheme="minorHAnsi"/>
                <w:sz w:val="20"/>
                <w:szCs w:val="20"/>
              </w:rPr>
              <w:t>ertinen</w:t>
            </w:r>
            <w:r w:rsidRPr="0076060A">
              <w:rPr>
                <w:rFonts w:ascii="Roboto Condensed" w:eastAsia="Calibri" w:hAnsi="Roboto Condensed" w:cstheme="minorHAnsi"/>
                <w:spacing w:val="-2"/>
                <w:sz w:val="20"/>
                <w:szCs w:val="20"/>
              </w:rPr>
              <w:t>c</w:t>
            </w:r>
            <w:r w:rsidRPr="0076060A">
              <w:rPr>
                <w:rFonts w:ascii="Roboto Condensed" w:eastAsia="Calibri" w:hAnsi="Roboto Condensed" w:cstheme="minorHAnsi"/>
                <w:sz w:val="20"/>
                <w:szCs w:val="20"/>
              </w:rPr>
              <w:t>e</w:t>
            </w:r>
            <w:r w:rsidRPr="0076060A">
              <w:rPr>
                <w:rFonts w:ascii="Roboto Condensed" w:eastAsia="Calibri" w:hAnsi="Roboto Condensed" w:cstheme="minorHAnsi"/>
                <w:spacing w:val="1"/>
                <w:sz w:val="20"/>
                <w:szCs w:val="20"/>
              </w:rPr>
              <w:t xml:space="preserve"> </w:t>
            </w:r>
            <w:r w:rsidRPr="0076060A">
              <w:rPr>
                <w:rFonts w:ascii="Roboto Condensed" w:eastAsia="Calibri" w:hAnsi="Roboto Condensed" w:cstheme="minorHAnsi"/>
                <w:spacing w:val="-1"/>
                <w:sz w:val="20"/>
                <w:szCs w:val="20"/>
              </w:rPr>
              <w:t>d</w:t>
            </w:r>
            <w:r w:rsidRPr="0076060A">
              <w:rPr>
                <w:rFonts w:ascii="Roboto Condensed" w:eastAsia="Calibri" w:hAnsi="Roboto Condensed" w:cstheme="minorHAnsi"/>
                <w:sz w:val="20"/>
                <w:szCs w:val="20"/>
              </w:rPr>
              <w:t>u</w:t>
            </w:r>
            <w:r w:rsidRPr="0076060A">
              <w:rPr>
                <w:rFonts w:ascii="Roboto Condensed" w:eastAsia="Calibri" w:hAnsi="Roboto Condensed" w:cstheme="minorHAnsi"/>
                <w:spacing w:val="-1"/>
                <w:sz w:val="20"/>
                <w:szCs w:val="20"/>
              </w:rPr>
              <w:t xml:space="preserve"> </w:t>
            </w:r>
            <w:r w:rsidRPr="0076060A">
              <w:rPr>
                <w:rFonts w:ascii="Roboto Condensed" w:eastAsia="Calibri" w:hAnsi="Roboto Condensed" w:cstheme="minorHAnsi"/>
                <w:sz w:val="20"/>
                <w:szCs w:val="20"/>
              </w:rPr>
              <w:t>pro</w:t>
            </w:r>
            <w:r w:rsidRPr="0076060A">
              <w:rPr>
                <w:rFonts w:ascii="Roboto Condensed" w:eastAsia="Calibri" w:hAnsi="Roboto Condensed" w:cstheme="minorHAnsi"/>
                <w:spacing w:val="-2"/>
                <w:sz w:val="20"/>
                <w:szCs w:val="20"/>
              </w:rPr>
              <w:t>j</w:t>
            </w:r>
            <w:r w:rsidRPr="0076060A">
              <w:rPr>
                <w:rFonts w:ascii="Roboto Condensed" w:eastAsia="Calibri" w:hAnsi="Roboto Condensed" w:cstheme="minorHAnsi"/>
                <w:sz w:val="20"/>
                <w:szCs w:val="20"/>
              </w:rPr>
              <w:t>et</w:t>
            </w:r>
          </w:p>
          <w:p w14:paraId="058E9906" w14:textId="77777777" w:rsidR="00005323" w:rsidRPr="0076060A" w:rsidRDefault="00005323" w:rsidP="006236C0">
            <w:pPr>
              <w:tabs>
                <w:tab w:val="left" w:pos="840"/>
              </w:tabs>
              <w:spacing w:after="0" w:line="240" w:lineRule="auto"/>
              <w:ind w:left="113" w:right="306"/>
              <w:rPr>
                <w:rFonts w:ascii="Roboto Condensed" w:eastAsia="Calibri" w:hAnsi="Roboto Condensed" w:cstheme="minorHAnsi"/>
                <w:sz w:val="20"/>
                <w:szCs w:val="20"/>
              </w:rPr>
            </w:pPr>
            <w:r w:rsidRPr="0076060A">
              <w:rPr>
                <w:rFonts w:ascii="Roboto Condensed" w:eastAsia="Calibri" w:hAnsi="Roboto Condensed" w:cstheme="minorHAnsi"/>
                <w:spacing w:val="-1"/>
                <w:sz w:val="20"/>
                <w:szCs w:val="20"/>
              </w:rPr>
              <w:t>b</w:t>
            </w:r>
            <w:r w:rsidRPr="0076060A">
              <w:rPr>
                <w:rFonts w:ascii="Roboto Condensed" w:eastAsia="Calibri" w:hAnsi="Roboto Condensed" w:cstheme="minorHAnsi"/>
                <w:sz w:val="20"/>
                <w:szCs w:val="20"/>
              </w:rPr>
              <w:t>.</w:t>
            </w:r>
            <w:r w:rsidRPr="0076060A">
              <w:rPr>
                <w:rFonts w:ascii="Roboto Condensed" w:eastAsia="Calibri" w:hAnsi="Roboto Condensed" w:cstheme="minorHAnsi"/>
                <w:sz w:val="20"/>
                <w:szCs w:val="20"/>
              </w:rPr>
              <w:tab/>
              <w:t>la</w:t>
            </w:r>
            <w:r w:rsidRPr="0076060A">
              <w:rPr>
                <w:rFonts w:ascii="Roboto Condensed" w:eastAsia="Calibri" w:hAnsi="Roboto Condensed" w:cstheme="minorHAnsi"/>
                <w:spacing w:val="7"/>
                <w:sz w:val="20"/>
                <w:szCs w:val="20"/>
              </w:rPr>
              <w:t xml:space="preserve"> </w:t>
            </w:r>
            <w:r w:rsidRPr="0076060A">
              <w:rPr>
                <w:rFonts w:ascii="Roboto Condensed" w:eastAsia="Calibri" w:hAnsi="Roboto Condensed" w:cstheme="minorHAnsi"/>
                <w:sz w:val="20"/>
                <w:szCs w:val="20"/>
              </w:rPr>
              <w:t>c</w:t>
            </w:r>
            <w:r w:rsidRPr="0076060A">
              <w:rPr>
                <w:rFonts w:ascii="Roboto Condensed" w:eastAsia="Calibri" w:hAnsi="Roboto Condensed" w:cstheme="minorHAnsi"/>
                <w:spacing w:val="1"/>
                <w:sz w:val="20"/>
                <w:szCs w:val="20"/>
              </w:rPr>
              <w:t>o</w:t>
            </w:r>
            <w:r w:rsidRPr="0076060A">
              <w:rPr>
                <w:rFonts w:ascii="Roboto Condensed" w:eastAsia="Calibri" w:hAnsi="Roboto Condensed" w:cstheme="minorHAnsi"/>
                <w:spacing w:val="-1"/>
                <w:sz w:val="20"/>
                <w:szCs w:val="20"/>
              </w:rPr>
              <w:t>h</w:t>
            </w:r>
            <w:r w:rsidRPr="0076060A">
              <w:rPr>
                <w:rFonts w:ascii="Roboto Condensed" w:eastAsia="Calibri" w:hAnsi="Roboto Condensed" w:cstheme="minorHAnsi"/>
                <w:sz w:val="20"/>
                <w:szCs w:val="20"/>
              </w:rPr>
              <w:t>éren</w:t>
            </w:r>
            <w:r w:rsidRPr="0076060A">
              <w:rPr>
                <w:rFonts w:ascii="Roboto Condensed" w:eastAsia="Calibri" w:hAnsi="Roboto Condensed" w:cstheme="minorHAnsi"/>
                <w:spacing w:val="-2"/>
                <w:sz w:val="20"/>
                <w:szCs w:val="20"/>
              </w:rPr>
              <w:t>c</w:t>
            </w:r>
            <w:r w:rsidRPr="0076060A">
              <w:rPr>
                <w:rFonts w:ascii="Roboto Condensed" w:eastAsia="Calibri" w:hAnsi="Roboto Condensed" w:cstheme="minorHAnsi"/>
                <w:sz w:val="20"/>
                <w:szCs w:val="20"/>
              </w:rPr>
              <w:t>e</w:t>
            </w:r>
            <w:r w:rsidRPr="0076060A">
              <w:rPr>
                <w:rFonts w:ascii="Roboto Condensed" w:eastAsia="Calibri" w:hAnsi="Roboto Condensed" w:cstheme="minorHAnsi"/>
                <w:spacing w:val="8"/>
                <w:sz w:val="20"/>
                <w:szCs w:val="20"/>
              </w:rPr>
              <w:t xml:space="preserve"> </w:t>
            </w:r>
            <w:r w:rsidRPr="0076060A">
              <w:rPr>
                <w:rFonts w:ascii="Roboto Condensed" w:eastAsia="Calibri" w:hAnsi="Roboto Condensed" w:cstheme="minorHAnsi"/>
                <w:spacing w:val="-1"/>
                <w:sz w:val="20"/>
                <w:szCs w:val="20"/>
              </w:rPr>
              <w:t>d</w:t>
            </w:r>
            <w:r w:rsidRPr="0076060A">
              <w:rPr>
                <w:rFonts w:ascii="Roboto Condensed" w:eastAsia="Calibri" w:hAnsi="Roboto Condensed" w:cstheme="minorHAnsi"/>
                <w:sz w:val="20"/>
                <w:szCs w:val="20"/>
              </w:rPr>
              <w:t>u</w:t>
            </w:r>
            <w:r w:rsidRPr="0076060A">
              <w:rPr>
                <w:rFonts w:ascii="Roboto Condensed" w:eastAsia="Calibri" w:hAnsi="Roboto Condensed" w:cstheme="minorHAnsi"/>
                <w:spacing w:val="7"/>
                <w:sz w:val="20"/>
                <w:szCs w:val="20"/>
              </w:rPr>
              <w:t xml:space="preserve"> </w:t>
            </w:r>
            <w:r w:rsidRPr="0076060A">
              <w:rPr>
                <w:rFonts w:ascii="Roboto Condensed" w:eastAsia="Calibri" w:hAnsi="Roboto Condensed" w:cstheme="minorHAnsi"/>
                <w:spacing w:val="-1"/>
                <w:sz w:val="20"/>
                <w:szCs w:val="20"/>
              </w:rPr>
              <w:t>p</w:t>
            </w:r>
            <w:r w:rsidRPr="0076060A">
              <w:rPr>
                <w:rFonts w:ascii="Roboto Condensed" w:eastAsia="Calibri" w:hAnsi="Roboto Condensed" w:cstheme="minorHAnsi"/>
                <w:sz w:val="20"/>
                <w:szCs w:val="20"/>
              </w:rPr>
              <w:t>r</w:t>
            </w:r>
            <w:r w:rsidRPr="0076060A">
              <w:rPr>
                <w:rFonts w:ascii="Roboto Condensed" w:eastAsia="Calibri" w:hAnsi="Roboto Condensed" w:cstheme="minorHAnsi"/>
                <w:spacing w:val="1"/>
                <w:sz w:val="20"/>
                <w:szCs w:val="20"/>
              </w:rPr>
              <w:t>o</w:t>
            </w:r>
            <w:r w:rsidRPr="0076060A">
              <w:rPr>
                <w:rFonts w:ascii="Roboto Condensed" w:eastAsia="Calibri" w:hAnsi="Roboto Condensed" w:cstheme="minorHAnsi"/>
                <w:sz w:val="20"/>
                <w:szCs w:val="20"/>
              </w:rPr>
              <w:t>j</w:t>
            </w:r>
            <w:r w:rsidRPr="0076060A">
              <w:rPr>
                <w:rFonts w:ascii="Roboto Condensed" w:eastAsia="Calibri" w:hAnsi="Roboto Condensed" w:cstheme="minorHAnsi"/>
                <w:spacing w:val="-2"/>
                <w:sz w:val="20"/>
                <w:szCs w:val="20"/>
              </w:rPr>
              <w:t>e</w:t>
            </w:r>
            <w:r w:rsidRPr="0076060A">
              <w:rPr>
                <w:rFonts w:ascii="Roboto Condensed" w:eastAsia="Calibri" w:hAnsi="Roboto Condensed" w:cstheme="minorHAnsi"/>
                <w:sz w:val="20"/>
                <w:szCs w:val="20"/>
              </w:rPr>
              <w:t>t</w:t>
            </w:r>
            <w:r w:rsidRPr="0076060A">
              <w:rPr>
                <w:rFonts w:ascii="Roboto Condensed" w:eastAsia="Calibri" w:hAnsi="Roboto Condensed" w:cstheme="minorHAnsi"/>
                <w:spacing w:val="8"/>
                <w:sz w:val="20"/>
                <w:szCs w:val="20"/>
              </w:rPr>
              <w:t xml:space="preserve"> </w:t>
            </w:r>
            <w:r w:rsidRPr="0076060A">
              <w:rPr>
                <w:rFonts w:ascii="Roboto Condensed" w:eastAsia="Calibri" w:hAnsi="Roboto Condensed" w:cstheme="minorHAnsi"/>
                <w:sz w:val="20"/>
                <w:szCs w:val="20"/>
              </w:rPr>
              <w:t>(en</w:t>
            </w:r>
            <w:r w:rsidRPr="0076060A">
              <w:rPr>
                <w:rFonts w:ascii="Roboto Condensed" w:eastAsia="Calibri" w:hAnsi="Roboto Condensed" w:cstheme="minorHAnsi"/>
                <w:spacing w:val="5"/>
                <w:sz w:val="20"/>
                <w:szCs w:val="20"/>
              </w:rPr>
              <w:t xml:space="preserve"> </w:t>
            </w:r>
            <w:r w:rsidRPr="0076060A">
              <w:rPr>
                <w:rFonts w:ascii="Roboto Condensed" w:eastAsia="Calibri" w:hAnsi="Roboto Condensed" w:cstheme="minorHAnsi"/>
                <w:sz w:val="20"/>
                <w:szCs w:val="20"/>
              </w:rPr>
              <w:t>lien</w:t>
            </w:r>
            <w:r w:rsidRPr="0076060A">
              <w:rPr>
                <w:rFonts w:ascii="Roboto Condensed" w:eastAsia="Calibri" w:hAnsi="Roboto Condensed" w:cstheme="minorHAnsi"/>
                <w:spacing w:val="7"/>
                <w:sz w:val="20"/>
                <w:szCs w:val="20"/>
              </w:rPr>
              <w:t xml:space="preserve"> </w:t>
            </w:r>
            <w:r w:rsidRPr="0076060A">
              <w:rPr>
                <w:rFonts w:ascii="Roboto Condensed" w:eastAsia="Calibri" w:hAnsi="Roboto Condensed" w:cstheme="minorHAnsi"/>
                <w:sz w:val="20"/>
                <w:szCs w:val="20"/>
              </w:rPr>
              <w:t>a</w:t>
            </w:r>
            <w:r w:rsidRPr="0076060A">
              <w:rPr>
                <w:rFonts w:ascii="Roboto Condensed" w:eastAsia="Calibri" w:hAnsi="Roboto Condensed" w:cstheme="minorHAnsi"/>
                <w:spacing w:val="1"/>
                <w:sz w:val="20"/>
                <w:szCs w:val="20"/>
              </w:rPr>
              <w:t>v</w:t>
            </w:r>
            <w:r w:rsidRPr="0076060A">
              <w:rPr>
                <w:rFonts w:ascii="Roboto Condensed" w:eastAsia="Calibri" w:hAnsi="Roboto Condensed" w:cstheme="minorHAnsi"/>
                <w:sz w:val="20"/>
                <w:szCs w:val="20"/>
              </w:rPr>
              <w:t>ec</w:t>
            </w:r>
            <w:r w:rsidRPr="0076060A">
              <w:rPr>
                <w:rFonts w:ascii="Roboto Condensed" w:eastAsia="Calibri" w:hAnsi="Roboto Condensed" w:cstheme="minorHAnsi"/>
                <w:spacing w:val="8"/>
                <w:sz w:val="20"/>
                <w:szCs w:val="20"/>
              </w:rPr>
              <w:t xml:space="preserve"> </w:t>
            </w:r>
            <w:r w:rsidRPr="0076060A">
              <w:rPr>
                <w:rFonts w:ascii="Roboto Condensed" w:eastAsia="Calibri" w:hAnsi="Roboto Condensed" w:cstheme="minorHAnsi"/>
                <w:sz w:val="20"/>
                <w:szCs w:val="20"/>
              </w:rPr>
              <w:t>l</w:t>
            </w:r>
            <w:r w:rsidRPr="0076060A">
              <w:rPr>
                <w:rFonts w:ascii="Roboto Condensed" w:eastAsia="Calibri" w:hAnsi="Roboto Condensed" w:cstheme="minorHAnsi"/>
                <w:spacing w:val="-2"/>
                <w:sz w:val="20"/>
                <w:szCs w:val="20"/>
              </w:rPr>
              <w:t>e</w:t>
            </w:r>
            <w:r w:rsidRPr="0076060A">
              <w:rPr>
                <w:rFonts w:ascii="Roboto Condensed" w:eastAsia="Calibri" w:hAnsi="Roboto Condensed" w:cstheme="minorHAnsi"/>
                <w:sz w:val="20"/>
                <w:szCs w:val="20"/>
              </w:rPr>
              <w:t>s</w:t>
            </w:r>
            <w:r w:rsidRPr="0076060A">
              <w:rPr>
                <w:rFonts w:ascii="Roboto Condensed" w:eastAsia="Calibri" w:hAnsi="Roboto Condensed" w:cstheme="minorHAnsi"/>
                <w:spacing w:val="8"/>
                <w:sz w:val="20"/>
                <w:szCs w:val="20"/>
              </w:rPr>
              <w:t xml:space="preserve"> </w:t>
            </w:r>
            <w:r w:rsidRPr="0076060A">
              <w:rPr>
                <w:rFonts w:ascii="Roboto Condensed" w:eastAsia="Calibri" w:hAnsi="Roboto Condensed" w:cstheme="minorHAnsi"/>
                <w:sz w:val="20"/>
                <w:szCs w:val="20"/>
              </w:rPr>
              <w:t>Va</w:t>
            </w:r>
            <w:r w:rsidRPr="0076060A">
              <w:rPr>
                <w:rFonts w:ascii="Roboto Condensed" w:eastAsia="Calibri" w:hAnsi="Roboto Condensed" w:cstheme="minorHAnsi"/>
                <w:spacing w:val="-1"/>
                <w:sz w:val="20"/>
                <w:szCs w:val="20"/>
              </w:rPr>
              <w:t>l</w:t>
            </w:r>
            <w:r w:rsidRPr="0076060A">
              <w:rPr>
                <w:rFonts w:ascii="Roboto Condensed" w:eastAsia="Calibri" w:hAnsi="Roboto Condensed" w:cstheme="minorHAnsi"/>
                <w:sz w:val="20"/>
                <w:szCs w:val="20"/>
              </w:rPr>
              <w:t>eurs,</w:t>
            </w:r>
            <w:r w:rsidRPr="0076060A">
              <w:rPr>
                <w:rFonts w:ascii="Roboto Condensed" w:eastAsia="Calibri" w:hAnsi="Roboto Condensed" w:cstheme="minorHAnsi"/>
                <w:spacing w:val="7"/>
                <w:sz w:val="20"/>
                <w:szCs w:val="20"/>
              </w:rPr>
              <w:t xml:space="preserve"> </w:t>
            </w:r>
            <w:r w:rsidRPr="0076060A">
              <w:rPr>
                <w:rFonts w:ascii="Roboto Condensed" w:eastAsia="Calibri" w:hAnsi="Roboto Condensed" w:cstheme="minorHAnsi"/>
                <w:sz w:val="20"/>
                <w:szCs w:val="20"/>
              </w:rPr>
              <w:t>les</w:t>
            </w:r>
            <w:r w:rsidRPr="0076060A">
              <w:rPr>
                <w:rFonts w:ascii="Roboto Condensed" w:eastAsia="Calibri" w:hAnsi="Roboto Condensed" w:cstheme="minorHAnsi"/>
                <w:spacing w:val="8"/>
                <w:sz w:val="20"/>
                <w:szCs w:val="20"/>
              </w:rPr>
              <w:t xml:space="preserve"> </w:t>
            </w:r>
            <w:r w:rsidRPr="0076060A">
              <w:rPr>
                <w:rFonts w:ascii="Roboto Condensed" w:eastAsia="Calibri" w:hAnsi="Roboto Condensed" w:cstheme="minorHAnsi"/>
                <w:spacing w:val="-2"/>
                <w:sz w:val="20"/>
                <w:szCs w:val="20"/>
              </w:rPr>
              <w:t>C</w:t>
            </w:r>
            <w:r w:rsidRPr="0076060A">
              <w:rPr>
                <w:rFonts w:ascii="Roboto Condensed" w:eastAsia="Calibri" w:hAnsi="Roboto Condensed" w:cstheme="minorHAnsi"/>
                <w:spacing w:val="1"/>
                <w:sz w:val="20"/>
                <w:szCs w:val="20"/>
              </w:rPr>
              <w:t>om</w:t>
            </w:r>
            <w:r w:rsidRPr="0076060A">
              <w:rPr>
                <w:rFonts w:ascii="Roboto Condensed" w:eastAsia="Calibri" w:hAnsi="Roboto Condensed" w:cstheme="minorHAnsi"/>
                <w:spacing w:val="-3"/>
                <w:sz w:val="20"/>
                <w:szCs w:val="20"/>
              </w:rPr>
              <w:t>p</w:t>
            </w:r>
            <w:r w:rsidRPr="0076060A">
              <w:rPr>
                <w:rFonts w:ascii="Roboto Condensed" w:eastAsia="Calibri" w:hAnsi="Roboto Condensed" w:cstheme="minorHAnsi"/>
                <w:sz w:val="20"/>
                <w:szCs w:val="20"/>
              </w:rPr>
              <w:t>é</w:t>
            </w:r>
            <w:r w:rsidRPr="0076060A">
              <w:rPr>
                <w:rFonts w:ascii="Roboto Condensed" w:eastAsia="Calibri" w:hAnsi="Roboto Condensed" w:cstheme="minorHAnsi"/>
                <w:spacing w:val="1"/>
                <w:sz w:val="20"/>
                <w:szCs w:val="20"/>
              </w:rPr>
              <w:t>t</w:t>
            </w:r>
            <w:r w:rsidRPr="0076060A">
              <w:rPr>
                <w:rFonts w:ascii="Roboto Condensed" w:eastAsia="Calibri" w:hAnsi="Roboto Condensed" w:cstheme="minorHAnsi"/>
                <w:sz w:val="20"/>
                <w:szCs w:val="20"/>
              </w:rPr>
              <w:t>en</w:t>
            </w:r>
            <w:r w:rsidRPr="0076060A">
              <w:rPr>
                <w:rFonts w:ascii="Roboto Condensed" w:eastAsia="Calibri" w:hAnsi="Roboto Condensed" w:cstheme="minorHAnsi"/>
                <w:spacing w:val="-2"/>
                <w:sz w:val="20"/>
                <w:szCs w:val="20"/>
              </w:rPr>
              <w:t>c</w:t>
            </w:r>
            <w:r w:rsidRPr="0076060A">
              <w:rPr>
                <w:rFonts w:ascii="Roboto Condensed" w:eastAsia="Calibri" w:hAnsi="Roboto Condensed" w:cstheme="minorHAnsi"/>
                <w:sz w:val="20"/>
                <w:szCs w:val="20"/>
              </w:rPr>
              <w:t>es,</w:t>
            </w:r>
            <w:r w:rsidRPr="0076060A">
              <w:rPr>
                <w:rFonts w:ascii="Roboto Condensed" w:eastAsia="Calibri" w:hAnsi="Roboto Condensed" w:cstheme="minorHAnsi"/>
                <w:spacing w:val="8"/>
                <w:sz w:val="20"/>
                <w:szCs w:val="20"/>
              </w:rPr>
              <w:t xml:space="preserve"> </w:t>
            </w:r>
            <w:r w:rsidRPr="0076060A">
              <w:rPr>
                <w:rFonts w:ascii="Roboto Condensed" w:eastAsia="Calibri" w:hAnsi="Roboto Condensed" w:cstheme="minorHAnsi"/>
                <w:sz w:val="20"/>
                <w:szCs w:val="20"/>
              </w:rPr>
              <w:t>l</w:t>
            </w:r>
            <w:r w:rsidRPr="0076060A">
              <w:rPr>
                <w:rFonts w:ascii="Roboto Condensed" w:eastAsia="Calibri" w:hAnsi="Roboto Condensed" w:cstheme="minorHAnsi"/>
                <w:spacing w:val="-2"/>
                <w:sz w:val="20"/>
                <w:szCs w:val="20"/>
              </w:rPr>
              <w:t>e</w:t>
            </w:r>
            <w:r w:rsidRPr="0076060A">
              <w:rPr>
                <w:rFonts w:ascii="Roboto Condensed" w:eastAsia="Calibri" w:hAnsi="Roboto Condensed" w:cstheme="minorHAnsi"/>
                <w:sz w:val="20"/>
                <w:szCs w:val="20"/>
              </w:rPr>
              <w:t>s</w:t>
            </w:r>
          </w:p>
          <w:p w14:paraId="4A912F68" w14:textId="77777777" w:rsidR="00005323" w:rsidRPr="0076060A" w:rsidRDefault="00005323" w:rsidP="006236C0">
            <w:pPr>
              <w:spacing w:after="0" w:line="240" w:lineRule="auto"/>
              <w:ind w:left="113" w:right="306"/>
              <w:rPr>
                <w:rFonts w:ascii="Roboto Condensed" w:eastAsia="Calibri" w:hAnsi="Roboto Condensed" w:cstheme="minorHAnsi"/>
                <w:sz w:val="20"/>
                <w:szCs w:val="20"/>
              </w:rPr>
            </w:pPr>
            <w:r w:rsidRPr="0076060A">
              <w:rPr>
                <w:rFonts w:ascii="Roboto Condensed" w:eastAsia="Calibri" w:hAnsi="Roboto Condensed" w:cstheme="minorHAnsi"/>
                <w:position w:val="1"/>
                <w:sz w:val="20"/>
                <w:szCs w:val="20"/>
              </w:rPr>
              <w:t>Centres</w:t>
            </w:r>
            <w:r w:rsidRPr="0076060A">
              <w:rPr>
                <w:rFonts w:ascii="Roboto Condensed" w:eastAsia="Calibri" w:hAnsi="Roboto Condensed" w:cstheme="minorHAnsi"/>
                <w:spacing w:val="1"/>
                <w:position w:val="1"/>
                <w:sz w:val="20"/>
                <w:szCs w:val="20"/>
              </w:rPr>
              <w:t xml:space="preserve"> </w:t>
            </w:r>
            <w:r w:rsidRPr="0076060A">
              <w:rPr>
                <w:rFonts w:ascii="Roboto Condensed" w:eastAsia="Calibri" w:hAnsi="Roboto Condensed" w:cstheme="minorHAnsi"/>
                <w:spacing w:val="-1"/>
                <w:position w:val="1"/>
                <w:sz w:val="20"/>
                <w:szCs w:val="20"/>
              </w:rPr>
              <w:t>d</w:t>
            </w:r>
            <w:r w:rsidRPr="0076060A">
              <w:rPr>
                <w:rFonts w:ascii="Roboto Condensed" w:eastAsia="Calibri" w:hAnsi="Roboto Condensed" w:cstheme="minorHAnsi"/>
                <w:position w:val="1"/>
                <w:sz w:val="20"/>
                <w:szCs w:val="20"/>
              </w:rPr>
              <w:t>’i</w:t>
            </w:r>
            <w:r w:rsidRPr="0076060A">
              <w:rPr>
                <w:rFonts w:ascii="Roboto Condensed" w:eastAsia="Calibri" w:hAnsi="Roboto Condensed" w:cstheme="minorHAnsi"/>
                <w:spacing w:val="-4"/>
                <w:position w:val="1"/>
                <w:sz w:val="20"/>
                <w:szCs w:val="20"/>
              </w:rPr>
              <w:t>n</w:t>
            </w:r>
            <w:r w:rsidRPr="0076060A">
              <w:rPr>
                <w:rFonts w:ascii="Roboto Condensed" w:eastAsia="Calibri" w:hAnsi="Roboto Condensed" w:cstheme="minorHAnsi"/>
                <w:position w:val="1"/>
                <w:sz w:val="20"/>
                <w:szCs w:val="20"/>
              </w:rPr>
              <w:t>t</w:t>
            </w:r>
            <w:r w:rsidRPr="0076060A">
              <w:rPr>
                <w:rFonts w:ascii="Roboto Condensed" w:eastAsia="Calibri" w:hAnsi="Roboto Condensed" w:cstheme="minorHAnsi"/>
                <w:spacing w:val="1"/>
                <w:position w:val="1"/>
                <w:sz w:val="20"/>
                <w:szCs w:val="20"/>
              </w:rPr>
              <w:t>é</w:t>
            </w:r>
            <w:r w:rsidRPr="0076060A">
              <w:rPr>
                <w:rFonts w:ascii="Roboto Condensed" w:eastAsia="Calibri" w:hAnsi="Roboto Condensed" w:cstheme="minorHAnsi"/>
                <w:position w:val="1"/>
                <w:sz w:val="20"/>
                <w:szCs w:val="20"/>
              </w:rPr>
              <w:t>r</w:t>
            </w:r>
            <w:r w:rsidRPr="0076060A">
              <w:rPr>
                <w:rFonts w:ascii="Roboto Condensed" w:eastAsia="Calibri" w:hAnsi="Roboto Condensed" w:cstheme="minorHAnsi"/>
                <w:spacing w:val="-2"/>
                <w:position w:val="1"/>
                <w:sz w:val="20"/>
                <w:szCs w:val="20"/>
              </w:rPr>
              <w:t>ê</w:t>
            </w:r>
            <w:r w:rsidRPr="0076060A">
              <w:rPr>
                <w:rFonts w:ascii="Roboto Condensed" w:eastAsia="Calibri" w:hAnsi="Roboto Condensed" w:cstheme="minorHAnsi"/>
                <w:position w:val="1"/>
                <w:sz w:val="20"/>
                <w:szCs w:val="20"/>
              </w:rPr>
              <w:t>t)</w:t>
            </w:r>
          </w:p>
          <w:p w14:paraId="3ED47369" w14:textId="77777777" w:rsidR="00005323" w:rsidRPr="0076060A" w:rsidRDefault="00005323" w:rsidP="006236C0">
            <w:pPr>
              <w:tabs>
                <w:tab w:val="left" w:pos="840"/>
              </w:tabs>
              <w:spacing w:after="0" w:line="240" w:lineRule="auto"/>
              <w:ind w:left="113" w:right="306"/>
              <w:rPr>
                <w:rFonts w:ascii="Roboto Condensed" w:eastAsia="Calibri" w:hAnsi="Roboto Condensed" w:cstheme="minorHAnsi"/>
                <w:sz w:val="20"/>
                <w:szCs w:val="20"/>
              </w:rPr>
            </w:pPr>
            <w:r w:rsidRPr="0076060A">
              <w:rPr>
                <w:rFonts w:ascii="Roboto Condensed" w:eastAsia="Calibri" w:hAnsi="Roboto Condensed" w:cstheme="minorHAnsi"/>
                <w:sz w:val="20"/>
                <w:szCs w:val="20"/>
              </w:rPr>
              <w:t>c.</w:t>
            </w:r>
            <w:r w:rsidRPr="0076060A">
              <w:rPr>
                <w:rFonts w:ascii="Roboto Condensed" w:eastAsia="Calibri" w:hAnsi="Roboto Condensed" w:cstheme="minorHAnsi"/>
                <w:sz w:val="20"/>
                <w:szCs w:val="20"/>
              </w:rPr>
              <w:tab/>
              <w:t>et</w:t>
            </w:r>
            <w:r w:rsidRPr="0076060A">
              <w:rPr>
                <w:rFonts w:ascii="Roboto Condensed" w:eastAsia="Calibri" w:hAnsi="Roboto Condensed" w:cstheme="minorHAnsi"/>
                <w:spacing w:val="1"/>
                <w:sz w:val="20"/>
                <w:szCs w:val="20"/>
              </w:rPr>
              <w:t xml:space="preserve"> </w:t>
            </w:r>
            <w:r w:rsidRPr="0076060A">
              <w:rPr>
                <w:rFonts w:ascii="Roboto Condensed" w:eastAsia="Calibri" w:hAnsi="Roboto Condensed" w:cstheme="minorHAnsi"/>
                <w:sz w:val="20"/>
                <w:szCs w:val="20"/>
              </w:rPr>
              <w:t>la f</w:t>
            </w:r>
            <w:r w:rsidRPr="0076060A">
              <w:rPr>
                <w:rFonts w:ascii="Roboto Condensed" w:eastAsia="Calibri" w:hAnsi="Roboto Condensed" w:cstheme="minorHAnsi"/>
                <w:spacing w:val="-2"/>
                <w:sz w:val="20"/>
                <w:szCs w:val="20"/>
              </w:rPr>
              <w:t>a</w:t>
            </w:r>
            <w:r w:rsidRPr="0076060A">
              <w:rPr>
                <w:rFonts w:ascii="Roboto Condensed" w:eastAsia="Calibri" w:hAnsi="Roboto Condensed" w:cstheme="minorHAnsi"/>
                <w:sz w:val="20"/>
                <w:szCs w:val="20"/>
              </w:rPr>
              <w:t>ç</w:t>
            </w:r>
            <w:r w:rsidRPr="0076060A">
              <w:rPr>
                <w:rFonts w:ascii="Roboto Condensed" w:eastAsia="Calibri" w:hAnsi="Roboto Condensed" w:cstheme="minorHAnsi"/>
                <w:spacing w:val="1"/>
                <w:sz w:val="20"/>
                <w:szCs w:val="20"/>
              </w:rPr>
              <w:t>o</w:t>
            </w:r>
            <w:r w:rsidRPr="0076060A">
              <w:rPr>
                <w:rFonts w:ascii="Roboto Condensed" w:eastAsia="Calibri" w:hAnsi="Roboto Condensed" w:cstheme="minorHAnsi"/>
                <w:sz w:val="20"/>
                <w:szCs w:val="20"/>
              </w:rPr>
              <w:t>n</w:t>
            </w:r>
            <w:r w:rsidRPr="0076060A">
              <w:rPr>
                <w:rFonts w:ascii="Roboto Condensed" w:eastAsia="Calibri" w:hAnsi="Roboto Condensed" w:cstheme="minorHAnsi"/>
                <w:spacing w:val="-1"/>
                <w:sz w:val="20"/>
                <w:szCs w:val="20"/>
              </w:rPr>
              <w:t xml:space="preserve"> </w:t>
            </w:r>
            <w:r w:rsidRPr="0076060A">
              <w:rPr>
                <w:rFonts w:ascii="Roboto Condensed" w:eastAsia="Calibri" w:hAnsi="Roboto Condensed" w:cstheme="minorHAnsi"/>
                <w:spacing w:val="-3"/>
                <w:sz w:val="20"/>
                <w:szCs w:val="20"/>
              </w:rPr>
              <w:t>d</w:t>
            </w:r>
            <w:r w:rsidRPr="0076060A">
              <w:rPr>
                <w:rFonts w:ascii="Roboto Condensed" w:eastAsia="Calibri" w:hAnsi="Roboto Condensed" w:cstheme="minorHAnsi"/>
                <w:sz w:val="20"/>
                <w:szCs w:val="20"/>
              </w:rPr>
              <w:t>e</w:t>
            </w:r>
            <w:r w:rsidRPr="0076060A">
              <w:rPr>
                <w:rFonts w:ascii="Roboto Condensed" w:eastAsia="Calibri" w:hAnsi="Roboto Condensed" w:cstheme="minorHAnsi"/>
                <w:spacing w:val="1"/>
                <w:sz w:val="20"/>
                <w:szCs w:val="20"/>
              </w:rPr>
              <w:t xml:space="preserve"> </w:t>
            </w:r>
            <w:r w:rsidRPr="0076060A">
              <w:rPr>
                <w:rFonts w:ascii="Roboto Condensed" w:eastAsia="Calibri" w:hAnsi="Roboto Condensed" w:cstheme="minorHAnsi"/>
                <w:spacing w:val="-2"/>
                <w:sz w:val="20"/>
                <w:szCs w:val="20"/>
              </w:rPr>
              <w:t>c</w:t>
            </w:r>
            <w:r w:rsidRPr="0076060A">
              <w:rPr>
                <w:rFonts w:ascii="Roboto Condensed" w:eastAsia="Calibri" w:hAnsi="Roboto Condensed" w:cstheme="minorHAnsi"/>
                <w:spacing w:val="-1"/>
                <w:sz w:val="20"/>
                <w:szCs w:val="20"/>
              </w:rPr>
              <w:t>o</w:t>
            </w:r>
            <w:r w:rsidRPr="0076060A">
              <w:rPr>
                <w:rFonts w:ascii="Roboto Condensed" w:eastAsia="Calibri" w:hAnsi="Roboto Condensed" w:cstheme="minorHAnsi"/>
                <w:spacing w:val="1"/>
                <w:sz w:val="20"/>
                <w:szCs w:val="20"/>
              </w:rPr>
              <w:t>mm</w:t>
            </w:r>
            <w:r w:rsidRPr="0076060A">
              <w:rPr>
                <w:rFonts w:ascii="Roboto Condensed" w:eastAsia="Calibri" w:hAnsi="Roboto Condensed" w:cstheme="minorHAnsi"/>
                <w:spacing w:val="-1"/>
                <w:sz w:val="20"/>
                <w:szCs w:val="20"/>
              </w:rPr>
              <w:t>un</w:t>
            </w:r>
            <w:r w:rsidRPr="0076060A">
              <w:rPr>
                <w:rFonts w:ascii="Roboto Condensed" w:eastAsia="Calibri" w:hAnsi="Roboto Condensed" w:cstheme="minorHAnsi"/>
                <w:sz w:val="20"/>
                <w:szCs w:val="20"/>
              </w:rPr>
              <w:t>i</w:t>
            </w:r>
            <w:r w:rsidRPr="0076060A">
              <w:rPr>
                <w:rFonts w:ascii="Roboto Condensed" w:eastAsia="Calibri" w:hAnsi="Roboto Condensed" w:cstheme="minorHAnsi"/>
                <w:spacing w:val="-1"/>
                <w:sz w:val="20"/>
                <w:szCs w:val="20"/>
              </w:rPr>
              <w:t>qu</w:t>
            </w:r>
            <w:r w:rsidRPr="0076060A">
              <w:rPr>
                <w:rFonts w:ascii="Roboto Condensed" w:eastAsia="Calibri" w:hAnsi="Roboto Condensed" w:cstheme="minorHAnsi"/>
                <w:spacing w:val="-2"/>
                <w:sz w:val="20"/>
                <w:szCs w:val="20"/>
              </w:rPr>
              <w:t>e</w:t>
            </w:r>
            <w:r w:rsidRPr="0076060A">
              <w:rPr>
                <w:rFonts w:ascii="Roboto Condensed" w:eastAsia="Calibri" w:hAnsi="Roboto Condensed" w:cstheme="minorHAnsi"/>
                <w:sz w:val="20"/>
                <w:szCs w:val="20"/>
              </w:rPr>
              <w:t>r sur</w:t>
            </w:r>
            <w:r w:rsidRPr="0076060A">
              <w:rPr>
                <w:rFonts w:ascii="Roboto Condensed" w:eastAsia="Calibri" w:hAnsi="Roboto Condensed" w:cstheme="minorHAnsi"/>
                <w:spacing w:val="-1"/>
                <w:sz w:val="20"/>
                <w:szCs w:val="20"/>
              </w:rPr>
              <w:t xml:space="preserve"> </w:t>
            </w:r>
            <w:r w:rsidRPr="0076060A">
              <w:rPr>
                <w:rFonts w:ascii="Roboto Condensed" w:eastAsia="Calibri" w:hAnsi="Roboto Condensed" w:cstheme="minorHAnsi"/>
                <w:sz w:val="20"/>
                <w:szCs w:val="20"/>
              </w:rPr>
              <w:t>le</w:t>
            </w:r>
            <w:r w:rsidRPr="0076060A">
              <w:rPr>
                <w:rFonts w:ascii="Roboto Condensed" w:eastAsia="Calibri" w:hAnsi="Roboto Condensed" w:cstheme="minorHAnsi"/>
                <w:spacing w:val="1"/>
                <w:sz w:val="20"/>
                <w:szCs w:val="20"/>
              </w:rPr>
              <w:t xml:space="preserve"> </w:t>
            </w:r>
            <w:r w:rsidRPr="0076060A">
              <w:rPr>
                <w:rFonts w:ascii="Roboto Condensed" w:eastAsia="Calibri" w:hAnsi="Roboto Condensed" w:cstheme="minorHAnsi"/>
                <w:spacing w:val="-1"/>
                <w:sz w:val="20"/>
                <w:szCs w:val="20"/>
              </w:rPr>
              <w:t>p</w:t>
            </w:r>
            <w:r w:rsidRPr="0076060A">
              <w:rPr>
                <w:rFonts w:ascii="Roboto Condensed" w:eastAsia="Calibri" w:hAnsi="Roboto Condensed" w:cstheme="minorHAnsi"/>
                <w:spacing w:val="-3"/>
                <w:sz w:val="20"/>
                <w:szCs w:val="20"/>
              </w:rPr>
              <w:t>r</w:t>
            </w:r>
            <w:r w:rsidRPr="0076060A">
              <w:rPr>
                <w:rFonts w:ascii="Roboto Condensed" w:eastAsia="Calibri" w:hAnsi="Roboto Condensed" w:cstheme="minorHAnsi"/>
                <w:spacing w:val="1"/>
                <w:sz w:val="20"/>
                <w:szCs w:val="20"/>
              </w:rPr>
              <w:t>o</w:t>
            </w:r>
            <w:r w:rsidRPr="0076060A">
              <w:rPr>
                <w:rFonts w:ascii="Roboto Condensed" w:eastAsia="Calibri" w:hAnsi="Roboto Condensed" w:cstheme="minorHAnsi"/>
                <w:sz w:val="20"/>
                <w:szCs w:val="20"/>
              </w:rPr>
              <w:t>j</w:t>
            </w:r>
            <w:r w:rsidRPr="0076060A">
              <w:rPr>
                <w:rFonts w:ascii="Roboto Condensed" w:eastAsia="Calibri" w:hAnsi="Roboto Condensed" w:cstheme="minorHAnsi"/>
                <w:spacing w:val="-2"/>
                <w:sz w:val="20"/>
                <w:szCs w:val="20"/>
              </w:rPr>
              <w:t>e</w:t>
            </w:r>
            <w:r w:rsidRPr="0076060A">
              <w:rPr>
                <w:rFonts w:ascii="Roboto Condensed" w:eastAsia="Calibri" w:hAnsi="Roboto Condensed" w:cstheme="minorHAnsi"/>
                <w:sz w:val="20"/>
                <w:szCs w:val="20"/>
              </w:rPr>
              <w:t>t</w:t>
            </w:r>
          </w:p>
          <w:p w14:paraId="775C59AF" w14:textId="77777777" w:rsidR="00005323" w:rsidRPr="0076060A" w:rsidRDefault="00005323" w:rsidP="006236C0">
            <w:pPr>
              <w:spacing w:after="0" w:line="240" w:lineRule="auto"/>
              <w:ind w:left="113" w:right="306"/>
              <w:rPr>
                <w:rFonts w:ascii="Roboto Condensed" w:eastAsia="Calibri" w:hAnsi="Roboto Condensed" w:cstheme="minorHAnsi"/>
                <w:sz w:val="20"/>
                <w:szCs w:val="20"/>
              </w:rPr>
            </w:pPr>
            <w:r w:rsidRPr="0076060A">
              <w:rPr>
                <w:rFonts w:ascii="Roboto Condensed" w:eastAsia="Calibri" w:hAnsi="Roboto Condensed" w:cstheme="minorHAnsi"/>
                <w:spacing w:val="1"/>
                <w:sz w:val="20"/>
                <w:szCs w:val="20"/>
              </w:rPr>
              <w:t>5</w:t>
            </w:r>
            <w:r w:rsidRPr="0076060A">
              <w:rPr>
                <w:rFonts w:ascii="Roboto Condensed" w:eastAsia="Calibri" w:hAnsi="Roboto Condensed" w:cstheme="minorHAnsi"/>
                <w:sz w:val="20"/>
                <w:szCs w:val="20"/>
              </w:rPr>
              <w:t xml:space="preserve">. </w:t>
            </w:r>
            <w:r w:rsidRPr="0076060A">
              <w:rPr>
                <w:rFonts w:ascii="Roboto Condensed" w:eastAsia="Calibri" w:hAnsi="Roboto Condensed" w:cstheme="minorHAnsi"/>
                <w:spacing w:val="15"/>
                <w:sz w:val="20"/>
                <w:szCs w:val="20"/>
              </w:rPr>
              <w:t xml:space="preserve"> </w:t>
            </w:r>
            <w:r w:rsidRPr="0076060A">
              <w:rPr>
                <w:rFonts w:ascii="Roboto Condensed" w:eastAsia="Calibri" w:hAnsi="Roboto Condensed" w:cstheme="minorHAnsi"/>
                <w:spacing w:val="1"/>
                <w:sz w:val="20"/>
                <w:szCs w:val="20"/>
              </w:rPr>
              <w:t>L</w:t>
            </w:r>
            <w:r w:rsidRPr="0076060A">
              <w:rPr>
                <w:rFonts w:ascii="Roboto Condensed" w:eastAsia="Calibri" w:hAnsi="Roboto Condensed" w:cstheme="minorHAnsi"/>
                <w:sz w:val="20"/>
                <w:szCs w:val="20"/>
              </w:rPr>
              <w:t>a l</w:t>
            </w:r>
            <w:r w:rsidRPr="0076060A">
              <w:rPr>
                <w:rFonts w:ascii="Roboto Condensed" w:eastAsia="Calibri" w:hAnsi="Roboto Condensed" w:cstheme="minorHAnsi"/>
                <w:spacing w:val="1"/>
                <w:sz w:val="20"/>
                <w:szCs w:val="20"/>
              </w:rPr>
              <w:t>o</w:t>
            </w:r>
            <w:r w:rsidRPr="0076060A">
              <w:rPr>
                <w:rFonts w:ascii="Roboto Condensed" w:eastAsia="Calibri" w:hAnsi="Roboto Condensed" w:cstheme="minorHAnsi"/>
                <w:spacing w:val="-1"/>
                <w:sz w:val="20"/>
                <w:szCs w:val="20"/>
              </w:rPr>
              <w:t>g</w:t>
            </w:r>
            <w:r w:rsidRPr="0076060A">
              <w:rPr>
                <w:rFonts w:ascii="Roboto Condensed" w:eastAsia="Calibri" w:hAnsi="Roboto Condensed" w:cstheme="minorHAnsi"/>
                <w:sz w:val="20"/>
                <w:szCs w:val="20"/>
              </w:rPr>
              <w:t>i</w:t>
            </w:r>
            <w:r w:rsidRPr="0076060A">
              <w:rPr>
                <w:rFonts w:ascii="Roboto Condensed" w:eastAsia="Calibri" w:hAnsi="Roboto Condensed" w:cstheme="minorHAnsi"/>
                <w:spacing w:val="-1"/>
                <w:sz w:val="20"/>
                <w:szCs w:val="20"/>
              </w:rPr>
              <w:t>qu</w:t>
            </w:r>
            <w:r w:rsidRPr="0076060A">
              <w:rPr>
                <w:rFonts w:ascii="Roboto Condensed" w:eastAsia="Calibri" w:hAnsi="Roboto Condensed" w:cstheme="minorHAnsi"/>
                <w:sz w:val="20"/>
                <w:szCs w:val="20"/>
              </w:rPr>
              <w:t>e</w:t>
            </w:r>
            <w:r w:rsidRPr="0076060A">
              <w:rPr>
                <w:rFonts w:ascii="Roboto Condensed" w:eastAsia="Calibri" w:hAnsi="Roboto Condensed" w:cstheme="minorHAnsi"/>
                <w:spacing w:val="-2"/>
                <w:sz w:val="20"/>
                <w:szCs w:val="20"/>
              </w:rPr>
              <w:t xml:space="preserve"> </w:t>
            </w:r>
            <w:r w:rsidRPr="0076060A">
              <w:rPr>
                <w:rFonts w:ascii="Roboto Condensed" w:eastAsia="Calibri" w:hAnsi="Roboto Condensed" w:cstheme="minorHAnsi"/>
                <w:sz w:val="20"/>
                <w:szCs w:val="20"/>
              </w:rPr>
              <w:t>r</w:t>
            </w:r>
            <w:r w:rsidRPr="0076060A">
              <w:rPr>
                <w:rFonts w:ascii="Roboto Condensed" w:eastAsia="Calibri" w:hAnsi="Roboto Condensed" w:cstheme="minorHAnsi"/>
                <w:spacing w:val="1"/>
                <w:sz w:val="20"/>
                <w:szCs w:val="20"/>
              </w:rPr>
              <w:t>é</w:t>
            </w:r>
            <w:r w:rsidRPr="0076060A">
              <w:rPr>
                <w:rFonts w:ascii="Roboto Condensed" w:eastAsia="Calibri" w:hAnsi="Roboto Condensed" w:cstheme="minorHAnsi"/>
                <w:spacing w:val="-2"/>
                <w:sz w:val="20"/>
                <w:szCs w:val="20"/>
              </w:rPr>
              <w:t>s</w:t>
            </w:r>
            <w:r w:rsidRPr="0076060A">
              <w:rPr>
                <w:rFonts w:ascii="Roboto Condensed" w:eastAsia="Calibri" w:hAnsi="Roboto Condensed" w:cstheme="minorHAnsi"/>
                <w:sz w:val="20"/>
                <w:szCs w:val="20"/>
              </w:rPr>
              <w:t>eau</w:t>
            </w:r>
            <w:r w:rsidRPr="0076060A">
              <w:rPr>
                <w:rFonts w:ascii="Roboto Condensed" w:eastAsia="Calibri" w:hAnsi="Roboto Condensed" w:cstheme="minorHAnsi"/>
                <w:spacing w:val="1"/>
                <w:sz w:val="20"/>
                <w:szCs w:val="20"/>
              </w:rPr>
              <w:t xml:space="preserve"> </w:t>
            </w:r>
            <w:r w:rsidRPr="0076060A">
              <w:rPr>
                <w:rFonts w:ascii="Roboto Condensed" w:eastAsia="Calibri" w:hAnsi="Roboto Condensed" w:cstheme="minorHAnsi"/>
                <w:sz w:val="20"/>
                <w:szCs w:val="20"/>
              </w:rPr>
              <w:t>:</w:t>
            </w:r>
            <w:r w:rsidRPr="0076060A">
              <w:rPr>
                <w:rFonts w:ascii="Roboto Condensed" w:eastAsia="Calibri" w:hAnsi="Roboto Condensed" w:cstheme="minorHAnsi"/>
                <w:spacing w:val="1"/>
                <w:sz w:val="20"/>
                <w:szCs w:val="20"/>
              </w:rPr>
              <w:t xml:space="preserve"> </w:t>
            </w:r>
            <w:r w:rsidRPr="0076060A">
              <w:rPr>
                <w:rFonts w:ascii="Roboto Condensed" w:eastAsia="Calibri" w:hAnsi="Roboto Condensed" w:cstheme="minorHAnsi"/>
                <w:spacing w:val="-3"/>
                <w:sz w:val="20"/>
                <w:szCs w:val="20"/>
              </w:rPr>
              <w:t>d</w:t>
            </w:r>
            <w:r w:rsidRPr="0076060A">
              <w:rPr>
                <w:rFonts w:ascii="Roboto Condensed" w:eastAsia="Calibri" w:hAnsi="Roboto Condensed" w:cstheme="minorHAnsi"/>
                <w:sz w:val="20"/>
                <w:szCs w:val="20"/>
              </w:rPr>
              <w:t>es</w:t>
            </w:r>
            <w:r w:rsidRPr="0076060A">
              <w:rPr>
                <w:rFonts w:ascii="Roboto Condensed" w:eastAsia="Calibri" w:hAnsi="Roboto Condensed" w:cstheme="minorHAnsi"/>
                <w:spacing w:val="1"/>
                <w:sz w:val="20"/>
                <w:szCs w:val="20"/>
              </w:rPr>
              <w:t xml:space="preserve"> </w:t>
            </w:r>
            <w:r w:rsidRPr="0076060A">
              <w:rPr>
                <w:rFonts w:ascii="Roboto Condensed" w:eastAsia="Calibri" w:hAnsi="Roboto Condensed" w:cstheme="minorHAnsi"/>
                <w:sz w:val="20"/>
                <w:szCs w:val="20"/>
              </w:rPr>
              <w:t>i</w:t>
            </w:r>
            <w:r w:rsidRPr="0076060A">
              <w:rPr>
                <w:rFonts w:ascii="Roboto Condensed" w:eastAsia="Calibri" w:hAnsi="Roboto Condensed" w:cstheme="minorHAnsi"/>
                <w:spacing w:val="-1"/>
                <w:sz w:val="20"/>
                <w:szCs w:val="20"/>
              </w:rPr>
              <w:t>d</w:t>
            </w:r>
            <w:r w:rsidRPr="0076060A">
              <w:rPr>
                <w:rFonts w:ascii="Roboto Condensed" w:eastAsia="Calibri" w:hAnsi="Roboto Condensed" w:cstheme="minorHAnsi"/>
                <w:spacing w:val="-2"/>
                <w:sz w:val="20"/>
                <w:szCs w:val="20"/>
              </w:rPr>
              <w:t>é</w:t>
            </w:r>
            <w:r w:rsidRPr="0076060A">
              <w:rPr>
                <w:rFonts w:ascii="Roboto Condensed" w:eastAsia="Calibri" w:hAnsi="Roboto Condensed" w:cstheme="minorHAnsi"/>
                <w:sz w:val="20"/>
                <w:szCs w:val="20"/>
              </w:rPr>
              <w:t>es</w:t>
            </w:r>
            <w:r w:rsidRPr="0076060A">
              <w:rPr>
                <w:rFonts w:ascii="Roboto Condensed" w:eastAsia="Calibri" w:hAnsi="Roboto Condensed" w:cstheme="minorHAnsi"/>
                <w:spacing w:val="1"/>
                <w:sz w:val="20"/>
                <w:szCs w:val="20"/>
              </w:rPr>
              <w:t xml:space="preserve"> </w:t>
            </w:r>
            <w:r w:rsidRPr="0076060A">
              <w:rPr>
                <w:rFonts w:ascii="Roboto Condensed" w:eastAsia="Calibri" w:hAnsi="Roboto Condensed" w:cstheme="minorHAnsi"/>
                <w:sz w:val="20"/>
                <w:szCs w:val="20"/>
              </w:rPr>
              <w:t>et</w:t>
            </w:r>
            <w:r w:rsidRPr="0076060A">
              <w:rPr>
                <w:rFonts w:ascii="Roboto Condensed" w:eastAsia="Calibri" w:hAnsi="Roboto Condensed" w:cstheme="minorHAnsi"/>
                <w:spacing w:val="-1"/>
                <w:sz w:val="20"/>
                <w:szCs w:val="20"/>
              </w:rPr>
              <w:t xml:space="preserve"> </w:t>
            </w:r>
            <w:r w:rsidRPr="0076060A">
              <w:rPr>
                <w:rFonts w:ascii="Roboto Condensed" w:eastAsia="Calibri" w:hAnsi="Roboto Condensed" w:cstheme="minorHAnsi"/>
                <w:sz w:val="20"/>
                <w:szCs w:val="20"/>
              </w:rPr>
              <w:t>des</w:t>
            </w:r>
            <w:r w:rsidRPr="0076060A">
              <w:rPr>
                <w:rFonts w:ascii="Roboto Condensed" w:eastAsia="Calibri" w:hAnsi="Roboto Condensed" w:cstheme="minorHAnsi"/>
                <w:spacing w:val="-1"/>
                <w:sz w:val="20"/>
                <w:szCs w:val="20"/>
              </w:rPr>
              <w:t xml:space="preserve"> </w:t>
            </w:r>
            <w:r w:rsidRPr="0076060A">
              <w:rPr>
                <w:rFonts w:ascii="Roboto Condensed" w:eastAsia="Calibri" w:hAnsi="Roboto Condensed" w:cstheme="minorHAnsi"/>
                <w:sz w:val="20"/>
                <w:szCs w:val="20"/>
              </w:rPr>
              <w:t>e</w:t>
            </w:r>
            <w:r w:rsidRPr="0076060A">
              <w:rPr>
                <w:rFonts w:ascii="Roboto Condensed" w:eastAsia="Calibri" w:hAnsi="Roboto Condensed" w:cstheme="minorHAnsi"/>
                <w:spacing w:val="1"/>
                <w:sz w:val="20"/>
                <w:szCs w:val="20"/>
              </w:rPr>
              <w:t>x</w:t>
            </w:r>
            <w:r w:rsidRPr="0076060A">
              <w:rPr>
                <w:rFonts w:ascii="Roboto Condensed" w:eastAsia="Calibri" w:hAnsi="Roboto Condensed" w:cstheme="minorHAnsi"/>
                <w:spacing w:val="-2"/>
                <w:sz w:val="20"/>
                <w:szCs w:val="20"/>
              </w:rPr>
              <w:t>e</w:t>
            </w:r>
            <w:r w:rsidRPr="0076060A">
              <w:rPr>
                <w:rFonts w:ascii="Roboto Condensed" w:eastAsia="Calibri" w:hAnsi="Roboto Condensed" w:cstheme="minorHAnsi"/>
                <w:spacing w:val="1"/>
                <w:sz w:val="20"/>
                <w:szCs w:val="20"/>
              </w:rPr>
              <w:t>m</w:t>
            </w:r>
            <w:r w:rsidRPr="0076060A">
              <w:rPr>
                <w:rFonts w:ascii="Roboto Condensed" w:eastAsia="Calibri" w:hAnsi="Roboto Condensed" w:cstheme="minorHAnsi"/>
                <w:spacing w:val="-1"/>
                <w:sz w:val="20"/>
                <w:szCs w:val="20"/>
              </w:rPr>
              <w:t>p</w:t>
            </w:r>
            <w:r w:rsidRPr="0076060A">
              <w:rPr>
                <w:rFonts w:ascii="Roboto Condensed" w:eastAsia="Calibri" w:hAnsi="Roboto Condensed" w:cstheme="minorHAnsi"/>
                <w:sz w:val="20"/>
                <w:szCs w:val="20"/>
              </w:rPr>
              <w:t>l</w:t>
            </w:r>
            <w:r w:rsidRPr="0076060A">
              <w:rPr>
                <w:rFonts w:ascii="Roboto Condensed" w:eastAsia="Calibri" w:hAnsi="Roboto Condensed" w:cstheme="minorHAnsi"/>
                <w:spacing w:val="-2"/>
                <w:sz w:val="20"/>
                <w:szCs w:val="20"/>
              </w:rPr>
              <w:t>e</w:t>
            </w:r>
            <w:r w:rsidRPr="0076060A">
              <w:rPr>
                <w:rFonts w:ascii="Roboto Condensed" w:eastAsia="Calibri" w:hAnsi="Roboto Condensed" w:cstheme="minorHAnsi"/>
                <w:sz w:val="20"/>
                <w:szCs w:val="20"/>
              </w:rPr>
              <w:t xml:space="preserve">s </w:t>
            </w:r>
            <w:r w:rsidRPr="0076060A">
              <w:rPr>
                <w:rFonts w:ascii="Roboto Condensed" w:eastAsia="Calibri" w:hAnsi="Roboto Condensed" w:cstheme="minorHAnsi"/>
                <w:spacing w:val="-2"/>
                <w:sz w:val="20"/>
                <w:szCs w:val="20"/>
              </w:rPr>
              <w:t>c</w:t>
            </w:r>
            <w:r w:rsidRPr="0076060A">
              <w:rPr>
                <w:rFonts w:ascii="Roboto Condensed" w:eastAsia="Calibri" w:hAnsi="Roboto Condensed" w:cstheme="minorHAnsi"/>
                <w:spacing w:val="1"/>
                <w:sz w:val="20"/>
                <w:szCs w:val="20"/>
              </w:rPr>
              <w:t>o</w:t>
            </w:r>
            <w:r w:rsidRPr="0076060A">
              <w:rPr>
                <w:rFonts w:ascii="Roboto Condensed" w:eastAsia="Calibri" w:hAnsi="Roboto Condensed" w:cstheme="minorHAnsi"/>
                <w:spacing w:val="-1"/>
                <w:sz w:val="20"/>
                <w:szCs w:val="20"/>
              </w:rPr>
              <w:t>n</w:t>
            </w:r>
            <w:r w:rsidRPr="0076060A">
              <w:rPr>
                <w:rFonts w:ascii="Roboto Condensed" w:eastAsia="Calibri" w:hAnsi="Roboto Condensed" w:cstheme="minorHAnsi"/>
                <w:sz w:val="20"/>
                <w:szCs w:val="20"/>
              </w:rPr>
              <w:t>cr</w:t>
            </w:r>
            <w:r w:rsidRPr="0076060A">
              <w:rPr>
                <w:rFonts w:ascii="Roboto Condensed" w:eastAsia="Calibri" w:hAnsi="Roboto Condensed" w:cstheme="minorHAnsi"/>
                <w:spacing w:val="-2"/>
                <w:sz w:val="20"/>
                <w:szCs w:val="20"/>
              </w:rPr>
              <w:t>et</w:t>
            </w:r>
            <w:r w:rsidRPr="0076060A">
              <w:rPr>
                <w:rFonts w:ascii="Roboto Condensed" w:eastAsia="Calibri" w:hAnsi="Roboto Condensed" w:cstheme="minorHAnsi"/>
                <w:sz w:val="20"/>
                <w:szCs w:val="20"/>
              </w:rPr>
              <w:t>s</w:t>
            </w:r>
          </w:p>
          <w:p w14:paraId="2CE986E9" w14:textId="77777777" w:rsidR="00005323" w:rsidRPr="0076060A" w:rsidRDefault="00005323" w:rsidP="006236C0">
            <w:pPr>
              <w:spacing w:after="0" w:line="240" w:lineRule="auto"/>
              <w:ind w:left="113" w:right="306"/>
              <w:rPr>
                <w:rFonts w:ascii="Roboto Condensed" w:eastAsia="Calibri" w:hAnsi="Roboto Condensed" w:cstheme="minorHAnsi"/>
                <w:sz w:val="20"/>
                <w:szCs w:val="20"/>
              </w:rPr>
            </w:pPr>
            <w:r w:rsidRPr="0076060A">
              <w:rPr>
                <w:rFonts w:ascii="Roboto Condensed" w:eastAsia="Calibri" w:hAnsi="Roboto Condensed" w:cstheme="minorHAnsi"/>
                <w:sz w:val="20"/>
                <w:szCs w:val="20"/>
              </w:rPr>
              <w:t>6. Valoriser son image professionnelle grâce aux réseaux sociaux</w:t>
            </w:r>
          </w:p>
          <w:p w14:paraId="15E967B2" w14:textId="77777777" w:rsidR="00005323" w:rsidRPr="0076060A" w:rsidRDefault="00005323" w:rsidP="006236C0">
            <w:pPr>
              <w:spacing w:after="0" w:line="240" w:lineRule="auto"/>
              <w:ind w:left="113" w:right="306"/>
              <w:rPr>
                <w:rFonts w:ascii="Roboto Condensed" w:eastAsia="Calibri" w:hAnsi="Roboto Condensed" w:cstheme="minorHAnsi"/>
                <w:sz w:val="20"/>
                <w:szCs w:val="20"/>
              </w:rPr>
            </w:pPr>
            <w:r w:rsidRPr="0076060A">
              <w:rPr>
                <w:rFonts w:ascii="Roboto Condensed" w:eastAsia="Calibri" w:hAnsi="Roboto Condensed" w:cstheme="minorHAnsi"/>
                <w:sz w:val="20"/>
                <w:szCs w:val="20"/>
              </w:rPr>
              <w:t>7. Se construire un réseau professionnel grâce aux outils du web</w:t>
            </w:r>
          </w:p>
        </w:tc>
      </w:tr>
      <w:tr w:rsidR="00005323" w:rsidRPr="0076060A" w14:paraId="640184CC" w14:textId="77777777" w:rsidTr="006236C0">
        <w:trPr>
          <w:trHeight w:hRule="exact" w:val="581"/>
        </w:trPr>
        <w:tc>
          <w:tcPr>
            <w:tcW w:w="2870" w:type="dxa"/>
            <w:gridSpan w:val="2"/>
            <w:shd w:val="clear" w:color="auto" w:fill="282D46"/>
            <w:vAlign w:val="center"/>
          </w:tcPr>
          <w:p w14:paraId="328D6BFB" w14:textId="77777777" w:rsidR="00005323" w:rsidRPr="009A21F1" w:rsidRDefault="00005323" w:rsidP="006236C0">
            <w:pPr>
              <w:spacing w:after="0" w:line="240" w:lineRule="auto"/>
              <w:ind w:left="97" w:right="-20"/>
              <w:rPr>
                <w:rFonts w:ascii="Roboto Condensed" w:hAnsi="Roboto Condensed" w:cstheme="minorHAnsi"/>
                <w:b/>
                <w:color w:val="FFFFFF" w:themeColor="background1"/>
                <w:szCs w:val="20"/>
              </w:rPr>
            </w:pPr>
            <w:r w:rsidRPr="009A21F1">
              <w:rPr>
                <w:rFonts w:ascii="Roboto Condensed" w:eastAsia="Calibri" w:hAnsi="Roboto Condensed" w:cstheme="minorHAnsi"/>
                <w:b/>
                <w:bCs/>
                <w:color w:val="FFFFFF" w:themeColor="background1"/>
                <w:spacing w:val="-1"/>
                <w:position w:val="1"/>
                <w:szCs w:val="20"/>
              </w:rPr>
              <w:lastRenderedPageBreak/>
              <w:t>Moda</w:t>
            </w:r>
            <w:r w:rsidRPr="009A21F1">
              <w:rPr>
                <w:rFonts w:ascii="Roboto Condensed" w:eastAsia="Calibri" w:hAnsi="Roboto Condensed" w:cstheme="minorHAnsi"/>
                <w:b/>
                <w:bCs/>
                <w:color w:val="FFFFFF" w:themeColor="background1"/>
                <w:spacing w:val="1"/>
                <w:position w:val="1"/>
                <w:szCs w:val="20"/>
              </w:rPr>
              <w:t>li</w:t>
            </w:r>
            <w:r w:rsidRPr="009A21F1">
              <w:rPr>
                <w:rFonts w:ascii="Roboto Condensed" w:eastAsia="Calibri" w:hAnsi="Roboto Condensed" w:cstheme="minorHAnsi"/>
                <w:b/>
                <w:bCs/>
                <w:color w:val="FFFFFF" w:themeColor="background1"/>
                <w:position w:val="1"/>
                <w:szCs w:val="20"/>
              </w:rPr>
              <w:t xml:space="preserve">tés </w:t>
            </w:r>
            <w:r w:rsidRPr="009A21F1">
              <w:rPr>
                <w:rFonts w:ascii="Roboto Condensed" w:eastAsia="Calibri" w:hAnsi="Roboto Condensed" w:cstheme="minorHAnsi"/>
                <w:b/>
                <w:bCs/>
                <w:color w:val="FFFFFF" w:themeColor="background1"/>
                <w:spacing w:val="-1"/>
                <w:szCs w:val="20"/>
              </w:rPr>
              <w:t>d</w:t>
            </w:r>
            <w:r w:rsidRPr="009A21F1">
              <w:rPr>
                <w:rFonts w:ascii="Roboto Condensed" w:eastAsia="Calibri" w:hAnsi="Roboto Condensed" w:cstheme="minorHAnsi"/>
                <w:b/>
                <w:bCs/>
                <w:color w:val="FFFFFF" w:themeColor="background1"/>
                <w:szCs w:val="20"/>
              </w:rPr>
              <w:t>’e</w:t>
            </w:r>
            <w:r w:rsidRPr="009A21F1">
              <w:rPr>
                <w:rFonts w:ascii="Roboto Condensed" w:eastAsia="Calibri" w:hAnsi="Roboto Condensed" w:cstheme="minorHAnsi"/>
                <w:b/>
                <w:bCs/>
                <w:color w:val="FFFFFF" w:themeColor="background1"/>
                <w:spacing w:val="-1"/>
                <w:szCs w:val="20"/>
              </w:rPr>
              <w:t>n</w:t>
            </w:r>
            <w:r w:rsidRPr="009A21F1">
              <w:rPr>
                <w:rFonts w:ascii="Roboto Condensed" w:eastAsia="Calibri" w:hAnsi="Roboto Condensed" w:cstheme="minorHAnsi"/>
                <w:b/>
                <w:bCs/>
                <w:color w:val="FFFFFF" w:themeColor="background1"/>
                <w:szCs w:val="20"/>
              </w:rPr>
              <w:t>s</w:t>
            </w:r>
            <w:r w:rsidRPr="009A21F1">
              <w:rPr>
                <w:rFonts w:ascii="Roboto Condensed" w:eastAsia="Calibri" w:hAnsi="Roboto Condensed" w:cstheme="minorHAnsi"/>
                <w:b/>
                <w:bCs/>
                <w:color w:val="FFFFFF" w:themeColor="background1"/>
                <w:spacing w:val="-1"/>
                <w:szCs w:val="20"/>
              </w:rPr>
              <w:t>e</w:t>
            </w:r>
            <w:r w:rsidRPr="009A21F1">
              <w:rPr>
                <w:rFonts w:ascii="Roboto Condensed" w:eastAsia="Calibri" w:hAnsi="Roboto Condensed" w:cstheme="minorHAnsi"/>
                <w:b/>
                <w:bCs/>
                <w:color w:val="FFFFFF" w:themeColor="background1"/>
                <w:spacing w:val="1"/>
                <w:szCs w:val="20"/>
              </w:rPr>
              <w:t>ig</w:t>
            </w:r>
            <w:r w:rsidRPr="009A21F1">
              <w:rPr>
                <w:rFonts w:ascii="Roboto Condensed" w:eastAsia="Calibri" w:hAnsi="Roboto Condensed" w:cstheme="minorHAnsi"/>
                <w:b/>
                <w:bCs/>
                <w:color w:val="FFFFFF" w:themeColor="background1"/>
                <w:spacing w:val="-1"/>
                <w:szCs w:val="20"/>
              </w:rPr>
              <w:t>ne</w:t>
            </w:r>
            <w:r w:rsidRPr="009A21F1">
              <w:rPr>
                <w:rFonts w:ascii="Roboto Condensed" w:eastAsia="Calibri" w:hAnsi="Roboto Condensed" w:cstheme="minorHAnsi"/>
                <w:b/>
                <w:bCs/>
                <w:color w:val="FFFFFF" w:themeColor="background1"/>
                <w:szCs w:val="20"/>
              </w:rPr>
              <w:t>me</w:t>
            </w:r>
            <w:r w:rsidRPr="009A21F1">
              <w:rPr>
                <w:rFonts w:ascii="Roboto Condensed" w:eastAsia="Calibri" w:hAnsi="Roboto Condensed" w:cstheme="minorHAnsi"/>
                <w:b/>
                <w:bCs/>
                <w:color w:val="FFFFFF" w:themeColor="background1"/>
                <w:spacing w:val="-1"/>
                <w:szCs w:val="20"/>
              </w:rPr>
              <w:t>n</w:t>
            </w:r>
            <w:r w:rsidRPr="009A21F1">
              <w:rPr>
                <w:rFonts w:ascii="Roboto Condensed" w:eastAsia="Calibri" w:hAnsi="Roboto Condensed" w:cstheme="minorHAnsi"/>
                <w:b/>
                <w:bCs/>
                <w:color w:val="FFFFFF" w:themeColor="background1"/>
                <w:szCs w:val="20"/>
              </w:rPr>
              <w:t>t</w:t>
            </w:r>
          </w:p>
        </w:tc>
        <w:tc>
          <w:tcPr>
            <w:tcW w:w="7026" w:type="dxa"/>
            <w:gridSpan w:val="4"/>
            <w:shd w:val="clear" w:color="auto" w:fill="F1E5F7"/>
            <w:vAlign w:val="center"/>
          </w:tcPr>
          <w:p w14:paraId="76743AD2" w14:textId="77777777" w:rsidR="00005323" w:rsidRPr="0076060A" w:rsidRDefault="00005323" w:rsidP="006236C0">
            <w:pPr>
              <w:spacing w:after="0" w:line="240" w:lineRule="auto"/>
              <w:ind w:left="111" w:right="-20"/>
              <w:rPr>
                <w:rFonts w:ascii="Roboto Condensed" w:eastAsia="Calibri" w:hAnsi="Roboto Condensed" w:cstheme="minorHAnsi"/>
                <w:sz w:val="20"/>
                <w:szCs w:val="20"/>
              </w:rPr>
            </w:pPr>
            <w:r w:rsidRPr="0076060A">
              <w:rPr>
                <w:rFonts w:ascii="Roboto Condensed" w:eastAsia="Calibri" w:hAnsi="Roboto Condensed" w:cstheme="minorHAnsi"/>
                <w:position w:val="1"/>
                <w:sz w:val="20"/>
                <w:szCs w:val="20"/>
              </w:rPr>
              <w:t>E</w:t>
            </w:r>
            <w:r w:rsidRPr="0076060A">
              <w:rPr>
                <w:rFonts w:ascii="Roboto Condensed" w:eastAsia="Calibri" w:hAnsi="Roboto Condensed" w:cstheme="minorHAnsi"/>
                <w:spacing w:val="1"/>
                <w:position w:val="1"/>
                <w:sz w:val="20"/>
                <w:szCs w:val="20"/>
              </w:rPr>
              <w:t>x</w:t>
            </w:r>
            <w:r w:rsidRPr="0076060A">
              <w:rPr>
                <w:rFonts w:ascii="Roboto Condensed" w:eastAsia="Calibri" w:hAnsi="Roboto Condensed" w:cstheme="minorHAnsi"/>
                <w:position w:val="1"/>
                <w:sz w:val="20"/>
                <w:szCs w:val="20"/>
              </w:rPr>
              <w:t>erc</w:t>
            </w:r>
            <w:r w:rsidRPr="0076060A">
              <w:rPr>
                <w:rFonts w:ascii="Roboto Condensed" w:eastAsia="Calibri" w:hAnsi="Roboto Condensed" w:cstheme="minorHAnsi"/>
                <w:spacing w:val="-2"/>
                <w:position w:val="1"/>
                <w:sz w:val="20"/>
                <w:szCs w:val="20"/>
              </w:rPr>
              <w:t>i</w:t>
            </w:r>
            <w:r w:rsidRPr="0076060A">
              <w:rPr>
                <w:rFonts w:ascii="Roboto Condensed" w:eastAsia="Calibri" w:hAnsi="Roboto Condensed" w:cstheme="minorHAnsi"/>
                <w:position w:val="1"/>
                <w:sz w:val="20"/>
                <w:szCs w:val="20"/>
              </w:rPr>
              <w:t>ces</w:t>
            </w:r>
            <w:r w:rsidRPr="0076060A">
              <w:rPr>
                <w:rFonts w:ascii="Roboto Condensed" w:eastAsia="Calibri" w:hAnsi="Roboto Condensed" w:cstheme="minorHAnsi"/>
                <w:spacing w:val="1"/>
                <w:position w:val="1"/>
                <w:sz w:val="20"/>
                <w:szCs w:val="20"/>
              </w:rPr>
              <w:t xml:space="preserve"> </w:t>
            </w:r>
            <w:r w:rsidRPr="0076060A">
              <w:rPr>
                <w:rFonts w:ascii="Roboto Condensed" w:eastAsia="Calibri" w:hAnsi="Roboto Condensed" w:cstheme="minorHAnsi"/>
                <w:position w:val="1"/>
                <w:sz w:val="20"/>
                <w:szCs w:val="20"/>
              </w:rPr>
              <w:t>pr</w:t>
            </w:r>
            <w:r w:rsidRPr="0076060A">
              <w:rPr>
                <w:rFonts w:ascii="Roboto Condensed" w:eastAsia="Calibri" w:hAnsi="Roboto Condensed" w:cstheme="minorHAnsi"/>
                <w:spacing w:val="-3"/>
                <w:position w:val="1"/>
                <w:sz w:val="20"/>
                <w:szCs w:val="20"/>
              </w:rPr>
              <w:t>a</w:t>
            </w:r>
            <w:r w:rsidRPr="0076060A">
              <w:rPr>
                <w:rFonts w:ascii="Roboto Condensed" w:eastAsia="Calibri" w:hAnsi="Roboto Condensed" w:cstheme="minorHAnsi"/>
                <w:position w:val="1"/>
                <w:sz w:val="20"/>
                <w:szCs w:val="20"/>
              </w:rPr>
              <w:t>ti</w:t>
            </w:r>
            <w:r w:rsidRPr="0076060A">
              <w:rPr>
                <w:rFonts w:ascii="Roboto Condensed" w:eastAsia="Calibri" w:hAnsi="Roboto Condensed" w:cstheme="minorHAnsi"/>
                <w:spacing w:val="-1"/>
                <w:position w:val="1"/>
                <w:sz w:val="20"/>
                <w:szCs w:val="20"/>
              </w:rPr>
              <w:t>qu</w:t>
            </w:r>
            <w:r w:rsidRPr="0076060A">
              <w:rPr>
                <w:rFonts w:ascii="Roboto Condensed" w:eastAsia="Calibri" w:hAnsi="Roboto Condensed" w:cstheme="minorHAnsi"/>
                <w:position w:val="1"/>
                <w:sz w:val="20"/>
                <w:szCs w:val="20"/>
              </w:rPr>
              <w:t>es,</w:t>
            </w:r>
            <w:r w:rsidRPr="0076060A">
              <w:rPr>
                <w:rFonts w:ascii="Roboto Condensed" w:eastAsia="Calibri" w:hAnsi="Roboto Condensed" w:cstheme="minorHAnsi"/>
                <w:spacing w:val="2"/>
                <w:position w:val="1"/>
                <w:sz w:val="20"/>
                <w:szCs w:val="20"/>
              </w:rPr>
              <w:t xml:space="preserve"> </w:t>
            </w:r>
            <w:r w:rsidRPr="0076060A">
              <w:rPr>
                <w:rFonts w:ascii="Roboto Condensed" w:eastAsia="Calibri" w:hAnsi="Roboto Condensed" w:cstheme="minorHAnsi"/>
                <w:position w:val="1"/>
                <w:sz w:val="20"/>
                <w:szCs w:val="20"/>
              </w:rPr>
              <w:t>a</w:t>
            </w:r>
            <w:r w:rsidRPr="0076060A">
              <w:rPr>
                <w:rFonts w:ascii="Roboto Condensed" w:eastAsia="Calibri" w:hAnsi="Roboto Condensed" w:cstheme="minorHAnsi"/>
                <w:spacing w:val="-1"/>
                <w:position w:val="1"/>
                <w:sz w:val="20"/>
                <w:szCs w:val="20"/>
              </w:rPr>
              <w:t>p</w:t>
            </w:r>
            <w:r w:rsidRPr="0076060A">
              <w:rPr>
                <w:rFonts w:ascii="Roboto Condensed" w:eastAsia="Calibri" w:hAnsi="Roboto Condensed" w:cstheme="minorHAnsi"/>
                <w:spacing w:val="-3"/>
                <w:position w:val="1"/>
                <w:sz w:val="20"/>
                <w:szCs w:val="20"/>
              </w:rPr>
              <w:t>p</w:t>
            </w:r>
            <w:r w:rsidRPr="0076060A">
              <w:rPr>
                <w:rFonts w:ascii="Roboto Condensed" w:eastAsia="Calibri" w:hAnsi="Roboto Condensed" w:cstheme="minorHAnsi"/>
                <w:spacing w:val="1"/>
                <w:position w:val="1"/>
                <w:sz w:val="20"/>
                <w:szCs w:val="20"/>
              </w:rPr>
              <w:t>o</w:t>
            </w:r>
            <w:r w:rsidRPr="0076060A">
              <w:rPr>
                <w:rFonts w:ascii="Roboto Condensed" w:eastAsia="Calibri" w:hAnsi="Roboto Condensed" w:cstheme="minorHAnsi"/>
                <w:position w:val="1"/>
                <w:sz w:val="20"/>
                <w:szCs w:val="20"/>
              </w:rPr>
              <w:t>r</w:t>
            </w:r>
            <w:r w:rsidRPr="0076060A">
              <w:rPr>
                <w:rFonts w:ascii="Roboto Condensed" w:eastAsia="Calibri" w:hAnsi="Roboto Condensed" w:cstheme="minorHAnsi"/>
                <w:spacing w:val="-2"/>
                <w:position w:val="1"/>
                <w:sz w:val="20"/>
                <w:szCs w:val="20"/>
              </w:rPr>
              <w:t>t</w:t>
            </w:r>
            <w:r w:rsidRPr="0076060A">
              <w:rPr>
                <w:rFonts w:ascii="Roboto Condensed" w:eastAsia="Calibri" w:hAnsi="Roboto Condensed" w:cstheme="minorHAnsi"/>
                <w:position w:val="1"/>
                <w:sz w:val="20"/>
                <w:szCs w:val="20"/>
              </w:rPr>
              <w:t>s n</w:t>
            </w:r>
            <w:r w:rsidRPr="0076060A">
              <w:rPr>
                <w:rFonts w:ascii="Roboto Condensed" w:eastAsia="Calibri" w:hAnsi="Roboto Condensed" w:cstheme="minorHAnsi"/>
                <w:spacing w:val="1"/>
                <w:position w:val="1"/>
                <w:sz w:val="20"/>
                <w:szCs w:val="20"/>
              </w:rPr>
              <w:t>o</w:t>
            </w:r>
            <w:r w:rsidRPr="0076060A">
              <w:rPr>
                <w:rFonts w:ascii="Roboto Condensed" w:eastAsia="Calibri" w:hAnsi="Roboto Condensed" w:cstheme="minorHAnsi"/>
                <w:position w:val="1"/>
                <w:sz w:val="20"/>
                <w:szCs w:val="20"/>
              </w:rPr>
              <w:t>t</w:t>
            </w:r>
            <w:r w:rsidRPr="0076060A">
              <w:rPr>
                <w:rFonts w:ascii="Roboto Condensed" w:eastAsia="Calibri" w:hAnsi="Roboto Condensed" w:cstheme="minorHAnsi"/>
                <w:spacing w:val="-2"/>
                <w:position w:val="1"/>
                <w:sz w:val="20"/>
                <w:szCs w:val="20"/>
              </w:rPr>
              <w:t>i</w:t>
            </w:r>
            <w:r w:rsidRPr="0076060A">
              <w:rPr>
                <w:rFonts w:ascii="Roboto Condensed" w:eastAsia="Calibri" w:hAnsi="Roboto Condensed" w:cstheme="minorHAnsi"/>
                <w:spacing w:val="1"/>
                <w:position w:val="1"/>
                <w:sz w:val="20"/>
                <w:szCs w:val="20"/>
              </w:rPr>
              <w:t>o</w:t>
            </w:r>
            <w:r w:rsidRPr="0076060A">
              <w:rPr>
                <w:rFonts w:ascii="Roboto Condensed" w:eastAsia="Calibri" w:hAnsi="Roboto Condensed" w:cstheme="minorHAnsi"/>
                <w:spacing w:val="-1"/>
                <w:position w:val="1"/>
                <w:sz w:val="20"/>
                <w:szCs w:val="20"/>
              </w:rPr>
              <w:t>nn</w:t>
            </w:r>
            <w:r w:rsidRPr="0076060A">
              <w:rPr>
                <w:rFonts w:ascii="Roboto Condensed" w:eastAsia="Calibri" w:hAnsi="Roboto Condensed" w:cstheme="minorHAnsi"/>
                <w:position w:val="1"/>
                <w:sz w:val="20"/>
                <w:szCs w:val="20"/>
              </w:rPr>
              <w:t>els, ap</w:t>
            </w:r>
            <w:r w:rsidRPr="0076060A">
              <w:rPr>
                <w:rFonts w:ascii="Roboto Condensed" w:eastAsia="Calibri" w:hAnsi="Roboto Condensed" w:cstheme="minorHAnsi"/>
                <w:spacing w:val="-3"/>
                <w:position w:val="1"/>
                <w:sz w:val="20"/>
                <w:szCs w:val="20"/>
              </w:rPr>
              <w:t>p</w:t>
            </w:r>
            <w:r w:rsidRPr="0076060A">
              <w:rPr>
                <w:rFonts w:ascii="Roboto Condensed" w:eastAsia="Calibri" w:hAnsi="Roboto Condensed" w:cstheme="minorHAnsi"/>
                <w:spacing w:val="1"/>
                <w:position w:val="1"/>
                <w:sz w:val="20"/>
                <w:szCs w:val="20"/>
              </w:rPr>
              <w:t>o</w:t>
            </w:r>
            <w:r w:rsidRPr="0076060A">
              <w:rPr>
                <w:rFonts w:ascii="Roboto Condensed" w:eastAsia="Calibri" w:hAnsi="Roboto Condensed" w:cstheme="minorHAnsi"/>
                <w:position w:val="1"/>
                <w:sz w:val="20"/>
                <w:szCs w:val="20"/>
              </w:rPr>
              <w:t>rt</w:t>
            </w:r>
            <w:r w:rsidRPr="0076060A">
              <w:rPr>
                <w:rFonts w:ascii="Roboto Condensed" w:eastAsia="Calibri" w:hAnsi="Roboto Condensed" w:cstheme="minorHAnsi"/>
                <w:spacing w:val="1"/>
                <w:position w:val="1"/>
                <w:sz w:val="20"/>
                <w:szCs w:val="20"/>
              </w:rPr>
              <w:t xml:space="preserve"> </w:t>
            </w:r>
            <w:r w:rsidRPr="0076060A">
              <w:rPr>
                <w:rFonts w:ascii="Roboto Condensed" w:eastAsia="Calibri" w:hAnsi="Roboto Condensed" w:cstheme="minorHAnsi"/>
                <w:spacing w:val="-1"/>
                <w:position w:val="1"/>
                <w:sz w:val="20"/>
                <w:szCs w:val="20"/>
              </w:rPr>
              <w:t>d</w:t>
            </w:r>
            <w:r w:rsidRPr="0076060A">
              <w:rPr>
                <w:rFonts w:ascii="Roboto Condensed" w:eastAsia="Calibri" w:hAnsi="Roboto Condensed" w:cstheme="minorHAnsi"/>
                <w:position w:val="1"/>
                <w:sz w:val="20"/>
                <w:szCs w:val="20"/>
              </w:rPr>
              <w:t>’i</w:t>
            </w:r>
            <w:r w:rsidRPr="0076060A">
              <w:rPr>
                <w:rFonts w:ascii="Roboto Condensed" w:eastAsia="Calibri" w:hAnsi="Roboto Condensed" w:cstheme="minorHAnsi"/>
                <w:spacing w:val="-1"/>
                <w:position w:val="1"/>
                <w:sz w:val="20"/>
                <w:szCs w:val="20"/>
              </w:rPr>
              <w:t>n</w:t>
            </w:r>
            <w:r w:rsidRPr="0076060A">
              <w:rPr>
                <w:rFonts w:ascii="Roboto Condensed" w:eastAsia="Calibri" w:hAnsi="Roboto Condensed" w:cstheme="minorHAnsi"/>
                <w:spacing w:val="-3"/>
                <w:position w:val="1"/>
                <w:sz w:val="20"/>
                <w:szCs w:val="20"/>
              </w:rPr>
              <w:t>f</w:t>
            </w:r>
            <w:r w:rsidRPr="0076060A">
              <w:rPr>
                <w:rFonts w:ascii="Roboto Condensed" w:eastAsia="Calibri" w:hAnsi="Roboto Condensed" w:cstheme="minorHAnsi"/>
                <w:spacing w:val="1"/>
                <w:position w:val="1"/>
                <w:sz w:val="20"/>
                <w:szCs w:val="20"/>
              </w:rPr>
              <w:t>o</w:t>
            </w:r>
            <w:r w:rsidRPr="0076060A">
              <w:rPr>
                <w:rFonts w:ascii="Roboto Condensed" w:eastAsia="Calibri" w:hAnsi="Roboto Condensed" w:cstheme="minorHAnsi"/>
                <w:spacing w:val="-3"/>
                <w:position w:val="1"/>
                <w:sz w:val="20"/>
                <w:szCs w:val="20"/>
              </w:rPr>
              <w:t>r</w:t>
            </w:r>
            <w:r w:rsidRPr="0076060A">
              <w:rPr>
                <w:rFonts w:ascii="Roboto Condensed" w:eastAsia="Calibri" w:hAnsi="Roboto Condensed" w:cstheme="minorHAnsi"/>
                <w:spacing w:val="1"/>
                <w:position w:val="1"/>
                <w:sz w:val="20"/>
                <w:szCs w:val="20"/>
              </w:rPr>
              <w:t>m</w:t>
            </w:r>
            <w:r w:rsidRPr="0076060A">
              <w:rPr>
                <w:rFonts w:ascii="Roboto Condensed" w:eastAsia="Calibri" w:hAnsi="Roboto Condensed" w:cstheme="minorHAnsi"/>
                <w:position w:val="1"/>
                <w:sz w:val="20"/>
                <w:szCs w:val="20"/>
              </w:rPr>
              <w:t>at</w:t>
            </w:r>
            <w:r w:rsidRPr="0076060A">
              <w:rPr>
                <w:rFonts w:ascii="Roboto Condensed" w:eastAsia="Calibri" w:hAnsi="Roboto Condensed" w:cstheme="minorHAnsi"/>
                <w:spacing w:val="-2"/>
                <w:position w:val="1"/>
                <w:sz w:val="20"/>
                <w:szCs w:val="20"/>
              </w:rPr>
              <w:t>i</w:t>
            </w:r>
            <w:r w:rsidRPr="0076060A">
              <w:rPr>
                <w:rFonts w:ascii="Roboto Condensed" w:eastAsia="Calibri" w:hAnsi="Roboto Condensed" w:cstheme="minorHAnsi"/>
                <w:spacing w:val="1"/>
                <w:position w:val="1"/>
                <w:sz w:val="20"/>
                <w:szCs w:val="20"/>
              </w:rPr>
              <w:t>o</w:t>
            </w:r>
            <w:r w:rsidRPr="0076060A">
              <w:rPr>
                <w:rFonts w:ascii="Roboto Condensed" w:eastAsia="Calibri" w:hAnsi="Roboto Condensed" w:cstheme="minorHAnsi"/>
                <w:spacing w:val="-1"/>
                <w:position w:val="1"/>
                <w:sz w:val="20"/>
                <w:szCs w:val="20"/>
              </w:rPr>
              <w:t>n</w:t>
            </w:r>
            <w:r w:rsidRPr="0076060A">
              <w:rPr>
                <w:rFonts w:ascii="Roboto Condensed" w:eastAsia="Calibri" w:hAnsi="Roboto Condensed" w:cstheme="minorHAnsi"/>
                <w:position w:val="1"/>
                <w:sz w:val="20"/>
                <w:szCs w:val="20"/>
              </w:rPr>
              <w:t>s</w:t>
            </w:r>
          </w:p>
        </w:tc>
      </w:tr>
      <w:tr w:rsidR="00005323" w:rsidRPr="0076060A" w14:paraId="3C66AE22" w14:textId="77777777" w:rsidTr="006236C0">
        <w:trPr>
          <w:trHeight w:hRule="exact" w:val="702"/>
        </w:trPr>
        <w:tc>
          <w:tcPr>
            <w:tcW w:w="2870" w:type="dxa"/>
            <w:gridSpan w:val="2"/>
            <w:shd w:val="clear" w:color="auto" w:fill="282D46"/>
            <w:vAlign w:val="center"/>
          </w:tcPr>
          <w:p w14:paraId="29505F5A" w14:textId="77777777" w:rsidR="00005323" w:rsidRPr="009A21F1" w:rsidRDefault="00005323" w:rsidP="006236C0">
            <w:pPr>
              <w:spacing w:after="0" w:line="240" w:lineRule="auto"/>
              <w:ind w:left="97" w:right="-20"/>
              <w:rPr>
                <w:rFonts w:ascii="Roboto Condensed" w:eastAsia="Calibri" w:hAnsi="Roboto Condensed" w:cstheme="minorHAnsi"/>
                <w:b/>
                <w:color w:val="FFFFFF" w:themeColor="background1"/>
                <w:szCs w:val="20"/>
              </w:rPr>
            </w:pPr>
            <w:r w:rsidRPr="009A21F1">
              <w:rPr>
                <w:rFonts w:ascii="Roboto Condensed" w:eastAsia="Calibri" w:hAnsi="Roboto Condensed" w:cstheme="minorHAnsi"/>
                <w:b/>
                <w:bCs/>
                <w:color w:val="FFFFFF" w:themeColor="background1"/>
                <w:spacing w:val="-1"/>
                <w:position w:val="1"/>
                <w:szCs w:val="20"/>
              </w:rPr>
              <w:t>Moda</w:t>
            </w:r>
            <w:r w:rsidRPr="009A21F1">
              <w:rPr>
                <w:rFonts w:ascii="Roboto Condensed" w:eastAsia="Calibri" w:hAnsi="Roboto Condensed" w:cstheme="minorHAnsi"/>
                <w:b/>
                <w:bCs/>
                <w:color w:val="FFFFFF" w:themeColor="background1"/>
                <w:spacing w:val="1"/>
                <w:position w:val="1"/>
                <w:szCs w:val="20"/>
              </w:rPr>
              <w:t>li</w:t>
            </w:r>
            <w:r w:rsidRPr="009A21F1">
              <w:rPr>
                <w:rFonts w:ascii="Roboto Condensed" w:eastAsia="Calibri" w:hAnsi="Roboto Condensed" w:cstheme="minorHAnsi"/>
                <w:b/>
                <w:bCs/>
                <w:color w:val="FFFFFF" w:themeColor="background1"/>
                <w:position w:val="1"/>
                <w:szCs w:val="20"/>
              </w:rPr>
              <w:t>tés</w:t>
            </w:r>
            <w:r w:rsidRPr="009A21F1">
              <w:rPr>
                <w:rFonts w:ascii="Roboto Condensed" w:eastAsia="Calibri" w:hAnsi="Roboto Condensed" w:cstheme="minorHAnsi"/>
                <w:b/>
                <w:bCs/>
                <w:color w:val="FFFFFF" w:themeColor="background1"/>
                <w:spacing w:val="1"/>
                <w:position w:val="1"/>
                <w:szCs w:val="20"/>
              </w:rPr>
              <w:t xml:space="preserve"> </w:t>
            </w:r>
            <w:r w:rsidRPr="009A21F1">
              <w:rPr>
                <w:rFonts w:ascii="Roboto Condensed" w:eastAsia="Calibri" w:hAnsi="Roboto Condensed" w:cstheme="minorHAnsi"/>
                <w:b/>
                <w:bCs/>
                <w:color w:val="FFFFFF" w:themeColor="background1"/>
                <w:spacing w:val="-1"/>
                <w:position w:val="1"/>
                <w:szCs w:val="20"/>
              </w:rPr>
              <w:t>d</w:t>
            </w:r>
            <w:r w:rsidRPr="009A21F1">
              <w:rPr>
                <w:rFonts w:ascii="Roboto Condensed" w:eastAsia="Calibri" w:hAnsi="Roboto Condensed" w:cstheme="minorHAnsi"/>
                <w:b/>
                <w:bCs/>
                <w:color w:val="FFFFFF" w:themeColor="background1"/>
                <w:position w:val="1"/>
                <w:szCs w:val="20"/>
              </w:rPr>
              <w:t>’</w:t>
            </w:r>
            <w:r w:rsidRPr="009A21F1">
              <w:rPr>
                <w:rFonts w:ascii="Roboto Condensed" w:eastAsia="Calibri" w:hAnsi="Roboto Condensed" w:cstheme="minorHAnsi"/>
                <w:b/>
                <w:bCs/>
                <w:color w:val="FFFFFF" w:themeColor="background1"/>
                <w:spacing w:val="-2"/>
                <w:position w:val="1"/>
                <w:szCs w:val="20"/>
              </w:rPr>
              <w:t>é</w:t>
            </w:r>
            <w:r w:rsidRPr="009A21F1">
              <w:rPr>
                <w:rFonts w:ascii="Roboto Condensed" w:eastAsia="Calibri" w:hAnsi="Roboto Condensed" w:cstheme="minorHAnsi"/>
                <w:b/>
                <w:bCs/>
                <w:color w:val="FFFFFF" w:themeColor="background1"/>
                <w:spacing w:val="1"/>
                <w:position w:val="1"/>
                <w:szCs w:val="20"/>
              </w:rPr>
              <w:t>v</w:t>
            </w:r>
            <w:r w:rsidRPr="009A21F1">
              <w:rPr>
                <w:rFonts w:ascii="Roboto Condensed" w:eastAsia="Calibri" w:hAnsi="Roboto Condensed" w:cstheme="minorHAnsi"/>
                <w:b/>
                <w:bCs/>
                <w:color w:val="FFFFFF" w:themeColor="background1"/>
                <w:spacing w:val="-1"/>
                <w:position w:val="1"/>
                <w:szCs w:val="20"/>
              </w:rPr>
              <w:t>a</w:t>
            </w:r>
            <w:r w:rsidRPr="009A21F1">
              <w:rPr>
                <w:rFonts w:ascii="Roboto Condensed" w:eastAsia="Calibri" w:hAnsi="Roboto Condensed" w:cstheme="minorHAnsi"/>
                <w:b/>
                <w:bCs/>
                <w:color w:val="FFFFFF" w:themeColor="background1"/>
                <w:spacing w:val="1"/>
                <w:position w:val="1"/>
                <w:szCs w:val="20"/>
              </w:rPr>
              <w:t>l</w:t>
            </w:r>
            <w:r w:rsidRPr="009A21F1">
              <w:rPr>
                <w:rFonts w:ascii="Roboto Condensed" w:eastAsia="Calibri" w:hAnsi="Roboto Condensed" w:cstheme="minorHAnsi"/>
                <w:b/>
                <w:bCs/>
                <w:color w:val="FFFFFF" w:themeColor="background1"/>
                <w:spacing w:val="-1"/>
                <w:position w:val="1"/>
                <w:szCs w:val="20"/>
              </w:rPr>
              <w:t>ua</w:t>
            </w:r>
            <w:r w:rsidRPr="009A21F1">
              <w:rPr>
                <w:rFonts w:ascii="Roboto Condensed" w:eastAsia="Calibri" w:hAnsi="Roboto Condensed" w:cstheme="minorHAnsi"/>
                <w:b/>
                <w:bCs/>
                <w:color w:val="FFFFFF" w:themeColor="background1"/>
                <w:position w:val="1"/>
                <w:szCs w:val="20"/>
              </w:rPr>
              <w:t>t</w:t>
            </w:r>
            <w:r w:rsidRPr="009A21F1">
              <w:rPr>
                <w:rFonts w:ascii="Roboto Condensed" w:eastAsia="Calibri" w:hAnsi="Roboto Condensed" w:cstheme="minorHAnsi"/>
                <w:b/>
                <w:bCs/>
                <w:color w:val="FFFFFF" w:themeColor="background1"/>
                <w:spacing w:val="1"/>
                <w:position w:val="1"/>
                <w:szCs w:val="20"/>
              </w:rPr>
              <w:t>i</w:t>
            </w:r>
            <w:r w:rsidRPr="009A21F1">
              <w:rPr>
                <w:rFonts w:ascii="Roboto Condensed" w:eastAsia="Calibri" w:hAnsi="Roboto Condensed" w:cstheme="minorHAnsi"/>
                <w:b/>
                <w:bCs/>
                <w:color w:val="FFFFFF" w:themeColor="background1"/>
                <w:spacing w:val="-1"/>
                <w:position w:val="1"/>
                <w:szCs w:val="20"/>
              </w:rPr>
              <w:t>o</w:t>
            </w:r>
            <w:r w:rsidRPr="009A21F1">
              <w:rPr>
                <w:rFonts w:ascii="Roboto Condensed" w:eastAsia="Calibri" w:hAnsi="Roboto Condensed" w:cstheme="minorHAnsi"/>
                <w:b/>
                <w:bCs/>
                <w:color w:val="FFFFFF" w:themeColor="background1"/>
                <w:position w:val="1"/>
                <w:szCs w:val="20"/>
              </w:rPr>
              <w:t xml:space="preserve">n </w:t>
            </w:r>
            <w:r w:rsidRPr="009A21F1">
              <w:rPr>
                <w:rFonts w:ascii="Roboto Condensed" w:eastAsia="Calibri" w:hAnsi="Roboto Condensed" w:cstheme="minorHAnsi"/>
                <w:b/>
                <w:bCs/>
                <w:color w:val="FFFFFF" w:themeColor="background1"/>
                <w:spacing w:val="-1"/>
                <w:position w:val="1"/>
                <w:szCs w:val="20"/>
              </w:rPr>
              <w:t>de</w:t>
            </w:r>
            <w:r w:rsidRPr="009A21F1">
              <w:rPr>
                <w:rFonts w:ascii="Roboto Condensed" w:eastAsia="Calibri" w:hAnsi="Roboto Condensed" w:cstheme="minorHAnsi"/>
                <w:b/>
                <w:bCs/>
                <w:color w:val="FFFFFF" w:themeColor="background1"/>
                <w:position w:val="1"/>
                <w:szCs w:val="20"/>
              </w:rPr>
              <w:t>s</w:t>
            </w:r>
            <w:r w:rsidRPr="009A21F1">
              <w:rPr>
                <w:rFonts w:ascii="Roboto Condensed" w:eastAsia="Calibri" w:hAnsi="Roboto Condensed" w:cstheme="minorHAnsi"/>
                <w:b/>
                <w:bCs/>
                <w:color w:val="FFFFFF" w:themeColor="background1"/>
                <w:spacing w:val="1"/>
                <w:position w:val="1"/>
                <w:szCs w:val="20"/>
              </w:rPr>
              <w:t xml:space="preserve"> </w:t>
            </w:r>
            <w:r w:rsidRPr="009A21F1">
              <w:rPr>
                <w:rFonts w:ascii="Roboto Condensed" w:eastAsia="Calibri" w:hAnsi="Roboto Condensed" w:cstheme="minorHAnsi"/>
                <w:b/>
                <w:bCs/>
                <w:color w:val="FFFFFF" w:themeColor="background1"/>
                <w:position w:val="1"/>
                <w:szCs w:val="20"/>
              </w:rPr>
              <w:t>ac</w:t>
            </w:r>
            <w:r w:rsidRPr="009A21F1">
              <w:rPr>
                <w:rFonts w:ascii="Roboto Condensed" w:eastAsia="Calibri" w:hAnsi="Roboto Condensed" w:cstheme="minorHAnsi"/>
                <w:b/>
                <w:bCs/>
                <w:color w:val="FFFFFF" w:themeColor="background1"/>
                <w:spacing w:val="-1"/>
                <w:position w:val="1"/>
                <w:szCs w:val="20"/>
              </w:rPr>
              <w:t>qu</w:t>
            </w:r>
            <w:r w:rsidRPr="009A21F1">
              <w:rPr>
                <w:rFonts w:ascii="Roboto Condensed" w:eastAsia="Calibri" w:hAnsi="Roboto Condensed" w:cstheme="minorHAnsi"/>
                <w:b/>
                <w:bCs/>
                <w:color w:val="FFFFFF" w:themeColor="background1"/>
                <w:spacing w:val="1"/>
                <w:position w:val="1"/>
                <w:szCs w:val="20"/>
              </w:rPr>
              <w:t>i</w:t>
            </w:r>
            <w:r w:rsidRPr="009A21F1">
              <w:rPr>
                <w:rFonts w:ascii="Roboto Condensed" w:eastAsia="Calibri" w:hAnsi="Roboto Condensed" w:cstheme="minorHAnsi"/>
                <w:b/>
                <w:bCs/>
                <w:color w:val="FFFFFF" w:themeColor="background1"/>
                <w:position w:val="1"/>
                <w:szCs w:val="20"/>
              </w:rPr>
              <w:t xml:space="preserve">s </w:t>
            </w:r>
            <w:r w:rsidRPr="009A21F1">
              <w:rPr>
                <w:rFonts w:ascii="Roboto Condensed" w:eastAsia="Calibri" w:hAnsi="Roboto Condensed" w:cstheme="minorHAnsi"/>
                <w:b/>
                <w:bCs/>
                <w:color w:val="FFFFFF" w:themeColor="background1"/>
                <w:spacing w:val="-1"/>
                <w:szCs w:val="20"/>
              </w:rPr>
              <w:t>d</w:t>
            </w:r>
            <w:r w:rsidRPr="009A21F1">
              <w:rPr>
                <w:rFonts w:ascii="Roboto Condensed" w:eastAsia="Calibri" w:hAnsi="Roboto Condensed" w:cstheme="minorHAnsi"/>
                <w:b/>
                <w:bCs/>
                <w:color w:val="FFFFFF" w:themeColor="background1"/>
                <w:szCs w:val="20"/>
              </w:rPr>
              <w:t>’a</w:t>
            </w:r>
            <w:r w:rsidRPr="009A21F1">
              <w:rPr>
                <w:rFonts w:ascii="Roboto Condensed" w:eastAsia="Calibri" w:hAnsi="Roboto Condensed" w:cstheme="minorHAnsi"/>
                <w:b/>
                <w:bCs/>
                <w:color w:val="FFFFFF" w:themeColor="background1"/>
                <w:spacing w:val="-1"/>
                <w:szCs w:val="20"/>
              </w:rPr>
              <w:t>pp</w:t>
            </w:r>
            <w:r w:rsidRPr="009A21F1">
              <w:rPr>
                <w:rFonts w:ascii="Roboto Condensed" w:eastAsia="Calibri" w:hAnsi="Roboto Condensed" w:cstheme="minorHAnsi"/>
                <w:b/>
                <w:bCs/>
                <w:color w:val="FFFFFF" w:themeColor="background1"/>
                <w:spacing w:val="1"/>
                <w:szCs w:val="20"/>
              </w:rPr>
              <w:t>r</w:t>
            </w:r>
            <w:r w:rsidRPr="009A21F1">
              <w:rPr>
                <w:rFonts w:ascii="Roboto Condensed" w:eastAsia="Calibri" w:hAnsi="Roboto Condensed" w:cstheme="minorHAnsi"/>
                <w:b/>
                <w:bCs/>
                <w:color w:val="FFFFFF" w:themeColor="background1"/>
                <w:spacing w:val="-1"/>
                <w:szCs w:val="20"/>
              </w:rPr>
              <w:t>en</w:t>
            </w:r>
            <w:r w:rsidRPr="009A21F1">
              <w:rPr>
                <w:rFonts w:ascii="Roboto Condensed" w:eastAsia="Calibri" w:hAnsi="Roboto Condensed" w:cstheme="minorHAnsi"/>
                <w:b/>
                <w:bCs/>
                <w:color w:val="FFFFFF" w:themeColor="background1"/>
                <w:szCs w:val="20"/>
              </w:rPr>
              <w:t>t</w:t>
            </w:r>
            <w:r w:rsidRPr="009A21F1">
              <w:rPr>
                <w:rFonts w:ascii="Roboto Condensed" w:eastAsia="Calibri" w:hAnsi="Roboto Condensed" w:cstheme="minorHAnsi"/>
                <w:b/>
                <w:bCs/>
                <w:color w:val="FFFFFF" w:themeColor="background1"/>
                <w:spacing w:val="1"/>
                <w:szCs w:val="20"/>
              </w:rPr>
              <w:t>i</w:t>
            </w:r>
            <w:r w:rsidRPr="009A21F1">
              <w:rPr>
                <w:rFonts w:ascii="Roboto Condensed" w:eastAsia="Calibri" w:hAnsi="Roboto Condensed" w:cstheme="minorHAnsi"/>
                <w:b/>
                <w:bCs/>
                <w:color w:val="FFFFFF" w:themeColor="background1"/>
                <w:szCs w:val="20"/>
              </w:rPr>
              <w:t>ss</w:t>
            </w:r>
            <w:r w:rsidRPr="009A21F1">
              <w:rPr>
                <w:rFonts w:ascii="Roboto Condensed" w:eastAsia="Calibri" w:hAnsi="Roboto Condensed" w:cstheme="minorHAnsi"/>
                <w:b/>
                <w:bCs/>
                <w:color w:val="FFFFFF" w:themeColor="background1"/>
                <w:spacing w:val="-1"/>
                <w:szCs w:val="20"/>
              </w:rPr>
              <w:t>a</w:t>
            </w:r>
            <w:r w:rsidRPr="009A21F1">
              <w:rPr>
                <w:rFonts w:ascii="Roboto Condensed" w:eastAsia="Calibri" w:hAnsi="Roboto Condensed" w:cstheme="minorHAnsi"/>
                <w:b/>
                <w:bCs/>
                <w:color w:val="FFFFFF" w:themeColor="background1"/>
                <w:spacing w:val="1"/>
                <w:szCs w:val="20"/>
              </w:rPr>
              <w:t>g</w:t>
            </w:r>
            <w:r w:rsidRPr="009A21F1">
              <w:rPr>
                <w:rFonts w:ascii="Roboto Condensed" w:eastAsia="Calibri" w:hAnsi="Roboto Condensed" w:cstheme="minorHAnsi"/>
                <w:b/>
                <w:bCs/>
                <w:color w:val="FFFFFF" w:themeColor="background1"/>
                <w:szCs w:val="20"/>
              </w:rPr>
              <w:t>e</w:t>
            </w:r>
          </w:p>
        </w:tc>
        <w:tc>
          <w:tcPr>
            <w:tcW w:w="7026" w:type="dxa"/>
            <w:gridSpan w:val="4"/>
            <w:shd w:val="clear" w:color="auto" w:fill="F1E5F7"/>
            <w:vAlign w:val="center"/>
          </w:tcPr>
          <w:p w14:paraId="0B66BFFD" w14:textId="77777777" w:rsidR="00005323" w:rsidRDefault="00005323" w:rsidP="006236C0">
            <w:pPr>
              <w:spacing w:after="0" w:line="240" w:lineRule="auto"/>
              <w:ind w:right="-20"/>
              <w:rPr>
                <w:rFonts w:ascii="Roboto Condensed" w:eastAsia="Calibri" w:hAnsi="Roboto Condensed" w:cstheme="minorHAnsi"/>
                <w:position w:val="1"/>
                <w:sz w:val="20"/>
                <w:szCs w:val="20"/>
              </w:rPr>
            </w:pPr>
            <w:r w:rsidRPr="0076060A">
              <w:rPr>
                <w:rFonts w:ascii="Roboto Condensed" w:eastAsia="Calibri" w:hAnsi="Roboto Condensed" w:cstheme="minorHAnsi"/>
                <w:position w:val="1"/>
                <w:sz w:val="20"/>
                <w:szCs w:val="20"/>
              </w:rPr>
              <w:t>Rendu</w:t>
            </w:r>
            <w:r w:rsidRPr="0076060A">
              <w:rPr>
                <w:rFonts w:ascii="Roboto Condensed" w:eastAsia="Calibri" w:hAnsi="Roboto Condensed" w:cstheme="minorHAnsi"/>
                <w:spacing w:val="-1"/>
                <w:position w:val="1"/>
                <w:sz w:val="20"/>
                <w:szCs w:val="20"/>
              </w:rPr>
              <w:t xml:space="preserve"> </w:t>
            </w:r>
            <w:r w:rsidRPr="0076060A">
              <w:rPr>
                <w:rFonts w:ascii="Roboto Condensed" w:eastAsia="Calibri" w:hAnsi="Roboto Condensed" w:cstheme="minorHAnsi"/>
                <w:spacing w:val="1"/>
                <w:position w:val="1"/>
                <w:sz w:val="20"/>
                <w:szCs w:val="20"/>
              </w:rPr>
              <w:t>e</w:t>
            </w:r>
            <w:r w:rsidRPr="0076060A">
              <w:rPr>
                <w:rFonts w:ascii="Roboto Condensed" w:eastAsia="Calibri" w:hAnsi="Roboto Condensed" w:cstheme="minorHAnsi"/>
                <w:position w:val="1"/>
                <w:sz w:val="20"/>
                <w:szCs w:val="20"/>
              </w:rPr>
              <w:t>t</w:t>
            </w:r>
            <w:r w:rsidRPr="0076060A">
              <w:rPr>
                <w:rFonts w:ascii="Roboto Condensed" w:eastAsia="Calibri" w:hAnsi="Roboto Condensed" w:cstheme="minorHAnsi"/>
                <w:spacing w:val="1"/>
                <w:position w:val="1"/>
                <w:sz w:val="20"/>
                <w:szCs w:val="20"/>
              </w:rPr>
              <w:t xml:space="preserve"> </w:t>
            </w:r>
            <w:r w:rsidRPr="0076060A">
              <w:rPr>
                <w:rFonts w:ascii="Roboto Condensed" w:eastAsia="Calibri" w:hAnsi="Roboto Condensed" w:cstheme="minorHAnsi"/>
                <w:spacing w:val="-1"/>
                <w:position w:val="1"/>
                <w:sz w:val="20"/>
                <w:szCs w:val="20"/>
              </w:rPr>
              <w:t>p</w:t>
            </w:r>
            <w:r w:rsidRPr="0076060A">
              <w:rPr>
                <w:rFonts w:ascii="Roboto Condensed" w:eastAsia="Calibri" w:hAnsi="Roboto Condensed" w:cstheme="minorHAnsi"/>
                <w:position w:val="1"/>
                <w:sz w:val="20"/>
                <w:szCs w:val="20"/>
              </w:rPr>
              <w:t>r</w:t>
            </w:r>
            <w:r w:rsidRPr="0076060A">
              <w:rPr>
                <w:rFonts w:ascii="Roboto Condensed" w:eastAsia="Calibri" w:hAnsi="Roboto Condensed" w:cstheme="minorHAnsi"/>
                <w:spacing w:val="-2"/>
                <w:position w:val="1"/>
                <w:sz w:val="20"/>
                <w:szCs w:val="20"/>
              </w:rPr>
              <w:t>é</w:t>
            </w:r>
            <w:r w:rsidRPr="0076060A">
              <w:rPr>
                <w:rFonts w:ascii="Roboto Condensed" w:eastAsia="Calibri" w:hAnsi="Roboto Condensed" w:cstheme="minorHAnsi"/>
                <w:position w:val="1"/>
                <w:sz w:val="20"/>
                <w:szCs w:val="20"/>
              </w:rPr>
              <w:t>sentat</w:t>
            </w:r>
            <w:r w:rsidRPr="0076060A">
              <w:rPr>
                <w:rFonts w:ascii="Roboto Condensed" w:eastAsia="Calibri" w:hAnsi="Roboto Condensed" w:cstheme="minorHAnsi"/>
                <w:spacing w:val="-2"/>
                <w:position w:val="1"/>
                <w:sz w:val="20"/>
                <w:szCs w:val="20"/>
              </w:rPr>
              <w:t>i</w:t>
            </w:r>
            <w:r w:rsidRPr="0076060A">
              <w:rPr>
                <w:rFonts w:ascii="Roboto Condensed" w:eastAsia="Calibri" w:hAnsi="Roboto Condensed" w:cstheme="minorHAnsi"/>
                <w:spacing w:val="1"/>
                <w:position w:val="1"/>
                <w:sz w:val="20"/>
                <w:szCs w:val="20"/>
              </w:rPr>
              <w:t>o</w:t>
            </w:r>
            <w:r w:rsidRPr="0076060A">
              <w:rPr>
                <w:rFonts w:ascii="Roboto Condensed" w:eastAsia="Calibri" w:hAnsi="Roboto Condensed" w:cstheme="minorHAnsi"/>
                <w:position w:val="1"/>
                <w:sz w:val="20"/>
                <w:szCs w:val="20"/>
              </w:rPr>
              <w:t>n</w:t>
            </w:r>
            <w:r w:rsidRPr="0076060A">
              <w:rPr>
                <w:rFonts w:ascii="Roboto Condensed" w:eastAsia="Calibri" w:hAnsi="Roboto Condensed" w:cstheme="minorHAnsi"/>
                <w:spacing w:val="-1"/>
                <w:position w:val="1"/>
                <w:sz w:val="20"/>
                <w:szCs w:val="20"/>
              </w:rPr>
              <w:t xml:space="preserve"> </w:t>
            </w:r>
            <w:r w:rsidRPr="0076060A">
              <w:rPr>
                <w:rFonts w:ascii="Roboto Condensed" w:eastAsia="Calibri" w:hAnsi="Roboto Condensed" w:cstheme="minorHAnsi"/>
                <w:position w:val="1"/>
                <w:sz w:val="20"/>
                <w:szCs w:val="20"/>
              </w:rPr>
              <w:t>par</w:t>
            </w:r>
            <w:r w:rsidRPr="0076060A">
              <w:rPr>
                <w:rFonts w:ascii="Roboto Condensed" w:eastAsia="Calibri" w:hAnsi="Roboto Condensed" w:cstheme="minorHAnsi"/>
                <w:spacing w:val="-2"/>
                <w:position w:val="1"/>
                <w:sz w:val="20"/>
                <w:szCs w:val="20"/>
              </w:rPr>
              <w:t xml:space="preserve"> </w:t>
            </w:r>
            <w:r w:rsidRPr="0076060A">
              <w:rPr>
                <w:rFonts w:ascii="Roboto Condensed" w:eastAsia="Calibri" w:hAnsi="Roboto Condensed" w:cstheme="minorHAnsi"/>
                <w:spacing w:val="1"/>
                <w:position w:val="1"/>
                <w:sz w:val="20"/>
                <w:szCs w:val="20"/>
              </w:rPr>
              <w:t>o</w:t>
            </w:r>
            <w:r w:rsidRPr="0076060A">
              <w:rPr>
                <w:rFonts w:ascii="Roboto Condensed" w:eastAsia="Calibri" w:hAnsi="Roboto Condensed" w:cstheme="minorHAnsi"/>
                <w:position w:val="1"/>
                <w:sz w:val="20"/>
                <w:szCs w:val="20"/>
              </w:rPr>
              <w:t>ral</w:t>
            </w:r>
            <w:r w:rsidRPr="0076060A">
              <w:rPr>
                <w:rFonts w:ascii="Roboto Condensed" w:eastAsia="Calibri" w:hAnsi="Roboto Condensed" w:cstheme="minorHAnsi"/>
                <w:spacing w:val="-1"/>
                <w:position w:val="1"/>
                <w:sz w:val="20"/>
                <w:szCs w:val="20"/>
              </w:rPr>
              <w:t xml:space="preserve"> </w:t>
            </w:r>
            <w:r w:rsidRPr="0076060A">
              <w:rPr>
                <w:rFonts w:ascii="Roboto Condensed" w:eastAsia="Calibri" w:hAnsi="Roboto Condensed" w:cstheme="minorHAnsi"/>
                <w:position w:val="1"/>
                <w:sz w:val="20"/>
                <w:szCs w:val="20"/>
              </w:rPr>
              <w:t>du</w:t>
            </w:r>
            <w:r w:rsidRPr="0076060A">
              <w:rPr>
                <w:rFonts w:ascii="Roboto Condensed" w:eastAsia="Calibri" w:hAnsi="Roboto Condensed" w:cstheme="minorHAnsi"/>
                <w:spacing w:val="-1"/>
                <w:position w:val="1"/>
                <w:sz w:val="20"/>
                <w:szCs w:val="20"/>
              </w:rPr>
              <w:t xml:space="preserve"> </w:t>
            </w:r>
            <w:r w:rsidRPr="0076060A">
              <w:rPr>
                <w:rFonts w:ascii="Roboto Condensed" w:eastAsia="Calibri" w:hAnsi="Roboto Condensed" w:cstheme="minorHAnsi"/>
                <w:position w:val="1"/>
                <w:sz w:val="20"/>
                <w:szCs w:val="20"/>
              </w:rPr>
              <w:t>pr</w:t>
            </w:r>
            <w:r w:rsidRPr="0076060A">
              <w:rPr>
                <w:rFonts w:ascii="Roboto Condensed" w:eastAsia="Calibri" w:hAnsi="Roboto Condensed" w:cstheme="minorHAnsi"/>
                <w:spacing w:val="-2"/>
                <w:position w:val="1"/>
                <w:sz w:val="20"/>
                <w:szCs w:val="20"/>
              </w:rPr>
              <w:t>o</w:t>
            </w:r>
            <w:r w:rsidRPr="0076060A">
              <w:rPr>
                <w:rFonts w:ascii="Roboto Condensed" w:eastAsia="Calibri" w:hAnsi="Roboto Condensed" w:cstheme="minorHAnsi"/>
                <w:position w:val="1"/>
                <w:sz w:val="20"/>
                <w:szCs w:val="20"/>
              </w:rPr>
              <w:t>jet</w:t>
            </w:r>
            <w:r w:rsidRPr="0076060A">
              <w:rPr>
                <w:rFonts w:ascii="Roboto Condensed" w:eastAsia="Calibri" w:hAnsi="Roboto Condensed" w:cstheme="minorHAnsi"/>
                <w:spacing w:val="-1"/>
                <w:position w:val="1"/>
                <w:sz w:val="20"/>
                <w:szCs w:val="20"/>
              </w:rPr>
              <w:t xml:space="preserve"> </w:t>
            </w:r>
            <w:r w:rsidRPr="0076060A">
              <w:rPr>
                <w:rFonts w:ascii="Roboto Condensed" w:eastAsia="Calibri" w:hAnsi="Roboto Condensed" w:cstheme="minorHAnsi"/>
                <w:position w:val="1"/>
                <w:sz w:val="20"/>
                <w:szCs w:val="20"/>
              </w:rPr>
              <w:t>prof</w:t>
            </w:r>
            <w:r w:rsidRPr="0076060A">
              <w:rPr>
                <w:rFonts w:ascii="Roboto Condensed" w:eastAsia="Calibri" w:hAnsi="Roboto Condensed" w:cstheme="minorHAnsi"/>
                <w:spacing w:val="-2"/>
                <w:position w:val="1"/>
                <w:sz w:val="20"/>
                <w:szCs w:val="20"/>
              </w:rPr>
              <w:t>e</w:t>
            </w:r>
            <w:r w:rsidRPr="0076060A">
              <w:rPr>
                <w:rFonts w:ascii="Roboto Condensed" w:eastAsia="Calibri" w:hAnsi="Roboto Condensed" w:cstheme="minorHAnsi"/>
                <w:position w:val="1"/>
                <w:sz w:val="20"/>
                <w:szCs w:val="20"/>
              </w:rPr>
              <w:t>ssi</w:t>
            </w:r>
            <w:r w:rsidRPr="0076060A">
              <w:rPr>
                <w:rFonts w:ascii="Roboto Condensed" w:eastAsia="Calibri" w:hAnsi="Roboto Condensed" w:cstheme="minorHAnsi"/>
                <w:spacing w:val="1"/>
                <w:position w:val="1"/>
                <w:sz w:val="20"/>
                <w:szCs w:val="20"/>
              </w:rPr>
              <w:t>o</w:t>
            </w:r>
            <w:r w:rsidRPr="0076060A">
              <w:rPr>
                <w:rFonts w:ascii="Roboto Condensed" w:eastAsia="Calibri" w:hAnsi="Roboto Condensed" w:cstheme="minorHAnsi"/>
                <w:spacing w:val="-1"/>
                <w:position w:val="1"/>
                <w:sz w:val="20"/>
                <w:szCs w:val="20"/>
              </w:rPr>
              <w:t>nn</w:t>
            </w:r>
            <w:r w:rsidRPr="0076060A">
              <w:rPr>
                <w:rFonts w:ascii="Roboto Condensed" w:eastAsia="Calibri" w:hAnsi="Roboto Condensed" w:cstheme="minorHAnsi"/>
                <w:spacing w:val="-2"/>
                <w:position w:val="1"/>
                <w:sz w:val="20"/>
                <w:szCs w:val="20"/>
              </w:rPr>
              <w:t>e</w:t>
            </w:r>
            <w:r w:rsidRPr="0076060A">
              <w:rPr>
                <w:rFonts w:ascii="Roboto Condensed" w:eastAsia="Calibri" w:hAnsi="Roboto Condensed" w:cstheme="minorHAnsi"/>
                <w:position w:val="1"/>
                <w:sz w:val="20"/>
                <w:szCs w:val="20"/>
              </w:rPr>
              <w:t>l</w:t>
            </w:r>
          </w:p>
          <w:p w14:paraId="7FDFFA8A" w14:textId="77777777" w:rsidR="00005323" w:rsidRPr="00F542CE" w:rsidRDefault="00005323" w:rsidP="006236C0">
            <w:pPr>
              <w:spacing w:after="0" w:line="240" w:lineRule="auto"/>
              <w:ind w:right="-20"/>
              <w:rPr>
                <w:rFonts w:ascii="Roboto Condensed" w:eastAsia="Calibri" w:hAnsi="Roboto Condensed" w:cstheme="minorHAnsi"/>
                <w:position w:val="1"/>
                <w:sz w:val="20"/>
              </w:rPr>
            </w:pPr>
            <w:r w:rsidRPr="00F542CE">
              <w:rPr>
                <w:rFonts w:ascii="Roboto Condensed" w:eastAsia="Calibri" w:hAnsi="Roboto Condensed" w:cstheme="minorHAnsi"/>
                <w:position w:val="1"/>
                <w:sz w:val="20"/>
              </w:rPr>
              <w:t>Validation du module par la présence</w:t>
            </w:r>
            <w:r>
              <w:rPr>
                <w:rFonts w:ascii="Roboto Condensed" w:eastAsia="Calibri" w:hAnsi="Roboto Condensed" w:cstheme="minorHAnsi"/>
                <w:position w:val="1"/>
                <w:sz w:val="20"/>
              </w:rPr>
              <w:t>.</w:t>
            </w:r>
          </w:p>
          <w:p w14:paraId="4E9B71B9" w14:textId="77777777" w:rsidR="00005323" w:rsidRPr="0076060A" w:rsidRDefault="00005323" w:rsidP="006236C0">
            <w:pPr>
              <w:spacing w:after="0" w:line="240" w:lineRule="auto"/>
              <w:ind w:left="111" w:right="-20"/>
              <w:rPr>
                <w:rFonts w:ascii="Roboto Condensed" w:hAnsi="Roboto Condensed" w:cstheme="minorHAnsi"/>
                <w:sz w:val="20"/>
                <w:szCs w:val="20"/>
              </w:rPr>
            </w:pPr>
          </w:p>
        </w:tc>
      </w:tr>
      <w:tr w:rsidR="00005323" w:rsidRPr="0076060A" w14:paraId="7E044DF6" w14:textId="77777777" w:rsidTr="006236C0">
        <w:trPr>
          <w:trHeight w:hRule="exact" w:val="1863"/>
        </w:trPr>
        <w:tc>
          <w:tcPr>
            <w:tcW w:w="2870" w:type="dxa"/>
            <w:gridSpan w:val="2"/>
            <w:shd w:val="clear" w:color="auto" w:fill="282D46"/>
            <w:vAlign w:val="center"/>
          </w:tcPr>
          <w:p w14:paraId="4A3325B8" w14:textId="77777777" w:rsidR="00005323" w:rsidRPr="009A21F1" w:rsidRDefault="00005323" w:rsidP="006236C0">
            <w:pPr>
              <w:spacing w:after="0" w:line="240" w:lineRule="auto"/>
              <w:ind w:left="97" w:right="-20"/>
              <w:rPr>
                <w:rFonts w:ascii="Roboto Condensed" w:eastAsia="Calibri" w:hAnsi="Roboto Condensed" w:cstheme="minorHAnsi"/>
                <w:b/>
                <w:bCs/>
                <w:color w:val="FFFFFF" w:themeColor="background1"/>
                <w:spacing w:val="-1"/>
                <w:position w:val="1"/>
                <w:szCs w:val="20"/>
              </w:rPr>
            </w:pPr>
            <w:r w:rsidRPr="009A21F1">
              <w:rPr>
                <w:rFonts w:ascii="Roboto Condensed" w:eastAsia="Calibri" w:hAnsi="Roboto Condensed" w:cstheme="minorHAnsi"/>
                <w:b/>
                <w:bCs/>
                <w:color w:val="FFFFFF" w:themeColor="background1"/>
                <w:position w:val="1"/>
                <w:szCs w:val="20"/>
              </w:rPr>
              <w:t>Res</w:t>
            </w:r>
            <w:r w:rsidRPr="009A21F1">
              <w:rPr>
                <w:rFonts w:ascii="Roboto Condensed" w:eastAsia="Calibri" w:hAnsi="Roboto Condensed" w:cstheme="minorHAnsi"/>
                <w:b/>
                <w:bCs/>
                <w:color w:val="FFFFFF" w:themeColor="background1"/>
                <w:spacing w:val="1"/>
                <w:position w:val="1"/>
                <w:szCs w:val="20"/>
              </w:rPr>
              <w:t>s</w:t>
            </w:r>
            <w:r w:rsidRPr="009A21F1">
              <w:rPr>
                <w:rFonts w:ascii="Roboto Condensed" w:eastAsia="Calibri" w:hAnsi="Roboto Condensed" w:cstheme="minorHAnsi"/>
                <w:b/>
                <w:bCs/>
                <w:color w:val="FFFFFF" w:themeColor="background1"/>
                <w:spacing w:val="-1"/>
                <w:position w:val="1"/>
                <w:szCs w:val="20"/>
              </w:rPr>
              <w:t>ou</w:t>
            </w:r>
            <w:r w:rsidRPr="009A21F1">
              <w:rPr>
                <w:rFonts w:ascii="Roboto Condensed" w:eastAsia="Calibri" w:hAnsi="Roboto Condensed" w:cstheme="minorHAnsi"/>
                <w:b/>
                <w:bCs/>
                <w:color w:val="FFFFFF" w:themeColor="background1"/>
                <w:spacing w:val="-2"/>
                <w:position w:val="1"/>
                <w:szCs w:val="20"/>
              </w:rPr>
              <w:t>r</w:t>
            </w:r>
            <w:r w:rsidRPr="009A21F1">
              <w:rPr>
                <w:rFonts w:ascii="Roboto Condensed" w:eastAsia="Calibri" w:hAnsi="Roboto Condensed" w:cstheme="minorHAnsi"/>
                <w:b/>
                <w:bCs/>
                <w:color w:val="FFFFFF" w:themeColor="background1"/>
                <w:spacing w:val="1"/>
                <w:position w:val="1"/>
                <w:szCs w:val="20"/>
              </w:rPr>
              <w:t>c</w:t>
            </w:r>
            <w:r w:rsidRPr="009A21F1">
              <w:rPr>
                <w:rFonts w:ascii="Roboto Condensed" w:eastAsia="Calibri" w:hAnsi="Roboto Condensed" w:cstheme="minorHAnsi"/>
                <w:b/>
                <w:bCs/>
                <w:color w:val="FFFFFF" w:themeColor="background1"/>
                <w:spacing w:val="-1"/>
                <w:position w:val="1"/>
                <w:szCs w:val="20"/>
              </w:rPr>
              <w:t>e</w:t>
            </w:r>
            <w:r w:rsidRPr="009A21F1">
              <w:rPr>
                <w:rFonts w:ascii="Roboto Condensed" w:eastAsia="Calibri" w:hAnsi="Roboto Condensed" w:cstheme="minorHAnsi"/>
                <w:b/>
                <w:bCs/>
                <w:color w:val="FFFFFF" w:themeColor="background1"/>
                <w:position w:val="1"/>
                <w:szCs w:val="20"/>
              </w:rPr>
              <w:t>s</w:t>
            </w:r>
            <w:r w:rsidRPr="009A21F1">
              <w:rPr>
                <w:rFonts w:ascii="Roboto Condensed" w:eastAsia="Calibri" w:hAnsi="Roboto Condensed" w:cstheme="minorHAnsi"/>
                <w:b/>
                <w:bCs/>
                <w:color w:val="FFFFFF" w:themeColor="background1"/>
                <w:spacing w:val="1"/>
                <w:position w:val="1"/>
                <w:szCs w:val="20"/>
              </w:rPr>
              <w:t xml:space="preserve"> </w:t>
            </w:r>
            <w:r w:rsidRPr="009A21F1">
              <w:rPr>
                <w:rFonts w:ascii="Roboto Condensed" w:eastAsia="Calibri" w:hAnsi="Roboto Condensed" w:cstheme="minorHAnsi"/>
                <w:b/>
                <w:bCs/>
                <w:color w:val="FFFFFF" w:themeColor="background1"/>
                <w:position w:val="1"/>
                <w:szCs w:val="20"/>
              </w:rPr>
              <w:t>-</w:t>
            </w:r>
            <w:r w:rsidRPr="009A21F1">
              <w:rPr>
                <w:rFonts w:ascii="Roboto Condensed" w:eastAsia="Calibri" w:hAnsi="Roboto Condensed" w:cstheme="minorHAnsi"/>
                <w:b/>
                <w:bCs/>
                <w:color w:val="FFFFFF" w:themeColor="background1"/>
                <w:spacing w:val="-2"/>
                <w:position w:val="1"/>
                <w:szCs w:val="20"/>
              </w:rPr>
              <w:t xml:space="preserve"> </w:t>
            </w:r>
            <w:r w:rsidRPr="009A21F1">
              <w:rPr>
                <w:rFonts w:ascii="Roboto Condensed" w:eastAsia="Calibri" w:hAnsi="Roboto Condensed" w:cstheme="minorHAnsi"/>
                <w:b/>
                <w:bCs/>
                <w:color w:val="FFFFFF" w:themeColor="background1"/>
                <w:spacing w:val="1"/>
                <w:position w:val="1"/>
                <w:szCs w:val="20"/>
              </w:rPr>
              <w:t>r</w:t>
            </w:r>
            <w:r w:rsidRPr="009A21F1">
              <w:rPr>
                <w:rFonts w:ascii="Roboto Condensed" w:eastAsia="Calibri" w:hAnsi="Roboto Condensed" w:cstheme="minorHAnsi"/>
                <w:b/>
                <w:bCs/>
                <w:color w:val="FFFFFF" w:themeColor="background1"/>
                <w:spacing w:val="-1"/>
                <w:position w:val="1"/>
                <w:szCs w:val="20"/>
              </w:rPr>
              <w:t>é</w:t>
            </w:r>
            <w:r w:rsidRPr="009A21F1">
              <w:rPr>
                <w:rFonts w:ascii="Roboto Condensed" w:eastAsia="Calibri" w:hAnsi="Roboto Condensed" w:cstheme="minorHAnsi"/>
                <w:b/>
                <w:bCs/>
                <w:color w:val="FFFFFF" w:themeColor="background1"/>
                <w:position w:val="1"/>
                <w:szCs w:val="20"/>
              </w:rPr>
              <w:t>f</w:t>
            </w:r>
            <w:r w:rsidRPr="009A21F1">
              <w:rPr>
                <w:rFonts w:ascii="Roboto Condensed" w:eastAsia="Calibri" w:hAnsi="Roboto Condensed" w:cstheme="minorHAnsi"/>
                <w:b/>
                <w:bCs/>
                <w:color w:val="FFFFFF" w:themeColor="background1"/>
                <w:spacing w:val="-1"/>
                <w:position w:val="1"/>
                <w:szCs w:val="20"/>
              </w:rPr>
              <w:t>é</w:t>
            </w:r>
            <w:r w:rsidRPr="009A21F1">
              <w:rPr>
                <w:rFonts w:ascii="Roboto Condensed" w:eastAsia="Calibri" w:hAnsi="Roboto Condensed" w:cstheme="minorHAnsi"/>
                <w:b/>
                <w:bCs/>
                <w:color w:val="FFFFFF" w:themeColor="background1"/>
                <w:spacing w:val="1"/>
                <w:position w:val="1"/>
                <w:szCs w:val="20"/>
              </w:rPr>
              <w:t>r</w:t>
            </w:r>
            <w:r w:rsidRPr="009A21F1">
              <w:rPr>
                <w:rFonts w:ascii="Roboto Condensed" w:eastAsia="Calibri" w:hAnsi="Roboto Condensed" w:cstheme="minorHAnsi"/>
                <w:b/>
                <w:bCs/>
                <w:color w:val="FFFFFF" w:themeColor="background1"/>
                <w:spacing w:val="-1"/>
                <w:position w:val="1"/>
                <w:szCs w:val="20"/>
              </w:rPr>
              <w:t>en</w:t>
            </w:r>
            <w:r w:rsidRPr="009A21F1">
              <w:rPr>
                <w:rFonts w:ascii="Roboto Condensed" w:eastAsia="Calibri" w:hAnsi="Roboto Condensed" w:cstheme="minorHAnsi"/>
                <w:b/>
                <w:bCs/>
                <w:color w:val="FFFFFF" w:themeColor="background1"/>
                <w:spacing w:val="1"/>
                <w:position w:val="1"/>
                <w:szCs w:val="20"/>
              </w:rPr>
              <w:t>c</w:t>
            </w:r>
            <w:r w:rsidRPr="009A21F1">
              <w:rPr>
                <w:rFonts w:ascii="Roboto Condensed" w:eastAsia="Calibri" w:hAnsi="Roboto Condensed" w:cstheme="minorHAnsi"/>
                <w:b/>
                <w:bCs/>
                <w:color w:val="FFFFFF" w:themeColor="background1"/>
                <w:spacing w:val="-3"/>
                <w:position w:val="1"/>
                <w:szCs w:val="20"/>
              </w:rPr>
              <w:t>e</w:t>
            </w:r>
            <w:r w:rsidRPr="009A21F1">
              <w:rPr>
                <w:rFonts w:ascii="Roboto Condensed" w:eastAsia="Calibri" w:hAnsi="Roboto Condensed" w:cstheme="minorHAnsi"/>
                <w:b/>
                <w:bCs/>
                <w:color w:val="FFFFFF" w:themeColor="background1"/>
                <w:position w:val="1"/>
                <w:szCs w:val="20"/>
              </w:rPr>
              <w:t>s</w:t>
            </w:r>
          </w:p>
        </w:tc>
        <w:tc>
          <w:tcPr>
            <w:tcW w:w="7026" w:type="dxa"/>
            <w:gridSpan w:val="4"/>
            <w:shd w:val="clear" w:color="auto" w:fill="F1E5F7"/>
            <w:vAlign w:val="center"/>
          </w:tcPr>
          <w:p w14:paraId="273AD5BE" w14:textId="77777777" w:rsidR="00005323" w:rsidRPr="0076060A" w:rsidRDefault="00005323" w:rsidP="006236C0">
            <w:pPr>
              <w:spacing w:after="0" w:line="240" w:lineRule="auto"/>
              <w:ind w:left="133" w:right="-20"/>
              <w:rPr>
                <w:rFonts w:ascii="Roboto Condensed" w:eastAsia="Calibri" w:hAnsi="Roboto Condensed" w:cstheme="minorHAnsi"/>
                <w:sz w:val="20"/>
                <w:szCs w:val="20"/>
              </w:rPr>
            </w:pPr>
            <w:r w:rsidRPr="0076060A">
              <w:rPr>
                <w:rFonts w:ascii="Roboto Condensed" w:eastAsia="Symbol" w:hAnsi="Roboto Condensed" w:cstheme="minorHAnsi"/>
                <w:sz w:val="20"/>
                <w:szCs w:val="20"/>
              </w:rPr>
              <w:t></w:t>
            </w:r>
            <w:r w:rsidRPr="0076060A">
              <w:rPr>
                <w:rFonts w:ascii="Roboto Condensed" w:hAnsi="Roboto Condensed" w:cstheme="minorHAnsi"/>
                <w:sz w:val="20"/>
                <w:szCs w:val="20"/>
              </w:rPr>
              <w:t xml:space="preserve">  </w:t>
            </w:r>
            <w:r w:rsidRPr="0076060A">
              <w:rPr>
                <w:rFonts w:ascii="Roboto Condensed" w:hAnsi="Roboto Condensed" w:cstheme="minorHAnsi"/>
                <w:spacing w:val="17"/>
                <w:sz w:val="20"/>
                <w:szCs w:val="20"/>
              </w:rPr>
              <w:t xml:space="preserve"> </w:t>
            </w:r>
            <w:r w:rsidRPr="0076060A">
              <w:rPr>
                <w:rFonts w:ascii="Roboto Condensed" w:eastAsia="Calibri" w:hAnsi="Roboto Condensed" w:cstheme="minorHAnsi"/>
                <w:i/>
                <w:sz w:val="20"/>
                <w:szCs w:val="20"/>
              </w:rPr>
              <w:t>C</w:t>
            </w:r>
            <w:r w:rsidRPr="0076060A">
              <w:rPr>
                <w:rFonts w:ascii="Roboto Condensed" w:eastAsia="Calibri" w:hAnsi="Roboto Condensed" w:cstheme="minorHAnsi"/>
                <w:i/>
                <w:spacing w:val="-1"/>
                <w:sz w:val="20"/>
                <w:szCs w:val="20"/>
              </w:rPr>
              <w:t>h</w:t>
            </w:r>
            <w:r w:rsidRPr="0076060A">
              <w:rPr>
                <w:rFonts w:ascii="Roboto Condensed" w:eastAsia="Calibri" w:hAnsi="Roboto Condensed" w:cstheme="minorHAnsi"/>
                <w:i/>
                <w:sz w:val="20"/>
                <w:szCs w:val="20"/>
              </w:rPr>
              <w:t>o</w:t>
            </w:r>
            <w:r w:rsidRPr="0076060A">
              <w:rPr>
                <w:rFonts w:ascii="Roboto Condensed" w:eastAsia="Calibri" w:hAnsi="Roboto Condensed" w:cstheme="minorHAnsi"/>
                <w:i/>
                <w:spacing w:val="-1"/>
                <w:sz w:val="20"/>
                <w:szCs w:val="20"/>
              </w:rPr>
              <w:t>i</w:t>
            </w:r>
            <w:r w:rsidRPr="0076060A">
              <w:rPr>
                <w:rFonts w:ascii="Roboto Condensed" w:eastAsia="Calibri" w:hAnsi="Roboto Condensed" w:cstheme="minorHAnsi"/>
                <w:i/>
                <w:sz w:val="20"/>
                <w:szCs w:val="20"/>
              </w:rPr>
              <w:t>sir</w:t>
            </w:r>
            <w:r w:rsidRPr="0076060A">
              <w:rPr>
                <w:rFonts w:ascii="Roboto Condensed" w:eastAsia="Calibri" w:hAnsi="Roboto Condensed" w:cstheme="minorHAnsi"/>
                <w:i/>
                <w:spacing w:val="1"/>
                <w:sz w:val="20"/>
                <w:szCs w:val="20"/>
              </w:rPr>
              <w:t xml:space="preserve"> s</w:t>
            </w:r>
            <w:r w:rsidRPr="0076060A">
              <w:rPr>
                <w:rFonts w:ascii="Roboto Condensed" w:eastAsia="Calibri" w:hAnsi="Roboto Condensed" w:cstheme="minorHAnsi"/>
                <w:i/>
                <w:sz w:val="20"/>
                <w:szCs w:val="20"/>
              </w:rPr>
              <w:t>a</w:t>
            </w:r>
            <w:r w:rsidRPr="0076060A">
              <w:rPr>
                <w:rFonts w:ascii="Roboto Condensed" w:eastAsia="Calibri" w:hAnsi="Roboto Condensed" w:cstheme="minorHAnsi"/>
                <w:i/>
                <w:spacing w:val="-3"/>
                <w:sz w:val="20"/>
                <w:szCs w:val="20"/>
              </w:rPr>
              <w:t xml:space="preserve"> </w:t>
            </w:r>
            <w:r w:rsidRPr="0076060A">
              <w:rPr>
                <w:rFonts w:ascii="Roboto Condensed" w:eastAsia="Calibri" w:hAnsi="Roboto Condensed" w:cstheme="minorHAnsi"/>
                <w:i/>
                <w:sz w:val="20"/>
                <w:szCs w:val="20"/>
              </w:rPr>
              <w:t>vie</w:t>
            </w:r>
            <w:r w:rsidRPr="0076060A">
              <w:rPr>
                <w:rFonts w:ascii="Roboto Condensed" w:eastAsia="Calibri" w:hAnsi="Roboto Condensed" w:cstheme="minorHAnsi"/>
                <w:i/>
                <w:spacing w:val="1"/>
                <w:sz w:val="20"/>
                <w:szCs w:val="20"/>
              </w:rPr>
              <w:t xml:space="preserve"> </w:t>
            </w:r>
            <w:r w:rsidRPr="0076060A">
              <w:rPr>
                <w:rFonts w:ascii="Roboto Condensed" w:eastAsia="Calibri" w:hAnsi="Roboto Condensed" w:cstheme="minorHAnsi"/>
                <w:sz w:val="20"/>
                <w:szCs w:val="20"/>
              </w:rPr>
              <w:t>–</w:t>
            </w:r>
            <w:r w:rsidRPr="0076060A">
              <w:rPr>
                <w:rFonts w:ascii="Roboto Condensed" w:eastAsia="Calibri" w:hAnsi="Roboto Condensed" w:cstheme="minorHAnsi"/>
                <w:spacing w:val="-1"/>
                <w:sz w:val="20"/>
                <w:szCs w:val="20"/>
              </w:rPr>
              <w:t xml:space="preserve"> J</w:t>
            </w:r>
            <w:r w:rsidRPr="0076060A">
              <w:rPr>
                <w:rFonts w:ascii="Roboto Condensed" w:eastAsia="Calibri" w:hAnsi="Roboto Condensed" w:cstheme="minorHAnsi"/>
                <w:spacing w:val="1"/>
                <w:sz w:val="20"/>
                <w:szCs w:val="20"/>
              </w:rPr>
              <w:t>o</w:t>
            </w:r>
            <w:r w:rsidRPr="0076060A">
              <w:rPr>
                <w:rFonts w:ascii="Roboto Condensed" w:eastAsia="Calibri" w:hAnsi="Roboto Condensed" w:cstheme="minorHAnsi"/>
                <w:sz w:val="20"/>
                <w:szCs w:val="20"/>
              </w:rPr>
              <w:t>sia</w:t>
            </w:r>
            <w:r w:rsidRPr="0076060A">
              <w:rPr>
                <w:rFonts w:ascii="Roboto Condensed" w:eastAsia="Calibri" w:hAnsi="Roboto Condensed" w:cstheme="minorHAnsi"/>
                <w:spacing w:val="-4"/>
                <w:sz w:val="20"/>
                <w:szCs w:val="20"/>
              </w:rPr>
              <w:t>n</w:t>
            </w:r>
            <w:r w:rsidRPr="0076060A">
              <w:rPr>
                <w:rFonts w:ascii="Roboto Condensed" w:eastAsia="Calibri" w:hAnsi="Roboto Condensed" w:cstheme="minorHAnsi"/>
                <w:sz w:val="20"/>
                <w:szCs w:val="20"/>
              </w:rPr>
              <w:t>e</w:t>
            </w:r>
            <w:r w:rsidRPr="0076060A">
              <w:rPr>
                <w:rFonts w:ascii="Roboto Condensed" w:eastAsia="Calibri" w:hAnsi="Roboto Condensed" w:cstheme="minorHAnsi"/>
                <w:spacing w:val="1"/>
                <w:sz w:val="20"/>
                <w:szCs w:val="20"/>
              </w:rPr>
              <w:t xml:space="preserve"> </w:t>
            </w:r>
            <w:r w:rsidRPr="0076060A">
              <w:rPr>
                <w:rFonts w:ascii="Roboto Condensed" w:eastAsia="Calibri" w:hAnsi="Roboto Condensed" w:cstheme="minorHAnsi"/>
                <w:spacing w:val="-1"/>
                <w:sz w:val="20"/>
                <w:szCs w:val="20"/>
              </w:rPr>
              <w:t>d</w:t>
            </w:r>
            <w:r w:rsidRPr="0076060A">
              <w:rPr>
                <w:rFonts w:ascii="Roboto Condensed" w:eastAsia="Calibri" w:hAnsi="Roboto Condensed" w:cstheme="minorHAnsi"/>
                <w:sz w:val="20"/>
                <w:szCs w:val="20"/>
              </w:rPr>
              <w:t>e</w:t>
            </w:r>
            <w:r w:rsidRPr="0076060A">
              <w:rPr>
                <w:rFonts w:ascii="Roboto Condensed" w:eastAsia="Calibri" w:hAnsi="Roboto Condensed" w:cstheme="minorHAnsi"/>
                <w:spacing w:val="1"/>
                <w:sz w:val="20"/>
                <w:szCs w:val="20"/>
              </w:rPr>
              <w:t xml:space="preserve"> </w:t>
            </w:r>
            <w:r w:rsidRPr="0076060A">
              <w:rPr>
                <w:rFonts w:ascii="Roboto Condensed" w:eastAsia="Calibri" w:hAnsi="Roboto Condensed" w:cstheme="minorHAnsi"/>
                <w:spacing w:val="-3"/>
                <w:sz w:val="20"/>
                <w:szCs w:val="20"/>
              </w:rPr>
              <w:t>S</w:t>
            </w:r>
            <w:r w:rsidRPr="0076060A">
              <w:rPr>
                <w:rFonts w:ascii="Roboto Condensed" w:eastAsia="Calibri" w:hAnsi="Roboto Condensed" w:cstheme="minorHAnsi"/>
                <w:sz w:val="20"/>
                <w:szCs w:val="20"/>
              </w:rPr>
              <w:t>t</w:t>
            </w:r>
            <w:r w:rsidRPr="0076060A">
              <w:rPr>
                <w:rFonts w:ascii="Roboto Condensed" w:eastAsia="Calibri" w:hAnsi="Roboto Condensed" w:cstheme="minorHAnsi"/>
                <w:spacing w:val="1"/>
                <w:sz w:val="20"/>
                <w:szCs w:val="20"/>
              </w:rPr>
              <w:t xml:space="preserve"> P</w:t>
            </w:r>
            <w:r w:rsidRPr="0076060A">
              <w:rPr>
                <w:rFonts w:ascii="Roboto Condensed" w:eastAsia="Calibri" w:hAnsi="Roboto Condensed" w:cstheme="minorHAnsi"/>
                <w:sz w:val="20"/>
                <w:szCs w:val="20"/>
              </w:rPr>
              <w:t>a</w:t>
            </w:r>
            <w:r w:rsidRPr="0076060A">
              <w:rPr>
                <w:rFonts w:ascii="Roboto Condensed" w:eastAsia="Calibri" w:hAnsi="Roboto Condensed" w:cstheme="minorHAnsi"/>
                <w:spacing w:val="-1"/>
                <w:sz w:val="20"/>
                <w:szCs w:val="20"/>
              </w:rPr>
              <w:t>u</w:t>
            </w:r>
            <w:r w:rsidRPr="0076060A">
              <w:rPr>
                <w:rFonts w:ascii="Roboto Condensed" w:eastAsia="Calibri" w:hAnsi="Roboto Condensed" w:cstheme="minorHAnsi"/>
                <w:sz w:val="20"/>
                <w:szCs w:val="20"/>
              </w:rPr>
              <w:t>l</w:t>
            </w:r>
            <w:r w:rsidRPr="0076060A">
              <w:rPr>
                <w:rFonts w:ascii="Roboto Condensed" w:eastAsia="Calibri" w:hAnsi="Roboto Condensed" w:cstheme="minorHAnsi"/>
                <w:spacing w:val="-2"/>
                <w:sz w:val="20"/>
                <w:szCs w:val="20"/>
              </w:rPr>
              <w:t xml:space="preserve"> </w:t>
            </w:r>
            <w:proofErr w:type="spellStart"/>
            <w:r w:rsidRPr="0076060A">
              <w:rPr>
                <w:rFonts w:ascii="Roboto Condensed" w:eastAsia="Calibri" w:hAnsi="Roboto Condensed" w:cstheme="minorHAnsi"/>
                <w:sz w:val="20"/>
                <w:szCs w:val="20"/>
              </w:rPr>
              <w:t>ed</w:t>
            </w:r>
            <w:proofErr w:type="spellEnd"/>
            <w:r w:rsidRPr="0076060A">
              <w:rPr>
                <w:rFonts w:ascii="Roboto Condensed" w:eastAsia="Calibri" w:hAnsi="Roboto Condensed" w:cstheme="minorHAnsi"/>
                <w:sz w:val="20"/>
                <w:szCs w:val="20"/>
              </w:rPr>
              <w:t>.</w:t>
            </w:r>
            <w:r w:rsidRPr="0076060A">
              <w:rPr>
                <w:rFonts w:ascii="Roboto Condensed" w:eastAsia="Calibri" w:hAnsi="Roboto Condensed" w:cstheme="minorHAnsi"/>
                <w:spacing w:val="-1"/>
                <w:sz w:val="20"/>
                <w:szCs w:val="20"/>
              </w:rPr>
              <w:t xml:space="preserve"> </w:t>
            </w:r>
            <w:proofErr w:type="spellStart"/>
            <w:r w:rsidRPr="0076060A">
              <w:rPr>
                <w:rFonts w:ascii="Roboto Condensed" w:eastAsia="Calibri" w:hAnsi="Roboto Condensed" w:cstheme="minorHAnsi"/>
                <w:sz w:val="20"/>
                <w:szCs w:val="20"/>
              </w:rPr>
              <w:t>I</w:t>
            </w:r>
            <w:r w:rsidRPr="0076060A">
              <w:rPr>
                <w:rFonts w:ascii="Roboto Condensed" w:eastAsia="Calibri" w:hAnsi="Roboto Condensed" w:cstheme="minorHAnsi"/>
                <w:spacing w:val="-1"/>
                <w:sz w:val="20"/>
                <w:szCs w:val="20"/>
              </w:rPr>
              <w:t>n</w:t>
            </w:r>
            <w:r w:rsidRPr="0076060A">
              <w:rPr>
                <w:rFonts w:ascii="Roboto Condensed" w:eastAsia="Calibri" w:hAnsi="Roboto Condensed" w:cstheme="minorHAnsi"/>
                <w:sz w:val="20"/>
                <w:szCs w:val="20"/>
              </w:rPr>
              <w:t>t</w:t>
            </w:r>
            <w:r w:rsidRPr="0076060A">
              <w:rPr>
                <w:rFonts w:ascii="Roboto Condensed" w:eastAsia="Calibri" w:hAnsi="Roboto Condensed" w:cstheme="minorHAnsi"/>
                <w:spacing w:val="1"/>
                <w:sz w:val="20"/>
                <w:szCs w:val="20"/>
              </w:rPr>
              <w:t>e</w:t>
            </w:r>
            <w:r w:rsidRPr="0076060A">
              <w:rPr>
                <w:rFonts w:ascii="Roboto Condensed" w:eastAsia="Calibri" w:hAnsi="Roboto Condensed" w:cstheme="minorHAnsi"/>
                <w:spacing w:val="-3"/>
                <w:sz w:val="20"/>
                <w:szCs w:val="20"/>
              </w:rPr>
              <w:t>r</w:t>
            </w:r>
            <w:r w:rsidRPr="0076060A">
              <w:rPr>
                <w:rFonts w:ascii="Roboto Condensed" w:eastAsia="Calibri" w:hAnsi="Roboto Condensed" w:cstheme="minorHAnsi"/>
                <w:sz w:val="20"/>
                <w:szCs w:val="20"/>
              </w:rPr>
              <w:t>éd</w:t>
            </w:r>
            <w:r w:rsidRPr="0076060A">
              <w:rPr>
                <w:rFonts w:ascii="Roboto Condensed" w:eastAsia="Calibri" w:hAnsi="Roboto Condensed" w:cstheme="minorHAnsi"/>
                <w:spacing w:val="-1"/>
                <w:sz w:val="20"/>
                <w:szCs w:val="20"/>
              </w:rPr>
              <w:t>i</w:t>
            </w:r>
            <w:r w:rsidRPr="0076060A">
              <w:rPr>
                <w:rFonts w:ascii="Roboto Condensed" w:eastAsia="Calibri" w:hAnsi="Roboto Condensed" w:cstheme="minorHAnsi"/>
                <w:sz w:val="20"/>
                <w:szCs w:val="20"/>
              </w:rPr>
              <w:t>ti</w:t>
            </w:r>
            <w:r w:rsidRPr="0076060A">
              <w:rPr>
                <w:rFonts w:ascii="Roboto Condensed" w:eastAsia="Calibri" w:hAnsi="Roboto Condensed" w:cstheme="minorHAnsi"/>
                <w:spacing w:val="1"/>
                <w:sz w:val="20"/>
                <w:szCs w:val="20"/>
              </w:rPr>
              <w:t>o</w:t>
            </w:r>
            <w:r w:rsidRPr="0076060A">
              <w:rPr>
                <w:rFonts w:ascii="Roboto Condensed" w:eastAsia="Calibri" w:hAnsi="Roboto Condensed" w:cstheme="minorHAnsi"/>
                <w:spacing w:val="-1"/>
                <w:sz w:val="20"/>
                <w:szCs w:val="20"/>
              </w:rPr>
              <w:t>n</w:t>
            </w:r>
            <w:r w:rsidRPr="0076060A">
              <w:rPr>
                <w:rFonts w:ascii="Roboto Condensed" w:eastAsia="Calibri" w:hAnsi="Roboto Condensed" w:cstheme="minorHAnsi"/>
                <w:sz w:val="20"/>
                <w:szCs w:val="20"/>
              </w:rPr>
              <w:t>s</w:t>
            </w:r>
            <w:proofErr w:type="spellEnd"/>
            <w:r w:rsidRPr="0076060A">
              <w:rPr>
                <w:rFonts w:ascii="Roboto Condensed" w:eastAsia="Calibri" w:hAnsi="Roboto Condensed" w:cstheme="minorHAnsi"/>
                <w:spacing w:val="-2"/>
                <w:sz w:val="20"/>
                <w:szCs w:val="20"/>
              </w:rPr>
              <w:t xml:space="preserve"> </w:t>
            </w:r>
            <w:r w:rsidRPr="0076060A">
              <w:rPr>
                <w:rFonts w:ascii="Roboto Condensed" w:eastAsia="Calibri" w:hAnsi="Roboto Condensed" w:cstheme="minorHAnsi"/>
                <w:spacing w:val="-1"/>
                <w:sz w:val="20"/>
                <w:szCs w:val="20"/>
              </w:rPr>
              <w:t>1</w:t>
            </w:r>
            <w:r w:rsidRPr="0076060A">
              <w:rPr>
                <w:rFonts w:ascii="Roboto Condensed" w:eastAsia="Calibri" w:hAnsi="Roboto Condensed" w:cstheme="minorHAnsi"/>
                <w:spacing w:val="1"/>
                <w:sz w:val="20"/>
                <w:szCs w:val="20"/>
              </w:rPr>
              <w:t>9</w:t>
            </w:r>
            <w:r w:rsidRPr="0076060A">
              <w:rPr>
                <w:rFonts w:ascii="Roboto Condensed" w:eastAsia="Calibri" w:hAnsi="Roboto Condensed" w:cstheme="minorHAnsi"/>
                <w:spacing w:val="-2"/>
                <w:sz w:val="20"/>
                <w:szCs w:val="20"/>
              </w:rPr>
              <w:t>9</w:t>
            </w:r>
            <w:r w:rsidRPr="0076060A">
              <w:rPr>
                <w:rFonts w:ascii="Roboto Condensed" w:eastAsia="Calibri" w:hAnsi="Roboto Condensed" w:cstheme="minorHAnsi"/>
                <w:sz w:val="20"/>
                <w:szCs w:val="20"/>
              </w:rPr>
              <w:t>9</w:t>
            </w:r>
          </w:p>
          <w:p w14:paraId="1726A1F5" w14:textId="77777777" w:rsidR="00005323" w:rsidRPr="0076060A" w:rsidRDefault="00005323" w:rsidP="006236C0">
            <w:pPr>
              <w:spacing w:after="0" w:line="240" w:lineRule="auto"/>
              <w:ind w:left="133" w:right="-20"/>
              <w:rPr>
                <w:rFonts w:ascii="Roboto Condensed" w:eastAsia="Calibri" w:hAnsi="Roboto Condensed" w:cstheme="minorHAnsi"/>
                <w:sz w:val="20"/>
                <w:szCs w:val="20"/>
              </w:rPr>
            </w:pPr>
            <w:r w:rsidRPr="0076060A">
              <w:rPr>
                <w:rFonts w:ascii="Roboto Condensed" w:eastAsia="Symbol" w:hAnsi="Roboto Condensed" w:cstheme="minorHAnsi"/>
                <w:sz w:val="20"/>
                <w:szCs w:val="20"/>
              </w:rPr>
              <w:t></w:t>
            </w:r>
            <w:r w:rsidRPr="0076060A">
              <w:rPr>
                <w:rFonts w:ascii="Roboto Condensed" w:hAnsi="Roboto Condensed" w:cstheme="minorHAnsi"/>
                <w:sz w:val="20"/>
                <w:szCs w:val="20"/>
              </w:rPr>
              <w:t xml:space="preserve">  </w:t>
            </w:r>
            <w:r w:rsidRPr="0076060A">
              <w:rPr>
                <w:rFonts w:ascii="Roboto Condensed" w:hAnsi="Roboto Condensed" w:cstheme="minorHAnsi"/>
                <w:spacing w:val="17"/>
                <w:sz w:val="20"/>
                <w:szCs w:val="20"/>
              </w:rPr>
              <w:t xml:space="preserve"> </w:t>
            </w:r>
            <w:r w:rsidRPr="0076060A">
              <w:rPr>
                <w:rFonts w:ascii="Roboto Condensed" w:eastAsia="Calibri" w:hAnsi="Roboto Condensed" w:cstheme="minorHAnsi"/>
                <w:i/>
                <w:spacing w:val="-1"/>
                <w:sz w:val="20"/>
                <w:szCs w:val="20"/>
              </w:rPr>
              <w:t>J</w:t>
            </w:r>
            <w:r w:rsidRPr="0076060A">
              <w:rPr>
                <w:rFonts w:ascii="Roboto Condensed" w:eastAsia="Calibri" w:hAnsi="Roboto Condensed" w:cstheme="minorHAnsi"/>
                <w:i/>
                <w:sz w:val="20"/>
                <w:szCs w:val="20"/>
              </w:rPr>
              <w:t xml:space="preserve">e </w:t>
            </w:r>
            <w:r w:rsidRPr="0076060A">
              <w:rPr>
                <w:rFonts w:ascii="Roboto Condensed" w:eastAsia="Calibri" w:hAnsi="Roboto Condensed" w:cstheme="minorHAnsi"/>
                <w:i/>
                <w:spacing w:val="1"/>
                <w:sz w:val="20"/>
                <w:szCs w:val="20"/>
              </w:rPr>
              <w:t>s</w:t>
            </w:r>
            <w:r w:rsidRPr="0076060A">
              <w:rPr>
                <w:rFonts w:ascii="Roboto Condensed" w:eastAsia="Calibri" w:hAnsi="Roboto Condensed" w:cstheme="minorHAnsi"/>
                <w:i/>
                <w:spacing w:val="-1"/>
                <w:sz w:val="20"/>
                <w:szCs w:val="20"/>
              </w:rPr>
              <w:t>u</w:t>
            </w:r>
            <w:r w:rsidRPr="0076060A">
              <w:rPr>
                <w:rFonts w:ascii="Roboto Condensed" w:eastAsia="Calibri" w:hAnsi="Roboto Condensed" w:cstheme="minorHAnsi"/>
                <w:i/>
                <w:sz w:val="20"/>
                <w:szCs w:val="20"/>
              </w:rPr>
              <w:t>is co</w:t>
            </w:r>
            <w:r w:rsidRPr="0076060A">
              <w:rPr>
                <w:rFonts w:ascii="Roboto Condensed" w:eastAsia="Calibri" w:hAnsi="Roboto Condensed" w:cstheme="minorHAnsi"/>
                <w:i/>
                <w:spacing w:val="-2"/>
                <w:sz w:val="20"/>
                <w:szCs w:val="20"/>
              </w:rPr>
              <w:t>m</w:t>
            </w:r>
            <w:r w:rsidRPr="0076060A">
              <w:rPr>
                <w:rFonts w:ascii="Roboto Condensed" w:eastAsia="Calibri" w:hAnsi="Roboto Condensed" w:cstheme="minorHAnsi"/>
                <w:i/>
                <w:sz w:val="20"/>
                <w:szCs w:val="20"/>
              </w:rPr>
              <w:t>me</w:t>
            </w:r>
            <w:r w:rsidRPr="0076060A">
              <w:rPr>
                <w:rFonts w:ascii="Roboto Condensed" w:eastAsia="Calibri" w:hAnsi="Roboto Condensed" w:cstheme="minorHAnsi"/>
                <w:i/>
                <w:spacing w:val="1"/>
                <w:sz w:val="20"/>
                <w:szCs w:val="20"/>
              </w:rPr>
              <w:t xml:space="preserve"> </w:t>
            </w:r>
            <w:r w:rsidRPr="0076060A">
              <w:rPr>
                <w:rFonts w:ascii="Roboto Condensed" w:eastAsia="Calibri" w:hAnsi="Roboto Condensed" w:cstheme="minorHAnsi"/>
                <w:i/>
                <w:spacing w:val="-2"/>
                <w:sz w:val="20"/>
                <w:szCs w:val="20"/>
              </w:rPr>
              <w:t>j</w:t>
            </w:r>
            <w:r w:rsidRPr="0076060A">
              <w:rPr>
                <w:rFonts w:ascii="Roboto Condensed" w:eastAsia="Calibri" w:hAnsi="Roboto Condensed" w:cstheme="minorHAnsi"/>
                <w:i/>
                <w:sz w:val="20"/>
                <w:szCs w:val="20"/>
              </w:rPr>
              <w:t xml:space="preserve">e </w:t>
            </w:r>
            <w:r w:rsidRPr="0076060A">
              <w:rPr>
                <w:rFonts w:ascii="Roboto Condensed" w:eastAsia="Calibri" w:hAnsi="Roboto Condensed" w:cstheme="minorHAnsi"/>
                <w:i/>
                <w:spacing w:val="1"/>
                <w:sz w:val="20"/>
                <w:szCs w:val="20"/>
              </w:rPr>
              <w:t>s</w:t>
            </w:r>
            <w:r w:rsidRPr="0076060A">
              <w:rPr>
                <w:rFonts w:ascii="Roboto Condensed" w:eastAsia="Calibri" w:hAnsi="Roboto Condensed" w:cstheme="minorHAnsi"/>
                <w:i/>
                <w:spacing w:val="-1"/>
                <w:sz w:val="20"/>
                <w:szCs w:val="20"/>
              </w:rPr>
              <w:t>u</w:t>
            </w:r>
            <w:r w:rsidRPr="0076060A">
              <w:rPr>
                <w:rFonts w:ascii="Roboto Condensed" w:eastAsia="Calibri" w:hAnsi="Roboto Condensed" w:cstheme="minorHAnsi"/>
                <w:i/>
                <w:sz w:val="20"/>
                <w:szCs w:val="20"/>
              </w:rPr>
              <w:t>is</w:t>
            </w:r>
            <w:r w:rsidRPr="0076060A">
              <w:rPr>
                <w:rFonts w:ascii="Roboto Condensed" w:eastAsia="Calibri" w:hAnsi="Roboto Condensed" w:cstheme="minorHAnsi"/>
                <w:i/>
                <w:spacing w:val="-1"/>
                <w:sz w:val="20"/>
                <w:szCs w:val="20"/>
              </w:rPr>
              <w:t xml:space="preserve"> </w:t>
            </w:r>
            <w:r w:rsidRPr="0076060A">
              <w:rPr>
                <w:rFonts w:ascii="Roboto Condensed" w:eastAsia="Calibri" w:hAnsi="Roboto Condensed" w:cstheme="minorHAnsi"/>
                <w:sz w:val="20"/>
                <w:szCs w:val="20"/>
              </w:rPr>
              <w:t>–</w:t>
            </w:r>
            <w:r w:rsidRPr="0076060A">
              <w:rPr>
                <w:rFonts w:ascii="Roboto Condensed" w:eastAsia="Calibri" w:hAnsi="Roboto Condensed" w:cstheme="minorHAnsi"/>
                <w:spacing w:val="1"/>
                <w:sz w:val="20"/>
                <w:szCs w:val="20"/>
              </w:rPr>
              <w:t xml:space="preserve"> </w:t>
            </w:r>
            <w:r w:rsidRPr="0076060A">
              <w:rPr>
                <w:rFonts w:ascii="Roboto Condensed" w:eastAsia="Calibri" w:hAnsi="Roboto Condensed" w:cstheme="minorHAnsi"/>
                <w:sz w:val="20"/>
                <w:szCs w:val="20"/>
              </w:rPr>
              <w:t>Isa</w:t>
            </w:r>
            <w:r w:rsidRPr="0076060A">
              <w:rPr>
                <w:rFonts w:ascii="Roboto Condensed" w:eastAsia="Calibri" w:hAnsi="Roboto Condensed" w:cstheme="minorHAnsi"/>
                <w:spacing w:val="-4"/>
                <w:sz w:val="20"/>
                <w:szCs w:val="20"/>
              </w:rPr>
              <w:t>b</w:t>
            </w:r>
            <w:r w:rsidRPr="0076060A">
              <w:rPr>
                <w:rFonts w:ascii="Roboto Condensed" w:eastAsia="Calibri" w:hAnsi="Roboto Condensed" w:cstheme="minorHAnsi"/>
                <w:sz w:val="20"/>
                <w:szCs w:val="20"/>
              </w:rPr>
              <w:t>elle</w:t>
            </w:r>
            <w:r w:rsidRPr="0076060A">
              <w:rPr>
                <w:rFonts w:ascii="Roboto Condensed" w:eastAsia="Calibri" w:hAnsi="Roboto Condensed" w:cstheme="minorHAnsi"/>
                <w:spacing w:val="1"/>
                <w:sz w:val="20"/>
                <w:szCs w:val="20"/>
              </w:rPr>
              <w:t xml:space="preserve"> </w:t>
            </w:r>
            <w:proofErr w:type="spellStart"/>
            <w:r w:rsidRPr="0076060A">
              <w:rPr>
                <w:rFonts w:ascii="Roboto Condensed" w:eastAsia="Calibri" w:hAnsi="Roboto Condensed" w:cstheme="minorHAnsi"/>
                <w:sz w:val="20"/>
                <w:szCs w:val="20"/>
              </w:rPr>
              <w:t>Na</w:t>
            </w:r>
            <w:r w:rsidRPr="0076060A">
              <w:rPr>
                <w:rFonts w:ascii="Roboto Condensed" w:eastAsia="Calibri" w:hAnsi="Roboto Condensed" w:cstheme="minorHAnsi"/>
                <w:spacing w:val="-1"/>
                <w:sz w:val="20"/>
                <w:szCs w:val="20"/>
              </w:rPr>
              <w:t>z</w:t>
            </w:r>
            <w:r w:rsidRPr="0076060A">
              <w:rPr>
                <w:rFonts w:ascii="Roboto Condensed" w:eastAsia="Calibri" w:hAnsi="Roboto Condensed" w:cstheme="minorHAnsi"/>
                <w:sz w:val="20"/>
                <w:szCs w:val="20"/>
              </w:rPr>
              <w:t>ar</w:t>
            </w:r>
            <w:r w:rsidRPr="0076060A">
              <w:rPr>
                <w:rFonts w:ascii="Roboto Condensed" w:eastAsia="Calibri" w:hAnsi="Roboto Condensed" w:cstheme="minorHAnsi"/>
                <w:spacing w:val="1"/>
                <w:sz w:val="20"/>
                <w:szCs w:val="20"/>
              </w:rPr>
              <w:t>e</w:t>
            </w:r>
            <w:proofErr w:type="spellEnd"/>
            <w:r w:rsidRPr="0076060A">
              <w:rPr>
                <w:rFonts w:ascii="Roboto Condensed" w:eastAsia="Calibri" w:hAnsi="Roboto Condensed" w:cstheme="minorHAnsi"/>
                <w:sz w:val="20"/>
                <w:szCs w:val="20"/>
              </w:rPr>
              <w:t>-A</w:t>
            </w:r>
            <w:r w:rsidRPr="0076060A">
              <w:rPr>
                <w:rFonts w:ascii="Roboto Condensed" w:eastAsia="Calibri" w:hAnsi="Roboto Condensed" w:cstheme="minorHAnsi"/>
                <w:spacing w:val="-2"/>
                <w:sz w:val="20"/>
                <w:szCs w:val="20"/>
              </w:rPr>
              <w:t>g</w:t>
            </w:r>
            <w:r w:rsidRPr="0076060A">
              <w:rPr>
                <w:rFonts w:ascii="Roboto Condensed" w:eastAsia="Calibri" w:hAnsi="Roboto Condensed" w:cstheme="minorHAnsi"/>
                <w:sz w:val="20"/>
                <w:szCs w:val="20"/>
              </w:rPr>
              <w:t>a,</w:t>
            </w:r>
            <w:r w:rsidRPr="0076060A">
              <w:rPr>
                <w:rFonts w:ascii="Roboto Condensed" w:eastAsia="Calibri" w:hAnsi="Roboto Condensed" w:cstheme="minorHAnsi"/>
                <w:spacing w:val="-2"/>
                <w:sz w:val="20"/>
                <w:szCs w:val="20"/>
              </w:rPr>
              <w:t xml:space="preserve"> </w:t>
            </w:r>
            <w:r w:rsidRPr="0076060A">
              <w:rPr>
                <w:rFonts w:ascii="Roboto Condensed" w:eastAsia="Calibri" w:hAnsi="Roboto Condensed" w:cstheme="minorHAnsi"/>
                <w:sz w:val="20"/>
                <w:szCs w:val="20"/>
              </w:rPr>
              <w:t>Ed.</w:t>
            </w:r>
            <w:r w:rsidRPr="0076060A">
              <w:rPr>
                <w:rFonts w:ascii="Roboto Condensed" w:eastAsia="Calibri" w:hAnsi="Roboto Condensed" w:cstheme="minorHAnsi"/>
                <w:spacing w:val="-1"/>
                <w:sz w:val="20"/>
                <w:szCs w:val="20"/>
              </w:rPr>
              <w:t xml:space="preserve"> </w:t>
            </w:r>
            <w:proofErr w:type="gramStart"/>
            <w:r w:rsidRPr="0076060A">
              <w:rPr>
                <w:rFonts w:ascii="Roboto Condensed" w:eastAsia="Calibri" w:hAnsi="Roboto Condensed" w:cstheme="minorHAnsi"/>
                <w:sz w:val="20"/>
                <w:szCs w:val="20"/>
              </w:rPr>
              <w:t>de</w:t>
            </w:r>
            <w:proofErr w:type="gramEnd"/>
            <w:r w:rsidRPr="0076060A">
              <w:rPr>
                <w:rFonts w:ascii="Roboto Condensed" w:eastAsia="Calibri" w:hAnsi="Roboto Condensed" w:cstheme="minorHAnsi"/>
                <w:spacing w:val="1"/>
                <w:sz w:val="20"/>
                <w:szCs w:val="20"/>
              </w:rPr>
              <w:t xml:space="preserve"> </w:t>
            </w:r>
            <w:r w:rsidRPr="0076060A">
              <w:rPr>
                <w:rFonts w:ascii="Roboto Condensed" w:eastAsia="Calibri" w:hAnsi="Roboto Condensed" w:cstheme="minorHAnsi"/>
                <w:sz w:val="20"/>
                <w:szCs w:val="20"/>
              </w:rPr>
              <w:t>l’</w:t>
            </w:r>
            <w:r w:rsidRPr="0076060A">
              <w:rPr>
                <w:rFonts w:ascii="Roboto Condensed" w:eastAsia="Calibri" w:hAnsi="Roboto Condensed" w:cstheme="minorHAnsi"/>
                <w:spacing w:val="-4"/>
                <w:sz w:val="20"/>
                <w:szCs w:val="20"/>
              </w:rPr>
              <w:t>H</w:t>
            </w:r>
            <w:r w:rsidRPr="0076060A">
              <w:rPr>
                <w:rFonts w:ascii="Roboto Condensed" w:eastAsia="Calibri" w:hAnsi="Roboto Condensed" w:cstheme="minorHAnsi"/>
                <w:spacing w:val="1"/>
                <w:sz w:val="20"/>
                <w:szCs w:val="20"/>
              </w:rPr>
              <w:t>o</w:t>
            </w:r>
            <w:r w:rsidRPr="0076060A">
              <w:rPr>
                <w:rFonts w:ascii="Roboto Condensed" w:eastAsia="Calibri" w:hAnsi="Roboto Condensed" w:cstheme="minorHAnsi"/>
                <w:spacing w:val="-1"/>
                <w:sz w:val="20"/>
                <w:szCs w:val="20"/>
              </w:rPr>
              <w:t>mm</w:t>
            </w:r>
            <w:r w:rsidRPr="0076060A">
              <w:rPr>
                <w:rFonts w:ascii="Roboto Condensed" w:eastAsia="Calibri" w:hAnsi="Roboto Condensed" w:cstheme="minorHAnsi"/>
                <w:sz w:val="20"/>
                <w:szCs w:val="20"/>
              </w:rPr>
              <w:t>e</w:t>
            </w:r>
            <w:r w:rsidRPr="0076060A">
              <w:rPr>
                <w:rFonts w:ascii="Roboto Condensed" w:eastAsia="Calibri" w:hAnsi="Roboto Condensed" w:cstheme="minorHAnsi"/>
                <w:spacing w:val="1"/>
                <w:sz w:val="20"/>
                <w:szCs w:val="20"/>
              </w:rPr>
              <w:t xml:space="preserve"> </w:t>
            </w:r>
            <w:r w:rsidRPr="0076060A">
              <w:rPr>
                <w:rFonts w:ascii="Roboto Condensed" w:eastAsia="Calibri" w:hAnsi="Roboto Condensed" w:cstheme="minorHAnsi"/>
                <w:spacing w:val="-2"/>
                <w:sz w:val="20"/>
                <w:szCs w:val="20"/>
              </w:rPr>
              <w:t>2</w:t>
            </w:r>
            <w:r w:rsidRPr="0076060A">
              <w:rPr>
                <w:rFonts w:ascii="Roboto Condensed" w:eastAsia="Calibri" w:hAnsi="Roboto Condensed" w:cstheme="minorHAnsi"/>
                <w:spacing w:val="1"/>
                <w:sz w:val="20"/>
                <w:szCs w:val="20"/>
              </w:rPr>
              <w:t>0</w:t>
            </w:r>
            <w:r w:rsidRPr="0076060A">
              <w:rPr>
                <w:rFonts w:ascii="Roboto Condensed" w:eastAsia="Calibri" w:hAnsi="Roboto Condensed" w:cstheme="minorHAnsi"/>
                <w:spacing w:val="-2"/>
                <w:sz w:val="20"/>
                <w:szCs w:val="20"/>
              </w:rPr>
              <w:t>0</w:t>
            </w:r>
            <w:r w:rsidRPr="0076060A">
              <w:rPr>
                <w:rFonts w:ascii="Roboto Condensed" w:eastAsia="Calibri" w:hAnsi="Roboto Condensed" w:cstheme="minorHAnsi"/>
                <w:sz w:val="20"/>
                <w:szCs w:val="20"/>
              </w:rPr>
              <w:t>8</w:t>
            </w:r>
          </w:p>
          <w:p w14:paraId="401FF5DE" w14:textId="77777777" w:rsidR="00005323" w:rsidRPr="0076060A" w:rsidRDefault="00005323" w:rsidP="006236C0">
            <w:pPr>
              <w:spacing w:after="0" w:line="240" w:lineRule="auto"/>
              <w:ind w:left="133" w:right="-20"/>
              <w:rPr>
                <w:rFonts w:ascii="Roboto Condensed" w:eastAsia="Calibri" w:hAnsi="Roboto Condensed" w:cstheme="minorHAnsi"/>
                <w:sz w:val="20"/>
                <w:szCs w:val="20"/>
              </w:rPr>
            </w:pPr>
            <w:r w:rsidRPr="0076060A">
              <w:rPr>
                <w:rFonts w:ascii="Roboto Condensed" w:eastAsia="Symbol" w:hAnsi="Roboto Condensed" w:cstheme="minorHAnsi"/>
                <w:sz w:val="20"/>
                <w:szCs w:val="20"/>
              </w:rPr>
              <w:t></w:t>
            </w:r>
            <w:r w:rsidRPr="0076060A">
              <w:rPr>
                <w:rFonts w:ascii="Roboto Condensed" w:hAnsi="Roboto Condensed" w:cstheme="minorHAnsi"/>
                <w:sz w:val="20"/>
                <w:szCs w:val="20"/>
              </w:rPr>
              <w:t xml:space="preserve">  </w:t>
            </w:r>
            <w:r w:rsidRPr="0076060A">
              <w:rPr>
                <w:rFonts w:ascii="Roboto Condensed" w:hAnsi="Roboto Condensed" w:cstheme="minorHAnsi"/>
                <w:spacing w:val="17"/>
                <w:sz w:val="20"/>
                <w:szCs w:val="20"/>
              </w:rPr>
              <w:t xml:space="preserve"> </w:t>
            </w:r>
            <w:r w:rsidRPr="0076060A">
              <w:rPr>
                <w:rFonts w:ascii="Roboto Condensed" w:eastAsia="Calibri" w:hAnsi="Roboto Condensed" w:cstheme="minorHAnsi"/>
                <w:i/>
                <w:spacing w:val="1"/>
                <w:sz w:val="20"/>
                <w:szCs w:val="20"/>
              </w:rPr>
              <w:t>L</w:t>
            </w:r>
            <w:r w:rsidRPr="0076060A">
              <w:rPr>
                <w:rFonts w:ascii="Roboto Condensed" w:eastAsia="Calibri" w:hAnsi="Roboto Condensed" w:cstheme="minorHAnsi"/>
                <w:i/>
                <w:sz w:val="20"/>
                <w:szCs w:val="20"/>
              </w:rPr>
              <w:t>a</w:t>
            </w:r>
            <w:r w:rsidRPr="0076060A">
              <w:rPr>
                <w:rFonts w:ascii="Roboto Condensed" w:eastAsia="Calibri" w:hAnsi="Roboto Condensed" w:cstheme="minorHAnsi"/>
                <w:i/>
                <w:spacing w:val="26"/>
                <w:sz w:val="20"/>
                <w:szCs w:val="20"/>
              </w:rPr>
              <w:t xml:space="preserve"> </w:t>
            </w:r>
            <w:r w:rsidRPr="0076060A">
              <w:rPr>
                <w:rFonts w:ascii="Roboto Condensed" w:eastAsia="Calibri" w:hAnsi="Roboto Condensed" w:cstheme="minorHAnsi"/>
                <w:i/>
                <w:spacing w:val="-1"/>
                <w:sz w:val="20"/>
                <w:szCs w:val="20"/>
              </w:rPr>
              <w:t>pu</w:t>
            </w:r>
            <w:r w:rsidRPr="0076060A">
              <w:rPr>
                <w:rFonts w:ascii="Roboto Condensed" w:eastAsia="Calibri" w:hAnsi="Roboto Condensed" w:cstheme="minorHAnsi"/>
                <w:i/>
                <w:sz w:val="20"/>
                <w:szCs w:val="20"/>
              </w:rPr>
              <w:t>issa</w:t>
            </w:r>
            <w:r w:rsidRPr="0076060A">
              <w:rPr>
                <w:rFonts w:ascii="Roboto Condensed" w:eastAsia="Calibri" w:hAnsi="Roboto Condensed" w:cstheme="minorHAnsi"/>
                <w:i/>
                <w:spacing w:val="-1"/>
                <w:sz w:val="20"/>
                <w:szCs w:val="20"/>
              </w:rPr>
              <w:t>n</w:t>
            </w:r>
            <w:r w:rsidRPr="0076060A">
              <w:rPr>
                <w:rFonts w:ascii="Roboto Condensed" w:eastAsia="Calibri" w:hAnsi="Roboto Condensed" w:cstheme="minorHAnsi"/>
                <w:i/>
                <w:sz w:val="20"/>
                <w:szCs w:val="20"/>
              </w:rPr>
              <w:t>ce</w:t>
            </w:r>
            <w:r w:rsidRPr="0076060A">
              <w:rPr>
                <w:rFonts w:ascii="Roboto Condensed" w:eastAsia="Calibri" w:hAnsi="Roboto Condensed" w:cstheme="minorHAnsi"/>
                <w:i/>
                <w:spacing w:val="27"/>
                <w:sz w:val="20"/>
                <w:szCs w:val="20"/>
              </w:rPr>
              <w:t xml:space="preserve"> </w:t>
            </w:r>
            <w:r w:rsidRPr="0076060A">
              <w:rPr>
                <w:rFonts w:ascii="Roboto Condensed" w:eastAsia="Calibri" w:hAnsi="Roboto Condensed" w:cstheme="minorHAnsi"/>
                <w:i/>
                <w:spacing w:val="-1"/>
                <w:sz w:val="20"/>
                <w:szCs w:val="20"/>
              </w:rPr>
              <w:t>d</w:t>
            </w:r>
            <w:r w:rsidRPr="0076060A">
              <w:rPr>
                <w:rFonts w:ascii="Roboto Condensed" w:eastAsia="Calibri" w:hAnsi="Roboto Condensed" w:cstheme="minorHAnsi"/>
                <w:i/>
                <w:sz w:val="20"/>
                <w:szCs w:val="20"/>
              </w:rPr>
              <w:t>e</w:t>
            </w:r>
            <w:r w:rsidRPr="0076060A">
              <w:rPr>
                <w:rFonts w:ascii="Roboto Condensed" w:eastAsia="Calibri" w:hAnsi="Roboto Condensed" w:cstheme="minorHAnsi"/>
                <w:i/>
                <w:spacing w:val="27"/>
                <w:sz w:val="20"/>
                <w:szCs w:val="20"/>
              </w:rPr>
              <w:t xml:space="preserve"> </w:t>
            </w:r>
            <w:r w:rsidRPr="0076060A">
              <w:rPr>
                <w:rFonts w:ascii="Roboto Condensed" w:eastAsia="Calibri" w:hAnsi="Roboto Condensed" w:cstheme="minorHAnsi"/>
                <w:i/>
                <w:sz w:val="20"/>
                <w:szCs w:val="20"/>
              </w:rPr>
              <w:t>la</w:t>
            </w:r>
            <w:r w:rsidRPr="0076060A">
              <w:rPr>
                <w:rFonts w:ascii="Roboto Condensed" w:eastAsia="Calibri" w:hAnsi="Roboto Condensed" w:cstheme="minorHAnsi"/>
                <w:i/>
                <w:spacing w:val="26"/>
                <w:sz w:val="20"/>
                <w:szCs w:val="20"/>
              </w:rPr>
              <w:t xml:space="preserve"> </w:t>
            </w:r>
            <w:r w:rsidRPr="0076060A">
              <w:rPr>
                <w:rFonts w:ascii="Roboto Condensed" w:eastAsia="Calibri" w:hAnsi="Roboto Condensed" w:cstheme="minorHAnsi"/>
                <w:i/>
                <w:sz w:val="20"/>
                <w:szCs w:val="20"/>
              </w:rPr>
              <w:t>c</w:t>
            </w:r>
            <w:r w:rsidRPr="0076060A">
              <w:rPr>
                <w:rFonts w:ascii="Roboto Condensed" w:eastAsia="Calibri" w:hAnsi="Roboto Condensed" w:cstheme="minorHAnsi"/>
                <w:i/>
                <w:spacing w:val="-1"/>
                <w:sz w:val="20"/>
                <w:szCs w:val="20"/>
              </w:rPr>
              <w:t>oh</w:t>
            </w:r>
            <w:r w:rsidRPr="0076060A">
              <w:rPr>
                <w:rFonts w:ascii="Roboto Condensed" w:eastAsia="Calibri" w:hAnsi="Roboto Condensed" w:cstheme="minorHAnsi"/>
                <w:i/>
                <w:sz w:val="20"/>
                <w:szCs w:val="20"/>
              </w:rPr>
              <w:t>é</w:t>
            </w:r>
            <w:r w:rsidRPr="0076060A">
              <w:rPr>
                <w:rFonts w:ascii="Roboto Condensed" w:eastAsia="Calibri" w:hAnsi="Roboto Condensed" w:cstheme="minorHAnsi"/>
                <w:i/>
                <w:spacing w:val="1"/>
                <w:sz w:val="20"/>
                <w:szCs w:val="20"/>
              </w:rPr>
              <w:t>r</w:t>
            </w:r>
            <w:r w:rsidRPr="0076060A">
              <w:rPr>
                <w:rFonts w:ascii="Roboto Condensed" w:eastAsia="Calibri" w:hAnsi="Roboto Condensed" w:cstheme="minorHAnsi"/>
                <w:i/>
                <w:sz w:val="20"/>
                <w:szCs w:val="20"/>
              </w:rPr>
              <w:t>en</w:t>
            </w:r>
            <w:r w:rsidRPr="0076060A">
              <w:rPr>
                <w:rFonts w:ascii="Roboto Condensed" w:eastAsia="Calibri" w:hAnsi="Roboto Condensed" w:cstheme="minorHAnsi"/>
                <w:i/>
                <w:spacing w:val="-1"/>
                <w:sz w:val="20"/>
                <w:szCs w:val="20"/>
              </w:rPr>
              <w:t>c</w:t>
            </w:r>
            <w:r w:rsidRPr="0076060A">
              <w:rPr>
                <w:rFonts w:ascii="Roboto Condensed" w:eastAsia="Calibri" w:hAnsi="Roboto Condensed" w:cstheme="minorHAnsi"/>
                <w:i/>
                <w:sz w:val="20"/>
                <w:szCs w:val="20"/>
              </w:rPr>
              <w:t>e</w:t>
            </w:r>
            <w:r w:rsidRPr="0076060A">
              <w:rPr>
                <w:rFonts w:ascii="Roboto Condensed" w:eastAsia="Calibri" w:hAnsi="Roboto Condensed" w:cstheme="minorHAnsi"/>
                <w:i/>
                <w:spacing w:val="29"/>
                <w:sz w:val="20"/>
                <w:szCs w:val="20"/>
              </w:rPr>
              <w:t xml:space="preserve"> </w:t>
            </w:r>
            <w:r w:rsidRPr="0076060A">
              <w:rPr>
                <w:rFonts w:ascii="Roboto Condensed" w:eastAsia="Calibri" w:hAnsi="Roboto Condensed" w:cstheme="minorHAnsi"/>
                <w:i/>
                <w:sz w:val="20"/>
                <w:szCs w:val="20"/>
              </w:rPr>
              <w:t>–</w:t>
            </w:r>
            <w:r w:rsidRPr="0076060A">
              <w:rPr>
                <w:rFonts w:ascii="Roboto Condensed" w:eastAsia="Calibri" w:hAnsi="Roboto Condensed" w:cstheme="minorHAnsi"/>
                <w:i/>
                <w:spacing w:val="28"/>
                <w:sz w:val="20"/>
                <w:szCs w:val="20"/>
              </w:rPr>
              <w:t xml:space="preserve"> </w:t>
            </w:r>
            <w:r w:rsidRPr="0076060A">
              <w:rPr>
                <w:rFonts w:ascii="Roboto Condensed" w:eastAsia="Calibri" w:hAnsi="Roboto Condensed" w:cstheme="minorHAnsi"/>
                <w:i/>
                <w:spacing w:val="-1"/>
                <w:sz w:val="20"/>
                <w:szCs w:val="20"/>
              </w:rPr>
              <w:t>a</w:t>
            </w:r>
            <w:r w:rsidRPr="0076060A">
              <w:rPr>
                <w:rFonts w:ascii="Roboto Condensed" w:eastAsia="Calibri" w:hAnsi="Roboto Condensed" w:cstheme="minorHAnsi"/>
                <w:i/>
                <w:sz w:val="20"/>
                <w:szCs w:val="20"/>
              </w:rPr>
              <w:t>c</w:t>
            </w:r>
            <w:r w:rsidRPr="0076060A">
              <w:rPr>
                <w:rFonts w:ascii="Roboto Condensed" w:eastAsia="Calibri" w:hAnsi="Roboto Condensed" w:cstheme="minorHAnsi"/>
                <w:i/>
                <w:spacing w:val="-1"/>
                <w:sz w:val="20"/>
                <w:szCs w:val="20"/>
              </w:rPr>
              <w:t>c</w:t>
            </w:r>
            <w:r w:rsidRPr="0076060A">
              <w:rPr>
                <w:rFonts w:ascii="Roboto Condensed" w:eastAsia="Calibri" w:hAnsi="Roboto Condensed" w:cstheme="minorHAnsi"/>
                <w:i/>
                <w:sz w:val="20"/>
                <w:szCs w:val="20"/>
              </w:rPr>
              <w:t>order</w:t>
            </w:r>
            <w:r w:rsidRPr="0076060A">
              <w:rPr>
                <w:rFonts w:ascii="Roboto Condensed" w:eastAsia="Calibri" w:hAnsi="Roboto Condensed" w:cstheme="minorHAnsi"/>
                <w:i/>
                <w:spacing w:val="28"/>
                <w:sz w:val="20"/>
                <w:szCs w:val="20"/>
              </w:rPr>
              <w:t xml:space="preserve"> </w:t>
            </w:r>
            <w:r w:rsidRPr="0076060A">
              <w:rPr>
                <w:rFonts w:ascii="Roboto Condensed" w:eastAsia="Calibri" w:hAnsi="Roboto Condensed" w:cstheme="minorHAnsi"/>
                <w:i/>
                <w:sz w:val="20"/>
                <w:szCs w:val="20"/>
              </w:rPr>
              <w:t>ses</w:t>
            </w:r>
            <w:r w:rsidRPr="0076060A">
              <w:rPr>
                <w:rFonts w:ascii="Roboto Condensed" w:eastAsia="Calibri" w:hAnsi="Roboto Condensed" w:cstheme="minorHAnsi"/>
                <w:i/>
                <w:spacing w:val="28"/>
                <w:sz w:val="20"/>
                <w:szCs w:val="20"/>
              </w:rPr>
              <w:t xml:space="preserve"> </w:t>
            </w:r>
            <w:r w:rsidRPr="0076060A">
              <w:rPr>
                <w:rFonts w:ascii="Roboto Condensed" w:eastAsia="Calibri" w:hAnsi="Roboto Condensed" w:cstheme="minorHAnsi"/>
                <w:i/>
                <w:sz w:val="20"/>
                <w:szCs w:val="20"/>
              </w:rPr>
              <w:t>v</w:t>
            </w:r>
            <w:r w:rsidRPr="0076060A">
              <w:rPr>
                <w:rFonts w:ascii="Roboto Condensed" w:eastAsia="Calibri" w:hAnsi="Roboto Condensed" w:cstheme="minorHAnsi"/>
                <w:i/>
                <w:spacing w:val="-1"/>
                <w:sz w:val="20"/>
                <w:szCs w:val="20"/>
              </w:rPr>
              <w:t>a</w:t>
            </w:r>
            <w:r w:rsidRPr="0076060A">
              <w:rPr>
                <w:rFonts w:ascii="Roboto Condensed" w:eastAsia="Calibri" w:hAnsi="Roboto Condensed" w:cstheme="minorHAnsi"/>
                <w:i/>
                <w:sz w:val="20"/>
                <w:szCs w:val="20"/>
              </w:rPr>
              <w:t>le</w:t>
            </w:r>
            <w:r w:rsidRPr="0076060A">
              <w:rPr>
                <w:rFonts w:ascii="Roboto Condensed" w:eastAsia="Calibri" w:hAnsi="Roboto Condensed" w:cstheme="minorHAnsi"/>
                <w:i/>
                <w:spacing w:val="-1"/>
                <w:sz w:val="20"/>
                <w:szCs w:val="20"/>
              </w:rPr>
              <w:t>ur</w:t>
            </w:r>
            <w:r w:rsidRPr="0076060A">
              <w:rPr>
                <w:rFonts w:ascii="Roboto Condensed" w:eastAsia="Calibri" w:hAnsi="Roboto Condensed" w:cstheme="minorHAnsi"/>
                <w:i/>
                <w:sz w:val="20"/>
                <w:szCs w:val="20"/>
              </w:rPr>
              <w:t>s</w:t>
            </w:r>
            <w:r w:rsidRPr="0076060A">
              <w:rPr>
                <w:rFonts w:ascii="Roboto Condensed" w:eastAsia="Calibri" w:hAnsi="Roboto Condensed" w:cstheme="minorHAnsi"/>
                <w:i/>
                <w:spacing w:val="25"/>
                <w:sz w:val="20"/>
                <w:szCs w:val="20"/>
              </w:rPr>
              <w:t xml:space="preserve"> </w:t>
            </w:r>
            <w:r w:rsidRPr="0076060A">
              <w:rPr>
                <w:rFonts w:ascii="Roboto Condensed" w:eastAsia="Calibri" w:hAnsi="Roboto Condensed" w:cstheme="minorHAnsi"/>
                <w:i/>
                <w:sz w:val="20"/>
                <w:szCs w:val="20"/>
              </w:rPr>
              <w:t>et</w:t>
            </w:r>
            <w:r w:rsidRPr="0076060A">
              <w:rPr>
                <w:rFonts w:ascii="Roboto Condensed" w:eastAsia="Calibri" w:hAnsi="Roboto Condensed" w:cstheme="minorHAnsi"/>
                <w:i/>
                <w:spacing w:val="28"/>
                <w:sz w:val="20"/>
                <w:szCs w:val="20"/>
              </w:rPr>
              <w:t xml:space="preserve"> </w:t>
            </w:r>
            <w:r w:rsidRPr="0076060A">
              <w:rPr>
                <w:rFonts w:ascii="Roboto Condensed" w:eastAsia="Calibri" w:hAnsi="Roboto Condensed" w:cstheme="minorHAnsi"/>
                <w:i/>
                <w:sz w:val="20"/>
                <w:szCs w:val="20"/>
              </w:rPr>
              <w:t>ses</w:t>
            </w:r>
            <w:r w:rsidRPr="0076060A">
              <w:rPr>
                <w:rFonts w:ascii="Roboto Condensed" w:eastAsia="Calibri" w:hAnsi="Roboto Condensed" w:cstheme="minorHAnsi"/>
                <w:i/>
                <w:spacing w:val="28"/>
                <w:sz w:val="20"/>
                <w:szCs w:val="20"/>
              </w:rPr>
              <w:t xml:space="preserve"> </w:t>
            </w:r>
            <w:r w:rsidRPr="0076060A">
              <w:rPr>
                <w:rFonts w:ascii="Roboto Condensed" w:eastAsia="Calibri" w:hAnsi="Roboto Condensed" w:cstheme="minorHAnsi"/>
                <w:i/>
                <w:spacing w:val="-1"/>
                <w:sz w:val="20"/>
                <w:szCs w:val="20"/>
              </w:rPr>
              <w:t>a</w:t>
            </w:r>
            <w:r w:rsidRPr="0076060A">
              <w:rPr>
                <w:rFonts w:ascii="Roboto Condensed" w:eastAsia="Calibri" w:hAnsi="Roboto Condensed" w:cstheme="minorHAnsi"/>
                <w:i/>
                <w:sz w:val="20"/>
                <w:szCs w:val="20"/>
              </w:rPr>
              <w:t>cti</w:t>
            </w:r>
            <w:r w:rsidRPr="0076060A">
              <w:rPr>
                <w:rFonts w:ascii="Roboto Condensed" w:eastAsia="Calibri" w:hAnsi="Roboto Condensed" w:cstheme="minorHAnsi"/>
                <w:i/>
                <w:spacing w:val="-1"/>
                <w:sz w:val="20"/>
                <w:szCs w:val="20"/>
              </w:rPr>
              <w:t>on</w:t>
            </w:r>
            <w:r w:rsidRPr="0076060A">
              <w:rPr>
                <w:rFonts w:ascii="Roboto Condensed" w:eastAsia="Calibri" w:hAnsi="Roboto Condensed" w:cstheme="minorHAnsi"/>
                <w:i/>
                <w:sz w:val="20"/>
                <w:szCs w:val="20"/>
              </w:rPr>
              <w:t>s</w:t>
            </w:r>
            <w:r w:rsidRPr="0076060A">
              <w:rPr>
                <w:rFonts w:ascii="Roboto Condensed" w:eastAsia="Calibri" w:hAnsi="Roboto Condensed" w:cstheme="minorHAnsi"/>
                <w:i/>
                <w:spacing w:val="3"/>
                <w:sz w:val="20"/>
                <w:szCs w:val="20"/>
              </w:rPr>
              <w:t xml:space="preserve"> </w:t>
            </w:r>
            <w:r w:rsidRPr="0076060A">
              <w:rPr>
                <w:rFonts w:ascii="Roboto Condensed" w:eastAsia="Calibri" w:hAnsi="Roboto Condensed" w:cstheme="minorHAnsi"/>
                <w:sz w:val="20"/>
                <w:szCs w:val="20"/>
              </w:rPr>
              <w:t>;</w:t>
            </w:r>
            <w:r w:rsidRPr="0076060A">
              <w:rPr>
                <w:rFonts w:ascii="Roboto Condensed" w:eastAsia="Calibri" w:hAnsi="Roboto Condensed" w:cstheme="minorHAnsi"/>
                <w:spacing w:val="26"/>
                <w:sz w:val="20"/>
                <w:szCs w:val="20"/>
              </w:rPr>
              <w:t xml:space="preserve"> </w:t>
            </w:r>
            <w:r w:rsidRPr="0076060A">
              <w:rPr>
                <w:rFonts w:ascii="Roboto Condensed" w:eastAsia="Calibri" w:hAnsi="Roboto Condensed" w:cstheme="minorHAnsi"/>
                <w:spacing w:val="1"/>
                <w:sz w:val="20"/>
                <w:szCs w:val="20"/>
              </w:rPr>
              <w:t>P</w:t>
            </w:r>
            <w:r w:rsidRPr="0076060A">
              <w:rPr>
                <w:rFonts w:ascii="Roboto Condensed" w:eastAsia="Calibri" w:hAnsi="Roboto Condensed" w:cstheme="minorHAnsi"/>
                <w:sz w:val="20"/>
                <w:szCs w:val="20"/>
              </w:rPr>
              <w:t>a</w:t>
            </w:r>
            <w:r w:rsidRPr="0076060A">
              <w:rPr>
                <w:rFonts w:ascii="Roboto Condensed" w:eastAsia="Calibri" w:hAnsi="Roboto Condensed" w:cstheme="minorHAnsi"/>
                <w:spacing w:val="-1"/>
                <w:sz w:val="20"/>
                <w:szCs w:val="20"/>
              </w:rPr>
              <w:t>u</w:t>
            </w:r>
            <w:r w:rsidRPr="0076060A">
              <w:rPr>
                <w:rFonts w:ascii="Roboto Condensed" w:eastAsia="Calibri" w:hAnsi="Roboto Condensed" w:cstheme="minorHAnsi"/>
                <w:sz w:val="20"/>
                <w:szCs w:val="20"/>
              </w:rPr>
              <w:t>l</w:t>
            </w:r>
          </w:p>
          <w:p w14:paraId="25281287" w14:textId="77777777" w:rsidR="00005323" w:rsidRPr="0076060A" w:rsidRDefault="00005323" w:rsidP="006236C0">
            <w:pPr>
              <w:spacing w:after="0" w:line="240" w:lineRule="auto"/>
              <w:ind w:left="417" w:right="-20"/>
              <w:rPr>
                <w:rFonts w:ascii="Roboto Condensed" w:eastAsia="Calibri" w:hAnsi="Roboto Condensed" w:cstheme="minorHAnsi"/>
                <w:sz w:val="20"/>
                <w:szCs w:val="20"/>
              </w:rPr>
            </w:pPr>
            <w:proofErr w:type="spellStart"/>
            <w:r w:rsidRPr="0076060A">
              <w:rPr>
                <w:rFonts w:ascii="Roboto Condensed" w:eastAsia="Calibri" w:hAnsi="Roboto Condensed" w:cstheme="minorHAnsi"/>
                <w:spacing w:val="1"/>
                <w:sz w:val="20"/>
                <w:szCs w:val="20"/>
              </w:rPr>
              <w:t>Py</w:t>
            </w:r>
            <w:r w:rsidRPr="0076060A">
              <w:rPr>
                <w:rFonts w:ascii="Roboto Condensed" w:eastAsia="Calibri" w:hAnsi="Roboto Condensed" w:cstheme="minorHAnsi"/>
                <w:spacing w:val="-3"/>
                <w:sz w:val="20"/>
                <w:szCs w:val="20"/>
              </w:rPr>
              <w:t>r</w:t>
            </w:r>
            <w:r w:rsidRPr="0076060A">
              <w:rPr>
                <w:rFonts w:ascii="Roboto Condensed" w:eastAsia="Calibri" w:hAnsi="Roboto Condensed" w:cstheme="minorHAnsi"/>
                <w:spacing w:val="1"/>
                <w:sz w:val="20"/>
                <w:szCs w:val="20"/>
              </w:rPr>
              <w:t>o</w:t>
            </w:r>
            <w:r w:rsidRPr="0076060A">
              <w:rPr>
                <w:rFonts w:ascii="Roboto Condensed" w:eastAsia="Calibri" w:hAnsi="Roboto Condensed" w:cstheme="minorHAnsi"/>
                <w:spacing w:val="-1"/>
                <w:sz w:val="20"/>
                <w:szCs w:val="20"/>
              </w:rPr>
              <w:t>nn</w:t>
            </w:r>
            <w:r w:rsidRPr="0076060A">
              <w:rPr>
                <w:rFonts w:ascii="Roboto Condensed" w:eastAsia="Calibri" w:hAnsi="Roboto Condensed" w:cstheme="minorHAnsi"/>
                <w:sz w:val="20"/>
                <w:szCs w:val="20"/>
              </w:rPr>
              <w:t>et</w:t>
            </w:r>
            <w:proofErr w:type="spellEnd"/>
            <w:r w:rsidRPr="0076060A">
              <w:rPr>
                <w:rFonts w:ascii="Roboto Condensed" w:eastAsia="Calibri" w:hAnsi="Roboto Condensed" w:cstheme="minorHAnsi"/>
                <w:spacing w:val="-1"/>
                <w:sz w:val="20"/>
                <w:szCs w:val="20"/>
              </w:rPr>
              <w:t xml:space="preserve"> </w:t>
            </w:r>
            <w:r w:rsidRPr="0076060A">
              <w:rPr>
                <w:rFonts w:ascii="Roboto Condensed" w:eastAsia="Calibri" w:hAnsi="Roboto Condensed" w:cstheme="minorHAnsi"/>
                <w:sz w:val="20"/>
                <w:szCs w:val="20"/>
              </w:rPr>
              <w:t>et</w:t>
            </w:r>
            <w:r w:rsidRPr="0076060A">
              <w:rPr>
                <w:rFonts w:ascii="Roboto Condensed" w:eastAsia="Calibri" w:hAnsi="Roboto Condensed" w:cstheme="minorHAnsi"/>
                <w:spacing w:val="1"/>
                <w:sz w:val="20"/>
                <w:szCs w:val="20"/>
              </w:rPr>
              <w:t xml:space="preserve"> </w:t>
            </w:r>
            <w:r w:rsidRPr="0076060A">
              <w:rPr>
                <w:rFonts w:ascii="Roboto Condensed" w:eastAsia="Calibri" w:hAnsi="Roboto Condensed" w:cstheme="minorHAnsi"/>
                <w:sz w:val="20"/>
                <w:szCs w:val="20"/>
              </w:rPr>
              <w:t>Fra</w:t>
            </w:r>
            <w:r w:rsidRPr="0076060A">
              <w:rPr>
                <w:rFonts w:ascii="Roboto Condensed" w:eastAsia="Calibri" w:hAnsi="Roboto Condensed" w:cstheme="minorHAnsi"/>
                <w:spacing w:val="-1"/>
                <w:sz w:val="20"/>
                <w:szCs w:val="20"/>
              </w:rPr>
              <w:t>n</w:t>
            </w:r>
            <w:r w:rsidRPr="0076060A">
              <w:rPr>
                <w:rFonts w:ascii="Roboto Condensed" w:eastAsia="Calibri" w:hAnsi="Roboto Condensed" w:cstheme="minorHAnsi"/>
                <w:spacing w:val="-2"/>
                <w:sz w:val="20"/>
                <w:szCs w:val="20"/>
              </w:rPr>
              <w:t>ç</w:t>
            </w:r>
            <w:r w:rsidRPr="0076060A">
              <w:rPr>
                <w:rFonts w:ascii="Roboto Condensed" w:eastAsia="Calibri" w:hAnsi="Roboto Condensed" w:cstheme="minorHAnsi"/>
                <w:spacing w:val="1"/>
                <w:sz w:val="20"/>
                <w:szCs w:val="20"/>
              </w:rPr>
              <w:t>o</w:t>
            </w:r>
            <w:r w:rsidRPr="0076060A">
              <w:rPr>
                <w:rFonts w:ascii="Roboto Condensed" w:eastAsia="Calibri" w:hAnsi="Roboto Condensed" w:cstheme="minorHAnsi"/>
                <w:sz w:val="20"/>
                <w:szCs w:val="20"/>
              </w:rPr>
              <w:t>is</w:t>
            </w:r>
            <w:r w:rsidRPr="0076060A">
              <w:rPr>
                <w:rFonts w:ascii="Roboto Condensed" w:eastAsia="Calibri" w:hAnsi="Roboto Condensed" w:cstheme="minorHAnsi"/>
                <w:spacing w:val="-2"/>
                <w:sz w:val="20"/>
                <w:szCs w:val="20"/>
              </w:rPr>
              <w:t xml:space="preserve"> </w:t>
            </w:r>
            <w:r w:rsidRPr="0076060A">
              <w:rPr>
                <w:rFonts w:ascii="Roboto Condensed" w:eastAsia="Calibri" w:hAnsi="Roboto Condensed" w:cstheme="minorHAnsi"/>
                <w:sz w:val="20"/>
                <w:szCs w:val="20"/>
              </w:rPr>
              <w:t>r</w:t>
            </w:r>
            <w:r w:rsidRPr="0076060A">
              <w:rPr>
                <w:rFonts w:ascii="Roboto Condensed" w:eastAsia="Calibri" w:hAnsi="Roboto Condensed" w:cstheme="minorHAnsi"/>
                <w:spacing w:val="1"/>
                <w:sz w:val="20"/>
                <w:szCs w:val="20"/>
              </w:rPr>
              <w:t>o</w:t>
            </w:r>
            <w:r w:rsidRPr="0076060A">
              <w:rPr>
                <w:rFonts w:ascii="Roboto Condensed" w:eastAsia="Calibri" w:hAnsi="Roboto Condensed" w:cstheme="minorHAnsi"/>
                <w:spacing w:val="-1"/>
                <w:sz w:val="20"/>
                <w:szCs w:val="20"/>
              </w:rPr>
              <w:t>u</w:t>
            </w:r>
            <w:r w:rsidRPr="0076060A">
              <w:rPr>
                <w:rFonts w:ascii="Roboto Condensed" w:eastAsia="Calibri" w:hAnsi="Roboto Condensed" w:cstheme="minorHAnsi"/>
                <w:sz w:val="20"/>
                <w:szCs w:val="20"/>
              </w:rPr>
              <w:t>x,</w:t>
            </w:r>
            <w:r w:rsidRPr="0076060A">
              <w:rPr>
                <w:rFonts w:ascii="Roboto Condensed" w:eastAsia="Calibri" w:hAnsi="Roboto Condensed" w:cstheme="minorHAnsi"/>
                <w:spacing w:val="-4"/>
                <w:sz w:val="20"/>
                <w:szCs w:val="20"/>
              </w:rPr>
              <w:t xml:space="preserve"> </w:t>
            </w:r>
            <w:proofErr w:type="spellStart"/>
            <w:r w:rsidRPr="0076060A">
              <w:rPr>
                <w:rFonts w:ascii="Roboto Condensed" w:eastAsia="Calibri" w:hAnsi="Roboto Condensed" w:cstheme="minorHAnsi"/>
                <w:sz w:val="20"/>
                <w:szCs w:val="20"/>
              </w:rPr>
              <w:t>ed</w:t>
            </w:r>
            <w:proofErr w:type="spellEnd"/>
            <w:r w:rsidRPr="0076060A">
              <w:rPr>
                <w:rFonts w:ascii="Roboto Condensed" w:eastAsia="Calibri" w:hAnsi="Roboto Condensed" w:cstheme="minorHAnsi"/>
                <w:sz w:val="20"/>
                <w:szCs w:val="20"/>
              </w:rPr>
              <w:t>.</w:t>
            </w:r>
            <w:r w:rsidRPr="0076060A">
              <w:rPr>
                <w:rFonts w:ascii="Roboto Condensed" w:eastAsia="Calibri" w:hAnsi="Roboto Condensed" w:cstheme="minorHAnsi"/>
                <w:spacing w:val="-1"/>
                <w:sz w:val="20"/>
                <w:szCs w:val="20"/>
              </w:rPr>
              <w:t xml:space="preserve"> </w:t>
            </w:r>
            <w:r w:rsidRPr="0076060A">
              <w:rPr>
                <w:rFonts w:ascii="Roboto Condensed" w:eastAsia="Calibri" w:hAnsi="Roboto Condensed" w:cstheme="minorHAnsi"/>
                <w:sz w:val="20"/>
                <w:szCs w:val="20"/>
              </w:rPr>
              <w:t>J</w:t>
            </w:r>
            <w:r w:rsidRPr="0076060A">
              <w:rPr>
                <w:rFonts w:ascii="Roboto Condensed" w:eastAsia="Calibri" w:hAnsi="Roboto Condensed" w:cstheme="minorHAnsi"/>
                <w:spacing w:val="1"/>
                <w:sz w:val="20"/>
                <w:szCs w:val="20"/>
              </w:rPr>
              <w:t>o</w:t>
            </w:r>
            <w:r w:rsidRPr="0076060A">
              <w:rPr>
                <w:rFonts w:ascii="Roboto Condensed" w:eastAsia="Calibri" w:hAnsi="Roboto Condensed" w:cstheme="minorHAnsi"/>
                <w:spacing w:val="-1"/>
                <w:sz w:val="20"/>
                <w:szCs w:val="20"/>
              </w:rPr>
              <w:t>uv</w:t>
            </w:r>
            <w:r w:rsidRPr="0076060A">
              <w:rPr>
                <w:rFonts w:ascii="Roboto Condensed" w:eastAsia="Calibri" w:hAnsi="Roboto Condensed" w:cstheme="minorHAnsi"/>
                <w:sz w:val="20"/>
                <w:szCs w:val="20"/>
              </w:rPr>
              <w:t>ence</w:t>
            </w:r>
            <w:r w:rsidRPr="0076060A">
              <w:rPr>
                <w:rFonts w:ascii="Roboto Condensed" w:eastAsia="Calibri" w:hAnsi="Roboto Condensed" w:cstheme="minorHAnsi"/>
                <w:spacing w:val="-1"/>
                <w:sz w:val="20"/>
                <w:szCs w:val="20"/>
              </w:rPr>
              <w:t xml:space="preserve"> </w:t>
            </w:r>
            <w:r w:rsidRPr="0076060A">
              <w:rPr>
                <w:rFonts w:ascii="Roboto Condensed" w:eastAsia="Calibri" w:hAnsi="Roboto Condensed" w:cstheme="minorHAnsi"/>
                <w:spacing w:val="1"/>
                <w:sz w:val="20"/>
                <w:szCs w:val="20"/>
              </w:rPr>
              <w:t>2</w:t>
            </w:r>
            <w:r w:rsidRPr="0076060A">
              <w:rPr>
                <w:rFonts w:ascii="Roboto Condensed" w:eastAsia="Calibri" w:hAnsi="Roboto Condensed" w:cstheme="minorHAnsi"/>
                <w:spacing w:val="-2"/>
                <w:sz w:val="20"/>
                <w:szCs w:val="20"/>
              </w:rPr>
              <w:t>0</w:t>
            </w:r>
            <w:r w:rsidRPr="0076060A">
              <w:rPr>
                <w:rFonts w:ascii="Roboto Condensed" w:eastAsia="Calibri" w:hAnsi="Roboto Condensed" w:cstheme="minorHAnsi"/>
                <w:spacing w:val="1"/>
                <w:sz w:val="20"/>
                <w:szCs w:val="20"/>
              </w:rPr>
              <w:t>05</w:t>
            </w:r>
            <w:r w:rsidRPr="0076060A">
              <w:rPr>
                <w:rFonts w:ascii="Roboto Condensed" w:eastAsia="Calibri" w:hAnsi="Roboto Condensed" w:cstheme="minorHAnsi"/>
                <w:sz w:val="20"/>
                <w:szCs w:val="20"/>
              </w:rPr>
              <w:t>.</w:t>
            </w:r>
          </w:p>
          <w:p w14:paraId="0D5B8675" w14:textId="77777777" w:rsidR="00005323" w:rsidRPr="0076060A" w:rsidRDefault="00005323" w:rsidP="006236C0">
            <w:pPr>
              <w:spacing w:after="0" w:line="240" w:lineRule="auto"/>
              <w:ind w:left="133" w:right="-20"/>
              <w:rPr>
                <w:rFonts w:ascii="Roboto Condensed" w:eastAsia="Calibri" w:hAnsi="Roboto Condensed" w:cstheme="minorHAnsi"/>
                <w:sz w:val="20"/>
                <w:szCs w:val="20"/>
              </w:rPr>
            </w:pPr>
            <w:r w:rsidRPr="0076060A">
              <w:rPr>
                <w:rFonts w:ascii="Roboto Condensed" w:eastAsia="Symbol" w:hAnsi="Roboto Condensed" w:cstheme="minorHAnsi"/>
                <w:sz w:val="20"/>
                <w:szCs w:val="20"/>
              </w:rPr>
              <w:t></w:t>
            </w:r>
            <w:r w:rsidRPr="0076060A">
              <w:rPr>
                <w:rFonts w:ascii="Roboto Condensed" w:hAnsi="Roboto Condensed" w:cstheme="minorHAnsi"/>
                <w:sz w:val="20"/>
                <w:szCs w:val="20"/>
              </w:rPr>
              <w:t xml:space="preserve">  </w:t>
            </w:r>
            <w:r w:rsidRPr="0076060A">
              <w:rPr>
                <w:rFonts w:ascii="Roboto Condensed" w:hAnsi="Roboto Condensed" w:cstheme="minorHAnsi"/>
                <w:spacing w:val="17"/>
                <w:sz w:val="20"/>
                <w:szCs w:val="20"/>
              </w:rPr>
              <w:t xml:space="preserve"> </w:t>
            </w:r>
            <w:r w:rsidRPr="0076060A">
              <w:rPr>
                <w:rFonts w:ascii="Roboto Condensed" w:eastAsia="Calibri" w:hAnsi="Roboto Condensed" w:cstheme="minorHAnsi"/>
                <w:i/>
                <w:spacing w:val="1"/>
                <w:sz w:val="20"/>
                <w:szCs w:val="20"/>
              </w:rPr>
              <w:t>D</w:t>
            </w:r>
            <w:r w:rsidRPr="0076060A">
              <w:rPr>
                <w:rFonts w:ascii="Roboto Condensed" w:eastAsia="Calibri" w:hAnsi="Roboto Condensed" w:cstheme="minorHAnsi"/>
                <w:i/>
                <w:sz w:val="20"/>
                <w:szCs w:val="20"/>
              </w:rPr>
              <w:t>éc</w:t>
            </w:r>
            <w:r w:rsidRPr="0076060A">
              <w:rPr>
                <w:rFonts w:ascii="Roboto Condensed" w:eastAsia="Calibri" w:hAnsi="Roboto Condensed" w:cstheme="minorHAnsi"/>
                <w:i/>
                <w:spacing w:val="-1"/>
                <w:sz w:val="20"/>
                <w:szCs w:val="20"/>
              </w:rPr>
              <w:t>ou</w:t>
            </w:r>
            <w:r w:rsidRPr="0076060A">
              <w:rPr>
                <w:rFonts w:ascii="Roboto Condensed" w:eastAsia="Calibri" w:hAnsi="Roboto Condensed" w:cstheme="minorHAnsi"/>
                <w:i/>
                <w:sz w:val="20"/>
                <w:szCs w:val="20"/>
              </w:rPr>
              <w:t>v</w:t>
            </w:r>
            <w:r w:rsidRPr="0076060A">
              <w:rPr>
                <w:rFonts w:ascii="Roboto Condensed" w:eastAsia="Calibri" w:hAnsi="Roboto Condensed" w:cstheme="minorHAnsi"/>
                <w:i/>
                <w:spacing w:val="1"/>
                <w:sz w:val="20"/>
                <w:szCs w:val="20"/>
              </w:rPr>
              <w:t>r</w:t>
            </w:r>
            <w:r w:rsidRPr="0076060A">
              <w:rPr>
                <w:rFonts w:ascii="Roboto Condensed" w:eastAsia="Calibri" w:hAnsi="Roboto Condensed" w:cstheme="minorHAnsi"/>
                <w:i/>
                <w:spacing w:val="-3"/>
                <w:sz w:val="20"/>
                <w:szCs w:val="20"/>
              </w:rPr>
              <w:t>i</w:t>
            </w:r>
            <w:r w:rsidRPr="0076060A">
              <w:rPr>
                <w:rFonts w:ascii="Roboto Condensed" w:eastAsia="Calibri" w:hAnsi="Roboto Condensed" w:cstheme="minorHAnsi"/>
                <w:i/>
                <w:sz w:val="20"/>
                <w:szCs w:val="20"/>
              </w:rPr>
              <w:t>r</w:t>
            </w:r>
            <w:r w:rsidRPr="0076060A">
              <w:rPr>
                <w:rFonts w:ascii="Roboto Condensed" w:eastAsia="Calibri" w:hAnsi="Roboto Condensed" w:cstheme="minorHAnsi"/>
                <w:i/>
                <w:spacing w:val="16"/>
                <w:sz w:val="20"/>
                <w:szCs w:val="20"/>
              </w:rPr>
              <w:t xml:space="preserve"> </w:t>
            </w:r>
            <w:r w:rsidRPr="0076060A">
              <w:rPr>
                <w:rFonts w:ascii="Roboto Condensed" w:eastAsia="Calibri" w:hAnsi="Roboto Condensed" w:cstheme="minorHAnsi"/>
                <w:i/>
                <w:spacing w:val="-1"/>
                <w:sz w:val="20"/>
                <w:szCs w:val="20"/>
              </w:rPr>
              <w:t>u</w:t>
            </w:r>
            <w:r w:rsidRPr="0076060A">
              <w:rPr>
                <w:rFonts w:ascii="Roboto Condensed" w:eastAsia="Calibri" w:hAnsi="Roboto Condensed" w:cstheme="minorHAnsi"/>
                <w:i/>
                <w:sz w:val="20"/>
                <w:szCs w:val="20"/>
              </w:rPr>
              <w:t>n</w:t>
            </w:r>
            <w:r w:rsidRPr="0076060A">
              <w:rPr>
                <w:rFonts w:ascii="Roboto Condensed" w:eastAsia="Calibri" w:hAnsi="Roboto Condensed" w:cstheme="minorHAnsi"/>
                <w:i/>
                <w:spacing w:val="14"/>
                <w:sz w:val="20"/>
                <w:szCs w:val="20"/>
              </w:rPr>
              <w:t xml:space="preserve"> </w:t>
            </w:r>
            <w:r w:rsidRPr="0076060A">
              <w:rPr>
                <w:rFonts w:ascii="Roboto Condensed" w:eastAsia="Calibri" w:hAnsi="Roboto Condensed" w:cstheme="minorHAnsi"/>
                <w:i/>
                <w:sz w:val="20"/>
                <w:szCs w:val="20"/>
              </w:rPr>
              <w:t>sens</w:t>
            </w:r>
            <w:r w:rsidRPr="0076060A">
              <w:rPr>
                <w:rFonts w:ascii="Roboto Condensed" w:eastAsia="Calibri" w:hAnsi="Roboto Condensed" w:cstheme="minorHAnsi"/>
                <w:i/>
                <w:spacing w:val="15"/>
                <w:sz w:val="20"/>
                <w:szCs w:val="20"/>
              </w:rPr>
              <w:t xml:space="preserve"> </w:t>
            </w:r>
            <w:r w:rsidRPr="0076060A">
              <w:rPr>
                <w:rFonts w:ascii="Roboto Condensed" w:eastAsia="Calibri" w:hAnsi="Roboto Condensed" w:cstheme="minorHAnsi"/>
                <w:i/>
                <w:sz w:val="20"/>
                <w:szCs w:val="20"/>
              </w:rPr>
              <w:t>à</w:t>
            </w:r>
            <w:r w:rsidRPr="0076060A">
              <w:rPr>
                <w:rFonts w:ascii="Roboto Condensed" w:eastAsia="Calibri" w:hAnsi="Roboto Condensed" w:cstheme="minorHAnsi"/>
                <w:i/>
                <w:spacing w:val="14"/>
                <w:sz w:val="20"/>
                <w:szCs w:val="20"/>
              </w:rPr>
              <w:t xml:space="preserve"> </w:t>
            </w:r>
            <w:r w:rsidRPr="0076060A">
              <w:rPr>
                <w:rFonts w:ascii="Roboto Condensed" w:eastAsia="Calibri" w:hAnsi="Roboto Condensed" w:cstheme="minorHAnsi"/>
                <w:i/>
                <w:sz w:val="20"/>
                <w:szCs w:val="20"/>
              </w:rPr>
              <w:t>sa</w:t>
            </w:r>
            <w:r w:rsidRPr="0076060A">
              <w:rPr>
                <w:rFonts w:ascii="Roboto Condensed" w:eastAsia="Calibri" w:hAnsi="Roboto Condensed" w:cstheme="minorHAnsi"/>
                <w:i/>
                <w:spacing w:val="12"/>
                <w:sz w:val="20"/>
                <w:szCs w:val="20"/>
              </w:rPr>
              <w:t xml:space="preserve"> </w:t>
            </w:r>
            <w:r w:rsidRPr="0076060A">
              <w:rPr>
                <w:rFonts w:ascii="Roboto Condensed" w:eastAsia="Calibri" w:hAnsi="Roboto Condensed" w:cstheme="minorHAnsi"/>
                <w:i/>
                <w:sz w:val="20"/>
                <w:szCs w:val="20"/>
              </w:rPr>
              <w:t>vie</w:t>
            </w:r>
            <w:r w:rsidRPr="0076060A">
              <w:rPr>
                <w:rFonts w:ascii="Roboto Condensed" w:eastAsia="Calibri" w:hAnsi="Roboto Condensed" w:cstheme="minorHAnsi"/>
                <w:i/>
                <w:spacing w:val="12"/>
                <w:sz w:val="20"/>
                <w:szCs w:val="20"/>
              </w:rPr>
              <w:t xml:space="preserve"> </w:t>
            </w:r>
            <w:r w:rsidRPr="0076060A">
              <w:rPr>
                <w:rFonts w:ascii="Roboto Condensed" w:eastAsia="Calibri" w:hAnsi="Roboto Condensed" w:cstheme="minorHAnsi"/>
                <w:i/>
                <w:spacing w:val="-1"/>
                <w:sz w:val="20"/>
                <w:szCs w:val="20"/>
              </w:rPr>
              <w:t>a</w:t>
            </w:r>
            <w:r w:rsidRPr="0076060A">
              <w:rPr>
                <w:rFonts w:ascii="Roboto Condensed" w:eastAsia="Calibri" w:hAnsi="Roboto Condensed" w:cstheme="minorHAnsi"/>
                <w:i/>
                <w:sz w:val="20"/>
                <w:szCs w:val="20"/>
              </w:rPr>
              <w:t>vec</w:t>
            </w:r>
            <w:r w:rsidRPr="0076060A">
              <w:rPr>
                <w:rFonts w:ascii="Roboto Condensed" w:eastAsia="Calibri" w:hAnsi="Roboto Condensed" w:cstheme="minorHAnsi"/>
                <w:i/>
                <w:spacing w:val="14"/>
                <w:sz w:val="20"/>
                <w:szCs w:val="20"/>
              </w:rPr>
              <w:t xml:space="preserve"> </w:t>
            </w:r>
            <w:r w:rsidRPr="0076060A">
              <w:rPr>
                <w:rFonts w:ascii="Roboto Condensed" w:eastAsia="Calibri" w:hAnsi="Roboto Condensed" w:cstheme="minorHAnsi"/>
                <w:i/>
                <w:sz w:val="20"/>
                <w:szCs w:val="20"/>
              </w:rPr>
              <w:t>la</w:t>
            </w:r>
            <w:r w:rsidRPr="0076060A">
              <w:rPr>
                <w:rFonts w:ascii="Roboto Condensed" w:eastAsia="Calibri" w:hAnsi="Roboto Condensed" w:cstheme="minorHAnsi"/>
                <w:i/>
                <w:spacing w:val="14"/>
                <w:sz w:val="20"/>
                <w:szCs w:val="20"/>
              </w:rPr>
              <w:t xml:space="preserve"> </w:t>
            </w:r>
            <w:r w:rsidRPr="0076060A">
              <w:rPr>
                <w:rFonts w:ascii="Roboto Condensed" w:eastAsia="Calibri" w:hAnsi="Roboto Condensed" w:cstheme="minorHAnsi"/>
                <w:i/>
                <w:sz w:val="20"/>
                <w:szCs w:val="20"/>
              </w:rPr>
              <w:t>l</w:t>
            </w:r>
            <w:r w:rsidRPr="0076060A">
              <w:rPr>
                <w:rFonts w:ascii="Roboto Condensed" w:eastAsia="Calibri" w:hAnsi="Roboto Condensed" w:cstheme="minorHAnsi"/>
                <w:i/>
                <w:spacing w:val="-1"/>
                <w:sz w:val="20"/>
                <w:szCs w:val="20"/>
              </w:rPr>
              <w:t>og</w:t>
            </w:r>
            <w:r w:rsidRPr="0076060A">
              <w:rPr>
                <w:rFonts w:ascii="Roboto Condensed" w:eastAsia="Calibri" w:hAnsi="Roboto Condensed" w:cstheme="minorHAnsi"/>
                <w:i/>
                <w:sz w:val="20"/>
                <w:szCs w:val="20"/>
              </w:rPr>
              <w:t>ot</w:t>
            </w:r>
            <w:r w:rsidRPr="0076060A">
              <w:rPr>
                <w:rFonts w:ascii="Roboto Condensed" w:eastAsia="Calibri" w:hAnsi="Roboto Condensed" w:cstheme="minorHAnsi"/>
                <w:i/>
                <w:spacing w:val="-1"/>
                <w:sz w:val="20"/>
                <w:szCs w:val="20"/>
              </w:rPr>
              <w:t>h</w:t>
            </w:r>
            <w:r w:rsidRPr="0076060A">
              <w:rPr>
                <w:rFonts w:ascii="Roboto Condensed" w:eastAsia="Calibri" w:hAnsi="Roboto Condensed" w:cstheme="minorHAnsi"/>
                <w:i/>
                <w:sz w:val="20"/>
                <w:szCs w:val="20"/>
              </w:rPr>
              <w:t>é</w:t>
            </w:r>
            <w:r w:rsidRPr="0076060A">
              <w:rPr>
                <w:rFonts w:ascii="Roboto Condensed" w:eastAsia="Calibri" w:hAnsi="Roboto Condensed" w:cstheme="minorHAnsi"/>
                <w:i/>
                <w:spacing w:val="1"/>
                <w:sz w:val="20"/>
                <w:szCs w:val="20"/>
              </w:rPr>
              <w:t>r</w:t>
            </w:r>
            <w:r w:rsidRPr="0076060A">
              <w:rPr>
                <w:rFonts w:ascii="Roboto Condensed" w:eastAsia="Calibri" w:hAnsi="Roboto Condensed" w:cstheme="minorHAnsi"/>
                <w:i/>
                <w:spacing w:val="-1"/>
                <w:sz w:val="20"/>
                <w:szCs w:val="20"/>
              </w:rPr>
              <w:t>ap</w:t>
            </w:r>
            <w:r w:rsidRPr="0076060A">
              <w:rPr>
                <w:rFonts w:ascii="Roboto Condensed" w:eastAsia="Calibri" w:hAnsi="Roboto Condensed" w:cstheme="minorHAnsi"/>
                <w:i/>
                <w:sz w:val="20"/>
                <w:szCs w:val="20"/>
              </w:rPr>
              <w:t>ie</w:t>
            </w:r>
            <w:r w:rsidRPr="0076060A">
              <w:rPr>
                <w:rFonts w:ascii="Roboto Condensed" w:eastAsia="Calibri" w:hAnsi="Roboto Condensed" w:cstheme="minorHAnsi"/>
                <w:i/>
                <w:spacing w:val="18"/>
                <w:sz w:val="20"/>
                <w:szCs w:val="20"/>
              </w:rPr>
              <w:t xml:space="preserve"> </w:t>
            </w:r>
            <w:r w:rsidRPr="0076060A">
              <w:rPr>
                <w:rFonts w:ascii="Roboto Condensed" w:eastAsia="Calibri" w:hAnsi="Roboto Condensed" w:cstheme="minorHAnsi"/>
                <w:sz w:val="20"/>
                <w:szCs w:val="20"/>
              </w:rPr>
              <w:t>–</w:t>
            </w:r>
            <w:r w:rsidRPr="0076060A">
              <w:rPr>
                <w:rFonts w:ascii="Roboto Condensed" w:eastAsia="Calibri" w:hAnsi="Roboto Condensed" w:cstheme="minorHAnsi"/>
                <w:spacing w:val="13"/>
                <w:sz w:val="20"/>
                <w:szCs w:val="20"/>
              </w:rPr>
              <w:t xml:space="preserve"> </w:t>
            </w:r>
            <w:r w:rsidRPr="0076060A">
              <w:rPr>
                <w:rFonts w:ascii="Roboto Condensed" w:eastAsia="Calibri" w:hAnsi="Roboto Condensed" w:cstheme="minorHAnsi"/>
                <w:spacing w:val="1"/>
                <w:sz w:val="20"/>
                <w:szCs w:val="20"/>
              </w:rPr>
              <w:t>D</w:t>
            </w:r>
            <w:r w:rsidRPr="0076060A">
              <w:rPr>
                <w:rFonts w:ascii="Roboto Condensed" w:eastAsia="Calibri" w:hAnsi="Roboto Condensed" w:cstheme="minorHAnsi"/>
                <w:sz w:val="20"/>
                <w:szCs w:val="20"/>
              </w:rPr>
              <w:t>r</w:t>
            </w:r>
            <w:r w:rsidRPr="0076060A">
              <w:rPr>
                <w:rFonts w:ascii="Roboto Condensed" w:eastAsia="Calibri" w:hAnsi="Roboto Condensed" w:cstheme="minorHAnsi"/>
                <w:spacing w:val="12"/>
                <w:sz w:val="20"/>
                <w:szCs w:val="20"/>
              </w:rPr>
              <w:t xml:space="preserve"> </w:t>
            </w:r>
            <w:r w:rsidRPr="0076060A">
              <w:rPr>
                <w:rFonts w:ascii="Roboto Condensed" w:eastAsia="Calibri" w:hAnsi="Roboto Condensed" w:cstheme="minorHAnsi"/>
                <w:sz w:val="20"/>
                <w:szCs w:val="20"/>
              </w:rPr>
              <w:t>V</w:t>
            </w:r>
            <w:r w:rsidRPr="0076060A">
              <w:rPr>
                <w:rFonts w:ascii="Roboto Condensed" w:eastAsia="Calibri" w:hAnsi="Roboto Condensed" w:cstheme="minorHAnsi"/>
                <w:spacing w:val="-1"/>
                <w:sz w:val="20"/>
                <w:szCs w:val="20"/>
              </w:rPr>
              <w:t>i</w:t>
            </w:r>
            <w:r w:rsidRPr="0076060A">
              <w:rPr>
                <w:rFonts w:ascii="Roboto Condensed" w:eastAsia="Calibri" w:hAnsi="Roboto Condensed" w:cstheme="minorHAnsi"/>
                <w:sz w:val="20"/>
                <w:szCs w:val="20"/>
              </w:rPr>
              <w:t>ct</w:t>
            </w:r>
            <w:r w:rsidRPr="0076060A">
              <w:rPr>
                <w:rFonts w:ascii="Roboto Condensed" w:eastAsia="Calibri" w:hAnsi="Roboto Condensed" w:cstheme="minorHAnsi"/>
                <w:spacing w:val="2"/>
                <w:sz w:val="20"/>
                <w:szCs w:val="20"/>
              </w:rPr>
              <w:t>o</w:t>
            </w:r>
            <w:r w:rsidRPr="0076060A">
              <w:rPr>
                <w:rFonts w:ascii="Roboto Condensed" w:eastAsia="Calibri" w:hAnsi="Roboto Condensed" w:cstheme="minorHAnsi"/>
                <w:sz w:val="20"/>
                <w:szCs w:val="20"/>
              </w:rPr>
              <w:t>r</w:t>
            </w:r>
            <w:r w:rsidRPr="0076060A">
              <w:rPr>
                <w:rFonts w:ascii="Roboto Condensed" w:eastAsia="Calibri" w:hAnsi="Roboto Condensed" w:cstheme="minorHAnsi"/>
                <w:spacing w:val="15"/>
                <w:sz w:val="20"/>
                <w:szCs w:val="20"/>
              </w:rPr>
              <w:t xml:space="preserve"> </w:t>
            </w:r>
            <w:proofErr w:type="spellStart"/>
            <w:r w:rsidRPr="0076060A">
              <w:rPr>
                <w:rFonts w:ascii="Roboto Condensed" w:eastAsia="Calibri" w:hAnsi="Roboto Condensed" w:cstheme="minorHAnsi"/>
                <w:sz w:val="20"/>
                <w:szCs w:val="20"/>
              </w:rPr>
              <w:t>F</w:t>
            </w:r>
            <w:r w:rsidRPr="0076060A">
              <w:rPr>
                <w:rFonts w:ascii="Roboto Condensed" w:eastAsia="Calibri" w:hAnsi="Roboto Condensed" w:cstheme="minorHAnsi"/>
                <w:spacing w:val="-1"/>
                <w:sz w:val="20"/>
                <w:szCs w:val="20"/>
              </w:rPr>
              <w:t>r</w:t>
            </w:r>
            <w:r w:rsidRPr="0076060A">
              <w:rPr>
                <w:rFonts w:ascii="Roboto Condensed" w:eastAsia="Calibri" w:hAnsi="Roboto Condensed" w:cstheme="minorHAnsi"/>
                <w:sz w:val="20"/>
                <w:szCs w:val="20"/>
              </w:rPr>
              <w:t>a</w:t>
            </w:r>
            <w:r w:rsidRPr="0076060A">
              <w:rPr>
                <w:rFonts w:ascii="Roboto Condensed" w:eastAsia="Calibri" w:hAnsi="Roboto Condensed" w:cstheme="minorHAnsi"/>
                <w:spacing w:val="-1"/>
                <w:sz w:val="20"/>
                <w:szCs w:val="20"/>
              </w:rPr>
              <w:t>n</w:t>
            </w:r>
            <w:r w:rsidRPr="0076060A">
              <w:rPr>
                <w:rFonts w:ascii="Roboto Condensed" w:eastAsia="Calibri" w:hAnsi="Roboto Condensed" w:cstheme="minorHAnsi"/>
                <w:sz w:val="20"/>
                <w:szCs w:val="20"/>
              </w:rPr>
              <w:t>kl</w:t>
            </w:r>
            <w:proofErr w:type="spellEnd"/>
            <w:r w:rsidRPr="0076060A">
              <w:rPr>
                <w:rFonts w:ascii="Roboto Condensed" w:eastAsia="Calibri" w:hAnsi="Roboto Condensed" w:cstheme="minorHAnsi"/>
                <w:spacing w:val="17"/>
                <w:sz w:val="20"/>
                <w:szCs w:val="20"/>
              </w:rPr>
              <w:t xml:space="preserve"> </w:t>
            </w:r>
            <w:r w:rsidRPr="0076060A">
              <w:rPr>
                <w:rFonts w:ascii="Roboto Condensed" w:eastAsia="Calibri" w:hAnsi="Roboto Condensed" w:cstheme="minorHAnsi"/>
                <w:sz w:val="20"/>
                <w:szCs w:val="20"/>
              </w:rPr>
              <w:t>-</w:t>
            </w:r>
            <w:r w:rsidRPr="0076060A">
              <w:rPr>
                <w:rFonts w:ascii="Roboto Condensed" w:eastAsia="Calibri" w:hAnsi="Roboto Condensed" w:cstheme="minorHAnsi"/>
                <w:spacing w:val="12"/>
                <w:sz w:val="20"/>
                <w:szCs w:val="20"/>
              </w:rPr>
              <w:t xml:space="preserve"> </w:t>
            </w:r>
            <w:r w:rsidRPr="0076060A">
              <w:rPr>
                <w:rFonts w:ascii="Roboto Condensed" w:eastAsia="Calibri" w:hAnsi="Roboto Condensed" w:cstheme="minorHAnsi"/>
                <w:sz w:val="20"/>
                <w:szCs w:val="20"/>
              </w:rPr>
              <w:t>Ed.</w:t>
            </w:r>
            <w:r w:rsidRPr="0076060A">
              <w:rPr>
                <w:rFonts w:ascii="Roboto Condensed" w:eastAsia="Calibri" w:hAnsi="Roboto Condensed" w:cstheme="minorHAnsi"/>
                <w:spacing w:val="14"/>
                <w:sz w:val="20"/>
                <w:szCs w:val="20"/>
              </w:rPr>
              <w:t xml:space="preserve"> </w:t>
            </w:r>
            <w:proofErr w:type="gramStart"/>
            <w:r w:rsidRPr="0076060A">
              <w:rPr>
                <w:rFonts w:ascii="Roboto Condensed" w:eastAsia="Calibri" w:hAnsi="Roboto Condensed" w:cstheme="minorHAnsi"/>
                <w:spacing w:val="-1"/>
                <w:sz w:val="20"/>
                <w:szCs w:val="20"/>
              </w:rPr>
              <w:t>d</w:t>
            </w:r>
            <w:r w:rsidRPr="0076060A">
              <w:rPr>
                <w:rFonts w:ascii="Roboto Condensed" w:eastAsia="Calibri" w:hAnsi="Roboto Condensed" w:cstheme="minorHAnsi"/>
                <w:sz w:val="20"/>
                <w:szCs w:val="20"/>
              </w:rPr>
              <w:t>e</w:t>
            </w:r>
            <w:proofErr w:type="gramEnd"/>
          </w:p>
          <w:p w14:paraId="0B41FFF0" w14:textId="77777777" w:rsidR="00005323" w:rsidRPr="0076060A" w:rsidRDefault="00005323" w:rsidP="006236C0">
            <w:pPr>
              <w:spacing w:after="0" w:line="240" w:lineRule="auto"/>
              <w:ind w:left="111" w:right="-20"/>
              <w:rPr>
                <w:rFonts w:ascii="Roboto Condensed" w:eastAsia="Calibri" w:hAnsi="Roboto Condensed" w:cstheme="minorHAnsi"/>
                <w:position w:val="1"/>
                <w:sz w:val="20"/>
                <w:szCs w:val="20"/>
              </w:rPr>
            </w:pPr>
            <w:proofErr w:type="gramStart"/>
            <w:r w:rsidRPr="0076060A">
              <w:rPr>
                <w:rFonts w:ascii="Roboto Condensed" w:eastAsia="Calibri" w:hAnsi="Roboto Condensed" w:cstheme="minorHAnsi"/>
                <w:sz w:val="20"/>
                <w:szCs w:val="20"/>
              </w:rPr>
              <w:t>l’</w:t>
            </w:r>
            <w:r w:rsidRPr="0076060A">
              <w:rPr>
                <w:rFonts w:ascii="Roboto Condensed" w:eastAsia="Calibri" w:hAnsi="Roboto Condensed" w:cstheme="minorHAnsi"/>
                <w:spacing w:val="-1"/>
                <w:sz w:val="20"/>
                <w:szCs w:val="20"/>
              </w:rPr>
              <w:t>H</w:t>
            </w:r>
            <w:r w:rsidRPr="0076060A">
              <w:rPr>
                <w:rFonts w:ascii="Roboto Condensed" w:eastAsia="Calibri" w:hAnsi="Roboto Condensed" w:cstheme="minorHAnsi"/>
                <w:spacing w:val="1"/>
                <w:sz w:val="20"/>
                <w:szCs w:val="20"/>
              </w:rPr>
              <w:t>o</w:t>
            </w:r>
            <w:r w:rsidRPr="0076060A">
              <w:rPr>
                <w:rFonts w:ascii="Roboto Condensed" w:eastAsia="Calibri" w:hAnsi="Roboto Condensed" w:cstheme="minorHAnsi"/>
                <w:spacing w:val="-1"/>
                <w:sz w:val="20"/>
                <w:szCs w:val="20"/>
              </w:rPr>
              <w:t>mm</w:t>
            </w:r>
            <w:r w:rsidRPr="0076060A">
              <w:rPr>
                <w:rFonts w:ascii="Roboto Condensed" w:eastAsia="Calibri" w:hAnsi="Roboto Condensed" w:cstheme="minorHAnsi"/>
                <w:sz w:val="20"/>
                <w:szCs w:val="20"/>
              </w:rPr>
              <w:t>e</w:t>
            </w:r>
            <w:proofErr w:type="gramEnd"/>
            <w:r w:rsidRPr="0076060A">
              <w:rPr>
                <w:rFonts w:ascii="Roboto Condensed" w:eastAsia="Calibri" w:hAnsi="Roboto Condensed" w:cstheme="minorHAnsi"/>
                <w:spacing w:val="1"/>
                <w:sz w:val="20"/>
                <w:szCs w:val="20"/>
              </w:rPr>
              <w:t xml:space="preserve"> </w:t>
            </w:r>
            <w:r w:rsidRPr="0076060A">
              <w:rPr>
                <w:rFonts w:ascii="Roboto Condensed" w:eastAsia="Calibri" w:hAnsi="Roboto Condensed" w:cstheme="minorHAnsi"/>
                <w:spacing w:val="-2"/>
                <w:sz w:val="20"/>
                <w:szCs w:val="20"/>
              </w:rPr>
              <w:t>2</w:t>
            </w:r>
            <w:r w:rsidRPr="0076060A">
              <w:rPr>
                <w:rFonts w:ascii="Roboto Condensed" w:eastAsia="Calibri" w:hAnsi="Roboto Condensed" w:cstheme="minorHAnsi"/>
                <w:spacing w:val="1"/>
                <w:sz w:val="20"/>
                <w:szCs w:val="20"/>
              </w:rPr>
              <w:t>0</w:t>
            </w:r>
            <w:r w:rsidRPr="0076060A">
              <w:rPr>
                <w:rFonts w:ascii="Roboto Condensed" w:eastAsia="Calibri" w:hAnsi="Roboto Condensed" w:cstheme="minorHAnsi"/>
                <w:spacing w:val="-2"/>
                <w:sz w:val="20"/>
                <w:szCs w:val="20"/>
              </w:rPr>
              <w:t>0</w:t>
            </w:r>
            <w:r w:rsidRPr="0076060A">
              <w:rPr>
                <w:rFonts w:ascii="Roboto Condensed" w:eastAsia="Calibri" w:hAnsi="Roboto Condensed" w:cstheme="minorHAnsi"/>
                <w:sz w:val="20"/>
                <w:szCs w:val="20"/>
              </w:rPr>
              <w:t>6</w:t>
            </w:r>
          </w:p>
        </w:tc>
      </w:tr>
    </w:tbl>
    <w:p w14:paraId="174B0513" w14:textId="571D4E9A" w:rsidR="00730EA4" w:rsidRDefault="00730EA4">
      <w:pPr>
        <w:rPr>
          <w:rFonts w:ascii="Roboto Condensed" w:hAnsi="Roboto Condensed"/>
          <w:sz w:val="20"/>
          <w:szCs w:val="20"/>
        </w:rPr>
      </w:pPr>
    </w:p>
    <w:p w14:paraId="1A5D3D7E" w14:textId="77777777" w:rsidR="00730EA4" w:rsidRDefault="00730EA4">
      <w:pPr>
        <w:rPr>
          <w:rFonts w:ascii="Roboto Condensed" w:hAnsi="Roboto Condensed"/>
          <w:sz w:val="20"/>
          <w:szCs w:val="20"/>
        </w:rPr>
      </w:pPr>
      <w:r>
        <w:rPr>
          <w:rFonts w:ascii="Roboto Condensed" w:hAnsi="Roboto Condensed"/>
          <w:sz w:val="20"/>
          <w:szCs w:val="20"/>
        </w:rPr>
        <w:br w:type="page"/>
      </w:r>
    </w:p>
    <w:tbl>
      <w:tblPr>
        <w:tblW w:w="9214" w:type="dxa"/>
        <w:tblInd w:w="132" w:type="dxa"/>
        <w:tblBorders>
          <w:top w:val="single" w:sz="12" w:space="0" w:color="FFFFFF" w:themeColor="background1"/>
          <w:left w:val="single" w:sz="12" w:space="0" w:color="FFFFFF" w:themeColor="background1"/>
          <w:bottom w:val="single" w:sz="12" w:space="0" w:color="FFFFFF" w:themeColor="background1"/>
          <w:right w:val="single" w:sz="12" w:space="0" w:color="FFFFFF" w:themeColor="background1"/>
          <w:insideH w:val="single" w:sz="12" w:space="0" w:color="FFFFFF" w:themeColor="background1"/>
          <w:insideV w:val="single" w:sz="12" w:space="0" w:color="FFFFFF" w:themeColor="background1"/>
        </w:tblBorders>
        <w:tblLayout w:type="fixed"/>
        <w:tblCellMar>
          <w:left w:w="0" w:type="dxa"/>
          <w:right w:w="0" w:type="dxa"/>
        </w:tblCellMar>
        <w:tblLook w:val="01E0" w:firstRow="1" w:lastRow="1" w:firstColumn="1" w:lastColumn="1" w:noHBand="0" w:noVBand="0"/>
      </w:tblPr>
      <w:tblGrid>
        <w:gridCol w:w="2693"/>
        <w:gridCol w:w="1701"/>
        <w:gridCol w:w="3119"/>
        <w:gridCol w:w="1701"/>
      </w:tblGrid>
      <w:tr w:rsidR="00730EA4" w:rsidRPr="00E2381C" w14:paraId="10A7199C" w14:textId="77777777" w:rsidTr="008E1048">
        <w:trPr>
          <w:trHeight w:hRule="exact" w:val="441"/>
        </w:trPr>
        <w:tc>
          <w:tcPr>
            <w:tcW w:w="9214" w:type="dxa"/>
            <w:gridSpan w:val="4"/>
            <w:shd w:val="clear" w:color="auto" w:fill="62257F"/>
            <w:vAlign w:val="center"/>
          </w:tcPr>
          <w:p w14:paraId="6313FB93" w14:textId="291F2D70" w:rsidR="00730EA4" w:rsidRPr="008E1048" w:rsidRDefault="00730EA4" w:rsidP="00730EA4">
            <w:pPr>
              <w:spacing w:after="0" w:line="240" w:lineRule="auto"/>
              <w:ind w:left="285" w:right="-20" w:hanging="143"/>
              <w:jc w:val="center"/>
              <w:rPr>
                <w:rFonts w:ascii="Ando Bold" w:eastAsia="Calibri" w:hAnsi="Ando Bold" w:cs="Calibri"/>
                <w:color w:val="FFFFFF" w:themeColor="background1"/>
                <w:sz w:val="40"/>
                <w:szCs w:val="40"/>
              </w:rPr>
            </w:pPr>
            <w:r w:rsidRPr="008E1048">
              <w:rPr>
                <w:rFonts w:ascii="Ando Bold" w:eastAsia="Calibri" w:hAnsi="Ando Bold" w:cs="Calibri"/>
                <w:bCs/>
                <w:color w:val="FFFFFF" w:themeColor="background1"/>
                <w:spacing w:val="-1"/>
                <w:position w:val="1"/>
                <w:sz w:val="40"/>
                <w:szCs w:val="40"/>
              </w:rPr>
              <w:lastRenderedPageBreak/>
              <w:t>LANGUES et INTERCULTURALIT</w:t>
            </w:r>
            <w:r w:rsidR="008E1048">
              <w:rPr>
                <w:rFonts w:ascii="Ando Bold" w:eastAsia="Calibri" w:hAnsi="Ando Bold" w:cs="Calibri"/>
                <w:bCs/>
                <w:color w:val="FFFFFF" w:themeColor="background1"/>
                <w:spacing w:val="-1"/>
                <w:position w:val="1"/>
                <w:sz w:val="40"/>
                <w:szCs w:val="40"/>
              </w:rPr>
              <w:t>É</w:t>
            </w:r>
          </w:p>
        </w:tc>
      </w:tr>
      <w:tr w:rsidR="00730EA4" w:rsidRPr="00E2381C" w14:paraId="23906C42" w14:textId="77777777" w:rsidTr="008E1048">
        <w:trPr>
          <w:trHeight w:hRule="exact" w:val="441"/>
        </w:trPr>
        <w:tc>
          <w:tcPr>
            <w:tcW w:w="2693" w:type="dxa"/>
            <w:shd w:val="clear" w:color="auto" w:fill="282D46"/>
            <w:vAlign w:val="center"/>
          </w:tcPr>
          <w:p w14:paraId="758E3C07" w14:textId="77777777" w:rsidR="00730EA4" w:rsidRPr="008E1048" w:rsidRDefault="00730EA4" w:rsidP="008E1048">
            <w:pPr>
              <w:spacing w:after="0" w:line="240" w:lineRule="auto"/>
              <w:ind w:left="149" w:right="-20"/>
              <w:rPr>
                <w:rFonts w:ascii="Roboto Condensed" w:eastAsia="Calibri" w:hAnsi="Roboto Condensed" w:cs="Calibri"/>
                <w:b/>
                <w:bCs/>
                <w:color w:val="FFFFFF" w:themeColor="background1"/>
                <w:spacing w:val="-1"/>
              </w:rPr>
            </w:pPr>
            <w:r w:rsidRPr="008E1048">
              <w:rPr>
                <w:rFonts w:ascii="Roboto Condensed" w:eastAsia="Calibri" w:hAnsi="Roboto Condensed" w:cs="Calibri"/>
                <w:b/>
                <w:bCs/>
                <w:color w:val="FFFFFF" w:themeColor="background1"/>
                <w:spacing w:val="-1"/>
              </w:rPr>
              <w:t>S</w:t>
            </w:r>
            <w:r w:rsidRPr="008E1048">
              <w:rPr>
                <w:rFonts w:ascii="Roboto Condensed" w:eastAsia="Calibri" w:hAnsi="Roboto Condensed" w:cs="Calibri"/>
                <w:b/>
                <w:bCs/>
                <w:color w:val="FFFFFF" w:themeColor="background1"/>
              </w:rPr>
              <w:t>E</w:t>
            </w:r>
            <w:r w:rsidRPr="008E1048">
              <w:rPr>
                <w:rFonts w:ascii="Roboto Condensed" w:eastAsia="Calibri" w:hAnsi="Roboto Condensed" w:cs="Calibri"/>
                <w:b/>
                <w:bCs/>
                <w:color w:val="FFFFFF" w:themeColor="background1"/>
                <w:spacing w:val="-1"/>
              </w:rPr>
              <w:t>M</w:t>
            </w:r>
            <w:r w:rsidRPr="008E1048">
              <w:rPr>
                <w:rFonts w:ascii="Roboto Condensed" w:eastAsia="Calibri" w:hAnsi="Roboto Condensed" w:cs="Calibri"/>
                <w:b/>
                <w:bCs/>
                <w:color w:val="FFFFFF" w:themeColor="background1"/>
              </w:rPr>
              <w:t>E</w:t>
            </w:r>
            <w:r w:rsidRPr="008E1048">
              <w:rPr>
                <w:rFonts w:ascii="Roboto Condensed" w:eastAsia="Calibri" w:hAnsi="Roboto Condensed" w:cs="Calibri"/>
                <w:b/>
                <w:bCs/>
                <w:color w:val="FFFFFF" w:themeColor="background1"/>
                <w:spacing w:val="-1"/>
              </w:rPr>
              <w:t>S</w:t>
            </w:r>
            <w:r w:rsidRPr="008E1048">
              <w:rPr>
                <w:rFonts w:ascii="Roboto Condensed" w:eastAsia="Calibri" w:hAnsi="Roboto Condensed" w:cs="Calibri"/>
                <w:b/>
                <w:bCs/>
                <w:color w:val="FFFFFF" w:themeColor="background1"/>
                <w:spacing w:val="1"/>
              </w:rPr>
              <w:t>T</w:t>
            </w:r>
            <w:r w:rsidRPr="008E1048">
              <w:rPr>
                <w:rFonts w:ascii="Roboto Condensed" w:eastAsia="Calibri" w:hAnsi="Roboto Condensed" w:cs="Calibri"/>
                <w:b/>
                <w:bCs/>
                <w:color w:val="FFFFFF" w:themeColor="background1"/>
              </w:rPr>
              <w:t>RE</w:t>
            </w:r>
            <w:r w:rsidRPr="008E1048">
              <w:rPr>
                <w:rFonts w:ascii="Roboto Condensed" w:eastAsia="Calibri" w:hAnsi="Roboto Condensed" w:cs="Calibri"/>
                <w:b/>
                <w:bCs/>
                <w:color w:val="FFFFFF" w:themeColor="background1"/>
                <w:spacing w:val="-1"/>
              </w:rPr>
              <w:t xml:space="preserve"> </w:t>
            </w:r>
            <w:r w:rsidRPr="008E1048">
              <w:rPr>
                <w:rFonts w:ascii="Roboto Condensed" w:eastAsia="Calibri" w:hAnsi="Roboto Condensed" w:cs="Calibri"/>
                <w:b/>
                <w:bCs/>
                <w:color w:val="FFFFFF" w:themeColor="background1"/>
              </w:rPr>
              <w:t>9</w:t>
            </w:r>
          </w:p>
        </w:tc>
        <w:tc>
          <w:tcPr>
            <w:tcW w:w="4820" w:type="dxa"/>
            <w:gridSpan w:val="2"/>
            <w:shd w:val="clear" w:color="auto" w:fill="F1E5F7"/>
            <w:vAlign w:val="center"/>
          </w:tcPr>
          <w:p w14:paraId="6CA1C7E2" w14:textId="3EAF4083" w:rsidR="00730EA4" w:rsidRPr="008E1048" w:rsidRDefault="00730EA4" w:rsidP="008E1048">
            <w:pPr>
              <w:spacing w:after="0" w:line="240" w:lineRule="auto"/>
              <w:ind w:left="938" w:right="-20" w:hanging="936"/>
              <w:rPr>
                <w:rFonts w:ascii="Roboto Condensed" w:eastAsia="Calibri" w:hAnsi="Roboto Condensed" w:cs="Calibri"/>
                <w:bCs/>
                <w:color w:val="6F2F9F"/>
                <w:spacing w:val="-1"/>
                <w:position w:val="1"/>
              </w:rPr>
            </w:pPr>
          </w:p>
        </w:tc>
        <w:tc>
          <w:tcPr>
            <w:tcW w:w="1701" w:type="dxa"/>
            <w:shd w:val="clear" w:color="auto" w:fill="F1E5F7"/>
            <w:vAlign w:val="center"/>
          </w:tcPr>
          <w:p w14:paraId="157E264F" w14:textId="77777777" w:rsidR="00730EA4" w:rsidRPr="008E1048" w:rsidRDefault="00730EA4" w:rsidP="008E1048">
            <w:pPr>
              <w:spacing w:after="0" w:line="240" w:lineRule="auto"/>
              <w:ind w:left="285" w:right="-20" w:hanging="143"/>
              <w:rPr>
                <w:rFonts w:ascii="Roboto Condensed" w:eastAsia="Calibri" w:hAnsi="Roboto Condensed" w:cs="Calibri"/>
                <w:i/>
                <w:color w:val="A6A6A6"/>
                <w:spacing w:val="1"/>
              </w:rPr>
            </w:pPr>
            <w:r w:rsidRPr="008E1048">
              <w:rPr>
                <w:rFonts w:ascii="Roboto Condensed" w:eastAsia="Calibri" w:hAnsi="Roboto Condensed" w:cs="Calibri"/>
                <w:i/>
                <w:color w:val="A6A6A6"/>
                <w:spacing w:val="1"/>
              </w:rPr>
              <w:t>M</w:t>
            </w:r>
            <w:r w:rsidRPr="008E1048">
              <w:rPr>
                <w:rFonts w:ascii="Roboto Condensed" w:eastAsia="Calibri" w:hAnsi="Roboto Condensed" w:cs="Calibri"/>
                <w:i/>
                <w:color w:val="A6A6A6"/>
              </w:rPr>
              <w:t>AJ</w:t>
            </w:r>
            <w:r w:rsidRPr="008E1048">
              <w:rPr>
                <w:rFonts w:ascii="Roboto Condensed" w:eastAsia="Calibri" w:hAnsi="Roboto Condensed" w:cs="Calibri"/>
                <w:i/>
                <w:color w:val="A6A6A6"/>
                <w:spacing w:val="-1"/>
              </w:rPr>
              <w:t xml:space="preserve"> </w:t>
            </w:r>
            <w:r w:rsidRPr="008E1048">
              <w:rPr>
                <w:rFonts w:ascii="Roboto Condensed" w:eastAsia="Calibri" w:hAnsi="Roboto Condensed" w:cs="Calibri"/>
                <w:i/>
                <w:color w:val="A6A6A6"/>
              </w:rPr>
              <w:t>:</w:t>
            </w:r>
            <w:r w:rsidRPr="008E1048">
              <w:rPr>
                <w:rFonts w:ascii="Roboto Condensed" w:eastAsia="Calibri" w:hAnsi="Roboto Condensed" w:cs="Calibri"/>
                <w:i/>
                <w:color w:val="A6A6A6"/>
                <w:spacing w:val="-1"/>
              </w:rPr>
              <w:t xml:space="preserve"> </w:t>
            </w:r>
            <w:r w:rsidRPr="008E1048">
              <w:rPr>
                <w:rFonts w:ascii="Roboto Condensed" w:eastAsia="Calibri" w:hAnsi="Roboto Condensed" w:cs="Calibri"/>
                <w:i/>
                <w:color w:val="A6A6A6"/>
                <w:spacing w:val="1"/>
              </w:rPr>
              <w:t>0</w:t>
            </w:r>
            <w:r w:rsidRPr="008E1048">
              <w:rPr>
                <w:rFonts w:ascii="Roboto Condensed" w:eastAsia="Calibri" w:hAnsi="Roboto Condensed" w:cs="Calibri"/>
                <w:i/>
                <w:color w:val="A6A6A6"/>
                <w:spacing w:val="-1"/>
              </w:rPr>
              <w:t>7</w:t>
            </w:r>
            <w:r w:rsidRPr="008E1048">
              <w:rPr>
                <w:rFonts w:ascii="Roboto Condensed" w:eastAsia="Calibri" w:hAnsi="Roboto Condensed" w:cs="Calibri"/>
                <w:i/>
                <w:color w:val="A6A6A6"/>
                <w:spacing w:val="1"/>
              </w:rPr>
              <w:t>/</w:t>
            </w:r>
            <w:r w:rsidRPr="008E1048">
              <w:rPr>
                <w:rFonts w:ascii="Roboto Condensed" w:eastAsia="Calibri" w:hAnsi="Roboto Condensed" w:cs="Calibri"/>
                <w:i/>
                <w:color w:val="A6A6A6"/>
                <w:spacing w:val="-2"/>
              </w:rPr>
              <w:t>20</w:t>
            </w:r>
            <w:r w:rsidRPr="008E1048">
              <w:rPr>
                <w:rFonts w:ascii="Roboto Condensed" w:eastAsia="Calibri" w:hAnsi="Roboto Condensed" w:cs="Calibri"/>
                <w:i/>
                <w:color w:val="A6A6A6"/>
                <w:spacing w:val="1"/>
              </w:rPr>
              <w:t>23</w:t>
            </w:r>
          </w:p>
        </w:tc>
      </w:tr>
      <w:tr w:rsidR="00730EA4" w:rsidRPr="00E2381C" w14:paraId="5FABF75A" w14:textId="77777777" w:rsidTr="008E1048">
        <w:trPr>
          <w:trHeight w:hRule="exact" w:val="555"/>
        </w:trPr>
        <w:tc>
          <w:tcPr>
            <w:tcW w:w="4394" w:type="dxa"/>
            <w:gridSpan w:val="2"/>
            <w:shd w:val="clear" w:color="auto" w:fill="F1E5F7"/>
          </w:tcPr>
          <w:p w14:paraId="7695E55B" w14:textId="77777777" w:rsidR="00730EA4" w:rsidRPr="008E1048" w:rsidRDefault="00730EA4" w:rsidP="00730EA4">
            <w:pPr>
              <w:spacing w:after="0" w:line="240" w:lineRule="auto"/>
              <w:ind w:left="97" w:right="-20"/>
              <w:rPr>
                <w:rFonts w:ascii="Roboto Condensed" w:eastAsia="Calibri" w:hAnsi="Roboto Condensed" w:cs="Calibri"/>
                <w:b/>
                <w:spacing w:val="-1"/>
                <w:position w:val="1"/>
              </w:rPr>
            </w:pPr>
            <w:r w:rsidRPr="008E1048">
              <w:rPr>
                <w:rFonts w:ascii="Roboto Condensed" w:eastAsia="Calibri" w:hAnsi="Roboto Condensed" w:cs="Calibri"/>
                <w:b/>
                <w:spacing w:val="-1"/>
                <w:position w:val="1"/>
              </w:rPr>
              <w:t>H</w:t>
            </w:r>
            <w:r w:rsidRPr="008E1048">
              <w:rPr>
                <w:rFonts w:ascii="Roboto Condensed" w:eastAsia="Calibri" w:hAnsi="Roboto Condensed" w:cs="Calibri"/>
                <w:b/>
                <w:spacing w:val="1"/>
                <w:position w:val="1"/>
              </w:rPr>
              <w:t>o</w:t>
            </w:r>
            <w:r w:rsidRPr="008E1048">
              <w:rPr>
                <w:rFonts w:ascii="Roboto Condensed" w:eastAsia="Calibri" w:hAnsi="Roboto Condensed" w:cs="Calibri"/>
                <w:b/>
                <w:position w:val="1"/>
              </w:rPr>
              <w:t>ra</w:t>
            </w:r>
            <w:r w:rsidRPr="008E1048">
              <w:rPr>
                <w:rFonts w:ascii="Roboto Condensed" w:eastAsia="Calibri" w:hAnsi="Roboto Condensed" w:cs="Calibri"/>
                <w:b/>
                <w:spacing w:val="-1"/>
                <w:position w:val="1"/>
              </w:rPr>
              <w:t>i</w:t>
            </w:r>
            <w:r w:rsidRPr="008E1048">
              <w:rPr>
                <w:rFonts w:ascii="Roboto Condensed" w:eastAsia="Calibri" w:hAnsi="Roboto Condensed" w:cs="Calibri"/>
                <w:b/>
                <w:position w:val="1"/>
              </w:rPr>
              <w:t>re</w:t>
            </w:r>
            <w:r w:rsidRPr="008E1048">
              <w:rPr>
                <w:rFonts w:ascii="Roboto Condensed" w:eastAsia="Calibri" w:hAnsi="Roboto Condensed" w:cs="Calibri"/>
                <w:b/>
                <w:spacing w:val="1"/>
                <w:position w:val="1"/>
              </w:rPr>
              <w:t xml:space="preserve"> </w:t>
            </w:r>
            <w:r w:rsidRPr="008E1048">
              <w:rPr>
                <w:rFonts w:ascii="Roboto Condensed" w:eastAsia="Calibri" w:hAnsi="Roboto Condensed" w:cs="Calibri"/>
                <w:b/>
                <w:spacing w:val="-1"/>
                <w:position w:val="1"/>
              </w:rPr>
              <w:t>p</w:t>
            </w:r>
            <w:r w:rsidRPr="008E1048">
              <w:rPr>
                <w:rFonts w:ascii="Roboto Condensed" w:eastAsia="Calibri" w:hAnsi="Roboto Condensed" w:cs="Calibri"/>
                <w:b/>
                <w:spacing w:val="-3"/>
                <w:position w:val="1"/>
              </w:rPr>
              <w:t>r</w:t>
            </w:r>
            <w:r w:rsidRPr="008E1048">
              <w:rPr>
                <w:rFonts w:ascii="Roboto Condensed" w:eastAsia="Calibri" w:hAnsi="Roboto Condensed" w:cs="Calibri"/>
                <w:b/>
                <w:position w:val="1"/>
              </w:rPr>
              <w:t>és</w:t>
            </w:r>
            <w:r w:rsidRPr="008E1048">
              <w:rPr>
                <w:rFonts w:ascii="Roboto Condensed" w:eastAsia="Calibri" w:hAnsi="Roboto Condensed" w:cs="Calibri"/>
                <w:b/>
                <w:spacing w:val="1"/>
                <w:position w:val="1"/>
              </w:rPr>
              <w:t>e</w:t>
            </w:r>
            <w:r w:rsidRPr="008E1048">
              <w:rPr>
                <w:rFonts w:ascii="Roboto Condensed" w:eastAsia="Calibri" w:hAnsi="Roboto Condensed" w:cs="Calibri"/>
                <w:b/>
                <w:spacing w:val="-1"/>
                <w:position w:val="1"/>
              </w:rPr>
              <w:t>n</w:t>
            </w:r>
            <w:r w:rsidRPr="008E1048">
              <w:rPr>
                <w:rFonts w:ascii="Roboto Condensed" w:eastAsia="Calibri" w:hAnsi="Roboto Condensed" w:cs="Calibri"/>
                <w:b/>
                <w:position w:val="1"/>
              </w:rPr>
              <w:t>t</w:t>
            </w:r>
            <w:r w:rsidRPr="008E1048">
              <w:rPr>
                <w:rFonts w:ascii="Roboto Condensed" w:eastAsia="Calibri" w:hAnsi="Roboto Condensed" w:cs="Calibri"/>
                <w:b/>
                <w:spacing w:val="-2"/>
                <w:position w:val="1"/>
              </w:rPr>
              <w:t>i</w:t>
            </w:r>
            <w:r w:rsidRPr="008E1048">
              <w:rPr>
                <w:rFonts w:ascii="Roboto Condensed" w:eastAsia="Calibri" w:hAnsi="Roboto Condensed" w:cs="Calibri"/>
                <w:b/>
                <w:position w:val="1"/>
              </w:rPr>
              <w:t>el</w:t>
            </w:r>
            <w:r w:rsidRPr="008E1048">
              <w:rPr>
                <w:rFonts w:ascii="Roboto Condensed" w:eastAsia="Calibri" w:hAnsi="Roboto Condensed" w:cs="Calibri"/>
                <w:b/>
                <w:spacing w:val="1"/>
                <w:position w:val="1"/>
              </w:rPr>
              <w:t xml:space="preserve"> </w:t>
            </w:r>
            <w:r w:rsidRPr="008E1048">
              <w:rPr>
                <w:rFonts w:ascii="Roboto Condensed" w:eastAsia="Calibri" w:hAnsi="Roboto Condensed" w:cs="Calibri"/>
                <w:b/>
                <w:position w:val="1"/>
              </w:rPr>
              <w:t>:</w:t>
            </w:r>
            <w:r w:rsidRPr="008E1048">
              <w:rPr>
                <w:rFonts w:ascii="Roboto Condensed" w:eastAsia="Calibri" w:hAnsi="Roboto Condensed" w:cs="Calibri"/>
                <w:b/>
                <w:spacing w:val="-1"/>
                <w:position w:val="1"/>
              </w:rPr>
              <w:t xml:space="preserve"> </w:t>
            </w:r>
          </w:p>
          <w:p w14:paraId="6F8CDBE7" w14:textId="77777777" w:rsidR="00730EA4" w:rsidRPr="008E1048" w:rsidRDefault="00730EA4" w:rsidP="00730EA4">
            <w:pPr>
              <w:spacing w:after="0" w:line="240" w:lineRule="auto"/>
              <w:ind w:left="97" w:right="-20"/>
              <w:rPr>
                <w:rFonts w:ascii="Roboto Condensed" w:eastAsia="Calibri" w:hAnsi="Roboto Condensed" w:cs="Calibri"/>
                <w:b/>
              </w:rPr>
            </w:pPr>
            <w:r w:rsidRPr="008E1048">
              <w:rPr>
                <w:rFonts w:ascii="Roboto Condensed" w:eastAsia="Calibri" w:hAnsi="Roboto Condensed" w:cs="Calibri"/>
                <w:b/>
                <w:position w:val="1"/>
              </w:rPr>
              <w:t>8h</w:t>
            </w:r>
            <w:r w:rsidRPr="008E1048">
              <w:rPr>
                <w:rFonts w:ascii="Roboto Condensed" w:eastAsia="Calibri" w:hAnsi="Roboto Condensed" w:cs="Calibri"/>
                <w:b/>
                <w:spacing w:val="-3"/>
                <w:position w:val="1"/>
              </w:rPr>
              <w:t xml:space="preserve"> </w:t>
            </w:r>
            <w:r w:rsidRPr="008E1048">
              <w:rPr>
                <w:rFonts w:ascii="Roboto Condensed" w:eastAsia="Calibri" w:hAnsi="Roboto Condensed" w:cs="Calibri"/>
                <w:b/>
                <w:position w:val="1"/>
              </w:rPr>
              <w:t>CM</w:t>
            </w:r>
            <w:r w:rsidRPr="008E1048">
              <w:rPr>
                <w:rFonts w:ascii="Roboto Condensed" w:eastAsia="Calibri" w:hAnsi="Roboto Condensed" w:cs="Calibri"/>
                <w:b/>
                <w:spacing w:val="-1"/>
                <w:position w:val="1"/>
              </w:rPr>
              <w:t xml:space="preserve"> </w:t>
            </w:r>
            <w:r w:rsidRPr="008E1048">
              <w:rPr>
                <w:rFonts w:ascii="Roboto Condensed" w:eastAsia="Calibri" w:hAnsi="Roboto Condensed" w:cs="Calibri"/>
                <w:b/>
                <w:position w:val="1"/>
              </w:rPr>
              <w:t xml:space="preserve">/ </w:t>
            </w:r>
            <w:r w:rsidRPr="008E1048">
              <w:rPr>
                <w:rFonts w:ascii="Roboto Condensed" w:eastAsia="Calibri" w:hAnsi="Roboto Condensed" w:cs="Calibri"/>
                <w:b/>
                <w:spacing w:val="1"/>
                <w:position w:val="1"/>
              </w:rPr>
              <w:t>4</w:t>
            </w:r>
            <w:r w:rsidRPr="008E1048">
              <w:rPr>
                <w:rFonts w:ascii="Roboto Condensed" w:eastAsia="Calibri" w:hAnsi="Roboto Condensed" w:cs="Calibri"/>
                <w:b/>
                <w:position w:val="1"/>
              </w:rPr>
              <w:t>h</w:t>
            </w:r>
            <w:r w:rsidRPr="008E1048">
              <w:rPr>
                <w:rFonts w:ascii="Roboto Condensed" w:eastAsia="Calibri" w:hAnsi="Roboto Condensed" w:cs="Calibri"/>
                <w:b/>
                <w:spacing w:val="-3"/>
                <w:position w:val="1"/>
              </w:rPr>
              <w:t xml:space="preserve"> </w:t>
            </w:r>
            <w:r w:rsidRPr="008E1048">
              <w:rPr>
                <w:rFonts w:ascii="Roboto Condensed" w:eastAsia="Calibri" w:hAnsi="Roboto Condensed" w:cs="Calibri"/>
                <w:b/>
                <w:spacing w:val="-1"/>
                <w:position w:val="1"/>
              </w:rPr>
              <w:t>T</w:t>
            </w:r>
            <w:r w:rsidRPr="008E1048">
              <w:rPr>
                <w:rFonts w:ascii="Roboto Condensed" w:eastAsia="Calibri" w:hAnsi="Roboto Condensed" w:cs="Calibri"/>
                <w:b/>
                <w:position w:val="1"/>
              </w:rPr>
              <w:t>P /56h autonomie</w:t>
            </w:r>
          </w:p>
        </w:tc>
        <w:tc>
          <w:tcPr>
            <w:tcW w:w="3119" w:type="dxa"/>
            <w:shd w:val="clear" w:color="auto" w:fill="F1E5F7"/>
            <w:vAlign w:val="center"/>
          </w:tcPr>
          <w:p w14:paraId="09DD12E6" w14:textId="77777777" w:rsidR="00730EA4" w:rsidRPr="008E1048" w:rsidRDefault="00730EA4" w:rsidP="008E1048">
            <w:pPr>
              <w:spacing w:after="0" w:line="240" w:lineRule="auto"/>
              <w:ind w:left="97" w:right="-20"/>
              <w:rPr>
                <w:rFonts w:ascii="Roboto Condensed" w:eastAsia="Calibri" w:hAnsi="Roboto Condensed" w:cs="Calibri"/>
              </w:rPr>
            </w:pPr>
            <w:r w:rsidRPr="008E1048">
              <w:rPr>
                <w:rFonts w:ascii="Roboto Condensed" w:eastAsia="Calibri" w:hAnsi="Roboto Condensed" w:cs="Calibri"/>
                <w:position w:val="1"/>
              </w:rPr>
              <w:t>Tra</w:t>
            </w:r>
            <w:r w:rsidRPr="008E1048">
              <w:rPr>
                <w:rFonts w:ascii="Roboto Condensed" w:eastAsia="Calibri" w:hAnsi="Roboto Condensed" w:cs="Calibri"/>
                <w:spacing w:val="1"/>
                <w:position w:val="1"/>
              </w:rPr>
              <w:t>v</w:t>
            </w:r>
            <w:r w:rsidRPr="008E1048">
              <w:rPr>
                <w:rFonts w:ascii="Roboto Condensed" w:eastAsia="Calibri" w:hAnsi="Roboto Condensed" w:cs="Calibri"/>
                <w:position w:val="1"/>
              </w:rPr>
              <w:t xml:space="preserve">ail </w:t>
            </w:r>
            <w:r w:rsidRPr="008E1048">
              <w:rPr>
                <w:rFonts w:ascii="Roboto Condensed" w:eastAsia="Calibri" w:hAnsi="Roboto Condensed" w:cs="Calibri"/>
                <w:spacing w:val="-3"/>
                <w:position w:val="1"/>
              </w:rPr>
              <w:t>p</w:t>
            </w:r>
            <w:r w:rsidRPr="008E1048">
              <w:rPr>
                <w:rFonts w:ascii="Roboto Condensed" w:eastAsia="Calibri" w:hAnsi="Roboto Condensed" w:cs="Calibri"/>
                <w:position w:val="1"/>
              </w:rPr>
              <w:t>ers</w:t>
            </w:r>
            <w:r w:rsidRPr="008E1048">
              <w:rPr>
                <w:rFonts w:ascii="Roboto Condensed" w:eastAsia="Calibri" w:hAnsi="Roboto Condensed" w:cs="Calibri"/>
                <w:spacing w:val="1"/>
                <w:position w:val="1"/>
              </w:rPr>
              <w:t>o</w:t>
            </w:r>
            <w:r w:rsidRPr="008E1048">
              <w:rPr>
                <w:rFonts w:ascii="Roboto Condensed" w:eastAsia="Calibri" w:hAnsi="Roboto Condensed" w:cs="Calibri"/>
                <w:spacing w:val="-1"/>
                <w:position w:val="1"/>
              </w:rPr>
              <w:t>nn</w:t>
            </w:r>
            <w:r w:rsidRPr="008E1048">
              <w:rPr>
                <w:rFonts w:ascii="Roboto Condensed" w:eastAsia="Calibri" w:hAnsi="Roboto Condensed" w:cs="Calibri"/>
                <w:position w:val="1"/>
              </w:rPr>
              <w:t>el</w:t>
            </w:r>
            <w:r w:rsidRPr="008E1048">
              <w:rPr>
                <w:rFonts w:ascii="Roboto Condensed" w:eastAsia="Calibri" w:hAnsi="Roboto Condensed" w:cs="Calibri"/>
                <w:spacing w:val="-1"/>
                <w:position w:val="1"/>
              </w:rPr>
              <w:t xml:space="preserve"> </w:t>
            </w:r>
            <w:r w:rsidRPr="008E1048">
              <w:rPr>
                <w:rFonts w:ascii="Roboto Condensed" w:eastAsia="Calibri" w:hAnsi="Roboto Condensed" w:cs="Calibri"/>
                <w:position w:val="1"/>
              </w:rPr>
              <w:t>:</w:t>
            </w:r>
            <w:r w:rsidRPr="008E1048">
              <w:rPr>
                <w:rFonts w:ascii="Roboto Condensed" w:eastAsia="Calibri" w:hAnsi="Roboto Condensed" w:cs="Calibri"/>
                <w:spacing w:val="-1"/>
                <w:position w:val="1"/>
              </w:rPr>
              <w:t xml:space="preserve"> </w:t>
            </w:r>
            <w:r w:rsidRPr="008E1048">
              <w:rPr>
                <w:rFonts w:ascii="Roboto Condensed" w:eastAsia="Calibri" w:hAnsi="Roboto Condensed" w:cs="Calibri"/>
                <w:position w:val="1"/>
              </w:rPr>
              <w:t>4</w:t>
            </w:r>
            <w:r w:rsidRPr="008E1048">
              <w:rPr>
                <w:rFonts w:ascii="Roboto Condensed" w:eastAsia="Calibri" w:hAnsi="Roboto Condensed" w:cs="Calibri"/>
                <w:spacing w:val="1"/>
                <w:position w:val="1"/>
              </w:rPr>
              <w:t xml:space="preserve"> </w:t>
            </w:r>
            <w:r w:rsidRPr="008E1048">
              <w:rPr>
                <w:rFonts w:ascii="Roboto Condensed" w:eastAsia="Calibri" w:hAnsi="Roboto Condensed" w:cs="Calibri"/>
                <w:position w:val="1"/>
              </w:rPr>
              <w:t>heu</w:t>
            </w:r>
            <w:r w:rsidRPr="008E1048">
              <w:rPr>
                <w:rFonts w:ascii="Roboto Condensed" w:eastAsia="Calibri" w:hAnsi="Roboto Condensed" w:cs="Calibri"/>
                <w:spacing w:val="-3"/>
                <w:position w:val="1"/>
              </w:rPr>
              <w:t>r</w:t>
            </w:r>
            <w:r w:rsidRPr="008E1048">
              <w:rPr>
                <w:rFonts w:ascii="Roboto Condensed" w:eastAsia="Calibri" w:hAnsi="Roboto Condensed" w:cs="Calibri"/>
                <w:spacing w:val="-2"/>
                <w:position w:val="1"/>
              </w:rPr>
              <w:t>e</w:t>
            </w:r>
            <w:r w:rsidRPr="008E1048">
              <w:rPr>
                <w:rFonts w:ascii="Roboto Condensed" w:eastAsia="Calibri" w:hAnsi="Roboto Condensed" w:cs="Calibri"/>
                <w:position w:val="1"/>
              </w:rPr>
              <w:t>s /</w:t>
            </w:r>
            <w:r w:rsidRPr="008E1048">
              <w:rPr>
                <w:rFonts w:ascii="Roboto Condensed" w:eastAsia="Calibri" w:hAnsi="Roboto Condensed" w:cs="Calibri"/>
                <w:spacing w:val="2"/>
                <w:position w:val="1"/>
              </w:rPr>
              <w:t xml:space="preserve"> </w:t>
            </w:r>
            <w:r w:rsidRPr="008E1048">
              <w:rPr>
                <w:rFonts w:ascii="Roboto Condensed" w:eastAsia="Calibri" w:hAnsi="Roboto Condensed" w:cs="Calibri"/>
                <w:spacing w:val="-2"/>
                <w:position w:val="1"/>
              </w:rPr>
              <w:t>se</w:t>
            </w:r>
            <w:r w:rsidRPr="008E1048">
              <w:rPr>
                <w:rFonts w:ascii="Roboto Condensed" w:eastAsia="Calibri" w:hAnsi="Roboto Condensed" w:cs="Calibri"/>
                <w:spacing w:val="1"/>
                <w:position w:val="1"/>
              </w:rPr>
              <w:t>m</w:t>
            </w:r>
            <w:r w:rsidRPr="008E1048">
              <w:rPr>
                <w:rFonts w:ascii="Roboto Condensed" w:eastAsia="Calibri" w:hAnsi="Roboto Condensed" w:cs="Calibri"/>
                <w:position w:val="1"/>
              </w:rPr>
              <w:t>ai</w:t>
            </w:r>
            <w:r w:rsidRPr="008E1048">
              <w:rPr>
                <w:rFonts w:ascii="Roboto Condensed" w:eastAsia="Calibri" w:hAnsi="Roboto Condensed" w:cs="Calibri"/>
                <w:spacing w:val="-1"/>
                <w:position w:val="1"/>
              </w:rPr>
              <w:t>n</w:t>
            </w:r>
            <w:r w:rsidRPr="008E1048">
              <w:rPr>
                <w:rFonts w:ascii="Roboto Condensed" w:eastAsia="Calibri" w:hAnsi="Roboto Condensed" w:cs="Calibri"/>
                <w:position w:val="1"/>
              </w:rPr>
              <w:t>e</w:t>
            </w:r>
          </w:p>
        </w:tc>
        <w:tc>
          <w:tcPr>
            <w:tcW w:w="1701" w:type="dxa"/>
            <w:shd w:val="clear" w:color="auto" w:fill="F1E5F7"/>
            <w:vAlign w:val="center"/>
          </w:tcPr>
          <w:p w14:paraId="012ABD47" w14:textId="71CDF6F6" w:rsidR="00730EA4" w:rsidRPr="008E1048" w:rsidRDefault="00730EA4" w:rsidP="008E1048">
            <w:pPr>
              <w:spacing w:after="0" w:line="240" w:lineRule="auto"/>
              <w:ind w:left="97" w:right="-20"/>
              <w:rPr>
                <w:rFonts w:ascii="Roboto Condensed" w:eastAsia="Calibri" w:hAnsi="Roboto Condensed" w:cs="Calibri"/>
              </w:rPr>
            </w:pPr>
            <w:r w:rsidRPr="008E1048">
              <w:rPr>
                <w:rFonts w:ascii="Roboto Condensed" w:eastAsia="Calibri" w:hAnsi="Roboto Condensed" w:cs="Calibri"/>
                <w:position w:val="1"/>
              </w:rPr>
              <w:t>ECTS :</w:t>
            </w:r>
            <w:r w:rsidRPr="008E1048">
              <w:rPr>
                <w:rFonts w:ascii="Roboto Condensed" w:eastAsia="Calibri" w:hAnsi="Roboto Condensed" w:cs="Calibri"/>
                <w:spacing w:val="-1"/>
                <w:position w:val="1"/>
              </w:rPr>
              <w:t xml:space="preserve"> </w:t>
            </w:r>
            <w:r w:rsidR="008E1048" w:rsidRPr="008E1048">
              <w:rPr>
                <w:rFonts w:ascii="Roboto Condensed" w:eastAsia="Calibri" w:hAnsi="Roboto Condensed" w:cs="Calibri"/>
                <w:spacing w:val="-1"/>
                <w:position w:val="1"/>
              </w:rPr>
              <w:t>2.5</w:t>
            </w:r>
          </w:p>
        </w:tc>
      </w:tr>
      <w:tr w:rsidR="008E1048" w:rsidRPr="00E2381C" w14:paraId="44C3B60B" w14:textId="77777777" w:rsidTr="008E1048">
        <w:trPr>
          <w:trHeight w:hRule="exact" w:val="529"/>
        </w:trPr>
        <w:tc>
          <w:tcPr>
            <w:tcW w:w="4394" w:type="dxa"/>
            <w:gridSpan w:val="2"/>
            <w:shd w:val="clear" w:color="auto" w:fill="282D46"/>
            <w:vAlign w:val="center"/>
          </w:tcPr>
          <w:p w14:paraId="39D38687" w14:textId="68E919DE" w:rsidR="008E1048" w:rsidRPr="008E1048" w:rsidRDefault="00F816F6" w:rsidP="00730EA4">
            <w:pPr>
              <w:spacing w:after="0" w:line="240" w:lineRule="auto"/>
              <w:ind w:firstLine="192"/>
              <w:rPr>
                <w:rFonts w:ascii="Roboto Condensed" w:hAnsi="Roboto Condensed"/>
              </w:rPr>
            </w:pPr>
            <w:r w:rsidRPr="008E1048">
              <w:rPr>
                <w:rFonts w:ascii="Roboto Condensed" w:eastAsia="Calibri" w:hAnsi="Roboto Condensed" w:cs="Calibri"/>
                <w:b/>
                <w:bCs/>
                <w:color w:val="FFFFFF" w:themeColor="background1"/>
                <w:position w:val="1"/>
              </w:rPr>
              <w:t>Resp</w:t>
            </w:r>
            <w:r w:rsidRPr="008E1048">
              <w:rPr>
                <w:rFonts w:ascii="Roboto Condensed" w:eastAsia="Calibri" w:hAnsi="Roboto Condensed" w:cs="Calibri"/>
                <w:b/>
                <w:bCs/>
                <w:color w:val="FFFFFF" w:themeColor="background1"/>
                <w:spacing w:val="-1"/>
                <w:position w:val="1"/>
              </w:rPr>
              <w:t>on</w:t>
            </w:r>
            <w:r w:rsidRPr="008E1048">
              <w:rPr>
                <w:rFonts w:ascii="Roboto Condensed" w:eastAsia="Calibri" w:hAnsi="Roboto Condensed" w:cs="Calibri"/>
                <w:b/>
                <w:bCs/>
                <w:color w:val="FFFFFF" w:themeColor="background1"/>
                <w:position w:val="1"/>
              </w:rPr>
              <w:t>s</w:t>
            </w:r>
            <w:r w:rsidRPr="008E1048">
              <w:rPr>
                <w:rFonts w:ascii="Roboto Condensed" w:eastAsia="Calibri" w:hAnsi="Roboto Condensed" w:cs="Calibri"/>
                <w:b/>
                <w:bCs/>
                <w:color w:val="FFFFFF" w:themeColor="background1"/>
                <w:spacing w:val="-1"/>
                <w:position w:val="1"/>
              </w:rPr>
              <w:t>ab</w:t>
            </w:r>
            <w:r w:rsidRPr="008E1048">
              <w:rPr>
                <w:rFonts w:ascii="Roboto Condensed" w:eastAsia="Calibri" w:hAnsi="Roboto Condensed" w:cs="Calibri"/>
                <w:b/>
                <w:bCs/>
                <w:color w:val="FFFFFF" w:themeColor="background1"/>
                <w:spacing w:val="1"/>
                <w:position w:val="1"/>
              </w:rPr>
              <w:t>l</w:t>
            </w:r>
            <w:r w:rsidRPr="008E1048">
              <w:rPr>
                <w:rFonts w:ascii="Roboto Condensed" w:eastAsia="Calibri" w:hAnsi="Roboto Condensed" w:cs="Calibri"/>
                <w:b/>
                <w:bCs/>
                <w:color w:val="FFFFFF" w:themeColor="background1"/>
                <w:position w:val="1"/>
              </w:rPr>
              <w:t>e :</w:t>
            </w:r>
            <w:r w:rsidR="008E1048" w:rsidRPr="008E1048">
              <w:rPr>
                <w:rFonts w:ascii="Roboto Condensed" w:eastAsia="Calibri" w:hAnsi="Roboto Condensed" w:cs="Calibri"/>
                <w:b/>
                <w:bCs/>
                <w:color w:val="FFFFFF" w:themeColor="background1"/>
                <w:position w:val="1"/>
              </w:rPr>
              <w:t xml:space="preserve"> </w:t>
            </w:r>
            <w:r w:rsidR="008E1048" w:rsidRPr="008E1048">
              <w:rPr>
                <w:rFonts w:ascii="Roboto Condensed" w:eastAsia="Calibri" w:hAnsi="Roboto Condensed" w:cs="Calibri"/>
                <w:b/>
                <w:bCs/>
                <w:color w:val="FFFFFF" w:themeColor="background1"/>
                <w:spacing w:val="-1"/>
                <w:position w:val="1"/>
              </w:rPr>
              <w:t>E. Muller</w:t>
            </w:r>
          </w:p>
        </w:tc>
        <w:tc>
          <w:tcPr>
            <w:tcW w:w="4820" w:type="dxa"/>
            <w:gridSpan w:val="2"/>
            <w:shd w:val="clear" w:color="auto" w:fill="F1E5F7"/>
            <w:vAlign w:val="center"/>
          </w:tcPr>
          <w:p w14:paraId="664D7664" w14:textId="4D97B296" w:rsidR="008E1048" w:rsidRPr="008E1048" w:rsidRDefault="008E1048" w:rsidP="00730EA4">
            <w:pPr>
              <w:spacing w:after="0" w:line="240" w:lineRule="auto"/>
              <w:rPr>
                <w:rFonts w:ascii="Roboto Condensed" w:hAnsi="Roboto Condensed"/>
                <w:b/>
              </w:rPr>
            </w:pPr>
            <w:r w:rsidRPr="008E1048">
              <w:rPr>
                <w:rFonts w:ascii="Roboto Condensed" w:eastAsia="Calibri" w:hAnsi="Roboto Condensed" w:cs="Calibri"/>
                <w:b/>
                <w:position w:val="1"/>
              </w:rPr>
              <w:t>I</w:t>
            </w:r>
            <w:r w:rsidRPr="008E1048">
              <w:rPr>
                <w:rFonts w:ascii="Roboto Condensed" w:eastAsia="Calibri" w:hAnsi="Roboto Condensed" w:cs="Calibri"/>
                <w:b/>
                <w:spacing w:val="-1"/>
                <w:position w:val="1"/>
              </w:rPr>
              <w:t>n</w:t>
            </w:r>
            <w:r w:rsidRPr="008E1048">
              <w:rPr>
                <w:rFonts w:ascii="Roboto Condensed" w:eastAsia="Calibri" w:hAnsi="Roboto Condensed" w:cs="Calibri"/>
                <w:b/>
                <w:position w:val="1"/>
              </w:rPr>
              <w:t>t</w:t>
            </w:r>
            <w:r w:rsidRPr="008E1048">
              <w:rPr>
                <w:rFonts w:ascii="Roboto Condensed" w:eastAsia="Calibri" w:hAnsi="Roboto Condensed" w:cs="Calibri"/>
                <w:b/>
                <w:spacing w:val="1"/>
                <w:position w:val="1"/>
              </w:rPr>
              <w:t>e</w:t>
            </w:r>
            <w:r w:rsidRPr="008E1048">
              <w:rPr>
                <w:rFonts w:ascii="Roboto Condensed" w:eastAsia="Calibri" w:hAnsi="Roboto Condensed" w:cs="Calibri"/>
                <w:b/>
                <w:position w:val="1"/>
              </w:rPr>
              <w:t>r</w:t>
            </w:r>
            <w:r w:rsidRPr="008E1048">
              <w:rPr>
                <w:rFonts w:ascii="Roboto Condensed" w:eastAsia="Calibri" w:hAnsi="Roboto Condensed" w:cs="Calibri"/>
                <w:b/>
                <w:spacing w:val="1"/>
                <w:position w:val="1"/>
              </w:rPr>
              <w:t>v</w:t>
            </w:r>
            <w:r w:rsidRPr="008E1048">
              <w:rPr>
                <w:rFonts w:ascii="Roboto Condensed" w:eastAsia="Calibri" w:hAnsi="Roboto Condensed" w:cs="Calibri"/>
                <w:b/>
                <w:position w:val="1"/>
              </w:rPr>
              <w:t>ena</w:t>
            </w:r>
            <w:r w:rsidRPr="008E1048">
              <w:rPr>
                <w:rFonts w:ascii="Roboto Condensed" w:eastAsia="Calibri" w:hAnsi="Roboto Condensed" w:cs="Calibri"/>
                <w:b/>
                <w:spacing w:val="-1"/>
                <w:position w:val="1"/>
              </w:rPr>
              <w:t>n</w:t>
            </w:r>
            <w:r w:rsidRPr="008E1048">
              <w:rPr>
                <w:rFonts w:ascii="Roboto Condensed" w:eastAsia="Calibri" w:hAnsi="Roboto Condensed" w:cs="Calibri"/>
                <w:b/>
                <w:spacing w:val="-2"/>
                <w:position w:val="1"/>
              </w:rPr>
              <w:t>t</w:t>
            </w:r>
            <w:r w:rsidRPr="008E1048">
              <w:rPr>
                <w:rFonts w:ascii="Roboto Condensed" w:eastAsia="Calibri" w:hAnsi="Roboto Condensed" w:cs="Calibri"/>
                <w:b/>
                <w:spacing w:val="2"/>
                <w:position w:val="1"/>
              </w:rPr>
              <w:t xml:space="preserve"> </w:t>
            </w:r>
            <w:r w:rsidRPr="008E1048">
              <w:rPr>
                <w:rFonts w:ascii="Roboto Condensed" w:eastAsia="Calibri" w:hAnsi="Roboto Condensed" w:cs="Calibri"/>
                <w:b/>
                <w:position w:val="1"/>
              </w:rPr>
              <w:t>:</w:t>
            </w:r>
            <w:r w:rsidRPr="008E1048">
              <w:rPr>
                <w:rFonts w:ascii="Roboto Condensed" w:eastAsia="Calibri" w:hAnsi="Roboto Condensed" w:cs="Calibri"/>
                <w:b/>
                <w:spacing w:val="-1"/>
                <w:position w:val="1"/>
              </w:rPr>
              <w:t xml:space="preserve"> </w:t>
            </w:r>
            <w:r w:rsidRPr="008E1048">
              <w:rPr>
                <w:rFonts w:ascii="Roboto Condensed" w:eastAsia="Calibri" w:hAnsi="Roboto Condensed" w:cs="Calibri"/>
                <w:b/>
                <w:position w:val="1"/>
              </w:rPr>
              <w:t>E. Muller</w:t>
            </w:r>
          </w:p>
        </w:tc>
      </w:tr>
      <w:tr w:rsidR="00730EA4" w:rsidRPr="00E2381C" w14:paraId="1B529096" w14:textId="77777777" w:rsidTr="008E1048">
        <w:trPr>
          <w:trHeight w:hRule="exact" w:val="2845"/>
        </w:trPr>
        <w:tc>
          <w:tcPr>
            <w:tcW w:w="2693" w:type="dxa"/>
            <w:shd w:val="clear" w:color="auto" w:fill="282D46"/>
            <w:vAlign w:val="center"/>
          </w:tcPr>
          <w:p w14:paraId="232B9B11" w14:textId="77777777" w:rsidR="00730EA4" w:rsidRPr="008E1048" w:rsidRDefault="00730EA4" w:rsidP="00730EA4">
            <w:pPr>
              <w:spacing w:after="0" w:line="240" w:lineRule="auto"/>
              <w:ind w:left="97" w:right="-20"/>
              <w:rPr>
                <w:rFonts w:ascii="Roboto Condensed" w:eastAsia="Calibri" w:hAnsi="Roboto Condensed" w:cs="Calibri"/>
                <w:b/>
                <w:color w:val="FFFFFF" w:themeColor="background1"/>
              </w:rPr>
            </w:pPr>
            <w:r w:rsidRPr="008E1048">
              <w:rPr>
                <w:rFonts w:ascii="Roboto Condensed" w:eastAsia="Calibri" w:hAnsi="Roboto Condensed" w:cs="Calibri"/>
                <w:b/>
                <w:bCs/>
                <w:color w:val="FFFFFF" w:themeColor="background1"/>
                <w:position w:val="1"/>
              </w:rPr>
              <w:t>A</w:t>
            </w:r>
            <w:r w:rsidRPr="008E1048">
              <w:rPr>
                <w:rFonts w:ascii="Roboto Condensed" w:eastAsia="Calibri" w:hAnsi="Roboto Condensed" w:cs="Calibri"/>
                <w:b/>
                <w:bCs/>
                <w:color w:val="FFFFFF" w:themeColor="background1"/>
                <w:spacing w:val="2"/>
                <w:position w:val="1"/>
              </w:rPr>
              <w:t>c</w:t>
            </w:r>
            <w:r w:rsidRPr="008E1048">
              <w:rPr>
                <w:rFonts w:ascii="Roboto Condensed" w:eastAsia="Calibri" w:hAnsi="Roboto Condensed" w:cs="Calibri"/>
                <w:b/>
                <w:bCs/>
                <w:color w:val="FFFFFF" w:themeColor="background1"/>
                <w:spacing w:val="-1"/>
                <w:position w:val="1"/>
              </w:rPr>
              <w:t>qu</w:t>
            </w:r>
            <w:r w:rsidRPr="008E1048">
              <w:rPr>
                <w:rFonts w:ascii="Roboto Condensed" w:eastAsia="Calibri" w:hAnsi="Roboto Condensed" w:cs="Calibri"/>
                <w:b/>
                <w:bCs/>
                <w:color w:val="FFFFFF" w:themeColor="background1"/>
                <w:spacing w:val="-2"/>
                <w:position w:val="1"/>
              </w:rPr>
              <w:t>i</w:t>
            </w:r>
            <w:r w:rsidRPr="008E1048">
              <w:rPr>
                <w:rFonts w:ascii="Roboto Condensed" w:eastAsia="Calibri" w:hAnsi="Roboto Condensed" w:cs="Calibri"/>
                <w:b/>
                <w:bCs/>
                <w:color w:val="FFFFFF" w:themeColor="background1"/>
                <w:position w:val="1"/>
              </w:rPr>
              <w:t>s</w:t>
            </w:r>
            <w:r w:rsidRPr="008E1048">
              <w:rPr>
                <w:rFonts w:ascii="Roboto Condensed" w:eastAsia="Calibri" w:hAnsi="Roboto Condensed" w:cs="Calibri"/>
                <w:b/>
                <w:bCs/>
                <w:color w:val="FFFFFF" w:themeColor="background1"/>
                <w:spacing w:val="1"/>
                <w:position w:val="1"/>
              </w:rPr>
              <w:t xml:space="preserve"> </w:t>
            </w:r>
            <w:r w:rsidRPr="008E1048">
              <w:rPr>
                <w:rFonts w:ascii="Roboto Condensed" w:eastAsia="Calibri" w:hAnsi="Roboto Condensed" w:cs="Calibri"/>
                <w:b/>
                <w:bCs/>
                <w:color w:val="FFFFFF" w:themeColor="background1"/>
                <w:position w:val="1"/>
              </w:rPr>
              <w:t>d’</w:t>
            </w:r>
            <w:r w:rsidRPr="008E1048">
              <w:rPr>
                <w:rFonts w:ascii="Roboto Condensed" w:eastAsia="Calibri" w:hAnsi="Roboto Condensed" w:cs="Calibri"/>
                <w:b/>
                <w:bCs/>
                <w:color w:val="FFFFFF" w:themeColor="background1"/>
                <w:spacing w:val="-1"/>
                <w:position w:val="1"/>
              </w:rPr>
              <w:t>app</w:t>
            </w:r>
            <w:r w:rsidRPr="008E1048">
              <w:rPr>
                <w:rFonts w:ascii="Roboto Condensed" w:eastAsia="Calibri" w:hAnsi="Roboto Condensed" w:cs="Calibri"/>
                <w:b/>
                <w:bCs/>
                <w:color w:val="FFFFFF" w:themeColor="background1"/>
                <w:spacing w:val="1"/>
                <w:position w:val="1"/>
              </w:rPr>
              <w:t>r</w:t>
            </w:r>
            <w:r w:rsidRPr="008E1048">
              <w:rPr>
                <w:rFonts w:ascii="Roboto Condensed" w:eastAsia="Calibri" w:hAnsi="Roboto Condensed" w:cs="Calibri"/>
                <w:b/>
                <w:bCs/>
                <w:color w:val="FFFFFF" w:themeColor="background1"/>
                <w:spacing w:val="-1"/>
                <w:position w:val="1"/>
              </w:rPr>
              <w:t>en</w:t>
            </w:r>
            <w:r w:rsidRPr="008E1048">
              <w:rPr>
                <w:rFonts w:ascii="Roboto Condensed" w:eastAsia="Calibri" w:hAnsi="Roboto Condensed" w:cs="Calibri"/>
                <w:b/>
                <w:bCs/>
                <w:color w:val="FFFFFF" w:themeColor="background1"/>
                <w:position w:val="1"/>
              </w:rPr>
              <w:t>t</w:t>
            </w:r>
            <w:r w:rsidRPr="008E1048">
              <w:rPr>
                <w:rFonts w:ascii="Roboto Condensed" w:eastAsia="Calibri" w:hAnsi="Roboto Condensed" w:cs="Calibri"/>
                <w:b/>
                <w:bCs/>
                <w:color w:val="FFFFFF" w:themeColor="background1"/>
                <w:spacing w:val="-1"/>
                <w:position w:val="1"/>
              </w:rPr>
              <w:t>i</w:t>
            </w:r>
            <w:r w:rsidRPr="008E1048">
              <w:rPr>
                <w:rFonts w:ascii="Roboto Condensed" w:eastAsia="Calibri" w:hAnsi="Roboto Condensed" w:cs="Calibri"/>
                <w:b/>
                <w:bCs/>
                <w:color w:val="FFFFFF" w:themeColor="background1"/>
                <w:position w:val="1"/>
              </w:rPr>
              <w:t>ss</w:t>
            </w:r>
            <w:r w:rsidRPr="008E1048">
              <w:rPr>
                <w:rFonts w:ascii="Roboto Condensed" w:eastAsia="Calibri" w:hAnsi="Roboto Condensed" w:cs="Calibri"/>
                <w:b/>
                <w:bCs/>
                <w:color w:val="FFFFFF" w:themeColor="background1"/>
                <w:spacing w:val="-1"/>
                <w:position w:val="1"/>
              </w:rPr>
              <w:t>a</w:t>
            </w:r>
            <w:r w:rsidRPr="008E1048">
              <w:rPr>
                <w:rFonts w:ascii="Roboto Condensed" w:eastAsia="Calibri" w:hAnsi="Roboto Condensed" w:cs="Calibri"/>
                <w:b/>
                <w:bCs/>
                <w:color w:val="FFFFFF" w:themeColor="background1"/>
                <w:spacing w:val="1"/>
                <w:position w:val="1"/>
              </w:rPr>
              <w:t>g</w:t>
            </w:r>
            <w:r w:rsidRPr="008E1048">
              <w:rPr>
                <w:rFonts w:ascii="Roboto Condensed" w:eastAsia="Calibri" w:hAnsi="Roboto Condensed" w:cs="Calibri"/>
                <w:b/>
                <w:bCs/>
                <w:color w:val="FFFFFF" w:themeColor="background1"/>
                <w:position w:val="1"/>
              </w:rPr>
              <w:t xml:space="preserve">e </w:t>
            </w:r>
            <w:r w:rsidRPr="008E1048">
              <w:rPr>
                <w:rFonts w:ascii="Roboto Condensed" w:eastAsia="Calibri" w:hAnsi="Roboto Condensed" w:cs="Calibri"/>
                <w:b/>
                <w:bCs/>
                <w:color w:val="FFFFFF" w:themeColor="background1"/>
                <w:spacing w:val="1"/>
              </w:rPr>
              <w:t>v</w:t>
            </w:r>
            <w:r w:rsidRPr="008E1048">
              <w:rPr>
                <w:rFonts w:ascii="Roboto Condensed" w:eastAsia="Calibri" w:hAnsi="Roboto Condensed" w:cs="Calibri"/>
                <w:b/>
                <w:bCs/>
                <w:color w:val="FFFFFF" w:themeColor="background1"/>
                <w:spacing w:val="-1"/>
              </w:rPr>
              <w:t>i</w:t>
            </w:r>
            <w:r w:rsidRPr="008E1048">
              <w:rPr>
                <w:rFonts w:ascii="Roboto Condensed" w:eastAsia="Calibri" w:hAnsi="Roboto Condensed" w:cs="Calibri"/>
                <w:b/>
                <w:bCs/>
                <w:color w:val="FFFFFF" w:themeColor="background1"/>
              </w:rPr>
              <w:t>s</w:t>
            </w:r>
            <w:r w:rsidRPr="008E1048">
              <w:rPr>
                <w:rFonts w:ascii="Roboto Condensed" w:eastAsia="Calibri" w:hAnsi="Roboto Condensed" w:cs="Calibri"/>
                <w:b/>
                <w:bCs/>
                <w:color w:val="FFFFFF" w:themeColor="background1"/>
                <w:spacing w:val="-1"/>
              </w:rPr>
              <w:t>é</w:t>
            </w:r>
            <w:r w:rsidRPr="008E1048">
              <w:rPr>
                <w:rFonts w:ascii="Roboto Condensed" w:eastAsia="Calibri" w:hAnsi="Roboto Condensed" w:cs="Calibri"/>
                <w:b/>
                <w:bCs/>
                <w:color w:val="FFFFFF" w:themeColor="background1"/>
              </w:rPr>
              <w:t>s</w:t>
            </w:r>
          </w:p>
        </w:tc>
        <w:tc>
          <w:tcPr>
            <w:tcW w:w="6521" w:type="dxa"/>
            <w:gridSpan w:val="3"/>
            <w:shd w:val="clear" w:color="auto" w:fill="F1E5F7"/>
            <w:vAlign w:val="center"/>
          </w:tcPr>
          <w:p w14:paraId="5AE89133" w14:textId="77777777" w:rsidR="00730EA4" w:rsidRPr="00E2381C" w:rsidRDefault="00730EA4" w:rsidP="00730EA4">
            <w:pPr>
              <w:spacing w:after="0" w:line="240" w:lineRule="auto"/>
              <w:ind w:left="97" w:right="170"/>
              <w:rPr>
                <w:rFonts w:ascii="Roboto Condensed" w:eastAsia="Calibri" w:hAnsi="Roboto Condensed" w:cs="Calibri"/>
                <w:spacing w:val="1"/>
                <w:position w:val="1"/>
                <w:sz w:val="20"/>
                <w:szCs w:val="20"/>
              </w:rPr>
            </w:pPr>
            <w:r w:rsidRPr="00E2381C">
              <w:rPr>
                <w:rFonts w:ascii="Roboto Condensed" w:eastAsia="Calibri" w:hAnsi="Roboto Condensed" w:cs="Calibri"/>
                <w:position w:val="1"/>
                <w:sz w:val="20"/>
                <w:szCs w:val="20"/>
              </w:rPr>
              <w:t xml:space="preserve">A la fin de l’année l’étudiant aura appris à </w:t>
            </w:r>
            <w:r w:rsidRPr="00E2381C">
              <w:rPr>
                <w:rFonts w:ascii="Roboto Condensed" w:eastAsia="Calibri" w:hAnsi="Roboto Condensed" w:cs="Calibri"/>
                <w:spacing w:val="1"/>
                <w:position w:val="1"/>
                <w:sz w:val="20"/>
                <w:szCs w:val="20"/>
              </w:rPr>
              <w:t>développer et mobiliser des compétences linguistiques et interculturelles pour interagir et travailler efficacement en contexte international :</w:t>
            </w:r>
          </w:p>
          <w:p w14:paraId="271729F2" w14:textId="77777777" w:rsidR="00730EA4" w:rsidRPr="00E2381C" w:rsidRDefault="00730EA4" w:rsidP="00730EA4">
            <w:pPr>
              <w:pStyle w:val="Paragraphedeliste"/>
              <w:numPr>
                <w:ilvl w:val="0"/>
                <w:numId w:val="22"/>
              </w:numPr>
              <w:suppressAutoHyphens w:val="0"/>
              <w:spacing w:after="0" w:line="240" w:lineRule="auto"/>
              <w:ind w:right="306"/>
              <w:rPr>
                <w:rFonts w:ascii="Roboto Condensed" w:hAnsi="Roboto Condensed" w:cs="Calibri"/>
                <w:sz w:val="20"/>
                <w:szCs w:val="20"/>
              </w:rPr>
            </w:pPr>
            <w:r w:rsidRPr="00E2381C">
              <w:rPr>
                <w:rFonts w:ascii="Roboto Condensed" w:hAnsi="Roboto Condensed" w:cs="Calibri"/>
                <w:sz w:val="20"/>
                <w:szCs w:val="20"/>
              </w:rPr>
              <w:t>Être ca</w:t>
            </w:r>
            <w:r w:rsidRPr="00E2381C">
              <w:rPr>
                <w:rFonts w:ascii="Roboto Condensed" w:hAnsi="Roboto Condensed" w:cs="Calibri"/>
                <w:spacing w:val="-1"/>
                <w:sz w:val="20"/>
                <w:szCs w:val="20"/>
              </w:rPr>
              <w:t>p</w:t>
            </w:r>
            <w:r w:rsidRPr="00E2381C">
              <w:rPr>
                <w:rFonts w:ascii="Roboto Condensed" w:hAnsi="Roboto Condensed" w:cs="Calibri"/>
                <w:sz w:val="20"/>
                <w:szCs w:val="20"/>
              </w:rPr>
              <w:t>a</w:t>
            </w:r>
            <w:r w:rsidRPr="00E2381C">
              <w:rPr>
                <w:rFonts w:ascii="Roboto Condensed" w:hAnsi="Roboto Condensed" w:cs="Calibri"/>
                <w:spacing w:val="-1"/>
                <w:sz w:val="20"/>
                <w:szCs w:val="20"/>
              </w:rPr>
              <w:t>b</w:t>
            </w:r>
            <w:r w:rsidRPr="00E2381C">
              <w:rPr>
                <w:rFonts w:ascii="Roboto Condensed" w:hAnsi="Roboto Condensed" w:cs="Calibri"/>
                <w:sz w:val="20"/>
                <w:szCs w:val="20"/>
              </w:rPr>
              <w:t>le</w:t>
            </w:r>
            <w:r w:rsidRPr="00E2381C">
              <w:rPr>
                <w:rFonts w:ascii="Roboto Condensed" w:hAnsi="Roboto Condensed" w:cs="Calibri"/>
                <w:spacing w:val="2"/>
                <w:sz w:val="20"/>
                <w:szCs w:val="20"/>
              </w:rPr>
              <w:t xml:space="preserve"> </w:t>
            </w:r>
            <w:r w:rsidRPr="00E2381C">
              <w:rPr>
                <w:rFonts w:ascii="Roboto Condensed" w:hAnsi="Roboto Condensed" w:cs="Calibri"/>
                <w:spacing w:val="-3"/>
                <w:sz w:val="20"/>
                <w:szCs w:val="20"/>
              </w:rPr>
              <w:t>d</w:t>
            </w:r>
            <w:r w:rsidRPr="00E2381C">
              <w:rPr>
                <w:rFonts w:ascii="Roboto Condensed" w:hAnsi="Roboto Condensed" w:cs="Calibri"/>
                <w:sz w:val="20"/>
                <w:szCs w:val="20"/>
              </w:rPr>
              <w:t>e</w:t>
            </w:r>
            <w:r w:rsidRPr="00E2381C">
              <w:rPr>
                <w:rFonts w:ascii="Roboto Condensed" w:hAnsi="Roboto Condensed" w:cs="Calibri"/>
                <w:spacing w:val="3"/>
                <w:sz w:val="20"/>
                <w:szCs w:val="20"/>
              </w:rPr>
              <w:t xml:space="preserve"> </w:t>
            </w:r>
            <w:r w:rsidRPr="00E2381C">
              <w:rPr>
                <w:rFonts w:ascii="Roboto Condensed" w:hAnsi="Roboto Condensed" w:cs="Calibri"/>
                <w:spacing w:val="-1"/>
                <w:sz w:val="20"/>
                <w:szCs w:val="20"/>
              </w:rPr>
              <w:t>communiquer aisément en anglais écrit et oral en situations professionnelles</w:t>
            </w:r>
          </w:p>
          <w:p w14:paraId="3EB0E947" w14:textId="77777777" w:rsidR="00730EA4" w:rsidRPr="00E2381C" w:rsidRDefault="00730EA4" w:rsidP="00730EA4">
            <w:pPr>
              <w:pStyle w:val="Paragraphedeliste"/>
              <w:numPr>
                <w:ilvl w:val="0"/>
                <w:numId w:val="22"/>
              </w:numPr>
              <w:suppressAutoHyphens w:val="0"/>
              <w:spacing w:after="0" w:line="240" w:lineRule="auto"/>
              <w:ind w:right="306"/>
              <w:rPr>
                <w:rFonts w:ascii="Roboto Condensed" w:hAnsi="Roboto Condensed" w:cs="Calibri"/>
                <w:sz w:val="20"/>
                <w:szCs w:val="20"/>
              </w:rPr>
            </w:pPr>
            <w:r w:rsidRPr="00E2381C">
              <w:rPr>
                <w:rFonts w:ascii="Roboto Condensed" w:hAnsi="Roboto Condensed" w:cs="Calibri"/>
                <w:sz w:val="20"/>
                <w:szCs w:val="20"/>
              </w:rPr>
              <w:t>Être</w:t>
            </w:r>
            <w:r w:rsidRPr="00E2381C">
              <w:rPr>
                <w:rFonts w:ascii="Roboto Condensed" w:hAnsi="Roboto Condensed" w:cs="Calibri"/>
                <w:spacing w:val="2"/>
                <w:sz w:val="20"/>
                <w:szCs w:val="20"/>
              </w:rPr>
              <w:t xml:space="preserve"> </w:t>
            </w:r>
            <w:r w:rsidRPr="00E2381C">
              <w:rPr>
                <w:rFonts w:ascii="Roboto Condensed" w:hAnsi="Roboto Condensed" w:cs="Calibri"/>
                <w:sz w:val="20"/>
                <w:szCs w:val="20"/>
              </w:rPr>
              <w:t>ca</w:t>
            </w:r>
            <w:r w:rsidRPr="00E2381C">
              <w:rPr>
                <w:rFonts w:ascii="Roboto Condensed" w:hAnsi="Roboto Condensed" w:cs="Calibri"/>
                <w:spacing w:val="-1"/>
                <w:sz w:val="20"/>
                <w:szCs w:val="20"/>
              </w:rPr>
              <w:t>p</w:t>
            </w:r>
            <w:r w:rsidRPr="00E2381C">
              <w:rPr>
                <w:rFonts w:ascii="Roboto Condensed" w:hAnsi="Roboto Condensed" w:cs="Calibri"/>
                <w:sz w:val="20"/>
                <w:szCs w:val="20"/>
              </w:rPr>
              <w:t>able de comprendre et s’adapter à ses interlocuteurs étrangers en mobilisant ses compétences interculturelles (curiosité et ouverture, introspection et décentration, médiation)</w:t>
            </w:r>
          </w:p>
          <w:p w14:paraId="23F223C2" w14:textId="77777777" w:rsidR="00730EA4" w:rsidRPr="00E2381C" w:rsidRDefault="00730EA4" w:rsidP="00730EA4">
            <w:pPr>
              <w:pStyle w:val="Paragraphedeliste"/>
              <w:numPr>
                <w:ilvl w:val="0"/>
                <w:numId w:val="22"/>
              </w:numPr>
              <w:suppressAutoHyphens w:val="0"/>
              <w:spacing w:after="0" w:line="240" w:lineRule="auto"/>
              <w:ind w:right="306"/>
              <w:rPr>
                <w:rFonts w:ascii="Roboto Condensed" w:hAnsi="Roboto Condensed" w:cs="Calibri"/>
                <w:sz w:val="20"/>
                <w:szCs w:val="20"/>
              </w:rPr>
            </w:pPr>
            <w:r w:rsidRPr="00E2381C">
              <w:rPr>
                <w:rFonts w:ascii="Roboto Condensed" w:hAnsi="Roboto Condensed" w:cs="Calibri"/>
                <w:sz w:val="20"/>
                <w:szCs w:val="20"/>
              </w:rPr>
              <w:t>Être</w:t>
            </w:r>
            <w:r w:rsidRPr="00E2381C">
              <w:rPr>
                <w:rFonts w:ascii="Roboto Condensed" w:hAnsi="Roboto Condensed" w:cs="Calibri"/>
                <w:spacing w:val="2"/>
                <w:sz w:val="20"/>
                <w:szCs w:val="20"/>
              </w:rPr>
              <w:t xml:space="preserve"> </w:t>
            </w:r>
            <w:r w:rsidRPr="00E2381C">
              <w:rPr>
                <w:rFonts w:ascii="Roboto Condensed" w:hAnsi="Roboto Condensed" w:cs="Calibri"/>
                <w:sz w:val="20"/>
                <w:szCs w:val="20"/>
              </w:rPr>
              <w:t>ca</w:t>
            </w:r>
            <w:r w:rsidRPr="00E2381C">
              <w:rPr>
                <w:rFonts w:ascii="Roboto Condensed" w:hAnsi="Roboto Condensed" w:cs="Calibri"/>
                <w:spacing w:val="-1"/>
                <w:sz w:val="20"/>
                <w:szCs w:val="20"/>
              </w:rPr>
              <w:t>p</w:t>
            </w:r>
            <w:r w:rsidRPr="00E2381C">
              <w:rPr>
                <w:rFonts w:ascii="Roboto Condensed" w:hAnsi="Roboto Condensed" w:cs="Calibri"/>
                <w:sz w:val="20"/>
                <w:szCs w:val="20"/>
              </w:rPr>
              <w:t>able d’entretenir et valoriser ces compétences pour son projet professionnel</w:t>
            </w:r>
          </w:p>
        </w:tc>
      </w:tr>
      <w:tr w:rsidR="00730EA4" w:rsidRPr="00E2381C" w14:paraId="36FD4C62" w14:textId="77777777" w:rsidTr="008E1048">
        <w:trPr>
          <w:trHeight w:hRule="exact" w:val="2546"/>
        </w:trPr>
        <w:tc>
          <w:tcPr>
            <w:tcW w:w="2693" w:type="dxa"/>
            <w:shd w:val="clear" w:color="auto" w:fill="282D46"/>
            <w:vAlign w:val="center"/>
          </w:tcPr>
          <w:p w14:paraId="49818C6E" w14:textId="77777777" w:rsidR="00730EA4" w:rsidRPr="008E1048" w:rsidRDefault="00730EA4" w:rsidP="00730EA4">
            <w:pPr>
              <w:spacing w:after="0" w:line="240" w:lineRule="auto"/>
              <w:ind w:left="97" w:right="-20"/>
              <w:rPr>
                <w:rFonts w:ascii="Roboto Condensed" w:eastAsia="Calibri" w:hAnsi="Roboto Condensed" w:cs="Calibri"/>
                <w:b/>
                <w:bCs/>
                <w:color w:val="FFFFFF" w:themeColor="background1"/>
                <w:position w:val="1"/>
              </w:rPr>
            </w:pPr>
            <w:r w:rsidRPr="008E1048">
              <w:rPr>
                <w:rFonts w:ascii="Roboto Condensed" w:eastAsia="Calibri" w:hAnsi="Roboto Condensed" w:cs="Calibri"/>
                <w:b/>
                <w:bCs/>
                <w:color w:val="FFFFFF" w:themeColor="background1"/>
                <w:spacing w:val="1"/>
                <w:position w:val="1"/>
              </w:rPr>
              <w:t>C</w:t>
            </w:r>
            <w:r w:rsidRPr="008E1048">
              <w:rPr>
                <w:rFonts w:ascii="Roboto Condensed" w:eastAsia="Calibri" w:hAnsi="Roboto Condensed" w:cs="Calibri"/>
                <w:b/>
                <w:bCs/>
                <w:color w:val="FFFFFF" w:themeColor="background1"/>
                <w:spacing w:val="-1"/>
                <w:position w:val="1"/>
              </w:rPr>
              <w:t>on</w:t>
            </w:r>
            <w:r w:rsidRPr="008E1048">
              <w:rPr>
                <w:rFonts w:ascii="Roboto Condensed" w:eastAsia="Calibri" w:hAnsi="Roboto Condensed" w:cs="Calibri"/>
                <w:b/>
                <w:bCs/>
                <w:color w:val="FFFFFF" w:themeColor="background1"/>
                <w:position w:val="1"/>
              </w:rPr>
              <w:t>t</w:t>
            </w:r>
            <w:r w:rsidRPr="008E1048">
              <w:rPr>
                <w:rFonts w:ascii="Roboto Condensed" w:eastAsia="Calibri" w:hAnsi="Roboto Condensed" w:cs="Calibri"/>
                <w:b/>
                <w:bCs/>
                <w:color w:val="FFFFFF" w:themeColor="background1"/>
                <w:spacing w:val="1"/>
                <w:position w:val="1"/>
              </w:rPr>
              <w:t>ri</w:t>
            </w:r>
            <w:r w:rsidRPr="008E1048">
              <w:rPr>
                <w:rFonts w:ascii="Roboto Condensed" w:eastAsia="Calibri" w:hAnsi="Roboto Condensed" w:cs="Calibri"/>
                <w:b/>
                <w:bCs/>
                <w:color w:val="FFFFFF" w:themeColor="background1"/>
                <w:spacing w:val="-1"/>
                <w:position w:val="1"/>
              </w:rPr>
              <w:t>bu</w:t>
            </w:r>
            <w:r w:rsidRPr="008E1048">
              <w:rPr>
                <w:rFonts w:ascii="Roboto Condensed" w:eastAsia="Calibri" w:hAnsi="Roboto Condensed" w:cs="Calibri"/>
                <w:b/>
                <w:bCs/>
                <w:color w:val="FFFFFF" w:themeColor="background1"/>
                <w:position w:val="1"/>
              </w:rPr>
              <w:t>t</w:t>
            </w:r>
            <w:r w:rsidRPr="008E1048">
              <w:rPr>
                <w:rFonts w:ascii="Roboto Condensed" w:eastAsia="Calibri" w:hAnsi="Roboto Condensed" w:cs="Calibri"/>
                <w:b/>
                <w:bCs/>
                <w:color w:val="FFFFFF" w:themeColor="background1"/>
                <w:spacing w:val="1"/>
                <w:position w:val="1"/>
              </w:rPr>
              <w:t>i</w:t>
            </w:r>
            <w:r w:rsidRPr="008E1048">
              <w:rPr>
                <w:rFonts w:ascii="Roboto Condensed" w:eastAsia="Calibri" w:hAnsi="Roboto Condensed" w:cs="Calibri"/>
                <w:b/>
                <w:bCs/>
                <w:color w:val="FFFFFF" w:themeColor="background1"/>
                <w:spacing w:val="-1"/>
                <w:position w:val="1"/>
              </w:rPr>
              <w:t>o</w:t>
            </w:r>
            <w:r w:rsidRPr="008E1048">
              <w:rPr>
                <w:rFonts w:ascii="Roboto Condensed" w:eastAsia="Calibri" w:hAnsi="Roboto Condensed" w:cs="Calibri"/>
                <w:b/>
                <w:bCs/>
                <w:color w:val="FFFFFF" w:themeColor="background1"/>
                <w:position w:val="1"/>
              </w:rPr>
              <w:t>n</w:t>
            </w:r>
            <w:r w:rsidRPr="008E1048">
              <w:rPr>
                <w:rFonts w:ascii="Roboto Condensed" w:eastAsia="Calibri" w:hAnsi="Roboto Condensed" w:cs="Calibri"/>
                <w:b/>
                <w:bCs/>
                <w:color w:val="FFFFFF" w:themeColor="background1"/>
                <w:spacing w:val="-1"/>
                <w:position w:val="1"/>
              </w:rPr>
              <w:t xml:space="preserve"> </w:t>
            </w:r>
            <w:r w:rsidRPr="008E1048">
              <w:rPr>
                <w:rFonts w:ascii="Roboto Condensed" w:eastAsia="Calibri" w:hAnsi="Roboto Condensed" w:cs="Calibri"/>
                <w:b/>
                <w:bCs/>
                <w:color w:val="FFFFFF" w:themeColor="background1"/>
                <w:position w:val="1"/>
              </w:rPr>
              <w:t xml:space="preserve">au </w:t>
            </w:r>
            <w:r w:rsidRPr="008E1048">
              <w:rPr>
                <w:rFonts w:ascii="Roboto Condensed" w:eastAsia="Calibri" w:hAnsi="Roboto Condensed" w:cs="Calibri"/>
                <w:b/>
                <w:bCs/>
                <w:color w:val="FFFFFF" w:themeColor="background1"/>
                <w:spacing w:val="1"/>
              </w:rPr>
              <w:t>r</w:t>
            </w:r>
            <w:r w:rsidRPr="008E1048">
              <w:rPr>
                <w:rFonts w:ascii="Roboto Condensed" w:eastAsia="Calibri" w:hAnsi="Roboto Condensed" w:cs="Calibri"/>
                <w:b/>
                <w:bCs/>
                <w:color w:val="FFFFFF" w:themeColor="background1"/>
                <w:spacing w:val="-1"/>
              </w:rPr>
              <w:t>é</w:t>
            </w:r>
            <w:r w:rsidRPr="008E1048">
              <w:rPr>
                <w:rFonts w:ascii="Roboto Condensed" w:eastAsia="Calibri" w:hAnsi="Roboto Condensed" w:cs="Calibri"/>
                <w:b/>
                <w:bCs/>
                <w:color w:val="FFFFFF" w:themeColor="background1"/>
              </w:rPr>
              <w:t>f</w:t>
            </w:r>
            <w:r w:rsidRPr="008E1048">
              <w:rPr>
                <w:rFonts w:ascii="Roboto Condensed" w:eastAsia="Calibri" w:hAnsi="Roboto Condensed" w:cs="Calibri"/>
                <w:b/>
                <w:bCs/>
                <w:color w:val="FFFFFF" w:themeColor="background1"/>
                <w:spacing w:val="-1"/>
              </w:rPr>
              <w:t>é</w:t>
            </w:r>
            <w:r w:rsidRPr="008E1048">
              <w:rPr>
                <w:rFonts w:ascii="Roboto Condensed" w:eastAsia="Calibri" w:hAnsi="Roboto Condensed" w:cs="Calibri"/>
                <w:b/>
                <w:bCs/>
                <w:color w:val="FFFFFF" w:themeColor="background1"/>
                <w:spacing w:val="1"/>
              </w:rPr>
              <w:t>r</w:t>
            </w:r>
            <w:r w:rsidRPr="008E1048">
              <w:rPr>
                <w:rFonts w:ascii="Roboto Condensed" w:eastAsia="Calibri" w:hAnsi="Roboto Condensed" w:cs="Calibri"/>
                <w:b/>
                <w:bCs/>
                <w:color w:val="FFFFFF" w:themeColor="background1"/>
                <w:spacing w:val="-1"/>
              </w:rPr>
              <w:t>en</w:t>
            </w:r>
            <w:r w:rsidRPr="008E1048">
              <w:rPr>
                <w:rFonts w:ascii="Roboto Condensed" w:eastAsia="Calibri" w:hAnsi="Roboto Condensed" w:cs="Calibri"/>
                <w:b/>
                <w:bCs/>
                <w:color w:val="FFFFFF" w:themeColor="background1"/>
              </w:rPr>
              <w:t>t</w:t>
            </w:r>
            <w:r w:rsidRPr="008E1048">
              <w:rPr>
                <w:rFonts w:ascii="Roboto Condensed" w:eastAsia="Calibri" w:hAnsi="Roboto Condensed" w:cs="Calibri"/>
                <w:b/>
                <w:bCs/>
                <w:color w:val="FFFFFF" w:themeColor="background1"/>
                <w:spacing w:val="1"/>
              </w:rPr>
              <w:t>i</w:t>
            </w:r>
            <w:r w:rsidRPr="008E1048">
              <w:rPr>
                <w:rFonts w:ascii="Roboto Condensed" w:eastAsia="Calibri" w:hAnsi="Roboto Condensed" w:cs="Calibri"/>
                <w:b/>
                <w:bCs/>
                <w:color w:val="FFFFFF" w:themeColor="background1"/>
                <w:spacing w:val="-1"/>
              </w:rPr>
              <w:t>e</w:t>
            </w:r>
            <w:r w:rsidRPr="008E1048">
              <w:rPr>
                <w:rFonts w:ascii="Roboto Condensed" w:eastAsia="Calibri" w:hAnsi="Roboto Condensed" w:cs="Calibri"/>
                <w:b/>
                <w:bCs/>
                <w:color w:val="FFFFFF" w:themeColor="background1"/>
              </w:rPr>
              <w:t>l</w:t>
            </w:r>
            <w:r w:rsidRPr="008E1048">
              <w:rPr>
                <w:rFonts w:ascii="Roboto Condensed" w:eastAsia="Calibri" w:hAnsi="Roboto Condensed" w:cs="Calibri"/>
                <w:b/>
                <w:bCs/>
                <w:color w:val="FFFFFF" w:themeColor="background1"/>
                <w:spacing w:val="-1"/>
              </w:rPr>
              <w:t xml:space="preserve"> </w:t>
            </w:r>
            <w:r w:rsidRPr="008E1048">
              <w:rPr>
                <w:rFonts w:ascii="Roboto Condensed" w:eastAsia="Calibri" w:hAnsi="Roboto Condensed" w:cs="Calibri"/>
                <w:b/>
                <w:bCs/>
                <w:color w:val="FFFFFF" w:themeColor="background1"/>
              </w:rPr>
              <w:t>Em</w:t>
            </w:r>
            <w:r w:rsidRPr="008E1048">
              <w:rPr>
                <w:rFonts w:ascii="Roboto Condensed" w:eastAsia="Calibri" w:hAnsi="Roboto Condensed" w:cs="Calibri"/>
                <w:b/>
                <w:bCs/>
                <w:color w:val="FFFFFF" w:themeColor="background1"/>
                <w:spacing w:val="-1"/>
              </w:rPr>
              <w:t>p</w:t>
            </w:r>
            <w:r w:rsidRPr="008E1048">
              <w:rPr>
                <w:rFonts w:ascii="Roboto Condensed" w:eastAsia="Calibri" w:hAnsi="Roboto Condensed" w:cs="Calibri"/>
                <w:b/>
                <w:bCs/>
                <w:color w:val="FFFFFF" w:themeColor="background1"/>
                <w:spacing w:val="1"/>
              </w:rPr>
              <w:t>l</w:t>
            </w:r>
            <w:r w:rsidRPr="008E1048">
              <w:rPr>
                <w:rFonts w:ascii="Roboto Condensed" w:eastAsia="Calibri" w:hAnsi="Roboto Condensed" w:cs="Calibri"/>
                <w:b/>
                <w:bCs/>
                <w:color w:val="FFFFFF" w:themeColor="background1"/>
                <w:spacing w:val="-3"/>
              </w:rPr>
              <w:t>o</w:t>
            </w:r>
            <w:r w:rsidRPr="008E1048">
              <w:rPr>
                <w:rFonts w:ascii="Roboto Condensed" w:eastAsia="Calibri" w:hAnsi="Roboto Condensed" w:cs="Calibri"/>
                <w:b/>
                <w:bCs/>
                <w:color w:val="FFFFFF" w:themeColor="background1"/>
                <w:spacing w:val="2"/>
              </w:rPr>
              <w:t>i</w:t>
            </w:r>
            <w:r w:rsidRPr="008E1048">
              <w:rPr>
                <w:rFonts w:ascii="Roboto Condensed" w:eastAsia="Calibri" w:hAnsi="Roboto Condensed" w:cs="Calibri"/>
                <w:b/>
                <w:bCs/>
                <w:color w:val="FFFFFF" w:themeColor="background1"/>
              </w:rPr>
              <w:t xml:space="preserve">- </w:t>
            </w:r>
            <w:r w:rsidRPr="008E1048">
              <w:rPr>
                <w:rFonts w:ascii="Roboto Condensed" w:eastAsia="Calibri" w:hAnsi="Roboto Condensed" w:cs="Calibri"/>
                <w:b/>
                <w:bCs/>
                <w:color w:val="FFFFFF" w:themeColor="background1"/>
                <w:spacing w:val="1"/>
              </w:rPr>
              <w:t>C</w:t>
            </w:r>
            <w:r w:rsidRPr="008E1048">
              <w:rPr>
                <w:rFonts w:ascii="Roboto Condensed" w:eastAsia="Calibri" w:hAnsi="Roboto Condensed" w:cs="Calibri"/>
                <w:b/>
                <w:bCs/>
                <w:color w:val="FFFFFF" w:themeColor="background1"/>
                <w:spacing w:val="-1"/>
              </w:rPr>
              <w:t>o</w:t>
            </w:r>
            <w:r w:rsidRPr="008E1048">
              <w:rPr>
                <w:rFonts w:ascii="Roboto Condensed" w:eastAsia="Calibri" w:hAnsi="Roboto Condensed" w:cs="Calibri"/>
                <w:b/>
                <w:bCs/>
                <w:color w:val="FFFFFF" w:themeColor="background1"/>
              </w:rPr>
              <w:t>mp</w:t>
            </w:r>
            <w:r w:rsidRPr="008E1048">
              <w:rPr>
                <w:rFonts w:ascii="Roboto Condensed" w:eastAsia="Calibri" w:hAnsi="Roboto Condensed" w:cs="Calibri"/>
                <w:b/>
                <w:bCs/>
                <w:color w:val="FFFFFF" w:themeColor="background1"/>
                <w:spacing w:val="-1"/>
              </w:rPr>
              <w:t>é</w:t>
            </w:r>
            <w:r w:rsidRPr="008E1048">
              <w:rPr>
                <w:rFonts w:ascii="Roboto Condensed" w:eastAsia="Calibri" w:hAnsi="Roboto Condensed" w:cs="Calibri"/>
                <w:b/>
                <w:bCs/>
                <w:color w:val="FFFFFF" w:themeColor="background1"/>
              </w:rPr>
              <w:t>te</w:t>
            </w:r>
            <w:r w:rsidRPr="008E1048">
              <w:rPr>
                <w:rFonts w:ascii="Roboto Condensed" w:eastAsia="Calibri" w:hAnsi="Roboto Condensed" w:cs="Calibri"/>
                <w:b/>
                <w:bCs/>
                <w:color w:val="FFFFFF" w:themeColor="background1"/>
                <w:spacing w:val="-1"/>
              </w:rPr>
              <w:t>n</w:t>
            </w:r>
            <w:r w:rsidRPr="008E1048">
              <w:rPr>
                <w:rFonts w:ascii="Roboto Condensed" w:eastAsia="Calibri" w:hAnsi="Roboto Condensed" w:cs="Calibri"/>
                <w:b/>
                <w:bCs/>
                <w:color w:val="FFFFFF" w:themeColor="background1"/>
                <w:spacing w:val="1"/>
              </w:rPr>
              <w:t>c</w:t>
            </w:r>
            <w:r w:rsidRPr="008E1048">
              <w:rPr>
                <w:rFonts w:ascii="Roboto Condensed" w:eastAsia="Calibri" w:hAnsi="Roboto Condensed" w:cs="Calibri"/>
                <w:b/>
                <w:bCs/>
                <w:color w:val="FFFFFF" w:themeColor="background1"/>
                <w:spacing w:val="-1"/>
              </w:rPr>
              <w:t>e</w:t>
            </w:r>
            <w:r w:rsidRPr="008E1048">
              <w:rPr>
                <w:rFonts w:ascii="Roboto Condensed" w:eastAsia="Calibri" w:hAnsi="Roboto Condensed" w:cs="Calibri"/>
                <w:b/>
                <w:bCs/>
                <w:color w:val="FFFFFF" w:themeColor="background1"/>
              </w:rPr>
              <w:t>s</w:t>
            </w:r>
          </w:p>
        </w:tc>
        <w:tc>
          <w:tcPr>
            <w:tcW w:w="6521" w:type="dxa"/>
            <w:gridSpan w:val="3"/>
            <w:shd w:val="clear" w:color="auto" w:fill="F1E5F7"/>
            <w:vAlign w:val="center"/>
          </w:tcPr>
          <w:p w14:paraId="09F52BCF" w14:textId="77777777" w:rsidR="00730EA4" w:rsidRPr="00E2381C" w:rsidRDefault="00730EA4" w:rsidP="00730EA4">
            <w:pPr>
              <w:spacing w:after="0" w:line="240" w:lineRule="auto"/>
              <w:ind w:left="97" w:right="-20"/>
              <w:rPr>
                <w:rFonts w:ascii="Roboto Condensed" w:hAnsi="Roboto Condensed"/>
                <w:sz w:val="20"/>
                <w:szCs w:val="20"/>
              </w:rPr>
            </w:pPr>
            <w:proofErr w:type="gramStart"/>
            <w:r w:rsidRPr="00E2381C">
              <w:rPr>
                <w:rFonts w:ascii="Roboto Condensed" w:hAnsi="Roboto Condensed"/>
                <w:b/>
                <w:sz w:val="20"/>
                <w:szCs w:val="20"/>
              </w:rPr>
              <w:t>C4.4</w:t>
            </w:r>
            <w:r w:rsidRPr="00E2381C">
              <w:rPr>
                <w:rFonts w:ascii="Roboto Condensed" w:hAnsi="Roboto Condensed"/>
                <w:sz w:val="20"/>
                <w:szCs w:val="20"/>
              </w:rPr>
              <w:t xml:space="preserve">  Piloter</w:t>
            </w:r>
            <w:proofErr w:type="gramEnd"/>
            <w:r w:rsidRPr="00E2381C">
              <w:rPr>
                <w:rFonts w:ascii="Roboto Condensed" w:hAnsi="Roboto Condensed"/>
                <w:sz w:val="20"/>
                <w:szCs w:val="20"/>
              </w:rPr>
              <w:t xml:space="preserve">, coordonner et assurer le suivi d’un projet d’ingénierie collaborative inter-métiers, </w:t>
            </w:r>
            <w:proofErr w:type="spellStart"/>
            <w:r w:rsidRPr="00E2381C">
              <w:rPr>
                <w:rFonts w:ascii="Roboto Condensed" w:hAnsi="Roboto Condensed"/>
                <w:sz w:val="20"/>
                <w:szCs w:val="20"/>
              </w:rPr>
              <w:t>inter-services</w:t>
            </w:r>
            <w:proofErr w:type="spellEnd"/>
            <w:r w:rsidRPr="00E2381C">
              <w:rPr>
                <w:rFonts w:ascii="Roboto Condensed" w:hAnsi="Roboto Condensed"/>
                <w:sz w:val="20"/>
                <w:szCs w:val="20"/>
              </w:rPr>
              <w:t xml:space="preserve">, </w:t>
            </w:r>
            <w:proofErr w:type="spellStart"/>
            <w:r w:rsidRPr="00E2381C">
              <w:rPr>
                <w:rFonts w:ascii="Roboto Condensed" w:hAnsi="Roboto Condensed"/>
                <w:sz w:val="20"/>
                <w:szCs w:val="20"/>
              </w:rPr>
              <w:t>intercompétences</w:t>
            </w:r>
            <w:proofErr w:type="spellEnd"/>
            <w:r w:rsidRPr="00E2381C">
              <w:rPr>
                <w:rFonts w:ascii="Roboto Condensed" w:hAnsi="Roboto Condensed"/>
                <w:sz w:val="20"/>
                <w:szCs w:val="20"/>
              </w:rPr>
              <w:t xml:space="preserve"> et inter-cultures, au service de l’innovation et/ou de l’amélioration continue.</w:t>
            </w:r>
          </w:p>
          <w:p w14:paraId="1D9E617E" w14:textId="77777777" w:rsidR="00730EA4" w:rsidRPr="00E2381C" w:rsidRDefault="00730EA4" w:rsidP="00730EA4">
            <w:pPr>
              <w:spacing w:after="0" w:line="240" w:lineRule="auto"/>
              <w:ind w:left="97" w:right="-20"/>
              <w:rPr>
                <w:rFonts w:ascii="Roboto Condensed" w:hAnsi="Roboto Condensed"/>
                <w:sz w:val="20"/>
                <w:szCs w:val="20"/>
              </w:rPr>
            </w:pPr>
            <w:proofErr w:type="gramStart"/>
            <w:r w:rsidRPr="00E2381C">
              <w:rPr>
                <w:rFonts w:ascii="Roboto Condensed" w:hAnsi="Roboto Condensed"/>
                <w:b/>
                <w:sz w:val="20"/>
                <w:szCs w:val="20"/>
              </w:rPr>
              <w:t>C9.3</w:t>
            </w:r>
            <w:r w:rsidRPr="00E2381C">
              <w:rPr>
                <w:rFonts w:ascii="Roboto Condensed" w:hAnsi="Roboto Condensed"/>
                <w:sz w:val="20"/>
                <w:szCs w:val="20"/>
              </w:rPr>
              <w:t xml:space="preserve">  Promouvoir</w:t>
            </w:r>
            <w:proofErr w:type="gramEnd"/>
            <w:r w:rsidRPr="00E2381C">
              <w:rPr>
                <w:rFonts w:ascii="Roboto Condensed" w:hAnsi="Roboto Condensed"/>
                <w:sz w:val="20"/>
                <w:szCs w:val="20"/>
              </w:rPr>
              <w:t xml:space="preserve"> l’enrichissement mutuel et accompagner l’épanouissement individuel en favorisant la complémentarité des diversités, notamment culturelles, en développant une communication authentique et une posture personnelle d’ouverture et d’accueil.</w:t>
            </w:r>
          </w:p>
          <w:p w14:paraId="600EE894" w14:textId="77777777" w:rsidR="00730EA4" w:rsidRPr="00E2381C" w:rsidRDefault="00730EA4" w:rsidP="00730EA4">
            <w:pPr>
              <w:spacing w:after="0" w:line="240" w:lineRule="auto"/>
              <w:ind w:left="96" w:right="306"/>
              <w:rPr>
                <w:rFonts w:ascii="Roboto Condensed" w:eastAsia="Calibri" w:hAnsi="Roboto Condensed" w:cs="Calibri"/>
                <w:spacing w:val="1"/>
                <w:position w:val="1"/>
                <w:sz w:val="20"/>
                <w:szCs w:val="20"/>
              </w:rPr>
            </w:pPr>
            <w:r w:rsidRPr="00E2381C">
              <w:rPr>
                <w:rFonts w:ascii="Roboto Condensed" w:hAnsi="Roboto Condensed"/>
                <w:b/>
                <w:sz w:val="20"/>
                <w:szCs w:val="20"/>
              </w:rPr>
              <w:t>C9.5</w:t>
            </w:r>
            <w:r>
              <w:rPr>
                <w:rFonts w:ascii="Roboto Condensed" w:hAnsi="Roboto Condensed"/>
                <w:sz w:val="20"/>
                <w:szCs w:val="20"/>
              </w:rPr>
              <w:t xml:space="preserve"> </w:t>
            </w:r>
            <w:r w:rsidRPr="00E2381C">
              <w:rPr>
                <w:rFonts w:ascii="Roboto Condensed" w:hAnsi="Roboto Condensed"/>
                <w:sz w:val="20"/>
                <w:szCs w:val="20"/>
              </w:rPr>
              <w:t>Se remettre en question grâce à un travail personnel de prise de conscience de ses biais cognitifs et de ses modes de fonctionnement.</w:t>
            </w:r>
          </w:p>
        </w:tc>
      </w:tr>
      <w:tr w:rsidR="00730EA4" w:rsidRPr="00E2381C" w14:paraId="224068E9" w14:textId="77777777" w:rsidTr="008E1048">
        <w:trPr>
          <w:trHeight w:hRule="exact" w:val="280"/>
        </w:trPr>
        <w:tc>
          <w:tcPr>
            <w:tcW w:w="2693" w:type="dxa"/>
            <w:shd w:val="clear" w:color="auto" w:fill="282D46"/>
            <w:vAlign w:val="center"/>
          </w:tcPr>
          <w:p w14:paraId="2E68248B" w14:textId="77777777" w:rsidR="00730EA4" w:rsidRPr="008E1048" w:rsidRDefault="00730EA4" w:rsidP="00730EA4">
            <w:pPr>
              <w:spacing w:after="0" w:line="240" w:lineRule="auto"/>
              <w:ind w:left="97" w:right="-20"/>
              <w:rPr>
                <w:rFonts w:ascii="Roboto Condensed" w:eastAsia="Calibri" w:hAnsi="Roboto Condensed" w:cs="Calibri"/>
                <w:b/>
                <w:color w:val="FFFFFF" w:themeColor="background1"/>
              </w:rPr>
            </w:pPr>
            <w:r w:rsidRPr="008E1048">
              <w:rPr>
                <w:rFonts w:ascii="Roboto Condensed" w:eastAsia="Calibri" w:hAnsi="Roboto Condensed" w:cs="Calibri"/>
                <w:b/>
                <w:bCs/>
                <w:color w:val="FFFFFF" w:themeColor="background1"/>
                <w:position w:val="1"/>
              </w:rPr>
              <w:t>P</w:t>
            </w:r>
            <w:r w:rsidRPr="008E1048">
              <w:rPr>
                <w:rFonts w:ascii="Roboto Condensed" w:eastAsia="Calibri" w:hAnsi="Roboto Condensed" w:cs="Calibri"/>
                <w:b/>
                <w:bCs/>
                <w:color w:val="FFFFFF" w:themeColor="background1"/>
                <w:spacing w:val="1"/>
                <w:position w:val="1"/>
              </w:rPr>
              <w:t>r</w:t>
            </w:r>
            <w:r w:rsidRPr="008E1048">
              <w:rPr>
                <w:rFonts w:ascii="Roboto Condensed" w:eastAsia="Calibri" w:hAnsi="Roboto Condensed" w:cs="Calibri"/>
                <w:b/>
                <w:bCs/>
                <w:color w:val="FFFFFF" w:themeColor="background1"/>
                <w:spacing w:val="-1"/>
                <w:position w:val="1"/>
              </w:rPr>
              <w:t>é</w:t>
            </w:r>
            <w:r w:rsidRPr="008E1048">
              <w:rPr>
                <w:rFonts w:ascii="Roboto Condensed" w:eastAsia="Calibri" w:hAnsi="Roboto Condensed" w:cs="Calibri"/>
                <w:b/>
                <w:bCs/>
                <w:color w:val="FFFFFF" w:themeColor="background1"/>
                <w:spacing w:val="1"/>
                <w:position w:val="1"/>
              </w:rPr>
              <w:t>r</w:t>
            </w:r>
            <w:r w:rsidRPr="008E1048">
              <w:rPr>
                <w:rFonts w:ascii="Roboto Condensed" w:eastAsia="Calibri" w:hAnsi="Roboto Condensed" w:cs="Calibri"/>
                <w:b/>
                <w:bCs/>
                <w:color w:val="FFFFFF" w:themeColor="background1"/>
                <w:spacing w:val="-1"/>
                <w:position w:val="1"/>
              </w:rPr>
              <w:t>equ</w:t>
            </w:r>
            <w:r w:rsidRPr="008E1048">
              <w:rPr>
                <w:rFonts w:ascii="Roboto Condensed" w:eastAsia="Calibri" w:hAnsi="Roboto Condensed" w:cs="Calibri"/>
                <w:b/>
                <w:bCs/>
                <w:color w:val="FFFFFF" w:themeColor="background1"/>
                <w:spacing w:val="1"/>
                <w:position w:val="1"/>
              </w:rPr>
              <w:t>i</w:t>
            </w:r>
            <w:r w:rsidRPr="008E1048">
              <w:rPr>
                <w:rFonts w:ascii="Roboto Condensed" w:eastAsia="Calibri" w:hAnsi="Roboto Condensed" w:cs="Calibri"/>
                <w:b/>
                <w:bCs/>
                <w:color w:val="FFFFFF" w:themeColor="background1"/>
                <w:position w:val="1"/>
              </w:rPr>
              <w:t>s</w:t>
            </w:r>
          </w:p>
        </w:tc>
        <w:tc>
          <w:tcPr>
            <w:tcW w:w="6521" w:type="dxa"/>
            <w:gridSpan w:val="3"/>
            <w:shd w:val="clear" w:color="auto" w:fill="F1E5F7"/>
            <w:vAlign w:val="center"/>
          </w:tcPr>
          <w:p w14:paraId="6C4EB346" w14:textId="77777777" w:rsidR="00730EA4" w:rsidRPr="00E2381C" w:rsidRDefault="00730EA4" w:rsidP="00730EA4">
            <w:pPr>
              <w:spacing w:after="0" w:line="240" w:lineRule="auto"/>
              <w:ind w:left="147" w:right="-20"/>
              <w:rPr>
                <w:rFonts w:ascii="Roboto Condensed" w:eastAsia="Calibri" w:hAnsi="Roboto Condensed" w:cs="Calibri"/>
                <w:strike/>
                <w:sz w:val="20"/>
                <w:szCs w:val="20"/>
              </w:rPr>
            </w:pPr>
            <w:r w:rsidRPr="00E2381C">
              <w:rPr>
                <w:rFonts w:ascii="Roboto Condensed" w:eastAsia="Calibri" w:hAnsi="Roboto Condensed" w:cs="Calibri"/>
                <w:sz w:val="20"/>
                <w:szCs w:val="20"/>
              </w:rPr>
              <w:t>Aucun </w:t>
            </w:r>
          </w:p>
        </w:tc>
      </w:tr>
      <w:tr w:rsidR="00730EA4" w:rsidRPr="00E2381C" w14:paraId="7C8EE1A1" w14:textId="77777777" w:rsidTr="008E1048">
        <w:trPr>
          <w:trHeight w:hRule="exact" w:val="1100"/>
        </w:trPr>
        <w:tc>
          <w:tcPr>
            <w:tcW w:w="2693" w:type="dxa"/>
            <w:shd w:val="clear" w:color="auto" w:fill="282D46"/>
            <w:vAlign w:val="center"/>
          </w:tcPr>
          <w:p w14:paraId="1C057C74" w14:textId="77777777" w:rsidR="00730EA4" w:rsidRPr="008E1048" w:rsidRDefault="00730EA4" w:rsidP="00730EA4">
            <w:pPr>
              <w:spacing w:after="0" w:line="240" w:lineRule="auto"/>
              <w:ind w:left="97" w:right="-20"/>
              <w:rPr>
                <w:rFonts w:ascii="Roboto Condensed" w:eastAsia="Calibri" w:hAnsi="Roboto Condensed" w:cs="Calibri"/>
                <w:b/>
                <w:bCs/>
                <w:color w:val="FFFFFF" w:themeColor="background1"/>
                <w:position w:val="1"/>
              </w:rPr>
            </w:pPr>
            <w:r w:rsidRPr="008E1048">
              <w:rPr>
                <w:rFonts w:ascii="Roboto Condensed" w:eastAsia="Calibri" w:hAnsi="Roboto Condensed" w:cs="Calibri"/>
                <w:b/>
                <w:bCs/>
                <w:color w:val="FFFFFF" w:themeColor="background1"/>
                <w:position w:val="1"/>
              </w:rPr>
              <w:t>L</w:t>
            </w:r>
            <w:r w:rsidRPr="008E1048">
              <w:rPr>
                <w:rFonts w:ascii="Roboto Condensed" w:eastAsia="Calibri" w:hAnsi="Roboto Condensed" w:cs="Calibri"/>
                <w:b/>
                <w:bCs/>
                <w:color w:val="FFFFFF" w:themeColor="background1"/>
                <w:spacing w:val="1"/>
                <w:position w:val="1"/>
              </w:rPr>
              <w:t>i</w:t>
            </w:r>
            <w:r w:rsidRPr="008E1048">
              <w:rPr>
                <w:rFonts w:ascii="Roboto Condensed" w:eastAsia="Calibri" w:hAnsi="Roboto Condensed" w:cs="Calibri"/>
                <w:b/>
                <w:bCs/>
                <w:color w:val="FFFFFF" w:themeColor="background1"/>
                <w:spacing w:val="-1"/>
                <w:position w:val="1"/>
              </w:rPr>
              <w:t>en</w:t>
            </w:r>
            <w:r w:rsidRPr="008E1048">
              <w:rPr>
                <w:rFonts w:ascii="Roboto Condensed" w:eastAsia="Calibri" w:hAnsi="Roboto Condensed" w:cs="Calibri"/>
                <w:b/>
                <w:bCs/>
                <w:color w:val="FFFFFF" w:themeColor="background1"/>
                <w:position w:val="1"/>
              </w:rPr>
              <w:t>s</w:t>
            </w:r>
            <w:r w:rsidRPr="008E1048">
              <w:rPr>
                <w:rFonts w:ascii="Roboto Condensed" w:eastAsia="Calibri" w:hAnsi="Roboto Condensed" w:cs="Calibri"/>
                <w:b/>
                <w:bCs/>
                <w:color w:val="FFFFFF" w:themeColor="background1"/>
                <w:spacing w:val="1"/>
                <w:position w:val="1"/>
              </w:rPr>
              <w:t xml:space="preserve"> </w:t>
            </w:r>
            <w:r w:rsidRPr="008E1048">
              <w:rPr>
                <w:rFonts w:ascii="Roboto Condensed" w:eastAsia="Calibri" w:hAnsi="Roboto Condensed" w:cs="Calibri"/>
                <w:b/>
                <w:bCs/>
                <w:color w:val="FFFFFF" w:themeColor="background1"/>
                <w:position w:val="1"/>
              </w:rPr>
              <w:t>p</w:t>
            </w:r>
            <w:r w:rsidRPr="008E1048">
              <w:rPr>
                <w:rFonts w:ascii="Roboto Condensed" w:eastAsia="Calibri" w:hAnsi="Roboto Condensed" w:cs="Calibri"/>
                <w:b/>
                <w:bCs/>
                <w:color w:val="FFFFFF" w:themeColor="background1"/>
                <w:spacing w:val="-1"/>
                <w:position w:val="1"/>
              </w:rPr>
              <w:t>éda</w:t>
            </w:r>
            <w:r w:rsidRPr="008E1048">
              <w:rPr>
                <w:rFonts w:ascii="Roboto Condensed" w:eastAsia="Calibri" w:hAnsi="Roboto Condensed" w:cs="Calibri"/>
                <w:b/>
                <w:bCs/>
                <w:color w:val="FFFFFF" w:themeColor="background1"/>
                <w:spacing w:val="1"/>
                <w:position w:val="1"/>
              </w:rPr>
              <w:t>g</w:t>
            </w:r>
            <w:r w:rsidRPr="008E1048">
              <w:rPr>
                <w:rFonts w:ascii="Roboto Condensed" w:eastAsia="Calibri" w:hAnsi="Roboto Condensed" w:cs="Calibri"/>
                <w:b/>
                <w:bCs/>
                <w:color w:val="FFFFFF" w:themeColor="background1"/>
                <w:spacing w:val="-1"/>
                <w:position w:val="1"/>
              </w:rPr>
              <w:t>o</w:t>
            </w:r>
            <w:r w:rsidRPr="008E1048">
              <w:rPr>
                <w:rFonts w:ascii="Roboto Condensed" w:eastAsia="Calibri" w:hAnsi="Roboto Condensed" w:cs="Calibri"/>
                <w:b/>
                <w:bCs/>
                <w:color w:val="FFFFFF" w:themeColor="background1"/>
                <w:spacing w:val="-2"/>
                <w:position w:val="1"/>
              </w:rPr>
              <w:t>g</w:t>
            </w:r>
            <w:r w:rsidRPr="008E1048">
              <w:rPr>
                <w:rFonts w:ascii="Roboto Condensed" w:eastAsia="Calibri" w:hAnsi="Roboto Condensed" w:cs="Calibri"/>
                <w:b/>
                <w:bCs/>
                <w:color w:val="FFFFFF" w:themeColor="background1"/>
                <w:spacing w:val="1"/>
                <w:position w:val="1"/>
              </w:rPr>
              <w:t>i</w:t>
            </w:r>
            <w:r w:rsidRPr="008E1048">
              <w:rPr>
                <w:rFonts w:ascii="Roboto Condensed" w:eastAsia="Calibri" w:hAnsi="Roboto Condensed" w:cs="Calibri"/>
                <w:b/>
                <w:bCs/>
                <w:color w:val="FFFFFF" w:themeColor="background1"/>
                <w:spacing w:val="-1"/>
                <w:position w:val="1"/>
              </w:rPr>
              <w:t>que</w:t>
            </w:r>
            <w:r w:rsidRPr="008E1048">
              <w:rPr>
                <w:rFonts w:ascii="Roboto Condensed" w:eastAsia="Calibri" w:hAnsi="Roboto Condensed" w:cs="Calibri"/>
                <w:b/>
                <w:bCs/>
                <w:color w:val="FFFFFF" w:themeColor="background1"/>
                <w:position w:val="1"/>
              </w:rPr>
              <w:t>s</w:t>
            </w:r>
          </w:p>
        </w:tc>
        <w:tc>
          <w:tcPr>
            <w:tcW w:w="6521" w:type="dxa"/>
            <w:gridSpan w:val="3"/>
            <w:shd w:val="clear" w:color="auto" w:fill="F1E5F7"/>
            <w:vAlign w:val="center"/>
          </w:tcPr>
          <w:p w14:paraId="19841E66" w14:textId="358BF620" w:rsidR="00730EA4" w:rsidRPr="00E2381C" w:rsidRDefault="00730EA4" w:rsidP="00730EA4">
            <w:pPr>
              <w:spacing w:after="0" w:line="240" w:lineRule="auto"/>
              <w:ind w:left="147" w:right="-20"/>
              <w:rPr>
                <w:rFonts w:ascii="Roboto Condensed" w:eastAsia="Calibri" w:hAnsi="Roboto Condensed" w:cs="Calibri"/>
                <w:sz w:val="20"/>
                <w:szCs w:val="20"/>
              </w:rPr>
            </w:pPr>
            <w:r w:rsidRPr="00E2381C">
              <w:rPr>
                <w:rFonts w:ascii="Roboto Condensed" w:eastAsia="Calibri" w:hAnsi="Roboto Condensed" w:cs="Calibri"/>
                <w:position w:val="1"/>
                <w:sz w:val="20"/>
                <w:szCs w:val="20"/>
              </w:rPr>
              <w:t>Dimension transversale (décliner les savoirs, savoir-faire et savoir-être en contexte international). Lien avec [CI1</w:t>
            </w:r>
            <w:r w:rsidR="008D459D">
              <w:rPr>
                <w:rFonts w:ascii="Roboto Condensed" w:eastAsia="Calibri" w:hAnsi="Roboto Condensed" w:cs="Calibri"/>
                <w:position w:val="1"/>
                <w:sz w:val="20"/>
                <w:szCs w:val="20"/>
              </w:rPr>
              <w:t>3</w:t>
            </w:r>
            <w:r w:rsidRPr="00E2381C">
              <w:rPr>
                <w:rFonts w:ascii="Roboto Condensed" w:eastAsia="Calibri" w:hAnsi="Roboto Condensed" w:cs="Calibri"/>
                <w:position w:val="1"/>
                <w:sz w:val="20"/>
                <w:szCs w:val="20"/>
              </w:rPr>
              <w:t>] open innovation et collaborations internationales et [GI</w:t>
            </w:r>
            <w:r w:rsidR="008D459D">
              <w:rPr>
                <w:rFonts w:ascii="Roboto Condensed" w:eastAsia="Calibri" w:hAnsi="Roboto Condensed" w:cs="Calibri"/>
                <w:position w:val="1"/>
                <w:sz w:val="20"/>
                <w:szCs w:val="20"/>
              </w:rPr>
              <w:t>6</w:t>
            </w:r>
            <w:r w:rsidRPr="00E2381C">
              <w:rPr>
                <w:rFonts w:ascii="Roboto Condensed" w:eastAsia="Calibri" w:hAnsi="Roboto Condensed" w:cs="Calibri"/>
                <w:position w:val="1"/>
                <w:sz w:val="20"/>
                <w:szCs w:val="20"/>
              </w:rPr>
              <w:t xml:space="preserve">] </w:t>
            </w:r>
            <w:proofErr w:type="spellStart"/>
            <w:r w:rsidRPr="00E2381C">
              <w:rPr>
                <w:rFonts w:ascii="Roboto Condensed" w:eastAsia="Calibri" w:hAnsi="Roboto Condensed" w:cs="Calibri"/>
                <w:position w:val="1"/>
                <w:sz w:val="20"/>
                <w:szCs w:val="20"/>
              </w:rPr>
              <w:t>project</w:t>
            </w:r>
            <w:proofErr w:type="spellEnd"/>
            <w:r w:rsidRPr="00E2381C">
              <w:rPr>
                <w:rFonts w:ascii="Roboto Condensed" w:eastAsia="Calibri" w:hAnsi="Roboto Condensed" w:cs="Calibri"/>
                <w:position w:val="1"/>
                <w:sz w:val="20"/>
                <w:szCs w:val="20"/>
              </w:rPr>
              <w:t xml:space="preserve"> data </w:t>
            </w:r>
            <w:proofErr w:type="spellStart"/>
            <w:r w:rsidRPr="00E2381C">
              <w:rPr>
                <w:rFonts w:ascii="Roboto Condensed" w:eastAsia="Calibri" w:hAnsi="Roboto Condensed" w:cs="Calibri"/>
                <w:position w:val="1"/>
                <w:sz w:val="20"/>
                <w:szCs w:val="20"/>
              </w:rPr>
              <w:t>analyst</w:t>
            </w:r>
            <w:proofErr w:type="spellEnd"/>
            <w:r w:rsidRPr="00E2381C">
              <w:rPr>
                <w:rFonts w:ascii="Roboto Condensed" w:eastAsia="Calibri" w:hAnsi="Roboto Condensed" w:cs="Calibri"/>
                <w:position w:val="1"/>
                <w:sz w:val="20"/>
                <w:szCs w:val="20"/>
              </w:rPr>
              <w:t>.</w:t>
            </w:r>
          </w:p>
        </w:tc>
      </w:tr>
      <w:tr w:rsidR="00730EA4" w:rsidRPr="00E2381C" w14:paraId="547BE590" w14:textId="77777777" w:rsidTr="008E1048">
        <w:trPr>
          <w:trHeight w:hRule="exact" w:val="1754"/>
        </w:trPr>
        <w:tc>
          <w:tcPr>
            <w:tcW w:w="2693" w:type="dxa"/>
            <w:shd w:val="clear" w:color="auto" w:fill="282D46"/>
            <w:vAlign w:val="center"/>
          </w:tcPr>
          <w:p w14:paraId="1072CEA2" w14:textId="77777777" w:rsidR="00730EA4" w:rsidRPr="008E1048" w:rsidRDefault="00730EA4" w:rsidP="00730EA4">
            <w:pPr>
              <w:spacing w:after="0" w:line="240" w:lineRule="auto"/>
              <w:ind w:left="97" w:right="-20"/>
              <w:rPr>
                <w:rFonts w:ascii="Roboto Condensed" w:eastAsia="Calibri" w:hAnsi="Roboto Condensed" w:cs="Calibri"/>
                <w:b/>
                <w:color w:val="FFFFFF" w:themeColor="background1"/>
              </w:rPr>
            </w:pPr>
            <w:r w:rsidRPr="008E1048">
              <w:rPr>
                <w:rFonts w:ascii="Roboto Condensed" w:eastAsia="Calibri" w:hAnsi="Roboto Condensed" w:cs="Calibri"/>
                <w:b/>
                <w:bCs/>
                <w:color w:val="FFFFFF" w:themeColor="background1"/>
                <w:spacing w:val="1"/>
                <w:position w:val="1"/>
              </w:rPr>
              <w:t>C</w:t>
            </w:r>
            <w:r w:rsidRPr="008E1048">
              <w:rPr>
                <w:rFonts w:ascii="Roboto Condensed" w:eastAsia="Calibri" w:hAnsi="Roboto Condensed" w:cs="Calibri"/>
                <w:b/>
                <w:bCs/>
                <w:color w:val="FFFFFF" w:themeColor="background1"/>
                <w:spacing w:val="-1"/>
                <w:position w:val="1"/>
              </w:rPr>
              <w:t>on</w:t>
            </w:r>
            <w:r w:rsidRPr="008E1048">
              <w:rPr>
                <w:rFonts w:ascii="Roboto Condensed" w:eastAsia="Calibri" w:hAnsi="Roboto Condensed" w:cs="Calibri"/>
                <w:b/>
                <w:bCs/>
                <w:color w:val="FFFFFF" w:themeColor="background1"/>
                <w:position w:val="1"/>
              </w:rPr>
              <w:t>te</w:t>
            </w:r>
            <w:r w:rsidRPr="008E1048">
              <w:rPr>
                <w:rFonts w:ascii="Roboto Condensed" w:eastAsia="Calibri" w:hAnsi="Roboto Condensed" w:cs="Calibri"/>
                <w:b/>
                <w:bCs/>
                <w:color w:val="FFFFFF" w:themeColor="background1"/>
                <w:spacing w:val="-1"/>
                <w:position w:val="1"/>
              </w:rPr>
              <w:t>n</w:t>
            </w:r>
            <w:r w:rsidRPr="008E1048">
              <w:rPr>
                <w:rFonts w:ascii="Roboto Condensed" w:eastAsia="Calibri" w:hAnsi="Roboto Condensed" w:cs="Calibri"/>
                <w:b/>
                <w:bCs/>
                <w:color w:val="FFFFFF" w:themeColor="background1"/>
                <w:position w:val="1"/>
              </w:rPr>
              <w:t>u</w:t>
            </w:r>
          </w:p>
        </w:tc>
        <w:tc>
          <w:tcPr>
            <w:tcW w:w="6521" w:type="dxa"/>
            <w:gridSpan w:val="3"/>
            <w:shd w:val="clear" w:color="auto" w:fill="F1E5F7"/>
            <w:vAlign w:val="center"/>
          </w:tcPr>
          <w:p w14:paraId="1F6DDB1F" w14:textId="77777777" w:rsidR="00730EA4" w:rsidRPr="00E2381C" w:rsidRDefault="00730EA4" w:rsidP="00730EA4">
            <w:pPr>
              <w:spacing w:after="0" w:line="240" w:lineRule="auto"/>
              <w:ind w:left="144" w:right="152" w:firstLine="3"/>
              <w:rPr>
                <w:rFonts w:ascii="Roboto Condensed" w:eastAsia="Calibri" w:hAnsi="Roboto Condensed" w:cs="Calibri"/>
                <w:sz w:val="20"/>
                <w:szCs w:val="20"/>
                <w:highlight w:val="yellow"/>
              </w:rPr>
            </w:pPr>
            <w:r w:rsidRPr="00E2381C">
              <w:rPr>
                <w:rFonts w:ascii="Roboto Condensed" w:eastAsia="Calibri" w:hAnsi="Roboto Condensed" w:cs="Calibri"/>
                <w:sz w:val="20"/>
                <w:szCs w:val="20"/>
              </w:rPr>
              <w:t xml:space="preserve">Utilisation des méthodes et outils d’auto-apprentissage développés en 1AI et 2AI pour valider les compétences attendues en anglais professionnel (réunions, entretiens d’embauche, </w:t>
            </w:r>
            <w:proofErr w:type="spellStart"/>
            <w:r w:rsidRPr="00E2381C">
              <w:rPr>
                <w:rFonts w:ascii="Roboto Condensed" w:eastAsia="Calibri" w:hAnsi="Roboto Condensed" w:cs="Calibri"/>
                <w:sz w:val="20"/>
                <w:szCs w:val="20"/>
              </w:rPr>
              <w:t>etc</w:t>
            </w:r>
            <w:proofErr w:type="spellEnd"/>
            <w:r w:rsidRPr="00E2381C">
              <w:rPr>
                <w:rFonts w:ascii="Roboto Condensed" w:eastAsia="Calibri" w:hAnsi="Roboto Condensed" w:cs="Calibri"/>
                <w:sz w:val="20"/>
                <w:szCs w:val="20"/>
              </w:rPr>
              <w:t xml:space="preserve">) et en interculturalité (perceptions croisées/stéréotypes, codes culturels/méthodes de travail, culture </w:t>
            </w:r>
            <w:proofErr w:type="spellStart"/>
            <w:r w:rsidRPr="00E2381C">
              <w:rPr>
                <w:rFonts w:ascii="Roboto Condensed" w:eastAsia="Calibri" w:hAnsi="Roboto Condensed" w:cs="Calibri"/>
                <w:sz w:val="20"/>
                <w:szCs w:val="20"/>
              </w:rPr>
              <w:t>shock</w:t>
            </w:r>
            <w:proofErr w:type="spellEnd"/>
            <w:r w:rsidRPr="00E2381C">
              <w:rPr>
                <w:rFonts w:ascii="Roboto Condensed" w:eastAsia="Calibri" w:hAnsi="Roboto Condensed" w:cs="Calibri"/>
                <w:sz w:val="20"/>
                <w:szCs w:val="20"/>
              </w:rPr>
              <w:t xml:space="preserve">/reverse culture </w:t>
            </w:r>
            <w:proofErr w:type="spellStart"/>
            <w:r w:rsidRPr="00E2381C">
              <w:rPr>
                <w:rFonts w:ascii="Roboto Condensed" w:eastAsia="Calibri" w:hAnsi="Roboto Condensed" w:cs="Calibri"/>
                <w:sz w:val="20"/>
                <w:szCs w:val="20"/>
              </w:rPr>
              <w:t>shock</w:t>
            </w:r>
            <w:proofErr w:type="spellEnd"/>
            <w:r w:rsidRPr="00E2381C">
              <w:rPr>
                <w:rFonts w:ascii="Roboto Condensed" w:eastAsia="Calibri" w:hAnsi="Roboto Condensed" w:cs="Calibri"/>
                <w:sz w:val="20"/>
                <w:szCs w:val="20"/>
              </w:rPr>
              <w:t>, retour d’expérience sur la mobilité internationale).</w:t>
            </w:r>
          </w:p>
        </w:tc>
      </w:tr>
      <w:tr w:rsidR="00730EA4" w:rsidRPr="00E2381C" w14:paraId="46C65469" w14:textId="77777777" w:rsidTr="008E1048">
        <w:trPr>
          <w:trHeight w:hRule="exact" w:val="692"/>
        </w:trPr>
        <w:tc>
          <w:tcPr>
            <w:tcW w:w="2693" w:type="dxa"/>
            <w:shd w:val="clear" w:color="auto" w:fill="282D46"/>
            <w:vAlign w:val="center"/>
          </w:tcPr>
          <w:p w14:paraId="3022B315" w14:textId="77777777" w:rsidR="00730EA4" w:rsidRPr="008E1048" w:rsidRDefault="00730EA4" w:rsidP="00730EA4">
            <w:pPr>
              <w:spacing w:after="0" w:line="240" w:lineRule="auto"/>
              <w:ind w:left="97" w:right="-20"/>
              <w:rPr>
                <w:rFonts w:ascii="Roboto Condensed" w:eastAsia="Calibri" w:hAnsi="Roboto Condensed" w:cs="Calibri"/>
                <w:b/>
                <w:color w:val="FFFFFF" w:themeColor="background1"/>
              </w:rPr>
            </w:pPr>
            <w:r w:rsidRPr="008E1048">
              <w:rPr>
                <w:rFonts w:ascii="Roboto Condensed" w:eastAsia="Calibri" w:hAnsi="Roboto Condensed" w:cs="Calibri"/>
                <w:b/>
                <w:bCs/>
                <w:color w:val="FFFFFF" w:themeColor="background1"/>
                <w:spacing w:val="-1"/>
                <w:position w:val="1"/>
              </w:rPr>
              <w:t>Moda</w:t>
            </w:r>
            <w:r w:rsidRPr="008E1048">
              <w:rPr>
                <w:rFonts w:ascii="Roboto Condensed" w:eastAsia="Calibri" w:hAnsi="Roboto Condensed" w:cs="Calibri"/>
                <w:b/>
                <w:bCs/>
                <w:color w:val="FFFFFF" w:themeColor="background1"/>
                <w:spacing w:val="1"/>
                <w:position w:val="1"/>
              </w:rPr>
              <w:t>li</w:t>
            </w:r>
            <w:r w:rsidRPr="008E1048">
              <w:rPr>
                <w:rFonts w:ascii="Roboto Condensed" w:eastAsia="Calibri" w:hAnsi="Roboto Condensed" w:cs="Calibri"/>
                <w:b/>
                <w:bCs/>
                <w:color w:val="FFFFFF" w:themeColor="background1"/>
                <w:position w:val="1"/>
              </w:rPr>
              <w:t xml:space="preserve">tés </w:t>
            </w:r>
            <w:r w:rsidRPr="008E1048">
              <w:rPr>
                <w:rFonts w:ascii="Roboto Condensed" w:eastAsia="Calibri" w:hAnsi="Roboto Condensed" w:cs="Calibri"/>
                <w:b/>
                <w:bCs/>
                <w:color w:val="FFFFFF" w:themeColor="background1"/>
                <w:spacing w:val="-1"/>
              </w:rPr>
              <w:t>d</w:t>
            </w:r>
            <w:r w:rsidRPr="008E1048">
              <w:rPr>
                <w:rFonts w:ascii="Roboto Condensed" w:eastAsia="Calibri" w:hAnsi="Roboto Condensed" w:cs="Calibri"/>
                <w:b/>
                <w:bCs/>
                <w:color w:val="FFFFFF" w:themeColor="background1"/>
              </w:rPr>
              <w:t>’e</w:t>
            </w:r>
            <w:r w:rsidRPr="008E1048">
              <w:rPr>
                <w:rFonts w:ascii="Roboto Condensed" w:eastAsia="Calibri" w:hAnsi="Roboto Condensed" w:cs="Calibri"/>
                <w:b/>
                <w:bCs/>
                <w:color w:val="FFFFFF" w:themeColor="background1"/>
                <w:spacing w:val="-1"/>
              </w:rPr>
              <w:t>n</w:t>
            </w:r>
            <w:r w:rsidRPr="008E1048">
              <w:rPr>
                <w:rFonts w:ascii="Roboto Condensed" w:eastAsia="Calibri" w:hAnsi="Roboto Condensed" w:cs="Calibri"/>
                <w:b/>
                <w:bCs/>
                <w:color w:val="FFFFFF" w:themeColor="background1"/>
              </w:rPr>
              <w:t>s</w:t>
            </w:r>
            <w:r w:rsidRPr="008E1048">
              <w:rPr>
                <w:rFonts w:ascii="Roboto Condensed" w:eastAsia="Calibri" w:hAnsi="Roboto Condensed" w:cs="Calibri"/>
                <w:b/>
                <w:bCs/>
                <w:color w:val="FFFFFF" w:themeColor="background1"/>
                <w:spacing w:val="-1"/>
              </w:rPr>
              <w:t>e</w:t>
            </w:r>
            <w:r w:rsidRPr="008E1048">
              <w:rPr>
                <w:rFonts w:ascii="Roboto Condensed" w:eastAsia="Calibri" w:hAnsi="Roboto Condensed" w:cs="Calibri"/>
                <w:b/>
                <w:bCs/>
                <w:color w:val="FFFFFF" w:themeColor="background1"/>
                <w:spacing w:val="1"/>
              </w:rPr>
              <w:t>ig</w:t>
            </w:r>
            <w:r w:rsidRPr="008E1048">
              <w:rPr>
                <w:rFonts w:ascii="Roboto Condensed" w:eastAsia="Calibri" w:hAnsi="Roboto Condensed" w:cs="Calibri"/>
                <w:b/>
                <w:bCs/>
                <w:color w:val="FFFFFF" w:themeColor="background1"/>
                <w:spacing w:val="-1"/>
              </w:rPr>
              <w:t>ne</w:t>
            </w:r>
            <w:r w:rsidRPr="008E1048">
              <w:rPr>
                <w:rFonts w:ascii="Roboto Condensed" w:eastAsia="Calibri" w:hAnsi="Roboto Condensed" w:cs="Calibri"/>
                <w:b/>
                <w:bCs/>
                <w:color w:val="FFFFFF" w:themeColor="background1"/>
              </w:rPr>
              <w:t>me</w:t>
            </w:r>
            <w:r w:rsidRPr="008E1048">
              <w:rPr>
                <w:rFonts w:ascii="Roboto Condensed" w:eastAsia="Calibri" w:hAnsi="Roboto Condensed" w:cs="Calibri"/>
                <w:b/>
                <w:bCs/>
                <w:color w:val="FFFFFF" w:themeColor="background1"/>
                <w:spacing w:val="-1"/>
              </w:rPr>
              <w:t>n</w:t>
            </w:r>
            <w:r w:rsidRPr="008E1048">
              <w:rPr>
                <w:rFonts w:ascii="Roboto Condensed" w:eastAsia="Calibri" w:hAnsi="Roboto Condensed" w:cs="Calibri"/>
                <w:b/>
                <w:bCs/>
                <w:color w:val="FFFFFF" w:themeColor="background1"/>
              </w:rPr>
              <w:t>t</w:t>
            </w:r>
          </w:p>
        </w:tc>
        <w:tc>
          <w:tcPr>
            <w:tcW w:w="6521" w:type="dxa"/>
            <w:gridSpan w:val="3"/>
            <w:shd w:val="clear" w:color="auto" w:fill="F1E5F7"/>
            <w:vAlign w:val="center"/>
          </w:tcPr>
          <w:p w14:paraId="3E3D0A71" w14:textId="77777777" w:rsidR="00730EA4" w:rsidRPr="00E2381C" w:rsidRDefault="00730EA4" w:rsidP="00730EA4">
            <w:pPr>
              <w:spacing w:after="0" w:line="240" w:lineRule="auto"/>
              <w:ind w:left="102" w:right="-23"/>
              <w:rPr>
                <w:rFonts w:ascii="Roboto Condensed" w:eastAsia="Calibri" w:hAnsi="Roboto Condensed" w:cs="Calibri"/>
                <w:sz w:val="20"/>
                <w:szCs w:val="20"/>
                <w:highlight w:val="yellow"/>
              </w:rPr>
            </w:pPr>
            <w:r w:rsidRPr="00E2381C">
              <w:rPr>
                <w:rFonts w:ascii="Roboto Condensed" w:eastAsia="Calibri" w:hAnsi="Roboto Condensed" w:cs="Calibri"/>
                <w:position w:val="1"/>
                <w:sz w:val="20"/>
                <w:szCs w:val="20"/>
              </w:rPr>
              <w:t>Auto-appre</w:t>
            </w:r>
            <w:r w:rsidRPr="00E2381C">
              <w:rPr>
                <w:rFonts w:ascii="Roboto Condensed" w:eastAsia="Calibri" w:hAnsi="Roboto Condensed" w:cs="Calibri"/>
                <w:spacing w:val="1"/>
                <w:position w:val="1"/>
                <w:sz w:val="20"/>
                <w:szCs w:val="20"/>
              </w:rPr>
              <w:t>nt</w:t>
            </w:r>
            <w:r w:rsidRPr="00E2381C">
              <w:rPr>
                <w:rFonts w:ascii="Roboto Condensed" w:eastAsia="Calibri" w:hAnsi="Roboto Condensed" w:cs="Calibri"/>
                <w:position w:val="1"/>
                <w:sz w:val="20"/>
                <w:szCs w:val="20"/>
              </w:rPr>
              <w:t>is</w:t>
            </w:r>
            <w:r w:rsidRPr="00E2381C">
              <w:rPr>
                <w:rFonts w:ascii="Roboto Condensed" w:eastAsia="Calibri" w:hAnsi="Roboto Condensed" w:cs="Calibri"/>
                <w:spacing w:val="1"/>
                <w:position w:val="1"/>
                <w:sz w:val="20"/>
                <w:szCs w:val="20"/>
              </w:rPr>
              <w:t>s</w:t>
            </w:r>
            <w:r w:rsidRPr="00E2381C">
              <w:rPr>
                <w:rFonts w:ascii="Roboto Condensed" w:eastAsia="Calibri" w:hAnsi="Roboto Condensed" w:cs="Calibri"/>
                <w:position w:val="1"/>
                <w:sz w:val="20"/>
                <w:szCs w:val="20"/>
              </w:rPr>
              <w:t>age</w:t>
            </w:r>
            <w:r w:rsidRPr="00E2381C">
              <w:rPr>
                <w:rFonts w:ascii="Roboto Condensed" w:eastAsia="Calibri" w:hAnsi="Roboto Condensed" w:cs="Calibri"/>
                <w:spacing w:val="-18"/>
                <w:position w:val="1"/>
                <w:sz w:val="20"/>
                <w:szCs w:val="20"/>
              </w:rPr>
              <w:t xml:space="preserve"> </w:t>
            </w:r>
            <w:r w:rsidRPr="00E2381C">
              <w:rPr>
                <w:rFonts w:ascii="Roboto Condensed" w:eastAsia="Calibri" w:hAnsi="Roboto Condensed" w:cs="Calibri"/>
                <w:position w:val="1"/>
                <w:sz w:val="20"/>
                <w:szCs w:val="20"/>
              </w:rPr>
              <w:t>diri</w:t>
            </w:r>
            <w:r w:rsidRPr="00E2381C">
              <w:rPr>
                <w:rFonts w:ascii="Roboto Condensed" w:eastAsia="Calibri" w:hAnsi="Roboto Condensed" w:cs="Calibri"/>
                <w:spacing w:val="-1"/>
                <w:position w:val="1"/>
                <w:sz w:val="20"/>
                <w:szCs w:val="20"/>
              </w:rPr>
              <w:t>g</w:t>
            </w:r>
            <w:r w:rsidRPr="00E2381C">
              <w:rPr>
                <w:rFonts w:ascii="Roboto Condensed" w:eastAsia="Calibri" w:hAnsi="Roboto Condensed" w:cs="Calibri"/>
                <w:position w:val="1"/>
                <w:sz w:val="20"/>
                <w:szCs w:val="20"/>
              </w:rPr>
              <w:t xml:space="preserve">é (travail en autonomie, </w:t>
            </w:r>
            <w:r w:rsidRPr="00E2381C">
              <w:rPr>
                <w:rFonts w:ascii="Roboto Condensed" w:eastAsia="Calibri" w:hAnsi="Roboto Condensed" w:cs="Calibri"/>
                <w:sz w:val="20"/>
                <w:szCs w:val="20"/>
              </w:rPr>
              <w:t>re</w:t>
            </w:r>
            <w:r w:rsidRPr="00E2381C">
              <w:rPr>
                <w:rFonts w:ascii="Roboto Condensed" w:eastAsia="Calibri" w:hAnsi="Roboto Condensed" w:cs="Calibri"/>
                <w:spacing w:val="1"/>
                <w:sz w:val="20"/>
                <w:szCs w:val="20"/>
              </w:rPr>
              <w:t>n</w:t>
            </w:r>
            <w:r w:rsidRPr="00E2381C">
              <w:rPr>
                <w:rFonts w:ascii="Roboto Condensed" w:eastAsia="Calibri" w:hAnsi="Roboto Condensed" w:cs="Calibri"/>
                <w:sz w:val="20"/>
                <w:szCs w:val="20"/>
              </w:rPr>
              <w:t>de</w:t>
            </w:r>
            <w:r w:rsidRPr="00E2381C">
              <w:rPr>
                <w:rFonts w:ascii="Roboto Condensed" w:eastAsia="Calibri" w:hAnsi="Roboto Condensed" w:cs="Calibri"/>
                <w:spacing w:val="1"/>
                <w:sz w:val="20"/>
                <w:szCs w:val="20"/>
              </w:rPr>
              <w:t>z</w:t>
            </w:r>
            <w:r w:rsidRPr="00E2381C">
              <w:rPr>
                <w:rFonts w:ascii="Roboto Condensed" w:eastAsia="Calibri" w:hAnsi="Roboto Condensed" w:cs="Calibri"/>
                <w:sz w:val="20"/>
                <w:szCs w:val="20"/>
              </w:rPr>
              <w:t>-v</w:t>
            </w:r>
            <w:r w:rsidRPr="00E2381C">
              <w:rPr>
                <w:rFonts w:ascii="Roboto Condensed" w:eastAsia="Calibri" w:hAnsi="Roboto Condensed" w:cs="Calibri"/>
                <w:spacing w:val="1"/>
                <w:sz w:val="20"/>
                <w:szCs w:val="20"/>
              </w:rPr>
              <w:t>o</w:t>
            </w:r>
            <w:r w:rsidRPr="00E2381C">
              <w:rPr>
                <w:rFonts w:ascii="Roboto Condensed" w:eastAsia="Calibri" w:hAnsi="Roboto Condensed" w:cs="Calibri"/>
                <w:sz w:val="20"/>
                <w:szCs w:val="20"/>
              </w:rPr>
              <w:t>us</w:t>
            </w:r>
            <w:r w:rsidRPr="00E2381C">
              <w:rPr>
                <w:rFonts w:ascii="Roboto Condensed" w:eastAsia="Calibri" w:hAnsi="Roboto Condensed" w:cs="Calibri"/>
                <w:spacing w:val="-11"/>
                <w:sz w:val="20"/>
                <w:szCs w:val="20"/>
              </w:rPr>
              <w:t xml:space="preserve"> </w:t>
            </w:r>
            <w:r w:rsidRPr="00E2381C">
              <w:rPr>
                <w:rFonts w:ascii="Roboto Condensed" w:eastAsia="Calibri" w:hAnsi="Roboto Condensed" w:cs="Calibri"/>
                <w:sz w:val="20"/>
                <w:szCs w:val="20"/>
              </w:rPr>
              <w:t>réguliers</w:t>
            </w:r>
            <w:r w:rsidRPr="00E2381C">
              <w:rPr>
                <w:rFonts w:ascii="Roboto Condensed" w:eastAsia="Calibri" w:hAnsi="Roboto Condensed" w:cs="Calibri"/>
                <w:spacing w:val="-10"/>
                <w:sz w:val="20"/>
                <w:szCs w:val="20"/>
              </w:rPr>
              <w:t xml:space="preserve"> </w:t>
            </w:r>
            <w:r w:rsidRPr="00E2381C">
              <w:rPr>
                <w:rFonts w:ascii="Roboto Condensed" w:eastAsia="Calibri" w:hAnsi="Roboto Condensed" w:cs="Calibri"/>
                <w:sz w:val="20"/>
                <w:szCs w:val="20"/>
              </w:rPr>
              <w:t>a</w:t>
            </w:r>
            <w:r w:rsidRPr="00E2381C">
              <w:rPr>
                <w:rFonts w:ascii="Roboto Condensed" w:eastAsia="Calibri" w:hAnsi="Roboto Condensed" w:cs="Calibri"/>
                <w:spacing w:val="1"/>
                <w:sz w:val="20"/>
                <w:szCs w:val="20"/>
              </w:rPr>
              <w:t>v</w:t>
            </w:r>
            <w:r w:rsidRPr="00E2381C">
              <w:rPr>
                <w:rFonts w:ascii="Roboto Condensed" w:eastAsia="Calibri" w:hAnsi="Roboto Condensed" w:cs="Calibri"/>
                <w:sz w:val="20"/>
                <w:szCs w:val="20"/>
              </w:rPr>
              <w:t>ec</w:t>
            </w:r>
            <w:r w:rsidRPr="00E2381C">
              <w:rPr>
                <w:rFonts w:ascii="Roboto Condensed" w:eastAsia="Calibri" w:hAnsi="Roboto Condensed" w:cs="Calibri"/>
                <w:spacing w:val="-5"/>
                <w:sz w:val="20"/>
                <w:szCs w:val="20"/>
              </w:rPr>
              <w:t xml:space="preserve"> </w:t>
            </w:r>
            <w:r w:rsidRPr="00E2381C">
              <w:rPr>
                <w:rFonts w:ascii="Roboto Condensed" w:eastAsia="Calibri" w:hAnsi="Roboto Condensed" w:cs="Calibri"/>
                <w:spacing w:val="1"/>
                <w:sz w:val="20"/>
                <w:szCs w:val="20"/>
              </w:rPr>
              <w:t>u</w:t>
            </w:r>
            <w:r w:rsidRPr="00E2381C">
              <w:rPr>
                <w:rFonts w:ascii="Roboto Condensed" w:eastAsia="Calibri" w:hAnsi="Roboto Condensed" w:cs="Calibri"/>
                <w:sz w:val="20"/>
                <w:szCs w:val="20"/>
              </w:rPr>
              <w:t>n</w:t>
            </w:r>
            <w:r w:rsidRPr="00E2381C">
              <w:rPr>
                <w:rFonts w:ascii="Roboto Condensed" w:eastAsia="Calibri" w:hAnsi="Roboto Condensed" w:cs="Calibri"/>
                <w:spacing w:val="-2"/>
                <w:sz w:val="20"/>
                <w:szCs w:val="20"/>
              </w:rPr>
              <w:t xml:space="preserve"> </w:t>
            </w:r>
            <w:r w:rsidRPr="00E2381C">
              <w:rPr>
                <w:rFonts w:ascii="Roboto Condensed" w:eastAsia="Calibri" w:hAnsi="Roboto Condensed" w:cs="Calibri"/>
                <w:sz w:val="20"/>
                <w:szCs w:val="20"/>
              </w:rPr>
              <w:t>co</w:t>
            </w:r>
            <w:r w:rsidRPr="00E2381C">
              <w:rPr>
                <w:rFonts w:ascii="Roboto Condensed" w:eastAsia="Calibri" w:hAnsi="Roboto Condensed" w:cs="Calibri"/>
                <w:spacing w:val="1"/>
                <w:sz w:val="20"/>
                <w:szCs w:val="20"/>
              </w:rPr>
              <w:t>n</w:t>
            </w:r>
            <w:r w:rsidRPr="00E2381C">
              <w:rPr>
                <w:rFonts w:ascii="Roboto Condensed" w:eastAsia="Calibri" w:hAnsi="Roboto Condensed" w:cs="Calibri"/>
                <w:sz w:val="20"/>
                <w:szCs w:val="20"/>
              </w:rPr>
              <w:t>seiller).  Séances collectives ponctuelles.</w:t>
            </w:r>
          </w:p>
        </w:tc>
      </w:tr>
      <w:tr w:rsidR="00730EA4" w:rsidRPr="00E2381C" w14:paraId="2756EC24" w14:textId="77777777" w:rsidTr="008E1048">
        <w:trPr>
          <w:trHeight w:hRule="exact" w:val="1416"/>
        </w:trPr>
        <w:tc>
          <w:tcPr>
            <w:tcW w:w="2693" w:type="dxa"/>
            <w:shd w:val="clear" w:color="auto" w:fill="282D46"/>
            <w:vAlign w:val="center"/>
          </w:tcPr>
          <w:p w14:paraId="41A1254C" w14:textId="77777777" w:rsidR="00730EA4" w:rsidRPr="008E1048" w:rsidRDefault="00730EA4" w:rsidP="00730EA4">
            <w:pPr>
              <w:spacing w:after="0" w:line="240" w:lineRule="auto"/>
              <w:ind w:left="97" w:right="-20"/>
              <w:rPr>
                <w:rFonts w:ascii="Roboto Condensed" w:eastAsia="Calibri" w:hAnsi="Roboto Condensed" w:cs="Calibri"/>
                <w:b/>
                <w:color w:val="FFFFFF" w:themeColor="background1"/>
              </w:rPr>
            </w:pPr>
            <w:r w:rsidRPr="008E1048">
              <w:rPr>
                <w:rFonts w:ascii="Roboto Condensed" w:eastAsia="Calibri" w:hAnsi="Roboto Condensed" w:cs="Calibri"/>
                <w:b/>
                <w:bCs/>
                <w:color w:val="FFFFFF" w:themeColor="background1"/>
                <w:spacing w:val="-1"/>
                <w:position w:val="1"/>
              </w:rPr>
              <w:t>Moda</w:t>
            </w:r>
            <w:r w:rsidRPr="008E1048">
              <w:rPr>
                <w:rFonts w:ascii="Roboto Condensed" w:eastAsia="Calibri" w:hAnsi="Roboto Condensed" w:cs="Calibri"/>
                <w:b/>
                <w:bCs/>
                <w:color w:val="FFFFFF" w:themeColor="background1"/>
                <w:spacing w:val="1"/>
                <w:position w:val="1"/>
              </w:rPr>
              <w:t>li</w:t>
            </w:r>
            <w:r w:rsidRPr="008E1048">
              <w:rPr>
                <w:rFonts w:ascii="Roboto Condensed" w:eastAsia="Calibri" w:hAnsi="Roboto Condensed" w:cs="Calibri"/>
                <w:b/>
                <w:bCs/>
                <w:color w:val="FFFFFF" w:themeColor="background1"/>
                <w:position w:val="1"/>
              </w:rPr>
              <w:t>tés</w:t>
            </w:r>
            <w:r w:rsidRPr="008E1048">
              <w:rPr>
                <w:rFonts w:ascii="Roboto Condensed" w:eastAsia="Calibri" w:hAnsi="Roboto Condensed" w:cs="Calibri"/>
                <w:b/>
                <w:bCs/>
                <w:color w:val="FFFFFF" w:themeColor="background1"/>
                <w:spacing w:val="1"/>
                <w:position w:val="1"/>
              </w:rPr>
              <w:t xml:space="preserve"> </w:t>
            </w:r>
            <w:r w:rsidRPr="008E1048">
              <w:rPr>
                <w:rFonts w:ascii="Roboto Condensed" w:eastAsia="Calibri" w:hAnsi="Roboto Condensed" w:cs="Calibri"/>
                <w:b/>
                <w:bCs/>
                <w:color w:val="FFFFFF" w:themeColor="background1"/>
                <w:spacing w:val="-1"/>
                <w:position w:val="1"/>
              </w:rPr>
              <w:t>d</w:t>
            </w:r>
            <w:r w:rsidRPr="008E1048">
              <w:rPr>
                <w:rFonts w:ascii="Roboto Condensed" w:eastAsia="Calibri" w:hAnsi="Roboto Condensed" w:cs="Calibri"/>
                <w:b/>
                <w:bCs/>
                <w:color w:val="FFFFFF" w:themeColor="background1"/>
                <w:position w:val="1"/>
              </w:rPr>
              <w:t>’</w:t>
            </w:r>
            <w:r w:rsidRPr="008E1048">
              <w:rPr>
                <w:rFonts w:ascii="Roboto Condensed" w:eastAsia="Calibri" w:hAnsi="Roboto Condensed" w:cs="Calibri"/>
                <w:b/>
                <w:bCs/>
                <w:color w:val="FFFFFF" w:themeColor="background1"/>
                <w:spacing w:val="-2"/>
                <w:position w:val="1"/>
              </w:rPr>
              <w:t>é</w:t>
            </w:r>
            <w:r w:rsidRPr="008E1048">
              <w:rPr>
                <w:rFonts w:ascii="Roboto Condensed" w:eastAsia="Calibri" w:hAnsi="Roboto Condensed" w:cs="Calibri"/>
                <w:b/>
                <w:bCs/>
                <w:color w:val="FFFFFF" w:themeColor="background1"/>
                <w:spacing w:val="1"/>
                <w:position w:val="1"/>
              </w:rPr>
              <w:t>v</w:t>
            </w:r>
            <w:r w:rsidRPr="008E1048">
              <w:rPr>
                <w:rFonts w:ascii="Roboto Condensed" w:eastAsia="Calibri" w:hAnsi="Roboto Condensed" w:cs="Calibri"/>
                <w:b/>
                <w:bCs/>
                <w:color w:val="FFFFFF" w:themeColor="background1"/>
                <w:spacing w:val="-1"/>
                <w:position w:val="1"/>
              </w:rPr>
              <w:t>a</w:t>
            </w:r>
            <w:r w:rsidRPr="008E1048">
              <w:rPr>
                <w:rFonts w:ascii="Roboto Condensed" w:eastAsia="Calibri" w:hAnsi="Roboto Condensed" w:cs="Calibri"/>
                <w:b/>
                <w:bCs/>
                <w:color w:val="FFFFFF" w:themeColor="background1"/>
                <w:spacing w:val="1"/>
                <w:position w:val="1"/>
              </w:rPr>
              <w:t>l</w:t>
            </w:r>
            <w:r w:rsidRPr="008E1048">
              <w:rPr>
                <w:rFonts w:ascii="Roboto Condensed" w:eastAsia="Calibri" w:hAnsi="Roboto Condensed" w:cs="Calibri"/>
                <w:b/>
                <w:bCs/>
                <w:color w:val="FFFFFF" w:themeColor="background1"/>
                <w:spacing w:val="-1"/>
                <w:position w:val="1"/>
              </w:rPr>
              <w:t>ua</w:t>
            </w:r>
            <w:r w:rsidRPr="008E1048">
              <w:rPr>
                <w:rFonts w:ascii="Roboto Condensed" w:eastAsia="Calibri" w:hAnsi="Roboto Condensed" w:cs="Calibri"/>
                <w:b/>
                <w:bCs/>
                <w:color w:val="FFFFFF" w:themeColor="background1"/>
                <w:position w:val="1"/>
              </w:rPr>
              <w:t>t</w:t>
            </w:r>
            <w:r w:rsidRPr="008E1048">
              <w:rPr>
                <w:rFonts w:ascii="Roboto Condensed" w:eastAsia="Calibri" w:hAnsi="Roboto Condensed" w:cs="Calibri"/>
                <w:b/>
                <w:bCs/>
                <w:color w:val="FFFFFF" w:themeColor="background1"/>
                <w:spacing w:val="1"/>
                <w:position w:val="1"/>
              </w:rPr>
              <w:t>i</w:t>
            </w:r>
            <w:r w:rsidRPr="008E1048">
              <w:rPr>
                <w:rFonts w:ascii="Roboto Condensed" w:eastAsia="Calibri" w:hAnsi="Roboto Condensed" w:cs="Calibri"/>
                <w:b/>
                <w:bCs/>
                <w:color w:val="FFFFFF" w:themeColor="background1"/>
                <w:spacing w:val="-1"/>
                <w:position w:val="1"/>
              </w:rPr>
              <w:t>o</w:t>
            </w:r>
            <w:r w:rsidRPr="008E1048">
              <w:rPr>
                <w:rFonts w:ascii="Roboto Condensed" w:eastAsia="Calibri" w:hAnsi="Roboto Condensed" w:cs="Calibri"/>
                <w:b/>
                <w:bCs/>
                <w:color w:val="FFFFFF" w:themeColor="background1"/>
                <w:position w:val="1"/>
              </w:rPr>
              <w:t xml:space="preserve">n </w:t>
            </w:r>
            <w:r w:rsidRPr="008E1048">
              <w:rPr>
                <w:rFonts w:ascii="Roboto Condensed" w:eastAsia="Calibri" w:hAnsi="Roboto Condensed" w:cs="Calibri"/>
                <w:b/>
                <w:bCs/>
                <w:color w:val="FFFFFF" w:themeColor="background1"/>
                <w:spacing w:val="-1"/>
              </w:rPr>
              <w:t>de</w:t>
            </w:r>
            <w:r w:rsidRPr="008E1048">
              <w:rPr>
                <w:rFonts w:ascii="Roboto Condensed" w:eastAsia="Calibri" w:hAnsi="Roboto Condensed" w:cs="Calibri"/>
                <w:b/>
                <w:bCs/>
                <w:color w:val="FFFFFF" w:themeColor="background1"/>
              </w:rPr>
              <w:t>s</w:t>
            </w:r>
            <w:r w:rsidRPr="008E1048">
              <w:rPr>
                <w:rFonts w:ascii="Roboto Condensed" w:eastAsia="Calibri" w:hAnsi="Roboto Condensed" w:cs="Calibri"/>
                <w:b/>
                <w:bCs/>
                <w:color w:val="FFFFFF" w:themeColor="background1"/>
                <w:spacing w:val="1"/>
              </w:rPr>
              <w:t xml:space="preserve"> </w:t>
            </w:r>
            <w:r w:rsidRPr="008E1048">
              <w:rPr>
                <w:rFonts w:ascii="Roboto Condensed" w:eastAsia="Calibri" w:hAnsi="Roboto Condensed" w:cs="Calibri"/>
                <w:b/>
                <w:bCs/>
                <w:color w:val="FFFFFF" w:themeColor="background1"/>
              </w:rPr>
              <w:t>ac</w:t>
            </w:r>
            <w:r w:rsidRPr="008E1048">
              <w:rPr>
                <w:rFonts w:ascii="Roboto Condensed" w:eastAsia="Calibri" w:hAnsi="Roboto Condensed" w:cs="Calibri"/>
                <w:b/>
                <w:bCs/>
                <w:color w:val="FFFFFF" w:themeColor="background1"/>
                <w:spacing w:val="-1"/>
              </w:rPr>
              <w:t>qu</w:t>
            </w:r>
            <w:r w:rsidRPr="008E1048">
              <w:rPr>
                <w:rFonts w:ascii="Roboto Condensed" w:eastAsia="Calibri" w:hAnsi="Roboto Condensed" w:cs="Calibri"/>
                <w:b/>
                <w:bCs/>
                <w:color w:val="FFFFFF" w:themeColor="background1"/>
                <w:spacing w:val="1"/>
              </w:rPr>
              <w:t>i</w:t>
            </w:r>
            <w:r w:rsidRPr="008E1048">
              <w:rPr>
                <w:rFonts w:ascii="Roboto Condensed" w:eastAsia="Calibri" w:hAnsi="Roboto Condensed" w:cs="Calibri"/>
                <w:b/>
                <w:bCs/>
                <w:color w:val="FFFFFF" w:themeColor="background1"/>
              </w:rPr>
              <w:t xml:space="preserve">s </w:t>
            </w:r>
            <w:r w:rsidRPr="008E1048">
              <w:rPr>
                <w:rFonts w:ascii="Roboto Condensed" w:eastAsia="Calibri" w:hAnsi="Roboto Condensed" w:cs="Calibri"/>
                <w:b/>
                <w:bCs/>
                <w:color w:val="FFFFFF" w:themeColor="background1"/>
                <w:spacing w:val="-1"/>
              </w:rPr>
              <w:t>d</w:t>
            </w:r>
            <w:r w:rsidRPr="008E1048">
              <w:rPr>
                <w:rFonts w:ascii="Roboto Condensed" w:eastAsia="Calibri" w:hAnsi="Roboto Condensed" w:cs="Calibri"/>
                <w:b/>
                <w:bCs/>
                <w:color w:val="FFFFFF" w:themeColor="background1"/>
              </w:rPr>
              <w:t>’a</w:t>
            </w:r>
            <w:r w:rsidRPr="008E1048">
              <w:rPr>
                <w:rFonts w:ascii="Roboto Condensed" w:eastAsia="Calibri" w:hAnsi="Roboto Condensed" w:cs="Calibri"/>
                <w:b/>
                <w:bCs/>
                <w:color w:val="FFFFFF" w:themeColor="background1"/>
                <w:spacing w:val="-1"/>
              </w:rPr>
              <w:t>pp</w:t>
            </w:r>
            <w:r w:rsidRPr="008E1048">
              <w:rPr>
                <w:rFonts w:ascii="Roboto Condensed" w:eastAsia="Calibri" w:hAnsi="Roboto Condensed" w:cs="Calibri"/>
                <w:b/>
                <w:bCs/>
                <w:color w:val="FFFFFF" w:themeColor="background1"/>
                <w:spacing w:val="1"/>
              </w:rPr>
              <w:t>r</w:t>
            </w:r>
            <w:r w:rsidRPr="008E1048">
              <w:rPr>
                <w:rFonts w:ascii="Roboto Condensed" w:eastAsia="Calibri" w:hAnsi="Roboto Condensed" w:cs="Calibri"/>
                <w:b/>
                <w:bCs/>
                <w:color w:val="FFFFFF" w:themeColor="background1"/>
                <w:spacing w:val="-1"/>
              </w:rPr>
              <w:t>en</w:t>
            </w:r>
            <w:r w:rsidRPr="008E1048">
              <w:rPr>
                <w:rFonts w:ascii="Roboto Condensed" w:eastAsia="Calibri" w:hAnsi="Roboto Condensed" w:cs="Calibri"/>
                <w:b/>
                <w:bCs/>
                <w:color w:val="FFFFFF" w:themeColor="background1"/>
              </w:rPr>
              <w:t>t</w:t>
            </w:r>
            <w:r w:rsidRPr="008E1048">
              <w:rPr>
                <w:rFonts w:ascii="Roboto Condensed" w:eastAsia="Calibri" w:hAnsi="Roboto Condensed" w:cs="Calibri"/>
                <w:b/>
                <w:bCs/>
                <w:color w:val="FFFFFF" w:themeColor="background1"/>
                <w:spacing w:val="1"/>
              </w:rPr>
              <w:t>i</w:t>
            </w:r>
            <w:r w:rsidRPr="008E1048">
              <w:rPr>
                <w:rFonts w:ascii="Roboto Condensed" w:eastAsia="Calibri" w:hAnsi="Roboto Condensed" w:cs="Calibri"/>
                <w:b/>
                <w:bCs/>
                <w:color w:val="FFFFFF" w:themeColor="background1"/>
              </w:rPr>
              <w:t>ss</w:t>
            </w:r>
            <w:r w:rsidRPr="008E1048">
              <w:rPr>
                <w:rFonts w:ascii="Roboto Condensed" w:eastAsia="Calibri" w:hAnsi="Roboto Condensed" w:cs="Calibri"/>
                <w:b/>
                <w:bCs/>
                <w:color w:val="FFFFFF" w:themeColor="background1"/>
                <w:spacing w:val="-1"/>
              </w:rPr>
              <w:t>a</w:t>
            </w:r>
            <w:r w:rsidRPr="008E1048">
              <w:rPr>
                <w:rFonts w:ascii="Roboto Condensed" w:eastAsia="Calibri" w:hAnsi="Roboto Condensed" w:cs="Calibri"/>
                <w:b/>
                <w:bCs/>
                <w:color w:val="FFFFFF" w:themeColor="background1"/>
                <w:spacing w:val="1"/>
              </w:rPr>
              <w:t>g</w:t>
            </w:r>
            <w:r w:rsidRPr="008E1048">
              <w:rPr>
                <w:rFonts w:ascii="Roboto Condensed" w:eastAsia="Calibri" w:hAnsi="Roboto Condensed" w:cs="Calibri"/>
                <w:b/>
                <w:bCs/>
                <w:color w:val="FFFFFF" w:themeColor="background1"/>
              </w:rPr>
              <w:t>e</w:t>
            </w:r>
          </w:p>
        </w:tc>
        <w:tc>
          <w:tcPr>
            <w:tcW w:w="6521" w:type="dxa"/>
            <w:gridSpan w:val="3"/>
            <w:shd w:val="clear" w:color="auto" w:fill="F1E5F7"/>
            <w:vAlign w:val="center"/>
          </w:tcPr>
          <w:p w14:paraId="5E20B6B0" w14:textId="77777777" w:rsidR="00730EA4" w:rsidRPr="00E2381C" w:rsidRDefault="00730EA4" w:rsidP="00730EA4">
            <w:pPr>
              <w:spacing w:after="0" w:line="240" w:lineRule="auto"/>
              <w:ind w:left="97" w:right="-20"/>
              <w:rPr>
                <w:rFonts w:ascii="Roboto Condensed" w:eastAsia="Calibri" w:hAnsi="Roboto Condensed" w:cs="Calibri"/>
                <w:sz w:val="20"/>
                <w:szCs w:val="20"/>
              </w:rPr>
            </w:pPr>
            <w:r w:rsidRPr="00E2381C">
              <w:rPr>
                <w:rFonts w:ascii="Roboto Condensed" w:eastAsia="Calibri" w:hAnsi="Roboto Condensed" w:cs="Calibri"/>
                <w:sz w:val="20"/>
                <w:szCs w:val="20"/>
              </w:rPr>
              <w:t>Attribution d’un grade basé sur comptes-rendus d’activités bimensuels et progression individuelle.</w:t>
            </w:r>
          </w:p>
          <w:p w14:paraId="280D753A" w14:textId="77777777" w:rsidR="00730EA4" w:rsidRPr="00E2381C" w:rsidRDefault="00730EA4" w:rsidP="00730EA4">
            <w:pPr>
              <w:spacing w:after="0" w:line="240" w:lineRule="auto"/>
              <w:ind w:left="100" w:right="33"/>
              <w:rPr>
                <w:rFonts w:ascii="Roboto Condensed" w:eastAsia="Calibri" w:hAnsi="Roboto Condensed" w:cs="Calibri"/>
                <w:sz w:val="20"/>
                <w:szCs w:val="20"/>
              </w:rPr>
            </w:pPr>
            <w:r w:rsidRPr="00E2381C">
              <w:rPr>
                <w:rFonts w:ascii="Roboto Condensed" w:eastAsia="Calibri" w:hAnsi="Roboto Condensed" w:cs="Calibri"/>
                <w:sz w:val="20"/>
                <w:szCs w:val="20"/>
              </w:rPr>
              <w:t>Passage de la certification</w:t>
            </w:r>
            <w:r w:rsidRPr="00E2381C">
              <w:rPr>
                <w:rFonts w:ascii="Roboto Condensed" w:eastAsia="Calibri" w:hAnsi="Roboto Condensed" w:cs="Calibri"/>
                <w:spacing w:val="2"/>
                <w:sz w:val="20"/>
                <w:szCs w:val="20"/>
              </w:rPr>
              <w:t xml:space="preserve"> externe </w:t>
            </w:r>
            <w:r w:rsidRPr="00E2381C">
              <w:rPr>
                <w:rFonts w:ascii="Roboto Condensed" w:eastAsia="Calibri" w:hAnsi="Roboto Condensed" w:cs="Calibri"/>
                <w:spacing w:val="-1"/>
                <w:sz w:val="20"/>
                <w:szCs w:val="20"/>
              </w:rPr>
              <w:t>p</w:t>
            </w:r>
            <w:r w:rsidRPr="00E2381C">
              <w:rPr>
                <w:rFonts w:ascii="Roboto Condensed" w:eastAsia="Calibri" w:hAnsi="Roboto Condensed" w:cs="Calibri"/>
                <w:sz w:val="20"/>
                <w:szCs w:val="20"/>
              </w:rPr>
              <w:t>e</w:t>
            </w:r>
            <w:r w:rsidRPr="00E2381C">
              <w:rPr>
                <w:rFonts w:ascii="Roboto Condensed" w:eastAsia="Calibri" w:hAnsi="Roboto Condensed" w:cs="Calibri"/>
                <w:spacing w:val="-2"/>
                <w:sz w:val="20"/>
                <w:szCs w:val="20"/>
              </w:rPr>
              <w:t>r</w:t>
            </w:r>
            <w:r w:rsidRPr="00E2381C">
              <w:rPr>
                <w:rFonts w:ascii="Roboto Condensed" w:eastAsia="Calibri" w:hAnsi="Roboto Condensed" w:cs="Calibri"/>
                <w:spacing w:val="1"/>
                <w:sz w:val="20"/>
                <w:szCs w:val="20"/>
              </w:rPr>
              <w:t>m</w:t>
            </w:r>
            <w:r w:rsidRPr="00E2381C">
              <w:rPr>
                <w:rFonts w:ascii="Roboto Condensed" w:eastAsia="Calibri" w:hAnsi="Roboto Condensed" w:cs="Calibri"/>
                <w:spacing w:val="-2"/>
                <w:sz w:val="20"/>
                <w:szCs w:val="20"/>
              </w:rPr>
              <w:t>e</w:t>
            </w:r>
            <w:r w:rsidRPr="00E2381C">
              <w:rPr>
                <w:rFonts w:ascii="Roboto Condensed" w:eastAsia="Calibri" w:hAnsi="Roboto Condensed" w:cs="Calibri"/>
                <w:sz w:val="20"/>
                <w:szCs w:val="20"/>
              </w:rPr>
              <w:t>ttant</w:t>
            </w:r>
            <w:r w:rsidRPr="00E2381C">
              <w:rPr>
                <w:rFonts w:ascii="Roboto Condensed" w:eastAsia="Calibri" w:hAnsi="Roboto Condensed" w:cs="Calibri"/>
                <w:spacing w:val="2"/>
                <w:sz w:val="20"/>
                <w:szCs w:val="20"/>
              </w:rPr>
              <w:t xml:space="preserve"> </w:t>
            </w:r>
            <w:r w:rsidRPr="00E2381C">
              <w:rPr>
                <w:rFonts w:ascii="Roboto Condensed" w:eastAsia="Calibri" w:hAnsi="Roboto Condensed" w:cs="Calibri"/>
                <w:spacing w:val="-1"/>
                <w:sz w:val="20"/>
                <w:szCs w:val="20"/>
              </w:rPr>
              <w:t>d</w:t>
            </w:r>
            <w:r w:rsidRPr="00E2381C">
              <w:rPr>
                <w:rFonts w:ascii="Roboto Condensed" w:eastAsia="Calibri" w:hAnsi="Roboto Condensed" w:cs="Calibri"/>
                <w:sz w:val="20"/>
                <w:szCs w:val="20"/>
              </w:rPr>
              <w:t xml:space="preserve">e </w:t>
            </w:r>
            <w:r w:rsidRPr="00E2381C">
              <w:rPr>
                <w:rFonts w:ascii="Roboto Condensed" w:eastAsia="Calibri" w:hAnsi="Roboto Condensed" w:cs="Calibri"/>
                <w:spacing w:val="1"/>
                <w:sz w:val="20"/>
                <w:szCs w:val="20"/>
              </w:rPr>
              <w:t>v</w:t>
            </w:r>
            <w:r w:rsidRPr="00E2381C">
              <w:rPr>
                <w:rFonts w:ascii="Roboto Condensed" w:eastAsia="Calibri" w:hAnsi="Roboto Condensed" w:cs="Calibri"/>
                <w:sz w:val="20"/>
                <w:szCs w:val="20"/>
              </w:rPr>
              <w:t>al</w:t>
            </w:r>
            <w:r w:rsidRPr="00E2381C">
              <w:rPr>
                <w:rFonts w:ascii="Roboto Condensed" w:eastAsia="Calibri" w:hAnsi="Roboto Condensed" w:cs="Calibri"/>
                <w:spacing w:val="-1"/>
                <w:sz w:val="20"/>
                <w:szCs w:val="20"/>
              </w:rPr>
              <w:t>id</w:t>
            </w:r>
            <w:r w:rsidRPr="00E2381C">
              <w:rPr>
                <w:rFonts w:ascii="Roboto Condensed" w:eastAsia="Calibri" w:hAnsi="Roboto Condensed" w:cs="Calibri"/>
                <w:sz w:val="20"/>
                <w:szCs w:val="20"/>
              </w:rPr>
              <w:t>er</w:t>
            </w:r>
            <w:r w:rsidRPr="00E2381C">
              <w:rPr>
                <w:rFonts w:ascii="Roboto Condensed" w:eastAsia="Calibri" w:hAnsi="Roboto Condensed" w:cs="Calibri"/>
                <w:spacing w:val="2"/>
                <w:sz w:val="20"/>
                <w:szCs w:val="20"/>
              </w:rPr>
              <w:t xml:space="preserve"> </w:t>
            </w:r>
            <w:r w:rsidRPr="00E2381C">
              <w:rPr>
                <w:rFonts w:ascii="Roboto Condensed" w:eastAsia="Calibri" w:hAnsi="Roboto Condensed" w:cs="Calibri"/>
                <w:spacing w:val="-3"/>
                <w:sz w:val="20"/>
                <w:szCs w:val="20"/>
              </w:rPr>
              <w:t>l</w:t>
            </w:r>
            <w:r w:rsidRPr="00E2381C">
              <w:rPr>
                <w:rFonts w:ascii="Roboto Condensed" w:eastAsia="Calibri" w:hAnsi="Roboto Condensed" w:cs="Calibri"/>
                <w:sz w:val="20"/>
                <w:szCs w:val="20"/>
              </w:rPr>
              <w:t>e</w:t>
            </w:r>
            <w:r w:rsidRPr="00E2381C">
              <w:rPr>
                <w:rFonts w:ascii="Roboto Condensed" w:eastAsia="Calibri" w:hAnsi="Roboto Condensed" w:cs="Calibri"/>
                <w:spacing w:val="2"/>
                <w:sz w:val="20"/>
                <w:szCs w:val="20"/>
              </w:rPr>
              <w:t xml:space="preserve"> </w:t>
            </w:r>
            <w:r w:rsidRPr="00E2381C">
              <w:rPr>
                <w:rFonts w:ascii="Roboto Condensed" w:eastAsia="Calibri" w:hAnsi="Roboto Condensed" w:cs="Calibri"/>
                <w:spacing w:val="-1"/>
                <w:sz w:val="20"/>
                <w:szCs w:val="20"/>
              </w:rPr>
              <w:t>n</w:t>
            </w:r>
            <w:r w:rsidRPr="00E2381C">
              <w:rPr>
                <w:rFonts w:ascii="Roboto Condensed" w:eastAsia="Calibri" w:hAnsi="Roboto Condensed" w:cs="Calibri"/>
                <w:spacing w:val="-3"/>
                <w:sz w:val="20"/>
                <w:szCs w:val="20"/>
              </w:rPr>
              <w:t>i</w:t>
            </w:r>
            <w:r w:rsidRPr="00E2381C">
              <w:rPr>
                <w:rFonts w:ascii="Roboto Condensed" w:eastAsia="Calibri" w:hAnsi="Roboto Condensed" w:cs="Calibri"/>
                <w:spacing w:val="1"/>
                <w:sz w:val="20"/>
                <w:szCs w:val="20"/>
              </w:rPr>
              <w:t>v</w:t>
            </w:r>
            <w:r w:rsidRPr="00E2381C">
              <w:rPr>
                <w:rFonts w:ascii="Roboto Condensed" w:eastAsia="Calibri" w:hAnsi="Roboto Condensed" w:cs="Calibri"/>
                <w:sz w:val="20"/>
                <w:szCs w:val="20"/>
              </w:rPr>
              <w:t>eau</w:t>
            </w:r>
            <w:r w:rsidRPr="00E2381C">
              <w:rPr>
                <w:rFonts w:ascii="Roboto Condensed" w:eastAsia="Calibri" w:hAnsi="Roboto Condensed" w:cs="Calibri"/>
                <w:spacing w:val="1"/>
                <w:sz w:val="20"/>
                <w:szCs w:val="20"/>
              </w:rPr>
              <w:t xml:space="preserve"> </w:t>
            </w:r>
            <w:r w:rsidRPr="00E2381C">
              <w:rPr>
                <w:rFonts w:ascii="Roboto Condensed" w:eastAsia="Calibri" w:hAnsi="Roboto Condensed" w:cs="Calibri"/>
                <w:spacing w:val="-1"/>
                <w:sz w:val="20"/>
                <w:szCs w:val="20"/>
              </w:rPr>
              <w:t>d</w:t>
            </w:r>
            <w:r w:rsidRPr="00E2381C">
              <w:rPr>
                <w:rFonts w:ascii="Roboto Condensed" w:eastAsia="Calibri" w:hAnsi="Roboto Condensed" w:cs="Calibri"/>
                <w:sz w:val="20"/>
                <w:szCs w:val="20"/>
              </w:rPr>
              <w:t>’a</w:t>
            </w:r>
            <w:r w:rsidRPr="00E2381C">
              <w:rPr>
                <w:rFonts w:ascii="Roboto Condensed" w:eastAsia="Calibri" w:hAnsi="Roboto Condensed" w:cs="Calibri"/>
                <w:spacing w:val="-1"/>
                <w:sz w:val="20"/>
                <w:szCs w:val="20"/>
              </w:rPr>
              <w:t>ng</w:t>
            </w:r>
            <w:r w:rsidRPr="00E2381C">
              <w:rPr>
                <w:rFonts w:ascii="Roboto Condensed" w:eastAsia="Calibri" w:hAnsi="Roboto Condensed" w:cs="Calibri"/>
                <w:sz w:val="20"/>
                <w:szCs w:val="20"/>
              </w:rPr>
              <w:t>la</w:t>
            </w:r>
            <w:r w:rsidRPr="00E2381C">
              <w:rPr>
                <w:rFonts w:ascii="Roboto Condensed" w:eastAsia="Calibri" w:hAnsi="Roboto Condensed" w:cs="Calibri"/>
                <w:spacing w:val="-1"/>
                <w:sz w:val="20"/>
                <w:szCs w:val="20"/>
              </w:rPr>
              <w:t>i</w:t>
            </w:r>
            <w:r w:rsidRPr="00E2381C">
              <w:rPr>
                <w:rFonts w:ascii="Roboto Condensed" w:eastAsia="Calibri" w:hAnsi="Roboto Condensed" w:cs="Calibri"/>
                <w:sz w:val="20"/>
                <w:szCs w:val="20"/>
              </w:rPr>
              <w:t>s</w:t>
            </w:r>
            <w:r w:rsidRPr="00E2381C">
              <w:rPr>
                <w:rFonts w:ascii="Roboto Condensed" w:eastAsia="Calibri" w:hAnsi="Roboto Condensed" w:cs="Calibri"/>
                <w:spacing w:val="2"/>
                <w:sz w:val="20"/>
                <w:szCs w:val="20"/>
              </w:rPr>
              <w:t xml:space="preserve"> requis </w:t>
            </w:r>
            <w:r w:rsidRPr="00E2381C">
              <w:rPr>
                <w:rFonts w:ascii="Roboto Condensed" w:eastAsia="Calibri" w:hAnsi="Roboto Condensed" w:cs="Calibri"/>
                <w:spacing w:val="-1"/>
                <w:sz w:val="20"/>
                <w:szCs w:val="20"/>
              </w:rPr>
              <w:t>p</w:t>
            </w:r>
            <w:r w:rsidRPr="00E2381C">
              <w:rPr>
                <w:rFonts w:ascii="Roboto Condensed" w:eastAsia="Calibri" w:hAnsi="Roboto Condensed" w:cs="Calibri"/>
                <w:spacing w:val="1"/>
                <w:sz w:val="20"/>
                <w:szCs w:val="20"/>
              </w:rPr>
              <w:t>o</w:t>
            </w:r>
            <w:r w:rsidRPr="00E2381C">
              <w:rPr>
                <w:rFonts w:ascii="Roboto Condensed" w:eastAsia="Calibri" w:hAnsi="Roboto Condensed" w:cs="Calibri"/>
                <w:spacing w:val="-1"/>
                <w:sz w:val="20"/>
                <w:szCs w:val="20"/>
              </w:rPr>
              <w:t>u</w:t>
            </w:r>
            <w:r w:rsidRPr="00E2381C">
              <w:rPr>
                <w:rFonts w:ascii="Roboto Condensed" w:eastAsia="Calibri" w:hAnsi="Roboto Condensed" w:cs="Calibri"/>
                <w:sz w:val="20"/>
                <w:szCs w:val="20"/>
              </w:rPr>
              <w:t>r</w:t>
            </w:r>
            <w:r w:rsidRPr="00E2381C">
              <w:rPr>
                <w:rFonts w:ascii="Roboto Condensed" w:eastAsia="Calibri" w:hAnsi="Roboto Condensed" w:cs="Calibri"/>
                <w:spacing w:val="2"/>
                <w:sz w:val="20"/>
                <w:szCs w:val="20"/>
              </w:rPr>
              <w:t xml:space="preserve"> </w:t>
            </w:r>
            <w:r w:rsidRPr="00E2381C">
              <w:rPr>
                <w:rFonts w:ascii="Roboto Condensed" w:eastAsia="Calibri" w:hAnsi="Roboto Condensed" w:cs="Calibri"/>
                <w:sz w:val="20"/>
                <w:szCs w:val="20"/>
              </w:rPr>
              <w:t xml:space="preserve">la </w:t>
            </w:r>
            <w:proofErr w:type="spellStart"/>
            <w:r w:rsidRPr="00E2381C">
              <w:rPr>
                <w:rFonts w:ascii="Roboto Condensed" w:eastAsia="Calibri" w:hAnsi="Roboto Condensed" w:cs="Calibri"/>
                <w:spacing w:val="-1"/>
                <w:sz w:val="20"/>
                <w:szCs w:val="20"/>
              </w:rPr>
              <w:t>d</w:t>
            </w:r>
            <w:r w:rsidRPr="00E2381C">
              <w:rPr>
                <w:rFonts w:ascii="Roboto Condensed" w:eastAsia="Calibri" w:hAnsi="Roboto Condensed" w:cs="Calibri"/>
                <w:sz w:val="20"/>
                <w:szCs w:val="20"/>
              </w:rPr>
              <w:t>i</w:t>
            </w:r>
            <w:r w:rsidRPr="00E2381C">
              <w:rPr>
                <w:rFonts w:ascii="Roboto Condensed" w:eastAsia="Calibri" w:hAnsi="Roboto Condensed" w:cs="Calibri"/>
                <w:spacing w:val="-1"/>
                <w:sz w:val="20"/>
                <w:szCs w:val="20"/>
              </w:rPr>
              <w:t>p</w:t>
            </w:r>
            <w:r w:rsidRPr="00E2381C">
              <w:rPr>
                <w:rFonts w:ascii="Roboto Condensed" w:eastAsia="Calibri" w:hAnsi="Roboto Condensed" w:cs="Calibri"/>
                <w:sz w:val="20"/>
                <w:szCs w:val="20"/>
              </w:rPr>
              <w:t>l</w:t>
            </w:r>
            <w:r w:rsidRPr="00E2381C">
              <w:rPr>
                <w:rFonts w:ascii="Roboto Condensed" w:eastAsia="Calibri" w:hAnsi="Roboto Condensed" w:cs="Calibri"/>
                <w:spacing w:val="1"/>
                <w:sz w:val="20"/>
                <w:szCs w:val="20"/>
              </w:rPr>
              <w:t>ôm</w:t>
            </w:r>
            <w:r w:rsidRPr="00E2381C">
              <w:rPr>
                <w:rFonts w:ascii="Roboto Condensed" w:eastAsia="Calibri" w:hAnsi="Roboto Condensed" w:cs="Calibri"/>
                <w:sz w:val="20"/>
                <w:szCs w:val="20"/>
              </w:rPr>
              <w:t>at</w:t>
            </w:r>
            <w:r w:rsidRPr="00E2381C">
              <w:rPr>
                <w:rFonts w:ascii="Roboto Condensed" w:eastAsia="Calibri" w:hAnsi="Roboto Condensed" w:cs="Calibri"/>
                <w:spacing w:val="-2"/>
                <w:sz w:val="20"/>
                <w:szCs w:val="20"/>
              </w:rPr>
              <w:t>i</w:t>
            </w:r>
            <w:r w:rsidRPr="00E2381C">
              <w:rPr>
                <w:rFonts w:ascii="Roboto Condensed" w:eastAsia="Calibri" w:hAnsi="Roboto Condensed" w:cs="Calibri"/>
                <w:spacing w:val="1"/>
                <w:sz w:val="20"/>
                <w:szCs w:val="20"/>
              </w:rPr>
              <w:t>o</w:t>
            </w:r>
            <w:r w:rsidRPr="00E2381C">
              <w:rPr>
                <w:rFonts w:ascii="Roboto Condensed" w:eastAsia="Calibri" w:hAnsi="Roboto Condensed" w:cs="Calibri"/>
                <w:spacing w:val="-1"/>
                <w:sz w:val="20"/>
                <w:szCs w:val="20"/>
              </w:rPr>
              <w:t>n</w:t>
            </w:r>
            <w:proofErr w:type="spellEnd"/>
            <w:r w:rsidRPr="00E2381C">
              <w:rPr>
                <w:rFonts w:ascii="Roboto Condensed" w:eastAsia="Calibri" w:hAnsi="Roboto Condensed" w:cs="Calibri"/>
                <w:spacing w:val="-1"/>
                <w:sz w:val="20"/>
                <w:szCs w:val="20"/>
              </w:rPr>
              <w:t xml:space="preserve"> </w:t>
            </w:r>
            <w:r w:rsidRPr="00E2381C">
              <w:rPr>
                <w:rFonts w:ascii="Roboto Condensed" w:eastAsia="Calibri" w:hAnsi="Roboto Condensed" w:cs="Calibri"/>
                <w:sz w:val="20"/>
                <w:szCs w:val="20"/>
              </w:rPr>
              <w:t>(</w:t>
            </w:r>
            <w:r w:rsidRPr="00E2381C">
              <w:rPr>
                <w:rFonts w:ascii="Roboto Condensed" w:eastAsia="Calibri" w:hAnsi="Roboto Condensed" w:cs="Calibri"/>
                <w:spacing w:val="-1"/>
                <w:sz w:val="20"/>
                <w:szCs w:val="20"/>
              </w:rPr>
              <w:t>n</w:t>
            </w:r>
            <w:r w:rsidRPr="00E2381C">
              <w:rPr>
                <w:rFonts w:ascii="Roboto Condensed" w:eastAsia="Calibri" w:hAnsi="Roboto Condensed" w:cs="Calibri"/>
                <w:sz w:val="20"/>
                <w:szCs w:val="20"/>
              </w:rPr>
              <w:t>iv</w:t>
            </w:r>
            <w:r w:rsidRPr="00E2381C">
              <w:rPr>
                <w:rFonts w:ascii="Roboto Condensed" w:eastAsia="Calibri" w:hAnsi="Roboto Condensed" w:cs="Calibri"/>
                <w:spacing w:val="1"/>
                <w:sz w:val="20"/>
                <w:szCs w:val="20"/>
              </w:rPr>
              <w:t>e</w:t>
            </w:r>
            <w:r w:rsidRPr="00E2381C">
              <w:rPr>
                <w:rFonts w:ascii="Roboto Condensed" w:eastAsia="Calibri" w:hAnsi="Roboto Condensed" w:cs="Calibri"/>
                <w:sz w:val="20"/>
                <w:szCs w:val="20"/>
              </w:rPr>
              <w:t xml:space="preserve">au </w:t>
            </w:r>
            <w:r w:rsidRPr="00E2381C">
              <w:rPr>
                <w:rFonts w:ascii="Roboto Condensed" w:eastAsia="Calibri" w:hAnsi="Roboto Condensed" w:cs="Calibri"/>
                <w:spacing w:val="-2"/>
                <w:sz w:val="20"/>
                <w:szCs w:val="20"/>
              </w:rPr>
              <w:t>B2</w:t>
            </w:r>
            <w:r w:rsidRPr="00E2381C">
              <w:rPr>
                <w:rFonts w:ascii="Roboto Condensed" w:eastAsia="Calibri" w:hAnsi="Roboto Condensed" w:cs="Calibri"/>
                <w:spacing w:val="50"/>
                <w:sz w:val="20"/>
                <w:szCs w:val="20"/>
              </w:rPr>
              <w:t xml:space="preserve"> </w:t>
            </w:r>
            <w:r w:rsidRPr="00E2381C">
              <w:rPr>
                <w:rFonts w:ascii="Roboto Condensed" w:eastAsia="Calibri" w:hAnsi="Roboto Condensed" w:cs="Calibri"/>
                <w:spacing w:val="-3"/>
                <w:sz w:val="20"/>
                <w:szCs w:val="20"/>
              </w:rPr>
              <w:t>r</w:t>
            </w:r>
            <w:r w:rsidRPr="00E2381C">
              <w:rPr>
                <w:rFonts w:ascii="Roboto Condensed" w:eastAsia="Calibri" w:hAnsi="Roboto Condensed" w:cs="Calibri"/>
                <w:sz w:val="20"/>
                <w:szCs w:val="20"/>
              </w:rPr>
              <w:t>eq</w:t>
            </w:r>
            <w:r w:rsidRPr="00E2381C">
              <w:rPr>
                <w:rFonts w:ascii="Roboto Condensed" w:eastAsia="Calibri" w:hAnsi="Roboto Condensed" w:cs="Calibri"/>
                <w:spacing w:val="-1"/>
                <w:sz w:val="20"/>
                <w:szCs w:val="20"/>
              </w:rPr>
              <w:t>u</w:t>
            </w:r>
            <w:r w:rsidRPr="00E2381C">
              <w:rPr>
                <w:rFonts w:ascii="Roboto Condensed" w:eastAsia="Calibri" w:hAnsi="Roboto Condensed" w:cs="Calibri"/>
                <w:sz w:val="20"/>
                <w:szCs w:val="20"/>
              </w:rPr>
              <w:t xml:space="preserve">is, </w:t>
            </w:r>
            <w:r w:rsidRPr="00E2381C">
              <w:rPr>
                <w:rFonts w:ascii="Roboto Condensed" w:eastAsia="Calibri" w:hAnsi="Roboto Condensed" w:cs="Calibri"/>
                <w:spacing w:val="-1"/>
                <w:sz w:val="20"/>
                <w:szCs w:val="20"/>
              </w:rPr>
              <w:t>C1 souhaitable)</w:t>
            </w:r>
            <w:r w:rsidRPr="00E2381C">
              <w:rPr>
                <w:rFonts w:ascii="Roboto Condensed" w:eastAsia="Calibri" w:hAnsi="Roboto Condensed" w:cs="Calibri"/>
                <w:sz w:val="20"/>
                <w:szCs w:val="20"/>
              </w:rPr>
              <w:t>.</w:t>
            </w:r>
          </w:p>
        </w:tc>
      </w:tr>
      <w:tr w:rsidR="00730EA4" w:rsidRPr="00E2381C" w14:paraId="0DB04762" w14:textId="77777777" w:rsidTr="008E1048">
        <w:trPr>
          <w:trHeight w:hRule="exact" w:val="1267"/>
        </w:trPr>
        <w:tc>
          <w:tcPr>
            <w:tcW w:w="2693" w:type="dxa"/>
            <w:shd w:val="clear" w:color="auto" w:fill="282D46"/>
            <w:vAlign w:val="center"/>
          </w:tcPr>
          <w:p w14:paraId="4CADF226" w14:textId="77777777" w:rsidR="00730EA4" w:rsidRPr="008E1048" w:rsidRDefault="00730EA4" w:rsidP="00730EA4">
            <w:pPr>
              <w:spacing w:after="0" w:line="240" w:lineRule="auto"/>
              <w:ind w:left="97" w:right="-20"/>
              <w:rPr>
                <w:rFonts w:ascii="Roboto Condensed" w:eastAsia="Calibri" w:hAnsi="Roboto Condensed" w:cs="Calibri"/>
                <w:b/>
                <w:color w:val="FFFFFF" w:themeColor="background1"/>
              </w:rPr>
            </w:pPr>
            <w:r w:rsidRPr="008E1048">
              <w:rPr>
                <w:rFonts w:ascii="Roboto Condensed" w:eastAsia="Calibri" w:hAnsi="Roboto Condensed" w:cs="Calibri"/>
                <w:b/>
                <w:bCs/>
                <w:color w:val="FFFFFF" w:themeColor="background1"/>
                <w:position w:val="1"/>
              </w:rPr>
              <w:t>Res</w:t>
            </w:r>
            <w:r w:rsidRPr="008E1048">
              <w:rPr>
                <w:rFonts w:ascii="Roboto Condensed" w:eastAsia="Calibri" w:hAnsi="Roboto Condensed" w:cs="Calibri"/>
                <w:b/>
                <w:bCs/>
                <w:color w:val="FFFFFF" w:themeColor="background1"/>
                <w:spacing w:val="1"/>
                <w:position w:val="1"/>
              </w:rPr>
              <w:t>s</w:t>
            </w:r>
            <w:r w:rsidRPr="008E1048">
              <w:rPr>
                <w:rFonts w:ascii="Roboto Condensed" w:eastAsia="Calibri" w:hAnsi="Roboto Condensed" w:cs="Calibri"/>
                <w:b/>
                <w:bCs/>
                <w:color w:val="FFFFFF" w:themeColor="background1"/>
                <w:spacing w:val="-1"/>
                <w:position w:val="1"/>
              </w:rPr>
              <w:t>ou</w:t>
            </w:r>
            <w:r w:rsidRPr="008E1048">
              <w:rPr>
                <w:rFonts w:ascii="Roboto Condensed" w:eastAsia="Calibri" w:hAnsi="Roboto Condensed" w:cs="Calibri"/>
                <w:b/>
                <w:bCs/>
                <w:color w:val="FFFFFF" w:themeColor="background1"/>
                <w:spacing w:val="-2"/>
                <w:position w:val="1"/>
              </w:rPr>
              <w:t>r</w:t>
            </w:r>
            <w:r w:rsidRPr="008E1048">
              <w:rPr>
                <w:rFonts w:ascii="Roboto Condensed" w:eastAsia="Calibri" w:hAnsi="Roboto Condensed" w:cs="Calibri"/>
                <w:b/>
                <w:bCs/>
                <w:color w:val="FFFFFF" w:themeColor="background1"/>
                <w:spacing w:val="1"/>
                <w:position w:val="1"/>
              </w:rPr>
              <w:t>c</w:t>
            </w:r>
            <w:r w:rsidRPr="008E1048">
              <w:rPr>
                <w:rFonts w:ascii="Roboto Condensed" w:eastAsia="Calibri" w:hAnsi="Roboto Condensed" w:cs="Calibri"/>
                <w:b/>
                <w:bCs/>
                <w:color w:val="FFFFFF" w:themeColor="background1"/>
                <w:spacing w:val="-1"/>
                <w:position w:val="1"/>
              </w:rPr>
              <w:t>e</w:t>
            </w:r>
            <w:r w:rsidRPr="008E1048">
              <w:rPr>
                <w:rFonts w:ascii="Roboto Condensed" w:eastAsia="Calibri" w:hAnsi="Roboto Condensed" w:cs="Calibri"/>
                <w:b/>
                <w:bCs/>
                <w:color w:val="FFFFFF" w:themeColor="background1"/>
                <w:position w:val="1"/>
              </w:rPr>
              <w:t>s</w:t>
            </w:r>
            <w:r w:rsidRPr="008E1048">
              <w:rPr>
                <w:rFonts w:ascii="Roboto Condensed" w:eastAsia="Calibri" w:hAnsi="Roboto Condensed" w:cs="Calibri"/>
                <w:b/>
                <w:bCs/>
                <w:color w:val="FFFFFF" w:themeColor="background1"/>
                <w:spacing w:val="1"/>
                <w:position w:val="1"/>
              </w:rPr>
              <w:t xml:space="preserve"> </w:t>
            </w:r>
            <w:r w:rsidRPr="008E1048">
              <w:rPr>
                <w:rFonts w:ascii="Roboto Condensed" w:eastAsia="Calibri" w:hAnsi="Roboto Condensed" w:cs="Calibri"/>
                <w:b/>
                <w:bCs/>
                <w:color w:val="FFFFFF" w:themeColor="background1"/>
                <w:position w:val="1"/>
              </w:rPr>
              <w:t>-</w:t>
            </w:r>
            <w:r w:rsidRPr="008E1048">
              <w:rPr>
                <w:rFonts w:ascii="Roboto Condensed" w:eastAsia="Calibri" w:hAnsi="Roboto Condensed" w:cs="Calibri"/>
                <w:b/>
                <w:bCs/>
                <w:color w:val="FFFFFF" w:themeColor="background1"/>
                <w:spacing w:val="-2"/>
                <w:position w:val="1"/>
              </w:rPr>
              <w:t xml:space="preserve"> </w:t>
            </w:r>
            <w:r w:rsidRPr="008E1048">
              <w:rPr>
                <w:rFonts w:ascii="Roboto Condensed" w:eastAsia="Calibri" w:hAnsi="Roboto Condensed" w:cs="Calibri"/>
                <w:b/>
                <w:bCs/>
                <w:color w:val="FFFFFF" w:themeColor="background1"/>
                <w:spacing w:val="1"/>
                <w:position w:val="1"/>
              </w:rPr>
              <w:t>r</w:t>
            </w:r>
            <w:r w:rsidRPr="008E1048">
              <w:rPr>
                <w:rFonts w:ascii="Roboto Condensed" w:eastAsia="Calibri" w:hAnsi="Roboto Condensed" w:cs="Calibri"/>
                <w:b/>
                <w:bCs/>
                <w:color w:val="FFFFFF" w:themeColor="background1"/>
                <w:spacing w:val="-1"/>
                <w:position w:val="1"/>
              </w:rPr>
              <w:t>é</w:t>
            </w:r>
            <w:r w:rsidRPr="008E1048">
              <w:rPr>
                <w:rFonts w:ascii="Roboto Condensed" w:eastAsia="Calibri" w:hAnsi="Roboto Condensed" w:cs="Calibri"/>
                <w:b/>
                <w:bCs/>
                <w:color w:val="FFFFFF" w:themeColor="background1"/>
                <w:position w:val="1"/>
              </w:rPr>
              <w:t>f</w:t>
            </w:r>
            <w:r w:rsidRPr="008E1048">
              <w:rPr>
                <w:rFonts w:ascii="Roboto Condensed" w:eastAsia="Calibri" w:hAnsi="Roboto Condensed" w:cs="Calibri"/>
                <w:b/>
                <w:bCs/>
                <w:color w:val="FFFFFF" w:themeColor="background1"/>
                <w:spacing w:val="-1"/>
                <w:position w:val="1"/>
              </w:rPr>
              <w:t>é</w:t>
            </w:r>
            <w:r w:rsidRPr="008E1048">
              <w:rPr>
                <w:rFonts w:ascii="Roboto Condensed" w:eastAsia="Calibri" w:hAnsi="Roboto Condensed" w:cs="Calibri"/>
                <w:b/>
                <w:bCs/>
                <w:color w:val="FFFFFF" w:themeColor="background1"/>
                <w:spacing w:val="1"/>
                <w:position w:val="1"/>
              </w:rPr>
              <w:t>r</w:t>
            </w:r>
            <w:r w:rsidRPr="008E1048">
              <w:rPr>
                <w:rFonts w:ascii="Roboto Condensed" w:eastAsia="Calibri" w:hAnsi="Roboto Condensed" w:cs="Calibri"/>
                <w:b/>
                <w:bCs/>
                <w:color w:val="FFFFFF" w:themeColor="background1"/>
                <w:spacing w:val="-1"/>
                <w:position w:val="1"/>
              </w:rPr>
              <w:t>en</w:t>
            </w:r>
            <w:r w:rsidRPr="008E1048">
              <w:rPr>
                <w:rFonts w:ascii="Roboto Condensed" w:eastAsia="Calibri" w:hAnsi="Roboto Condensed" w:cs="Calibri"/>
                <w:b/>
                <w:bCs/>
                <w:color w:val="FFFFFF" w:themeColor="background1"/>
                <w:spacing w:val="1"/>
                <w:position w:val="1"/>
              </w:rPr>
              <w:t>c</w:t>
            </w:r>
            <w:r w:rsidRPr="008E1048">
              <w:rPr>
                <w:rFonts w:ascii="Roboto Condensed" w:eastAsia="Calibri" w:hAnsi="Roboto Condensed" w:cs="Calibri"/>
                <w:b/>
                <w:bCs/>
                <w:color w:val="FFFFFF" w:themeColor="background1"/>
                <w:spacing w:val="-3"/>
                <w:position w:val="1"/>
              </w:rPr>
              <w:t>e</w:t>
            </w:r>
            <w:r w:rsidRPr="008E1048">
              <w:rPr>
                <w:rFonts w:ascii="Roboto Condensed" w:eastAsia="Calibri" w:hAnsi="Roboto Condensed" w:cs="Calibri"/>
                <w:b/>
                <w:bCs/>
                <w:color w:val="FFFFFF" w:themeColor="background1"/>
                <w:position w:val="1"/>
              </w:rPr>
              <w:t>s</w:t>
            </w:r>
          </w:p>
        </w:tc>
        <w:tc>
          <w:tcPr>
            <w:tcW w:w="6521" w:type="dxa"/>
            <w:gridSpan w:val="3"/>
            <w:shd w:val="clear" w:color="auto" w:fill="F1E5F7"/>
            <w:vAlign w:val="center"/>
          </w:tcPr>
          <w:p w14:paraId="482F8A2D" w14:textId="77777777" w:rsidR="00730EA4" w:rsidRPr="00E2381C" w:rsidRDefault="00730EA4" w:rsidP="00730EA4">
            <w:pPr>
              <w:spacing w:after="0" w:line="240" w:lineRule="auto"/>
              <w:ind w:left="97" w:right="-20"/>
              <w:rPr>
                <w:rFonts w:ascii="Roboto Condensed" w:eastAsia="Calibri" w:hAnsi="Roboto Condensed" w:cs="Calibri"/>
                <w:position w:val="1"/>
                <w:sz w:val="20"/>
                <w:szCs w:val="20"/>
              </w:rPr>
            </w:pPr>
            <w:r w:rsidRPr="00E2381C">
              <w:rPr>
                <w:rFonts w:ascii="Roboto Condensed" w:eastAsia="Calibri" w:hAnsi="Roboto Condensed" w:cs="Calibri"/>
                <w:position w:val="1"/>
                <w:sz w:val="20"/>
                <w:szCs w:val="20"/>
              </w:rPr>
              <w:t>Modules mis à disposition sur la plateforme numérique de l’UL « Arche »</w:t>
            </w:r>
          </w:p>
          <w:p w14:paraId="62D4A92D" w14:textId="77777777" w:rsidR="00730EA4" w:rsidRPr="00E2381C" w:rsidRDefault="00730EA4" w:rsidP="00730EA4">
            <w:pPr>
              <w:spacing w:after="0" w:line="240" w:lineRule="auto"/>
              <w:ind w:left="97" w:right="-20"/>
              <w:rPr>
                <w:rFonts w:ascii="Roboto Condensed" w:eastAsia="Calibri" w:hAnsi="Roboto Condensed" w:cs="Calibri"/>
                <w:position w:val="1"/>
                <w:sz w:val="20"/>
                <w:szCs w:val="20"/>
              </w:rPr>
            </w:pPr>
            <w:r w:rsidRPr="00E2381C">
              <w:rPr>
                <w:rFonts w:ascii="Roboto Condensed" w:eastAsia="Calibri" w:hAnsi="Roboto Condensed" w:cs="Calibri"/>
                <w:position w:val="1"/>
                <w:sz w:val="20"/>
                <w:szCs w:val="20"/>
              </w:rPr>
              <w:t>C</w:t>
            </w:r>
            <w:r w:rsidRPr="00E2381C">
              <w:rPr>
                <w:rFonts w:ascii="Roboto Condensed" w:eastAsia="Calibri" w:hAnsi="Roboto Condensed" w:cs="Calibri"/>
                <w:spacing w:val="1"/>
                <w:position w:val="1"/>
                <w:sz w:val="20"/>
                <w:szCs w:val="20"/>
              </w:rPr>
              <w:t>a</w:t>
            </w:r>
            <w:r w:rsidRPr="00E2381C">
              <w:rPr>
                <w:rFonts w:ascii="Roboto Condensed" w:eastAsia="Calibri" w:hAnsi="Roboto Condensed" w:cs="Calibri"/>
                <w:position w:val="1"/>
                <w:sz w:val="20"/>
                <w:szCs w:val="20"/>
              </w:rPr>
              <w:t>dre</w:t>
            </w:r>
            <w:r w:rsidRPr="00E2381C">
              <w:rPr>
                <w:rFonts w:ascii="Roboto Condensed" w:eastAsia="Calibri" w:hAnsi="Roboto Condensed" w:cs="Calibri"/>
                <w:spacing w:val="-5"/>
                <w:position w:val="1"/>
                <w:sz w:val="20"/>
                <w:szCs w:val="20"/>
              </w:rPr>
              <w:t xml:space="preserve"> </w:t>
            </w:r>
            <w:r w:rsidRPr="00E2381C">
              <w:rPr>
                <w:rFonts w:ascii="Roboto Condensed" w:eastAsia="Calibri" w:hAnsi="Roboto Condensed" w:cs="Calibri"/>
                <w:spacing w:val="-1"/>
                <w:position w:val="1"/>
                <w:sz w:val="20"/>
                <w:szCs w:val="20"/>
              </w:rPr>
              <w:t>E</w:t>
            </w:r>
            <w:r w:rsidRPr="00E2381C">
              <w:rPr>
                <w:rFonts w:ascii="Roboto Condensed" w:eastAsia="Calibri" w:hAnsi="Roboto Condensed" w:cs="Calibri"/>
                <w:position w:val="1"/>
                <w:sz w:val="20"/>
                <w:szCs w:val="20"/>
              </w:rPr>
              <w:t>urop</w:t>
            </w:r>
            <w:r w:rsidRPr="00E2381C">
              <w:rPr>
                <w:rFonts w:ascii="Roboto Condensed" w:eastAsia="Calibri" w:hAnsi="Roboto Condensed" w:cs="Calibri"/>
                <w:spacing w:val="1"/>
                <w:position w:val="1"/>
                <w:sz w:val="20"/>
                <w:szCs w:val="20"/>
              </w:rPr>
              <w:t>é</w:t>
            </w:r>
            <w:r w:rsidRPr="00E2381C">
              <w:rPr>
                <w:rFonts w:ascii="Roboto Condensed" w:eastAsia="Calibri" w:hAnsi="Roboto Condensed" w:cs="Calibri"/>
                <w:position w:val="1"/>
                <w:sz w:val="20"/>
                <w:szCs w:val="20"/>
              </w:rPr>
              <w:t>en</w:t>
            </w:r>
            <w:r w:rsidRPr="00E2381C">
              <w:rPr>
                <w:rFonts w:ascii="Roboto Condensed" w:eastAsia="Calibri" w:hAnsi="Roboto Condensed" w:cs="Calibri"/>
                <w:spacing w:val="-10"/>
                <w:position w:val="1"/>
                <w:sz w:val="20"/>
                <w:szCs w:val="20"/>
              </w:rPr>
              <w:t xml:space="preserve"> </w:t>
            </w:r>
            <w:r w:rsidRPr="00E2381C">
              <w:rPr>
                <w:rFonts w:ascii="Roboto Condensed" w:eastAsia="Calibri" w:hAnsi="Roboto Condensed" w:cs="Calibri"/>
                <w:position w:val="1"/>
                <w:sz w:val="20"/>
                <w:szCs w:val="20"/>
              </w:rPr>
              <w:t>C</w:t>
            </w:r>
            <w:r w:rsidRPr="00E2381C">
              <w:rPr>
                <w:rFonts w:ascii="Roboto Condensed" w:eastAsia="Calibri" w:hAnsi="Roboto Condensed" w:cs="Calibri"/>
                <w:spacing w:val="1"/>
                <w:position w:val="1"/>
                <w:sz w:val="20"/>
                <w:szCs w:val="20"/>
              </w:rPr>
              <w:t>o</w:t>
            </w:r>
            <w:r w:rsidRPr="00E2381C">
              <w:rPr>
                <w:rFonts w:ascii="Roboto Condensed" w:eastAsia="Calibri" w:hAnsi="Roboto Condensed" w:cs="Calibri"/>
                <w:position w:val="1"/>
                <w:sz w:val="20"/>
                <w:szCs w:val="20"/>
              </w:rPr>
              <w:t>mmun</w:t>
            </w:r>
            <w:r w:rsidRPr="00E2381C">
              <w:rPr>
                <w:rFonts w:ascii="Roboto Condensed" w:eastAsia="Calibri" w:hAnsi="Roboto Condensed" w:cs="Calibri"/>
                <w:spacing w:val="-7"/>
                <w:position w:val="1"/>
                <w:sz w:val="20"/>
                <w:szCs w:val="20"/>
              </w:rPr>
              <w:t xml:space="preserve"> </w:t>
            </w:r>
            <w:r w:rsidRPr="00E2381C">
              <w:rPr>
                <w:rFonts w:ascii="Roboto Condensed" w:eastAsia="Calibri" w:hAnsi="Roboto Condensed" w:cs="Calibri"/>
                <w:position w:val="1"/>
                <w:sz w:val="20"/>
                <w:szCs w:val="20"/>
              </w:rPr>
              <w:t>de</w:t>
            </w:r>
            <w:r w:rsidRPr="00E2381C">
              <w:rPr>
                <w:rFonts w:ascii="Roboto Condensed" w:eastAsia="Calibri" w:hAnsi="Roboto Condensed" w:cs="Calibri"/>
                <w:spacing w:val="-3"/>
                <w:position w:val="1"/>
                <w:sz w:val="20"/>
                <w:szCs w:val="20"/>
              </w:rPr>
              <w:t xml:space="preserve"> </w:t>
            </w:r>
            <w:r w:rsidRPr="00E2381C">
              <w:rPr>
                <w:rFonts w:ascii="Roboto Condensed" w:eastAsia="Calibri" w:hAnsi="Roboto Condensed" w:cs="Calibri"/>
                <w:position w:val="1"/>
                <w:sz w:val="20"/>
                <w:szCs w:val="20"/>
              </w:rPr>
              <w:t>Référ</w:t>
            </w:r>
            <w:r w:rsidRPr="00E2381C">
              <w:rPr>
                <w:rFonts w:ascii="Roboto Condensed" w:eastAsia="Calibri" w:hAnsi="Roboto Condensed" w:cs="Calibri"/>
                <w:spacing w:val="2"/>
                <w:position w:val="1"/>
                <w:sz w:val="20"/>
                <w:szCs w:val="20"/>
              </w:rPr>
              <w:t>e</w:t>
            </w:r>
            <w:r w:rsidRPr="00E2381C">
              <w:rPr>
                <w:rFonts w:ascii="Roboto Condensed" w:eastAsia="Calibri" w:hAnsi="Roboto Condensed" w:cs="Calibri"/>
                <w:position w:val="1"/>
                <w:sz w:val="20"/>
                <w:szCs w:val="20"/>
              </w:rPr>
              <w:t>nce</w:t>
            </w:r>
            <w:r w:rsidRPr="00E2381C">
              <w:rPr>
                <w:rFonts w:ascii="Roboto Condensed" w:eastAsia="Calibri" w:hAnsi="Roboto Condensed" w:cs="Calibri"/>
                <w:spacing w:val="-8"/>
                <w:position w:val="1"/>
                <w:sz w:val="20"/>
                <w:szCs w:val="20"/>
              </w:rPr>
              <w:t xml:space="preserve"> </w:t>
            </w:r>
            <w:r w:rsidRPr="00E2381C">
              <w:rPr>
                <w:rFonts w:ascii="Roboto Condensed" w:eastAsia="Calibri" w:hAnsi="Roboto Condensed" w:cs="Calibri"/>
                <w:position w:val="1"/>
                <w:sz w:val="20"/>
                <w:szCs w:val="20"/>
              </w:rPr>
              <w:t>pour</w:t>
            </w:r>
            <w:r w:rsidRPr="00E2381C">
              <w:rPr>
                <w:rFonts w:ascii="Roboto Condensed" w:eastAsia="Calibri" w:hAnsi="Roboto Condensed" w:cs="Calibri"/>
                <w:spacing w:val="-4"/>
                <w:position w:val="1"/>
                <w:sz w:val="20"/>
                <w:szCs w:val="20"/>
              </w:rPr>
              <w:t xml:space="preserve"> </w:t>
            </w:r>
            <w:r w:rsidRPr="00E2381C">
              <w:rPr>
                <w:rFonts w:ascii="Roboto Condensed" w:eastAsia="Calibri" w:hAnsi="Roboto Condensed" w:cs="Calibri"/>
                <w:position w:val="1"/>
                <w:sz w:val="20"/>
                <w:szCs w:val="20"/>
              </w:rPr>
              <w:t>les</w:t>
            </w:r>
            <w:r w:rsidRPr="00E2381C">
              <w:rPr>
                <w:rFonts w:ascii="Roboto Condensed" w:eastAsia="Calibri" w:hAnsi="Roboto Condensed" w:cs="Calibri"/>
                <w:spacing w:val="-2"/>
                <w:position w:val="1"/>
                <w:sz w:val="20"/>
                <w:szCs w:val="20"/>
              </w:rPr>
              <w:t xml:space="preserve"> </w:t>
            </w:r>
            <w:r w:rsidRPr="00E2381C">
              <w:rPr>
                <w:rFonts w:ascii="Roboto Condensed" w:eastAsia="Calibri" w:hAnsi="Roboto Condensed" w:cs="Calibri"/>
                <w:position w:val="1"/>
                <w:sz w:val="20"/>
                <w:szCs w:val="20"/>
              </w:rPr>
              <w:t>La</w:t>
            </w:r>
            <w:r w:rsidRPr="00E2381C">
              <w:rPr>
                <w:rFonts w:ascii="Roboto Condensed" w:eastAsia="Calibri" w:hAnsi="Roboto Condensed" w:cs="Calibri"/>
                <w:spacing w:val="1"/>
                <w:position w:val="1"/>
                <w:sz w:val="20"/>
                <w:szCs w:val="20"/>
              </w:rPr>
              <w:t>ng</w:t>
            </w:r>
            <w:r w:rsidRPr="00E2381C">
              <w:rPr>
                <w:rFonts w:ascii="Roboto Condensed" w:eastAsia="Calibri" w:hAnsi="Roboto Condensed" w:cs="Calibri"/>
                <w:position w:val="1"/>
                <w:sz w:val="20"/>
                <w:szCs w:val="20"/>
              </w:rPr>
              <w:t>ues</w:t>
            </w:r>
          </w:p>
          <w:p w14:paraId="136B1278" w14:textId="77777777" w:rsidR="00730EA4" w:rsidRPr="00E2381C" w:rsidRDefault="00730EA4" w:rsidP="00730EA4">
            <w:pPr>
              <w:spacing w:after="0" w:line="240" w:lineRule="auto"/>
              <w:ind w:left="97" w:right="-20"/>
              <w:rPr>
                <w:rFonts w:ascii="Roboto Condensed" w:eastAsia="Calibri" w:hAnsi="Roboto Condensed" w:cs="Calibri"/>
                <w:sz w:val="20"/>
                <w:szCs w:val="20"/>
              </w:rPr>
            </w:pPr>
            <w:r w:rsidRPr="00E2381C">
              <w:rPr>
                <w:rFonts w:ascii="Roboto Condensed" w:eastAsia="Calibri" w:hAnsi="Roboto Condensed" w:cs="Calibri"/>
                <w:position w:val="1"/>
                <w:sz w:val="20"/>
                <w:szCs w:val="20"/>
              </w:rPr>
              <w:t>Recommandations de la CTI (fiches LANGUES et OUVERTURE INTE</w:t>
            </w:r>
            <w:r w:rsidRPr="00E2381C">
              <w:rPr>
                <w:rFonts w:ascii="Roboto Condensed" w:hAnsi="Roboto Condensed"/>
                <w:sz w:val="20"/>
                <w:szCs w:val="20"/>
              </w:rPr>
              <w:t>RNATIONALE)</w:t>
            </w:r>
          </w:p>
        </w:tc>
      </w:tr>
    </w:tbl>
    <w:p w14:paraId="78079CF5" w14:textId="59236310" w:rsidR="00730EA4" w:rsidRDefault="00730EA4">
      <w:pPr>
        <w:rPr>
          <w:rFonts w:ascii="Roboto Condensed" w:hAnsi="Roboto Condensed"/>
          <w:sz w:val="20"/>
          <w:szCs w:val="20"/>
        </w:rPr>
      </w:pPr>
    </w:p>
    <w:p w14:paraId="3D9C3335" w14:textId="77777777" w:rsidR="00730EA4" w:rsidRDefault="00730EA4">
      <w:pPr>
        <w:rPr>
          <w:rFonts w:ascii="Roboto Condensed" w:hAnsi="Roboto Condensed"/>
          <w:sz w:val="20"/>
          <w:szCs w:val="20"/>
        </w:rPr>
      </w:pPr>
      <w:r>
        <w:rPr>
          <w:rFonts w:ascii="Roboto Condensed" w:hAnsi="Roboto Condensed"/>
          <w:sz w:val="20"/>
          <w:szCs w:val="20"/>
        </w:rPr>
        <w:br w:type="page"/>
      </w:r>
    </w:p>
    <w:tbl>
      <w:tblPr>
        <w:tblW w:w="9923" w:type="dxa"/>
        <w:tblInd w:w="-152" w:type="dxa"/>
        <w:shd w:val="clear" w:color="auto" w:fill="62257F"/>
        <w:tblLayout w:type="fixed"/>
        <w:tblCellMar>
          <w:left w:w="0" w:type="dxa"/>
          <w:right w:w="0" w:type="dxa"/>
        </w:tblCellMar>
        <w:tblLook w:val="01E0" w:firstRow="1" w:lastRow="1" w:firstColumn="1" w:lastColumn="1" w:noHBand="0" w:noVBand="0"/>
      </w:tblPr>
      <w:tblGrid>
        <w:gridCol w:w="9923"/>
      </w:tblGrid>
      <w:tr w:rsidR="008E1048" w:rsidRPr="008E1048" w14:paraId="66536B10" w14:textId="77777777" w:rsidTr="008E1048">
        <w:trPr>
          <w:trHeight w:hRule="exact" w:val="524"/>
        </w:trPr>
        <w:tc>
          <w:tcPr>
            <w:tcW w:w="9923" w:type="dxa"/>
            <w:tcBorders>
              <w:top w:val="single" w:sz="8" w:space="0" w:color="6F2F9F"/>
              <w:left w:val="single" w:sz="8" w:space="0" w:color="6F2F9F"/>
              <w:bottom w:val="single" w:sz="8" w:space="0" w:color="6F2F9F"/>
              <w:right w:val="single" w:sz="8" w:space="0" w:color="6F2F9F"/>
            </w:tcBorders>
            <w:shd w:val="clear" w:color="auto" w:fill="62257F"/>
            <w:vAlign w:val="center"/>
          </w:tcPr>
          <w:p w14:paraId="5CDB5B88" w14:textId="0684BA01" w:rsidR="00730EA4" w:rsidRPr="008E1048" w:rsidRDefault="00730EA4" w:rsidP="00730EA4">
            <w:pPr>
              <w:spacing w:after="0" w:line="240" w:lineRule="auto"/>
              <w:ind w:left="143" w:right="-23"/>
              <w:jc w:val="center"/>
              <w:rPr>
                <w:rFonts w:ascii="Ando Bold" w:eastAsia="Calibri" w:hAnsi="Ando Bold" w:cs="Calibri"/>
                <w:color w:val="FFFFFF" w:themeColor="background1"/>
                <w:sz w:val="32"/>
                <w:szCs w:val="24"/>
              </w:rPr>
            </w:pPr>
            <w:r w:rsidRPr="008E1048">
              <w:rPr>
                <w:rFonts w:ascii="Ando Bold" w:eastAsia="Calibri" w:hAnsi="Ando Bold" w:cs="Calibri"/>
                <w:bCs/>
                <w:color w:val="FFFFFF" w:themeColor="background1"/>
                <w:position w:val="1"/>
                <w:sz w:val="44"/>
                <w:szCs w:val="24"/>
              </w:rPr>
              <w:lastRenderedPageBreak/>
              <w:t>UE9.4 APPROFONDISSEMENTS</w:t>
            </w:r>
          </w:p>
        </w:tc>
      </w:tr>
    </w:tbl>
    <w:p w14:paraId="1D72D35D" w14:textId="3AF74D5C" w:rsidR="00472F6E" w:rsidRDefault="00472F6E">
      <w:pPr>
        <w:rPr>
          <w:rFonts w:ascii="Roboto Condensed" w:hAnsi="Roboto Condensed"/>
          <w:sz w:val="20"/>
          <w:szCs w:val="20"/>
        </w:rPr>
      </w:pPr>
    </w:p>
    <w:p w14:paraId="10231737" w14:textId="184ADECE" w:rsidR="00730EA4" w:rsidRPr="008E1048" w:rsidRDefault="00730EA4" w:rsidP="008E1048">
      <w:pPr>
        <w:pBdr>
          <w:top w:val="single" w:sz="4" w:space="1" w:color="auto"/>
          <w:left w:val="single" w:sz="4" w:space="4" w:color="auto"/>
          <w:bottom w:val="single" w:sz="4" w:space="1" w:color="auto"/>
          <w:right w:val="single" w:sz="4" w:space="4" w:color="auto"/>
        </w:pBdr>
        <w:shd w:val="clear" w:color="auto" w:fill="62257F"/>
        <w:jc w:val="center"/>
        <w:rPr>
          <w:rFonts w:ascii="Ando Bold" w:hAnsi="Ando Bold"/>
          <w:color w:val="FFFFFF" w:themeColor="background1"/>
          <w:sz w:val="40"/>
        </w:rPr>
      </w:pPr>
      <w:r w:rsidRPr="008E1048">
        <w:rPr>
          <w:rFonts w:ascii="Ando Bold" w:hAnsi="Ando Bold"/>
          <w:color w:val="FFFFFF" w:themeColor="background1"/>
          <w:sz w:val="40"/>
        </w:rPr>
        <w:t>PARCOURS 1 : STRAT</w:t>
      </w:r>
      <w:r w:rsidR="008E1048">
        <w:rPr>
          <w:rFonts w:ascii="Ando Bold" w:hAnsi="Ando Bold"/>
          <w:color w:val="FFFFFF" w:themeColor="background1"/>
          <w:sz w:val="40"/>
        </w:rPr>
        <w:t>É</w:t>
      </w:r>
      <w:r w:rsidRPr="008E1048">
        <w:rPr>
          <w:rFonts w:ascii="Ando Bold" w:hAnsi="Ando Bold"/>
          <w:color w:val="FFFFFF" w:themeColor="background1"/>
          <w:sz w:val="40"/>
        </w:rPr>
        <w:t>GIE D’INNOVATION ET INTELLIGENCE NUM</w:t>
      </w:r>
      <w:r w:rsidR="008E1048">
        <w:rPr>
          <w:rFonts w:ascii="Ando Bold" w:hAnsi="Ando Bold"/>
          <w:color w:val="FFFFFF" w:themeColor="background1"/>
          <w:sz w:val="40"/>
        </w:rPr>
        <w:t>É</w:t>
      </w:r>
      <w:r w:rsidRPr="008E1048">
        <w:rPr>
          <w:rFonts w:ascii="Ando Bold" w:hAnsi="Ando Bold"/>
          <w:color w:val="FFFFFF" w:themeColor="background1"/>
          <w:sz w:val="40"/>
        </w:rPr>
        <w:t>RIQUE</w:t>
      </w:r>
    </w:p>
    <w:p w14:paraId="3C5FA481" w14:textId="2D3E60FD" w:rsidR="00730EA4" w:rsidRDefault="00730EA4">
      <w:pPr>
        <w:rPr>
          <w:rFonts w:ascii="Roboto Condensed" w:hAnsi="Roboto Condensed"/>
          <w:sz w:val="20"/>
          <w:szCs w:val="20"/>
        </w:rPr>
      </w:pPr>
    </w:p>
    <w:tbl>
      <w:tblPr>
        <w:tblW w:w="9923" w:type="dxa"/>
        <w:tblInd w:w="-152" w:type="dxa"/>
        <w:tblBorders>
          <w:top w:val="single" w:sz="12" w:space="0" w:color="FFFFFF" w:themeColor="background1"/>
          <w:left w:val="single" w:sz="12" w:space="0" w:color="FFFFFF" w:themeColor="background1"/>
          <w:bottom w:val="single" w:sz="12" w:space="0" w:color="FFFFFF" w:themeColor="background1"/>
          <w:right w:val="single" w:sz="12" w:space="0" w:color="FFFFFF" w:themeColor="background1"/>
          <w:insideH w:val="single" w:sz="12" w:space="0" w:color="FFFFFF" w:themeColor="background1"/>
          <w:insideV w:val="single" w:sz="12" w:space="0" w:color="FFFFFF" w:themeColor="background1"/>
        </w:tblBorders>
        <w:tblLayout w:type="fixed"/>
        <w:tblCellMar>
          <w:left w:w="0" w:type="dxa"/>
          <w:right w:w="0" w:type="dxa"/>
        </w:tblCellMar>
        <w:tblLook w:val="01E0" w:firstRow="1" w:lastRow="1" w:firstColumn="1" w:lastColumn="1" w:noHBand="0" w:noVBand="0"/>
      </w:tblPr>
      <w:tblGrid>
        <w:gridCol w:w="1951"/>
        <w:gridCol w:w="567"/>
        <w:gridCol w:w="1702"/>
        <w:gridCol w:w="3293"/>
        <w:gridCol w:w="2410"/>
      </w:tblGrid>
      <w:tr w:rsidR="00730EA4" w14:paraId="070AFC40" w14:textId="77777777" w:rsidTr="00EF7FB1">
        <w:trPr>
          <w:trHeight w:hRule="exact" w:val="442"/>
        </w:trPr>
        <w:tc>
          <w:tcPr>
            <w:tcW w:w="9923" w:type="dxa"/>
            <w:gridSpan w:val="5"/>
            <w:shd w:val="clear" w:color="auto" w:fill="62257F"/>
            <w:vAlign w:val="center"/>
          </w:tcPr>
          <w:p w14:paraId="3763B45C" w14:textId="52739903" w:rsidR="00730EA4" w:rsidRPr="004D1129" w:rsidRDefault="00730EA4" w:rsidP="004D1129">
            <w:pPr>
              <w:spacing w:after="0" w:line="240" w:lineRule="auto"/>
              <w:ind w:right="-20" w:firstLine="30"/>
              <w:jc w:val="center"/>
              <w:rPr>
                <w:rFonts w:ascii="Ando Bold" w:eastAsia="Calibri" w:hAnsi="Ando Bold" w:cs="Calibri"/>
                <w:bCs/>
                <w:color w:val="FFFFFF" w:themeColor="background1"/>
                <w:spacing w:val="-13"/>
                <w:sz w:val="40"/>
                <w:szCs w:val="24"/>
              </w:rPr>
            </w:pPr>
            <w:r w:rsidRPr="004D1129">
              <w:rPr>
                <w:rFonts w:ascii="Ando Bold" w:eastAsia="Calibri" w:hAnsi="Ando Bold" w:cs="Calibri"/>
                <w:bCs/>
                <w:color w:val="FFFFFF" w:themeColor="background1"/>
                <w:spacing w:val="-1"/>
                <w:sz w:val="40"/>
                <w:szCs w:val="24"/>
              </w:rPr>
              <w:t>[</w:t>
            </w:r>
            <w:r w:rsidRPr="004D1129">
              <w:rPr>
                <w:rFonts w:ascii="Ando Bold" w:eastAsia="Calibri" w:hAnsi="Ando Bold" w:cs="Calibri"/>
                <w:bCs/>
                <w:color w:val="FFFFFF" w:themeColor="background1"/>
                <w:sz w:val="40"/>
                <w:szCs w:val="24"/>
              </w:rPr>
              <w:t>P1C1]</w:t>
            </w:r>
            <w:r w:rsidRPr="004D1129">
              <w:rPr>
                <w:rFonts w:ascii="Ando Bold" w:eastAsia="Calibri" w:hAnsi="Ando Bold" w:cs="Calibri"/>
                <w:bCs/>
                <w:color w:val="FFFFFF" w:themeColor="background1"/>
                <w:spacing w:val="-6"/>
                <w:sz w:val="40"/>
                <w:szCs w:val="24"/>
              </w:rPr>
              <w:t xml:space="preserve"> </w:t>
            </w:r>
            <w:r w:rsidRPr="004D1129">
              <w:rPr>
                <w:rFonts w:ascii="Ando Bold" w:eastAsia="Calibri" w:hAnsi="Ando Bold" w:cs="Calibri"/>
                <w:bCs/>
                <w:color w:val="FFFFFF" w:themeColor="background1"/>
                <w:spacing w:val="1"/>
                <w:sz w:val="40"/>
                <w:szCs w:val="24"/>
              </w:rPr>
              <w:t>MOOC</w:t>
            </w:r>
            <w:r w:rsidRPr="004D1129">
              <w:rPr>
                <w:rFonts w:ascii="Ando Bold" w:eastAsia="Calibri" w:hAnsi="Ando Bold" w:cs="Calibri"/>
                <w:bCs/>
                <w:color w:val="FFFFFF" w:themeColor="background1"/>
                <w:spacing w:val="-13"/>
                <w:sz w:val="40"/>
                <w:szCs w:val="24"/>
              </w:rPr>
              <w:t xml:space="preserve"> T</w:t>
            </w:r>
            <w:r w:rsidR="004D1129">
              <w:rPr>
                <w:rFonts w:ascii="Ando Bold" w:eastAsia="Calibri" w:hAnsi="Ando Bold" w:cs="Calibri"/>
                <w:bCs/>
                <w:color w:val="FFFFFF" w:themeColor="background1"/>
                <w:spacing w:val="-13"/>
                <w:sz w:val="40"/>
                <w:szCs w:val="24"/>
              </w:rPr>
              <w:t>RANSITION DIGITALE DES ENTREPRISES</w:t>
            </w:r>
          </w:p>
        </w:tc>
      </w:tr>
      <w:tr w:rsidR="004D1129" w14:paraId="5BB876C9" w14:textId="77777777" w:rsidTr="00EF7FB1">
        <w:trPr>
          <w:trHeight w:hRule="exact" w:val="573"/>
        </w:trPr>
        <w:tc>
          <w:tcPr>
            <w:tcW w:w="1951" w:type="dxa"/>
            <w:shd w:val="clear" w:color="auto" w:fill="282D46"/>
            <w:vAlign w:val="center"/>
          </w:tcPr>
          <w:p w14:paraId="4B7BDA06" w14:textId="77777777" w:rsidR="004D1129" w:rsidRPr="00F816F6" w:rsidRDefault="004D1129" w:rsidP="00730EA4">
            <w:pPr>
              <w:spacing w:after="0" w:line="240" w:lineRule="auto"/>
              <w:ind w:left="407" w:right="-20"/>
              <w:rPr>
                <w:rFonts w:ascii="Roboto Condensed" w:eastAsia="Calibri" w:hAnsi="Roboto Condensed" w:cs="Calibri"/>
                <w:b/>
                <w:color w:val="FFFFFF" w:themeColor="background1"/>
              </w:rPr>
            </w:pPr>
            <w:r w:rsidRPr="00F816F6">
              <w:rPr>
                <w:rFonts w:ascii="Roboto Condensed" w:eastAsia="Calibri" w:hAnsi="Roboto Condensed" w:cs="Calibri"/>
                <w:b/>
                <w:bCs/>
                <w:color w:val="FFFFFF" w:themeColor="background1"/>
                <w:spacing w:val="-1"/>
              </w:rPr>
              <w:t>S</w:t>
            </w:r>
            <w:r w:rsidRPr="00F816F6">
              <w:rPr>
                <w:rFonts w:ascii="Roboto Condensed" w:eastAsia="Calibri" w:hAnsi="Roboto Condensed" w:cs="Calibri"/>
                <w:b/>
                <w:bCs/>
                <w:color w:val="FFFFFF" w:themeColor="background1"/>
              </w:rPr>
              <w:t>E</w:t>
            </w:r>
            <w:r w:rsidRPr="00F816F6">
              <w:rPr>
                <w:rFonts w:ascii="Roboto Condensed" w:eastAsia="Calibri" w:hAnsi="Roboto Condensed" w:cs="Calibri"/>
                <w:b/>
                <w:bCs/>
                <w:color w:val="FFFFFF" w:themeColor="background1"/>
                <w:spacing w:val="-1"/>
              </w:rPr>
              <w:t>M</w:t>
            </w:r>
            <w:r w:rsidRPr="00F816F6">
              <w:rPr>
                <w:rFonts w:ascii="Roboto Condensed" w:eastAsia="Calibri" w:hAnsi="Roboto Condensed" w:cs="Calibri"/>
                <w:b/>
                <w:bCs/>
                <w:color w:val="FFFFFF" w:themeColor="background1"/>
              </w:rPr>
              <w:t>E</w:t>
            </w:r>
            <w:r w:rsidRPr="00F816F6">
              <w:rPr>
                <w:rFonts w:ascii="Roboto Condensed" w:eastAsia="Calibri" w:hAnsi="Roboto Condensed" w:cs="Calibri"/>
                <w:b/>
                <w:bCs/>
                <w:color w:val="FFFFFF" w:themeColor="background1"/>
                <w:spacing w:val="-1"/>
              </w:rPr>
              <w:t>S</w:t>
            </w:r>
            <w:r w:rsidRPr="00F816F6">
              <w:rPr>
                <w:rFonts w:ascii="Roboto Condensed" w:eastAsia="Calibri" w:hAnsi="Roboto Condensed" w:cs="Calibri"/>
                <w:b/>
                <w:bCs/>
                <w:color w:val="FFFFFF" w:themeColor="background1"/>
                <w:spacing w:val="1"/>
              </w:rPr>
              <w:t>T</w:t>
            </w:r>
            <w:r w:rsidRPr="00F816F6">
              <w:rPr>
                <w:rFonts w:ascii="Roboto Condensed" w:eastAsia="Calibri" w:hAnsi="Roboto Condensed" w:cs="Calibri"/>
                <w:b/>
                <w:bCs/>
                <w:color w:val="FFFFFF" w:themeColor="background1"/>
              </w:rPr>
              <w:t>RE</w:t>
            </w:r>
            <w:r w:rsidRPr="00F816F6">
              <w:rPr>
                <w:rFonts w:ascii="Roboto Condensed" w:eastAsia="Calibri" w:hAnsi="Roboto Condensed" w:cs="Calibri"/>
                <w:b/>
                <w:bCs/>
                <w:color w:val="FFFFFF" w:themeColor="background1"/>
                <w:spacing w:val="-1"/>
              </w:rPr>
              <w:t xml:space="preserve"> </w:t>
            </w:r>
            <w:r w:rsidRPr="00F816F6">
              <w:rPr>
                <w:rFonts w:ascii="Roboto Condensed" w:eastAsia="Calibri" w:hAnsi="Roboto Condensed" w:cs="Calibri"/>
                <w:b/>
                <w:bCs/>
                <w:color w:val="FFFFFF" w:themeColor="background1"/>
              </w:rPr>
              <w:t>9</w:t>
            </w:r>
          </w:p>
        </w:tc>
        <w:tc>
          <w:tcPr>
            <w:tcW w:w="5562" w:type="dxa"/>
            <w:gridSpan w:val="3"/>
            <w:shd w:val="clear" w:color="auto" w:fill="F1E5F7"/>
            <w:vAlign w:val="center"/>
          </w:tcPr>
          <w:p w14:paraId="6967E98D" w14:textId="302DB7E7" w:rsidR="004D1129" w:rsidRPr="0097274A" w:rsidRDefault="0097274A" w:rsidP="00730EA4">
            <w:pPr>
              <w:spacing w:after="0" w:line="240" w:lineRule="auto"/>
              <w:ind w:left="97" w:right="-20"/>
              <w:rPr>
                <w:rFonts w:ascii="Roboto Condensed" w:eastAsia="Calibri" w:hAnsi="Roboto Condensed" w:cs="Calibri"/>
              </w:rPr>
            </w:pPr>
            <w:r w:rsidRPr="0097274A">
              <w:rPr>
                <w:rFonts w:ascii="Roboto Condensed" w:eastAsia="Calibri" w:hAnsi="Roboto Condensed" w:cs="Calibri"/>
              </w:rPr>
              <w:t>Pôle : conception et innovation</w:t>
            </w:r>
          </w:p>
        </w:tc>
        <w:tc>
          <w:tcPr>
            <w:tcW w:w="2410" w:type="dxa"/>
            <w:shd w:val="clear" w:color="auto" w:fill="F1E5F7"/>
            <w:vAlign w:val="center"/>
          </w:tcPr>
          <w:p w14:paraId="53C58627" w14:textId="544B12BA" w:rsidR="004D1129" w:rsidRDefault="004D1129" w:rsidP="00730EA4">
            <w:pPr>
              <w:spacing w:after="0" w:line="240" w:lineRule="auto"/>
              <w:ind w:left="166" w:right="-20"/>
              <w:rPr>
                <w:rFonts w:ascii="Calibri" w:eastAsia="Calibri" w:hAnsi="Calibri" w:cs="Calibri"/>
              </w:rPr>
            </w:pPr>
            <w:r w:rsidRPr="0077403E">
              <w:rPr>
                <w:rFonts w:ascii="Roboto Condensed" w:eastAsia="Calibri" w:hAnsi="Roboto Condensed" w:cs="Calibri"/>
                <w:i/>
                <w:color w:val="A6A6A6"/>
                <w:spacing w:val="1"/>
              </w:rPr>
              <w:t>M</w:t>
            </w:r>
            <w:r w:rsidRPr="0077403E">
              <w:rPr>
                <w:rFonts w:ascii="Roboto Condensed" w:eastAsia="Calibri" w:hAnsi="Roboto Condensed" w:cs="Calibri"/>
                <w:i/>
                <w:color w:val="A6A6A6"/>
              </w:rPr>
              <w:t>AJ</w:t>
            </w:r>
            <w:r w:rsidRPr="0077403E">
              <w:rPr>
                <w:rFonts w:ascii="Roboto Condensed" w:eastAsia="Calibri" w:hAnsi="Roboto Condensed" w:cs="Calibri"/>
                <w:i/>
                <w:color w:val="A6A6A6"/>
                <w:spacing w:val="-1"/>
              </w:rPr>
              <w:t xml:space="preserve"> </w:t>
            </w:r>
            <w:r w:rsidRPr="0077403E">
              <w:rPr>
                <w:rFonts w:ascii="Roboto Condensed" w:eastAsia="Calibri" w:hAnsi="Roboto Condensed" w:cs="Calibri"/>
                <w:i/>
                <w:color w:val="A6A6A6"/>
              </w:rPr>
              <w:t>:</w:t>
            </w:r>
            <w:r w:rsidRPr="0077403E">
              <w:rPr>
                <w:rFonts w:ascii="Roboto Condensed" w:eastAsia="Calibri" w:hAnsi="Roboto Condensed" w:cs="Calibri"/>
                <w:i/>
                <w:color w:val="A6A6A6"/>
                <w:spacing w:val="-1"/>
              </w:rPr>
              <w:t xml:space="preserve"> </w:t>
            </w:r>
            <w:r w:rsidRPr="0077403E">
              <w:rPr>
                <w:rFonts w:ascii="Roboto Condensed" w:eastAsia="Calibri" w:hAnsi="Roboto Condensed" w:cs="Calibri"/>
                <w:i/>
                <w:color w:val="A6A6A6"/>
                <w:spacing w:val="1"/>
              </w:rPr>
              <w:t>10/</w:t>
            </w:r>
            <w:r w:rsidRPr="0077403E">
              <w:rPr>
                <w:rFonts w:ascii="Roboto Condensed" w:eastAsia="Calibri" w:hAnsi="Roboto Condensed" w:cs="Calibri"/>
                <w:i/>
                <w:color w:val="A6A6A6"/>
                <w:spacing w:val="-2"/>
              </w:rPr>
              <w:t>20</w:t>
            </w:r>
            <w:r w:rsidRPr="0077403E">
              <w:rPr>
                <w:rFonts w:ascii="Roboto Condensed" w:eastAsia="Calibri" w:hAnsi="Roboto Condensed" w:cs="Calibri"/>
                <w:i/>
                <w:color w:val="A6A6A6"/>
                <w:spacing w:val="1"/>
              </w:rPr>
              <w:t>2</w:t>
            </w:r>
            <w:r w:rsidR="006236C0">
              <w:rPr>
                <w:rFonts w:ascii="Roboto Condensed" w:eastAsia="Calibri" w:hAnsi="Roboto Condensed" w:cs="Calibri"/>
                <w:i/>
                <w:color w:val="A6A6A6"/>
                <w:spacing w:val="1"/>
              </w:rPr>
              <w:t>4</w:t>
            </w:r>
          </w:p>
        </w:tc>
      </w:tr>
      <w:tr w:rsidR="004D1129" w14:paraId="6A59C269" w14:textId="77777777" w:rsidTr="00EF7FB1">
        <w:trPr>
          <w:trHeight w:hRule="exact" w:val="360"/>
        </w:trPr>
        <w:tc>
          <w:tcPr>
            <w:tcW w:w="4220" w:type="dxa"/>
            <w:gridSpan w:val="3"/>
            <w:shd w:val="clear" w:color="auto" w:fill="F1E5F7"/>
            <w:vAlign w:val="center"/>
          </w:tcPr>
          <w:p w14:paraId="4EB1D715" w14:textId="77777777" w:rsidR="004D1129" w:rsidRPr="00EB5E26" w:rsidRDefault="004D1129" w:rsidP="00730EA4">
            <w:pPr>
              <w:spacing w:after="0" w:line="240" w:lineRule="auto"/>
              <w:ind w:left="97" w:right="-20"/>
              <w:rPr>
                <w:rFonts w:ascii="Roboto Condensed" w:eastAsia="Calibri" w:hAnsi="Roboto Condensed" w:cs="Calibri"/>
                <w:b/>
              </w:rPr>
            </w:pPr>
            <w:r w:rsidRPr="00EB5E26">
              <w:rPr>
                <w:rFonts w:ascii="Roboto Condensed" w:eastAsia="Calibri" w:hAnsi="Roboto Condensed" w:cs="Calibri"/>
                <w:b/>
                <w:spacing w:val="-1"/>
                <w:position w:val="1"/>
              </w:rPr>
              <w:t>H</w:t>
            </w:r>
            <w:r w:rsidRPr="00EB5E26">
              <w:rPr>
                <w:rFonts w:ascii="Roboto Condensed" w:eastAsia="Calibri" w:hAnsi="Roboto Condensed" w:cs="Calibri"/>
                <w:b/>
                <w:spacing w:val="1"/>
                <w:position w:val="1"/>
              </w:rPr>
              <w:t>o</w:t>
            </w:r>
            <w:r w:rsidRPr="00EB5E26">
              <w:rPr>
                <w:rFonts w:ascii="Roboto Condensed" w:eastAsia="Calibri" w:hAnsi="Roboto Condensed" w:cs="Calibri"/>
                <w:b/>
                <w:position w:val="1"/>
              </w:rPr>
              <w:t>ra</w:t>
            </w:r>
            <w:r w:rsidRPr="00EB5E26">
              <w:rPr>
                <w:rFonts w:ascii="Roboto Condensed" w:eastAsia="Calibri" w:hAnsi="Roboto Condensed" w:cs="Calibri"/>
                <w:b/>
                <w:spacing w:val="-1"/>
                <w:position w:val="1"/>
              </w:rPr>
              <w:t>i</w:t>
            </w:r>
            <w:r w:rsidRPr="00EB5E26">
              <w:rPr>
                <w:rFonts w:ascii="Roboto Condensed" w:eastAsia="Calibri" w:hAnsi="Roboto Condensed" w:cs="Calibri"/>
                <w:b/>
                <w:position w:val="1"/>
              </w:rPr>
              <w:t>re</w:t>
            </w:r>
            <w:r w:rsidRPr="00EB5E26">
              <w:rPr>
                <w:rFonts w:ascii="Roboto Condensed" w:eastAsia="Calibri" w:hAnsi="Roboto Condensed" w:cs="Calibri"/>
                <w:b/>
                <w:spacing w:val="1"/>
                <w:position w:val="1"/>
              </w:rPr>
              <w:t xml:space="preserve"> </w:t>
            </w:r>
            <w:r w:rsidRPr="00EB5E26">
              <w:rPr>
                <w:rFonts w:ascii="Roboto Condensed" w:eastAsia="Calibri" w:hAnsi="Roboto Condensed" w:cs="Calibri"/>
                <w:b/>
                <w:spacing w:val="-1"/>
                <w:position w:val="1"/>
              </w:rPr>
              <w:t>p</w:t>
            </w:r>
            <w:r w:rsidRPr="00EB5E26">
              <w:rPr>
                <w:rFonts w:ascii="Roboto Condensed" w:eastAsia="Calibri" w:hAnsi="Roboto Condensed" w:cs="Calibri"/>
                <w:b/>
                <w:spacing w:val="-3"/>
                <w:position w:val="1"/>
              </w:rPr>
              <w:t>r</w:t>
            </w:r>
            <w:r w:rsidRPr="00EB5E26">
              <w:rPr>
                <w:rFonts w:ascii="Roboto Condensed" w:eastAsia="Calibri" w:hAnsi="Roboto Condensed" w:cs="Calibri"/>
                <w:b/>
                <w:position w:val="1"/>
              </w:rPr>
              <w:t>és</w:t>
            </w:r>
            <w:r w:rsidRPr="00EB5E26">
              <w:rPr>
                <w:rFonts w:ascii="Roboto Condensed" w:eastAsia="Calibri" w:hAnsi="Roboto Condensed" w:cs="Calibri"/>
                <w:b/>
                <w:spacing w:val="1"/>
                <w:position w:val="1"/>
              </w:rPr>
              <w:t>e</w:t>
            </w:r>
            <w:r w:rsidRPr="00EB5E26">
              <w:rPr>
                <w:rFonts w:ascii="Roboto Condensed" w:eastAsia="Calibri" w:hAnsi="Roboto Condensed" w:cs="Calibri"/>
                <w:b/>
                <w:spacing w:val="-1"/>
                <w:position w:val="1"/>
              </w:rPr>
              <w:t>n</w:t>
            </w:r>
            <w:r w:rsidRPr="00EB5E26">
              <w:rPr>
                <w:rFonts w:ascii="Roboto Condensed" w:eastAsia="Calibri" w:hAnsi="Roboto Condensed" w:cs="Calibri"/>
                <w:b/>
                <w:position w:val="1"/>
              </w:rPr>
              <w:t>t</w:t>
            </w:r>
            <w:r w:rsidRPr="00EB5E26">
              <w:rPr>
                <w:rFonts w:ascii="Roboto Condensed" w:eastAsia="Calibri" w:hAnsi="Roboto Condensed" w:cs="Calibri"/>
                <w:b/>
                <w:spacing w:val="-2"/>
                <w:position w:val="1"/>
              </w:rPr>
              <w:t>i</w:t>
            </w:r>
            <w:r w:rsidRPr="00EB5E26">
              <w:rPr>
                <w:rFonts w:ascii="Roboto Condensed" w:eastAsia="Calibri" w:hAnsi="Roboto Condensed" w:cs="Calibri"/>
                <w:b/>
                <w:position w:val="1"/>
              </w:rPr>
              <w:t>el</w:t>
            </w:r>
            <w:r w:rsidRPr="00EB5E26">
              <w:rPr>
                <w:rFonts w:ascii="Roboto Condensed" w:eastAsia="Calibri" w:hAnsi="Roboto Condensed" w:cs="Calibri"/>
                <w:b/>
                <w:spacing w:val="1"/>
                <w:position w:val="1"/>
              </w:rPr>
              <w:t xml:space="preserve"> </w:t>
            </w:r>
            <w:r w:rsidRPr="00EB5E26">
              <w:rPr>
                <w:rFonts w:ascii="Roboto Condensed" w:eastAsia="Calibri" w:hAnsi="Roboto Condensed" w:cs="Calibri"/>
                <w:b/>
                <w:position w:val="1"/>
              </w:rPr>
              <w:t>:</w:t>
            </w:r>
            <w:r w:rsidRPr="00EB5E26">
              <w:rPr>
                <w:rFonts w:ascii="Roboto Condensed" w:eastAsia="Calibri" w:hAnsi="Roboto Condensed" w:cs="Calibri"/>
                <w:b/>
                <w:spacing w:val="-1"/>
                <w:position w:val="1"/>
              </w:rPr>
              <w:t xml:space="preserve"> 14</w:t>
            </w:r>
            <w:r w:rsidRPr="00EB5E26">
              <w:rPr>
                <w:rFonts w:ascii="Roboto Condensed" w:eastAsia="Calibri" w:hAnsi="Roboto Condensed" w:cs="Calibri"/>
                <w:b/>
                <w:position w:val="1"/>
              </w:rPr>
              <w:t xml:space="preserve">h </w:t>
            </w:r>
            <w:r w:rsidRPr="00EB5E26">
              <w:rPr>
                <w:rFonts w:ascii="Roboto Condensed" w:eastAsia="Calibri" w:hAnsi="Roboto Condensed" w:cs="Calibri"/>
                <w:b/>
                <w:spacing w:val="-2"/>
                <w:position w:val="1"/>
              </w:rPr>
              <w:t>TD et 19h TP</w:t>
            </w:r>
            <w:r w:rsidRPr="00EB5E26">
              <w:rPr>
                <w:rFonts w:ascii="Roboto Condensed" w:eastAsia="Calibri" w:hAnsi="Roboto Condensed" w:cs="Calibri"/>
                <w:b/>
                <w:spacing w:val="1"/>
                <w:position w:val="1"/>
              </w:rPr>
              <w:t xml:space="preserve"> </w:t>
            </w:r>
            <w:r w:rsidRPr="00EB5E26">
              <w:rPr>
                <w:rFonts w:ascii="Roboto Condensed" w:eastAsia="Calibri" w:hAnsi="Roboto Condensed" w:cs="Calibri"/>
                <w:b/>
                <w:position w:val="1"/>
              </w:rPr>
              <w:t xml:space="preserve"> </w:t>
            </w:r>
          </w:p>
        </w:tc>
        <w:tc>
          <w:tcPr>
            <w:tcW w:w="3293" w:type="dxa"/>
            <w:shd w:val="clear" w:color="auto" w:fill="F1E5F7"/>
            <w:vAlign w:val="center"/>
          </w:tcPr>
          <w:p w14:paraId="17952735" w14:textId="77777777" w:rsidR="004D1129" w:rsidRPr="0077403E" w:rsidRDefault="004D1129" w:rsidP="00730EA4">
            <w:pPr>
              <w:spacing w:after="0" w:line="240" w:lineRule="auto"/>
              <w:ind w:left="97" w:right="-20"/>
              <w:rPr>
                <w:rFonts w:ascii="Roboto Condensed" w:eastAsia="Calibri" w:hAnsi="Roboto Condensed" w:cs="Calibri"/>
              </w:rPr>
            </w:pPr>
            <w:r w:rsidRPr="0077403E">
              <w:rPr>
                <w:rFonts w:ascii="Roboto Condensed" w:eastAsia="Calibri" w:hAnsi="Roboto Condensed" w:cs="Calibri"/>
                <w:position w:val="1"/>
              </w:rPr>
              <w:t>Tra</w:t>
            </w:r>
            <w:r w:rsidRPr="0077403E">
              <w:rPr>
                <w:rFonts w:ascii="Roboto Condensed" w:eastAsia="Calibri" w:hAnsi="Roboto Condensed" w:cs="Calibri"/>
                <w:spacing w:val="1"/>
                <w:position w:val="1"/>
              </w:rPr>
              <w:t>v</w:t>
            </w:r>
            <w:r w:rsidRPr="0077403E">
              <w:rPr>
                <w:rFonts w:ascii="Roboto Condensed" w:eastAsia="Calibri" w:hAnsi="Roboto Condensed" w:cs="Calibri"/>
                <w:position w:val="1"/>
              </w:rPr>
              <w:t xml:space="preserve">ail </w:t>
            </w:r>
            <w:r w:rsidRPr="0077403E">
              <w:rPr>
                <w:rFonts w:ascii="Roboto Condensed" w:eastAsia="Calibri" w:hAnsi="Roboto Condensed" w:cs="Calibri"/>
                <w:spacing w:val="-3"/>
                <w:position w:val="1"/>
              </w:rPr>
              <w:t>p</w:t>
            </w:r>
            <w:r w:rsidRPr="0077403E">
              <w:rPr>
                <w:rFonts w:ascii="Roboto Condensed" w:eastAsia="Calibri" w:hAnsi="Roboto Condensed" w:cs="Calibri"/>
                <w:position w:val="1"/>
              </w:rPr>
              <w:t>ers</w:t>
            </w:r>
            <w:r w:rsidRPr="0077403E">
              <w:rPr>
                <w:rFonts w:ascii="Roboto Condensed" w:eastAsia="Calibri" w:hAnsi="Roboto Condensed" w:cs="Calibri"/>
                <w:spacing w:val="1"/>
                <w:position w:val="1"/>
              </w:rPr>
              <w:t>o</w:t>
            </w:r>
            <w:r w:rsidRPr="0077403E">
              <w:rPr>
                <w:rFonts w:ascii="Roboto Condensed" w:eastAsia="Calibri" w:hAnsi="Roboto Condensed" w:cs="Calibri"/>
                <w:spacing w:val="-1"/>
                <w:position w:val="1"/>
              </w:rPr>
              <w:t>nn</w:t>
            </w:r>
            <w:r w:rsidRPr="0077403E">
              <w:rPr>
                <w:rFonts w:ascii="Roboto Condensed" w:eastAsia="Calibri" w:hAnsi="Roboto Condensed" w:cs="Calibri"/>
                <w:position w:val="1"/>
              </w:rPr>
              <w:t>el</w:t>
            </w:r>
            <w:r w:rsidRPr="0077403E">
              <w:rPr>
                <w:rFonts w:ascii="Roboto Condensed" w:eastAsia="Calibri" w:hAnsi="Roboto Condensed" w:cs="Calibri"/>
                <w:spacing w:val="-1"/>
                <w:position w:val="1"/>
              </w:rPr>
              <w:t xml:space="preserve"> </w:t>
            </w:r>
            <w:r w:rsidRPr="0077403E">
              <w:rPr>
                <w:rFonts w:ascii="Roboto Condensed" w:eastAsia="Calibri" w:hAnsi="Roboto Condensed" w:cs="Calibri"/>
                <w:position w:val="1"/>
              </w:rPr>
              <w:t>:</w:t>
            </w:r>
            <w:r w:rsidRPr="0077403E">
              <w:rPr>
                <w:rFonts w:ascii="Roboto Condensed" w:eastAsia="Calibri" w:hAnsi="Roboto Condensed" w:cs="Calibri"/>
                <w:spacing w:val="-1"/>
                <w:position w:val="1"/>
              </w:rPr>
              <w:t xml:space="preserve"> </w:t>
            </w:r>
            <w:r w:rsidRPr="0077403E">
              <w:rPr>
                <w:rFonts w:ascii="Roboto Condensed" w:eastAsia="Calibri" w:hAnsi="Roboto Condensed" w:cs="Calibri"/>
                <w:spacing w:val="-2"/>
                <w:position w:val="1"/>
              </w:rPr>
              <w:t>1</w:t>
            </w:r>
            <w:r w:rsidRPr="0077403E">
              <w:rPr>
                <w:rFonts w:ascii="Roboto Condensed" w:eastAsia="Calibri" w:hAnsi="Roboto Condensed" w:cs="Calibri"/>
                <w:position w:val="1"/>
              </w:rPr>
              <w:t>0</w:t>
            </w:r>
            <w:r w:rsidRPr="0077403E">
              <w:rPr>
                <w:rFonts w:ascii="Roboto Condensed" w:eastAsia="Calibri" w:hAnsi="Roboto Condensed" w:cs="Calibri"/>
                <w:spacing w:val="1"/>
                <w:position w:val="1"/>
              </w:rPr>
              <w:t xml:space="preserve"> </w:t>
            </w:r>
            <w:r w:rsidRPr="0077403E">
              <w:rPr>
                <w:rFonts w:ascii="Roboto Condensed" w:eastAsia="Calibri" w:hAnsi="Roboto Condensed" w:cs="Calibri"/>
                <w:position w:val="1"/>
              </w:rPr>
              <w:t>h</w:t>
            </w:r>
          </w:p>
        </w:tc>
        <w:tc>
          <w:tcPr>
            <w:tcW w:w="2410" w:type="dxa"/>
            <w:shd w:val="clear" w:color="auto" w:fill="F1E5F7"/>
            <w:vAlign w:val="center"/>
          </w:tcPr>
          <w:p w14:paraId="40BB3E81" w14:textId="75F12E59" w:rsidR="004D1129" w:rsidRPr="0077403E" w:rsidRDefault="004D1129" w:rsidP="00F816F6">
            <w:pPr>
              <w:spacing w:after="0" w:line="240" w:lineRule="auto"/>
              <w:ind w:left="148"/>
              <w:rPr>
                <w:rFonts w:ascii="Roboto Condensed" w:hAnsi="Roboto Condensed"/>
              </w:rPr>
            </w:pPr>
            <w:r w:rsidRPr="0077403E">
              <w:rPr>
                <w:rFonts w:ascii="Roboto Condensed" w:eastAsia="Calibri" w:hAnsi="Roboto Condensed" w:cs="Calibri"/>
                <w:position w:val="1"/>
              </w:rPr>
              <w:t>ECTS</w:t>
            </w:r>
            <w:r w:rsidRPr="0077403E">
              <w:rPr>
                <w:rFonts w:ascii="Roboto Condensed" w:eastAsia="Calibri" w:hAnsi="Roboto Condensed" w:cs="Calibri"/>
                <w:spacing w:val="1"/>
                <w:position w:val="1"/>
              </w:rPr>
              <w:t xml:space="preserve"> </w:t>
            </w:r>
            <w:r w:rsidRPr="0077403E">
              <w:rPr>
                <w:rFonts w:ascii="Roboto Condensed" w:eastAsia="Calibri" w:hAnsi="Roboto Condensed" w:cs="Calibri"/>
                <w:position w:val="1"/>
              </w:rPr>
              <w:t>:</w:t>
            </w:r>
            <w:r w:rsidRPr="0077403E">
              <w:rPr>
                <w:rFonts w:ascii="Roboto Condensed" w:eastAsia="Calibri" w:hAnsi="Roboto Condensed" w:cs="Calibri"/>
                <w:spacing w:val="-1"/>
                <w:position w:val="1"/>
              </w:rPr>
              <w:t xml:space="preserve"> </w:t>
            </w:r>
            <w:r w:rsidRPr="0077403E">
              <w:rPr>
                <w:rFonts w:ascii="Roboto Condensed" w:eastAsia="Calibri" w:hAnsi="Roboto Condensed" w:cs="Calibri"/>
                <w:position w:val="1"/>
              </w:rPr>
              <w:t>2</w:t>
            </w:r>
          </w:p>
        </w:tc>
      </w:tr>
      <w:tr w:rsidR="00730EA4" w14:paraId="3B03B839" w14:textId="77777777" w:rsidTr="00EF7FB1">
        <w:trPr>
          <w:trHeight w:hRule="exact" w:val="314"/>
        </w:trPr>
        <w:tc>
          <w:tcPr>
            <w:tcW w:w="4220" w:type="dxa"/>
            <w:gridSpan w:val="3"/>
            <w:shd w:val="clear" w:color="auto" w:fill="282D46"/>
            <w:vAlign w:val="center"/>
          </w:tcPr>
          <w:p w14:paraId="10843766" w14:textId="3EE57FFF" w:rsidR="00730EA4" w:rsidRPr="00F816F6" w:rsidRDefault="00730EA4" w:rsidP="00730EA4">
            <w:pPr>
              <w:spacing w:after="0" w:line="240" w:lineRule="auto"/>
              <w:ind w:left="97" w:right="-20"/>
              <w:rPr>
                <w:rFonts w:ascii="Roboto Condensed" w:eastAsia="Calibri" w:hAnsi="Roboto Condensed" w:cs="Calibri"/>
                <w:b/>
                <w:color w:val="FFFFFF" w:themeColor="background1"/>
              </w:rPr>
            </w:pPr>
            <w:r w:rsidRPr="00F816F6">
              <w:rPr>
                <w:rFonts w:ascii="Roboto Condensed" w:eastAsia="Calibri" w:hAnsi="Roboto Condensed" w:cs="Calibri"/>
                <w:b/>
                <w:bCs/>
                <w:color w:val="FFFFFF" w:themeColor="background1"/>
              </w:rPr>
              <w:t>Resp</w:t>
            </w:r>
            <w:r w:rsidRPr="00F816F6">
              <w:rPr>
                <w:rFonts w:ascii="Roboto Condensed" w:eastAsia="Calibri" w:hAnsi="Roboto Condensed" w:cs="Calibri"/>
                <w:b/>
                <w:bCs/>
                <w:color w:val="FFFFFF" w:themeColor="background1"/>
                <w:spacing w:val="-1"/>
              </w:rPr>
              <w:t>on</w:t>
            </w:r>
            <w:r w:rsidRPr="00F816F6">
              <w:rPr>
                <w:rFonts w:ascii="Roboto Condensed" w:eastAsia="Calibri" w:hAnsi="Roboto Condensed" w:cs="Calibri"/>
                <w:b/>
                <w:bCs/>
                <w:color w:val="FFFFFF" w:themeColor="background1"/>
              </w:rPr>
              <w:t>s</w:t>
            </w:r>
            <w:r w:rsidRPr="00F816F6">
              <w:rPr>
                <w:rFonts w:ascii="Roboto Condensed" w:eastAsia="Calibri" w:hAnsi="Roboto Condensed" w:cs="Calibri"/>
                <w:b/>
                <w:bCs/>
                <w:color w:val="FFFFFF" w:themeColor="background1"/>
                <w:spacing w:val="-1"/>
              </w:rPr>
              <w:t>ab</w:t>
            </w:r>
            <w:r w:rsidRPr="00F816F6">
              <w:rPr>
                <w:rFonts w:ascii="Roboto Condensed" w:eastAsia="Calibri" w:hAnsi="Roboto Condensed" w:cs="Calibri"/>
                <w:b/>
                <w:bCs/>
                <w:color w:val="FFFFFF" w:themeColor="background1"/>
                <w:spacing w:val="1"/>
              </w:rPr>
              <w:t>l</w:t>
            </w:r>
            <w:r w:rsidRPr="00F816F6">
              <w:rPr>
                <w:rFonts w:ascii="Roboto Condensed" w:eastAsia="Calibri" w:hAnsi="Roboto Condensed" w:cs="Calibri"/>
                <w:b/>
                <w:bCs/>
                <w:color w:val="FFFFFF" w:themeColor="background1"/>
              </w:rPr>
              <w:t>e : D</w:t>
            </w:r>
            <w:r w:rsidR="004D1129" w:rsidRPr="00F816F6">
              <w:rPr>
                <w:rFonts w:ascii="Roboto Condensed" w:eastAsia="Calibri" w:hAnsi="Roboto Condensed" w:cs="Calibri"/>
                <w:b/>
                <w:bCs/>
                <w:color w:val="FFFFFF" w:themeColor="background1"/>
                <w:spacing w:val="-1"/>
              </w:rPr>
              <w:t>.</w:t>
            </w:r>
            <w:r w:rsidRPr="00F816F6">
              <w:rPr>
                <w:rFonts w:ascii="Roboto Condensed" w:eastAsia="Calibri" w:hAnsi="Roboto Condensed" w:cs="Calibri"/>
                <w:b/>
                <w:bCs/>
                <w:color w:val="FFFFFF" w:themeColor="background1"/>
                <w:spacing w:val="1"/>
              </w:rPr>
              <w:t xml:space="preserve"> </w:t>
            </w:r>
            <w:proofErr w:type="spellStart"/>
            <w:r w:rsidRPr="00F816F6">
              <w:rPr>
                <w:rFonts w:ascii="Roboto Condensed" w:eastAsia="Calibri" w:hAnsi="Roboto Condensed" w:cs="Calibri"/>
                <w:b/>
                <w:bCs/>
                <w:color w:val="FFFFFF" w:themeColor="background1"/>
              </w:rPr>
              <w:t>M</w:t>
            </w:r>
            <w:r w:rsidRPr="00F816F6">
              <w:rPr>
                <w:rFonts w:ascii="Roboto Condensed" w:eastAsia="Calibri" w:hAnsi="Roboto Condensed" w:cs="Calibri"/>
                <w:b/>
                <w:bCs/>
                <w:color w:val="FFFFFF" w:themeColor="background1"/>
                <w:spacing w:val="-2"/>
              </w:rPr>
              <w:t>o</w:t>
            </w:r>
            <w:r w:rsidRPr="00F816F6">
              <w:rPr>
                <w:rFonts w:ascii="Roboto Condensed" w:eastAsia="Calibri" w:hAnsi="Roboto Condensed" w:cs="Calibri"/>
                <w:b/>
                <w:bCs/>
                <w:color w:val="FFFFFF" w:themeColor="background1"/>
                <w:spacing w:val="-1"/>
              </w:rPr>
              <w:t>n</w:t>
            </w:r>
            <w:r w:rsidRPr="00F816F6">
              <w:rPr>
                <w:rFonts w:ascii="Roboto Condensed" w:eastAsia="Calibri" w:hAnsi="Roboto Condensed" w:cs="Calibri"/>
                <w:b/>
                <w:bCs/>
                <w:color w:val="FFFFFF" w:themeColor="background1"/>
              </w:rPr>
              <w:t>t</w:t>
            </w:r>
            <w:r w:rsidRPr="00F816F6">
              <w:rPr>
                <w:rFonts w:ascii="Roboto Condensed" w:eastAsia="Calibri" w:hAnsi="Roboto Condensed" w:cs="Calibri"/>
                <w:b/>
                <w:bCs/>
                <w:color w:val="FFFFFF" w:themeColor="background1"/>
                <w:spacing w:val="-1"/>
              </w:rPr>
              <w:t>i</w:t>
            </w:r>
            <w:r w:rsidRPr="00F816F6">
              <w:rPr>
                <w:rFonts w:ascii="Roboto Condensed" w:eastAsia="Calibri" w:hAnsi="Roboto Condensed" w:cs="Calibri"/>
                <w:b/>
                <w:bCs/>
                <w:color w:val="FFFFFF" w:themeColor="background1"/>
                <w:spacing w:val="1"/>
              </w:rPr>
              <w:t>c</w:t>
            </w:r>
            <w:r w:rsidRPr="00F816F6">
              <w:rPr>
                <w:rFonts w:ascii="Roboto Condensed" w:eastAsia="Calibri" w:hAnsi="Roboto Condensed" w:cs="Calibri"/>
                <w:b/>
                <w:bCs/>
                <w:color w:val="FFFFFF" w:themeColor="background1"/>
                <w:spacing w:val="-1"/>
              </w:rPr>
              <w:t>o</w:t>
            </w:r>
            <w:r w:rsidRPr="00F816F6">
              <w:rPr>
                <w:rFonts w:ascii="Roboto Condensed" w:eastAsia="Calibri" w:hAnsi="Roboto Condensed" w:cs="Calibri"/>
                <w:b/>
                <w:bCs/>
                <w:color w:val="FFFFFF" w:themeColor="background1"/>
                <w:spacing w:val="1"/>
              </w:rPr>
              <w:t>l</w:t>
            </w:r>
            <w:r w:rsidRPr="00F816F6">
              <w:rPr>
                <w:rFonts w:ascii="Roboto Condensed" w:eastAsia="Calibri" w:hAnsi="Roboto Condensed" w:cs="Calibri"/>
                <w:b/>
                <w:bCs/>
                <w:color w:val="FFFFFF" w:themeColor="background1"/>
              </w:rPr>
              <w:t>o</w:t>
            </w:r>
            <w:proofErr w:type="spellEnd"/>
          </w:p>
        </w:tc>
        <w:tc>
          <w:tcPr>
            <w:tcW w:w="5703" w:type="dxa"/>
            <w:gridSpan w:val="2"/>
            <w:shd w:val="clear" w:color="auto" w:fill="F1E5F7"/>
            <w:vAlign w:val="center"/>
          </w:tcPr>
          <w:p w14:paraId="3B4E0432" w14:textId="6459A5E4" w:rsidR="00730EA4" w:rsidRPr="00EB5E26" w:rsidRDefault="00730EA4" w:rsidP="00730EA4">
            <w:pPr>
              <w:spacing w:after="0" w:line="240" w:lineRule="auto"/>
              <w:ind w:left="97" w:right="-20"/>
              <w:rPr>
                <w:rFonts w:ascii="Roboto Condensed" w:eastAsia="Calibri" w:hAnsi="Roboto Condensed" w:cs="Calibri"/>
                <w:b/>
              </w:rPr>
            </w:pPr>
            <w:r w:rsidRPr="00EB5E26">
              <w:rPr>
                <w:rFonts w:ascii="Roboto Condensed" w:eastAsia="Calibri" w:hAnsi="Roboto Condensed" w:cs="Calibri"/>
                <w:b/>
              </w:rPr>
              <w:t>I</w:t>
            </w:r>
            <w:r w:rsidRPr="00EB5E26">
              <w:rPr>
                <w:rFonts w:ascii="Roboto Condensed" w:eastAsia="Calibri" w:hAnsi="Roboto Condensed" w:cs="Calibri"/>
                <w:b/>
                <w:spacing w:val="-1"/>
              </w:rPr>
              <w:t>n</w:t>
            </w:r>
            <w:r w:rsidRPr="00EB5E26">
              <w:rPr>
                <w:rFonts w:ascii="Roboto Condensed" w:eastAsia="Calibri" w:hAnsi="Roboto Condensed" w:cs="Calibri"/>
                <w:b/>
              </w:rPr>
              <w:t>t</w:t>
            </w:r>
            <w:r w:rsidRPr="00EB5E26">
              <w:rPr>
                <w:rFonts w:ascii="Roboto Condensed" w:eastAsia="Calibri" w:hAnsi="Roboto Condensed" w:cs="Calibri"/>
                <w:b/>
                <w:spacing w:val="1"/>
              </w:rPr>
              <w:t>e</w:t>
            </w:r>
            <w:r w:rsidRPr="00EB5E26">
              <w:rPr>
                <w:rFonts w:ascii="Roboto Condensed" w:eastAsia="Calibri" w:hAnsi="Roboto Condensed" w:cs="Calibri"/>
                <w:b/>
              </w:rPr>
              <w:t>r</w:t>
            </w:r>
            <w:r w:rsidRPr="00EB5E26">
              <w:rPr>
                <w:rFonts w:ascii="Roboto Condensed" w:eastAsia="Calibri" w:hAnsi="Roboto Condensed" w:cs="Calibri"/>
                <w:b/>
                <w:spacing w:val="1"/>
              </w:rPr>
              <w:t>v</w:t>
            </w:r>
            <w:r w:rsidRPr="00EB5E26">
              <w:rPr>
                <w:rFonts w:ascii="Roboto Condensed" w:eastAsia="Calibri" w:hAnsi="Roboto Condensed" w:cs="Calibri"/>
                <w:b/>
              </w:rPr>
              <w:t>ena</w:t>
            </w:r>
            <w:r w:rsidRPr="00EB5E26">
              <w:rPr>
                <w:rFonts w:ascii="Roboto Condensed" w:eastAsia="Calibri" w:hAnsi="Roboto Condensed" w:cs="Calibri"/>
                <w:b/>
                <w:spacing w:val="-1"/>
              </w:rPr>
              <w:t>nt</w:t>
            </w:r>
            <w:r w:rsidRPr="00EB5E26">
              <w:rPr>
                <w:rFonts w:ascii="Roboto Condensed" w:eastAsia="Calibri" w:hAnsi="Roboto Condensed" w:cs="Calibri"/>
                <w:b/>
              </w:rPr>
              <w:t>s</w:t>
            </w:r>
            <w:r w:rsidRPr="00EB5E26">
              <w:rPr>
                <w:rFonts w:ascii="Roboto Condensed" w:eastAsia="Calibri" w:hAnsi="Roboto Condensed" w:cs="Calibri"/>
                <w:b/>
                <w:spacing w:val="1"/>
              </w:rPr>
              <w:t xml:space="preserve"> </w:t>
            </w:r>
            <w:r w:rsidRPr="00EB5E26">
              <w:rPr>
                <w:rFonts w:ascii="Roboto Condensed" w:eastAsia="Calibri" w:hAnsi="Roboto Condensed" w:cs="Calibri"/>
                <w:b/>
              </w:rPr>
              <w:t>:</w:t>
            </w:r>
            <w:r w:rsidRPr="00EB5E26">
              <w:rPr>
                <w:rFonts w:ascii="Roboto Condensed" w:eastAsia="Calibri" w:hAnsi="Roboto Condensed" w:cs="Calibri"/>
                <w:b/>
                <w:spacing w:val="-1"/>
              </w:rPr>
              <w:t xml:space="preserve"> </w:t>
            </w:r>
            <w:r w:rsidRPr="00EB5E26">
              <w:rPr>
                <w:rFonts w:ascii="Roboto Condensed" w:eastAsia="Calibri" w:hAnsi="Roboto Condensed" w:cs="Calibri"/>
                <w:b/>
                <w:spacing w:val="1"/>
              </w:rPr>
              <w:t>D</w:t>
            </w:r>
            <w:r w:rsidR="004D1129" w:rsidRPr="00EB5E26">
              <w:rPr>
                <w:rFonts w:ascii="Roboto Condensed" w:eastAsia="Calibri" w:hAnsi="Roboto Condensed" w:cs="Calibri"/>
                <w:b/>
                <w:spacing w:val="-3"/>
              </w:rPr>
              <w:t>.</w:t>
            </w:r>
            <w:r w:rsidRPr="00EB5E26">
              <w:rPr>
                <w:rFonts w:ascii="Roboto Condensed" w:eastAsia="Calibri" w:hAnsi="Roboto Condensed" w:cs="Calibri"/>
                <w:b/>
                <w:spacing w:val="-1"/>
              </w:rPr>
              <w:t xml:space="preserve"> </w:t>
            </w:r>
            <w:proofErr w:type="spellStart"/>
            <w:r w:rsidRPr="00EB5E26">
              <w:rPr>
                <w:rFonts w:ascii="Roboto Condensed" w:eastAsia="Calibri" w:hAnsi="Roboto Condensed" w:cs="Calibri"/>
                <w:b/>
                <w:spacing w:val="-1"/>
              </w:rPr>
              <w:t>M</w:t>
            </w:r>
            <w:r w:rsidRPr="00EB5E26">
              <w:rPr>
                <w:rFonts w:ascii="Roboto Condensed" w:eastAsia="Calibri" w:hAnsi="Roboto Condensed" w:cs="Calibri"/>
                <w:b/>
                <w:spacing w:val="1"/>
              </w:rPr>
              <w:t>o</w:t>
            </w:r>
            <w:r w:rsidRPr="00EB5E26">
              <w:rPr>
                <w:rFonts w:ascii="Roboto Condensed" w:eastAsia="Calibri" w:hAnsi="Roboto Condensed" w:cs="Calibri"/>
                <w:b/>
                <w:spacing w:val="-1"/>
              </w:rPr>
              <w:t>n</w:t>
            </w:r>
            <w:r w:rsidRPr="00EB5E26">
              <w:rPr>
                <w:rFonts w:ascii="Roboto Condensed" w:eastAsia="Calibri" w:hAnsi="Roboto Condensed" w:cs="Calibri"/>
                <w:b/>
              </w:rPr>
              <w:t>ti</w:t>
            </w:r>
            <w:r w:rsidRPr="00EB5E26">
              <w:rPr>
                <w:rFonts w:ascii="Roboto Condensed" w:eastAsia="Calibri" w:hAnsi="Roboto Condensed" w:cs="Calibri"/>
                <w:b/>
                <w:spacing w:val="-2"/>
              </w:rPr>
              <w:t>c</w:t>
            </w:r>
            <w:r w:rsidRPr="00EB5E26">
              <w:rPr>
                <w:rFonts w:ascii="Roboto Condensed" w:eastAsia="Calibri" w:hAnsi="Roboto Condensed" w:cs="Calibri"/>
                <w:b/>
                <w:spacing w:val="1"/>
              </w:rPr>
              <w:t>o</w:t>
            </w:r>
            <w:r w:rsidRPr="00EB5E26">
              <w:rPr>
                <w:rFonts w:ascii="Roboto Condensed" w:eastAsia="Calibri" w:hAnsi="Roboto Condensed" w:cs="Calibri"/>
                <w:b/>
              </w:rPr>
              <w:t>lo</w:t>
            </w:r>
            <w:proofErr w:type="spellEnd"/>
            <w:r w:rsidRPr="00EB5E26">
              <w:rPr>
                <w:rFonts w:ascii="Roboto Condensed" w:eastAsia="Calibri" w:hAnsi="Roboto Condensed" w:cs="Calibri"/>
                <w:b/>
              </w:rPr>
              <w:t>, E</w:t>
            </w:r>
            <w:r w:rsidR="004D1129" w:rsidRPr="00EB5E26">
              <w:rPr>
                <w:rFonts w:ascii="Roboto Condensed" w:eastAsia="Calibri" w:hAnsi="Roboto Condensed" w:cs="Calibri"/>
                <w:b/>
              </w:rPr>
              <w:t>.</w:t>
            </w:r>
            <w:r w:rsidRPr="00EB5E26">
              <w:rPr>
                <w:rFonts w:ascii="Roboto Condensed" w:eastAsia="Calibri" w:hAnsi="Roboto Condensed" w:cs="Calibri"/>
                <w:b/>
              </w:rPr>
              <w:t xml:space="preserve"> Bonjour, M</w:t>
            </w:r>
            <w:r w:rsidR="004D1129" w:rsidRPr="00EB5E26">
              <w:rPr>
                <w:rFonts w:ascii="Roboto Condensed" w:eastAsia="Calibri" w:hAnsi="Roboto Condensed" w:cs="Calibri"/>
                <w:b/>
              </w:rPr>
              <w:t>.</w:t>
            </w:r>
            <w:r w:rsidRPr="00EB5E26">
              <w:rPr>
                <w:rFonts w:ascii="Roboto Condensed" w:eastAsia="Calibri" w:hAnsi="Roboto Condensed" w:cs="Calibri"/>
                <w:b/>
              </w:rPr>
              <w:t xml:space="preserve"> </w:t>
            </w:r>
            <w:proofErr w:type="spellStart"/>
            <w:r w:rsidRPr="00EB5E26">
              <w:rPr>
                <w:rFonts w:ascii="Roboto Condensed" w:eastAsia="Calibri" w:hAnsi="Roboto Condensed" w:cs="Calibri"/>
                <w:b/>
              </w:rPr>
              <w:t>Enjolras</w:t>
            </w:r>
            <w:proofErr w:type="spellEnd"/>
            <w:r w:rsidRPr="00EB5E26">
              <w:rPr>
                <w:rFonts w:ascii="Roboto Condensed" w:eastAsia="Calibri" w:hAnsi="Roboto Condensed" w:cs="Calibri"/>
                <w:b/>
                <w:spacing w:val="-1"/>
              </w:rPr>
              <w:t xml:space="preserve"> </w:t>
            </w:r>
          </w:p>
        </w:tc>
      </w:tr>
      <w:tr w:rsidR="00730EA4" w14:paraId="1E89E4CA" w14:textId="77777777" w:rsidTr="00EF7FB1">
        <w:trPr>
          <w:trHeight w:hRule="exact" w:val="2023"/>
        </w:trPr>
        <w:tc>
          <w:tcPr>
            <w:tcW w:w="2518" w:type="dxa"/>
            <w:gridSpan w:val="2"/>
            <w:shd w:val="clear" w:color="auto" w:fill="282D46"/>
            <w:vAlign w:val="center"/>
          </w:tcPr>
          <w:p w14:paraId="18BF362E" w14:textId="77777777" w:rsidR="00730EA4" w:rsidRPr="00F816F6" w:rsidRDefault="00730EA4" w:rsidP="00730EA4">
            <w:pPr>
              <w:spacing w:after="0" w:line="240" w:lineRule="auto"/>
              <w:ind w:left="97" w:right="-20"/>
              <w:rPr>
                <w:rFonts w:ascii="Roboto Condensed" w:eastAsia="Calibri" w:hAnsi="Roboto Condensed" w:cs="Calibri"/>
                <w:b/>
                <w:color w:val="FFFFFF" w:themeColor="background1"/>
              </w:rPr>
            </w:pPr>
            <w:r w:rsidRPr="00F816F6">
              <w:rPr>
                <w:rFonts w:ascii="Roboto Condensed" w:eastAsia="Calibri" w:hAnsi="Roboto Condensed" w:cs="Calibri"/>
                <w:b/>
                <w:bCs/>
                <w:color w:val="FFFFFF" w:themeColor="background1"/>
                <w:position w:val="1"/>
              </w:rPr>
              <w:t>A</w:t>
            </w:r>
            <w:r w:rsidRPr="00F816F6">
              <w:rPr>
                <w:rFonts w:ascii="Roboto Condensed" w:eastAsia="Calibri" w:hAnsi="Roboto Condensed" w:cs="Calibri"/>
                <w:b/>
                <w:bCs/>
                <w:color w:val="FFFFFF" w:themeColor="background1"/>
                <w:spacing w:val="2"/>
                <w:position w:val="1"/>
              </w:rPr>
              <w:t>c</w:t>
            </w:r>
            <w:r w:rsidRPr="00F816F6">
              <w:rPr>
                <w:rFonts w:ascii="Roboto Condensed" w:eastAsia="Calibri" w:hAnsi="Roboto Condensed" w:cs="Calibri"/>
                <w:b/>
                <w:bCs/>
                <w:color w:val="FFFFFF" w:themeColor="background1"/>
                <w:spacing w:val="-1"/>
                <w:position w:val="1"/>
              </w:rPr>
              <w:t>qui</w:t>
            </w:r>
            <w:r w:rsidRPr="00F816F6">
              <w:rPr>
                <w:rFonts w:ascii="Roboto Condensed" w:eastAsia="Calibri" w:hAnsi="Roboto Condensed" w:cs="Calibri"/>
                <w:b/>
                <w:bCs/>
                <w:color w:val="FFFFFF" w:themeColor="background1"/>
                <w:position w:val="1"/>
              </w:rPr>
              <w:t>s</w:t>
            </w:r>
            <w:r w:rsidRPr="00F816F6">
              <w:rPr>
                <w:rFonts w:ascii="Roboto Condensed" w:eastAsia="Calibri" w:hAnsi="Roboto Condensed" w:cs="Calibri"/>
                <w:b/>
                <w:bCs/>
                <w:color w:val="FFFFFF" w:themeColor="background1"/>
                <w:spacing w:val="1"/>
                <w:position w:val="1"/>
              </w:rPr>
              <w:t xml:space="preserve"> </w:t>
            </w:r>
            <w:r w:rsidRPr="00F816F6">
              <w:rPr>
                <w:rFonts w:ascii="Roboto Condensed" w:eastAsia="Calibri" w:hAnsi="Roboto Condensed" w:cs="Calibri"/>
                <w:b/>
                <w:bCs/>
                <w:color w:val="FFFFFF" w:themeColor="background1"/>
                <w:spacing w:val="-1"/>
                <w:position w:val="1"/>
              </w:rPr>
              <w:t>d</w:t>
            </w:r>
            <w:r w:rsidRPr="00F816F6">
              <w:rPr>
                <w:rFonts w:ascii="Roboto Condensed" w:eastAsia="Calibri" w:hAnsi="Roboto Condensed" w:cs="Calibri"/>
                <w:b/>
                <w:bCs/>
                <w:color w:val="FFFFFF" w:themeColor="background1"/>
                <w:position w:val="1"/>
              </w:rPr>
              <w:t>’a</w:t>
            </w:r>
            <w:r w:rsidRPr="00F816F6">
              <w:rPr>
                <w:rFonts w:ascii="Roboto Condensed" w:eastAsia="Calibri" w:hAnsi="Roboto Condensed" w:cs="Calibri"/>
                <w:b/>
                <w:bCs/>
                <w:color w:val="FFFFFF" w:themeColor="background1"/>
                <w:spacing w:val="-1"/>
                <w:position w:val="1"/>
              </w:rPr>
              <w:t>pp</w:t>
            </w:r>
            <w:r w:rsidRPr="00F816F6">
              <w:rPr>
                <w:rFonts w:ascii="Roboto Condensed" w:eastAsia="Calibri" w:hAnsi="Roboto Condensed" w:cs="Calibri"/>
                <w:b/>
                <w:bCs/>
                <w:color w:val="FFFFFF" w:themeColor="background1"/>
                <w:spacing w:val="1"/>
                <w:position w:val="1"/>
              </w:rPr>
              <w:t>r</w:t>
            </w:r>
            <w:r w:rsidRPr="00F816F6">
              <w:rPr>
                <w:rFonts w:ascii="Roboto Condensed" w:eastAsia="Calibri" w:hAnsi="Roboto Condensed" w:cs="Calibri"/>
                <w:b/>
                <w:bCs/>
                <w:color w:val="FFFFFF" w:themeColor="background1"/>
                <w:spacing w:val="-1"/>
                <w:position w:val="1"/>
              </w:rPr>
              <w:t>en</w:t>
            </w:r>
            <w:r w:rsidRPr="00F816F6">
              <w:rPr>
                <w:rFonts w:ascii="Roboto Condensed" w:eastAsia="Calibri" w:hAnsi="Roboto Condensed" w:cs="Calibri"/>
                <w:b/>
                <w:bCs/>
                <w:color w:val="FFFFFF" w:themeColor="background1"/>
                <w:position w:val="1"/>
              </w:rPr>
              <w:t>t</w:t>
            </w:r>
            <w:r w:rsidRPr="00F816F6">
              <w:rPr>
                <w:rFonts w:ascii="Roboto Condensed" w:eastAsia="Calibri" w:hAnsi="Roboto Condensed" w:cs="Calibri"/>
                <w:b/>
                <w:bCs/>
                <w:color w:val="FFFFFF" w:themeColor="background1"/>
                <w:spacing w:val="-1"/>
                <w:position w:val="1"/>
              </w:rPr>
              <w:t>i</w:t>
            </w:r>
            <w:r w:rsidRPr="00F816F6">
              <w:rPr>
                <w:rFonts w:ascii="Roboto Condensed" w:eastAsia="Calibri" w:hAnsi="Roboto Condensed" w:cs="Calibri"/>
                <w:b/>
                <w:bCs/>
                <w:color w:val="FFFFFF" w:themeColor="background1"/>
                <w:position w:val="1"/>
              </w:rPr>
              <w:t>ss</w:t>
            </w:r>
            <w:r w:rsidRPr="00F816F6">
              <w:rPr>
                <w:rFonts w:ascii="Roboto Condensed" w:eastAsia="Calibri" w:hAnsi="Roboto Condensed" w:cs="Calibri"/>
                <w:b/>
                <w:bCs/>
                <w:color w:val="FFFFFF" w:themeColor="background1"/>
                <w:spacing w:val="-1"/>
                <w:position w:val="1"/>
              </w:rPr>
              <w:t>a</w:t>
            </w:r>
            <w:r w:rsidRPr="00F816F6">
              <w:rPr>
                <w:rFonts w:ascii="Roboto Condensed" w:eastAsia="Calibri" w:hAnsi="Roboto Condensed" w:cs="Calibri"/>
                <w:b/>
                <w:bCs/>
                <w:color w:val="FFFFFF" w:themeColor="background1"/>
                <w:spacing w:val="1"/>
                <w:position w:val="1"/>
              </w:rPr>
              <w:t>g</w:t>
            </w:r>
            <w:r w:rsidRPr="00F816F6">
              <w:rPr>
                <w:rFonts w:ascii="Roboto Condensed" w:eastAsia="Calibri" w:hAnsi="Roboto Condensed" w:cs="Calibri"/>
                <w:b/>
                <w:bCs/>
                <w:color w:val="FFFFFF" w:themeColor="background1"/>
                <w:position w:val="1"/>
              </w:rPr>
              <w:t xml:space="preserve">e </w:t>
            </w:r>
            <w:r w:rsidRPr="00F816F6">
              <w:rPr>
                <w:rFonts w:ascii="Roboto Condensed" w:eastAsia="Calibri" w:hAnsi="Roboto Condensed" w:cs="Calibri"/>
                <w:b/>
                <w:bCs/>
                <w:color w:val="FFFFFF" w:themeColor="background1"/>
                <w:spacing w:val="1"/>
              </w:rPr>
              <w:t>v</w:t>
            </w:r>
            <w:r w:rsidRPr="00F816F6">
              <w:rPr>
                <w:rFonts w:ascii="Roboto Condensed" w:eastAsia="Calibri" w:hAnsi="Roboto Condensed" w:cs="Calibri"/>
                <w:b/>
                <w:bCs/>
                <w:color w:val="FFFFFF" w:themeColor="background1"/>
                <w:spacing w:val="-1"/>
              </w:rPr>
              <w:t>i</w:t>
            </w:r>
            <w:r w:rsidRPr="00F816F6">
              <w:rPr>
                <w:rFonts w:ascii="Roboto Condensed" w:eastAsia="Calibri" w:hAnsi="Roboto Condensed" w:cs="Calibri"/>
                <w:b/>
                <w:bCs/>
                <w:color w:val="FFFFFF" w:themeColor="background1"/>
              </w:rPr>
              <w:t>s</w:t>
            </w:r>
            <w:r w:rsidRPr="00F816F6">
              <w:rPr>
                <w:rFonts w:ascii="Roboto Condensed" w:eastAsia="Calibri" w:hAnsi="Roboto Condensed" w:cs="Calibri"/>
                <w:b/>
                <w:bCs/>
                <w:color w:val="FFFFFF" w:themeColor="background1"/>
                <w:spacing w:val="-1"/>
              </w:rPr>
              <w:t>é</w:t>
            </w:r>
            <w:r w:rsidRPr="00F816F6">
              <w:rPr>
                <w:rFonts w:ascii="Roboto Condensed" w:eastAsia="Calibri" w:hAnsi="Roboto Condensed" w:cs="Calibri"/>
                <w:b/>
                <w:bCs/>
                <w:color w:val="FFFFFF" w:themeColor="background1"/>
              </w:rPr>
              <w:t>s</w:t>
            </w:r>
          </w:p>
        </w:tc>
        <w:tc>
          <w:tcPr>
            <w:tcW w:w="7405" w:type="dxa"/>
            <w:gridSpan w:val="3"/>
            <w:shd w:val="clear" w:color="auto" w:fill="F1E5F7"/>
            <w:vAlign w:val="center"/>
          </w:tcPr>
          <w:p w14:paraId="7A8E4385" w14:textId="77777777" w:rsidR="00730EA4" w:rsidRPr="0077403E" w:rsidRDefault="00730EA4" w:rsidP="00730EA4">
            <w:pPr>
              <w:spacing w:after="0" w:line="240" w:lineRule="auto"/>
              <w:ind w:left="100" w:right="113"/>
              <w:rPr>
                <w:rFonts w:ascii="Roboto Condensed" w:eastAsia="Calibri" w:hAnsi="Roboto Condensed" w:cs="Calibri"/>
                <w:sz w:val="20"/>
              </w:rPr>
            </w:pPr>
            <w:r w:rsidRPr="0077403E">
              <w:rPr>
                <w:rFonts w:ascii="Roboto Condensed" w:eastAsia="Calibri" w:hAnsi="Roboto Condensed" w:cs="Calibri"/>
                <w:position w:val="1"/>
                <w:sz w:val="20"/>
              </w:rPr>
              <w:t>A la fin du</w:t>
            </w:r>
            <w:r w:rsidRPr="0077403E">
              <w:rPr>
                <w:rFonts w:ascii="Roboto Condensed" w:eastAsia="Calibri" w:hAnsi="Roboto Condensed" w:cs="Calibri"/>
                <w:spacing w:val="-1"/>
                <w:position w:val="1"/>
                <w:sz w:val="20"/>
              </w:rPr>
              <w:t xml:space="preserve"> </w:t>
            </w:r>
            <w:r w:rsidRPr="0077403E">
              <w:rPr>
                <w:rFonts w:ascii="Roboto Condensed" w:eastAsia="Calibri" w:hAnsi="Roboto Condensed" w:cs="Calibri"/>
                <w:position w:val="1"/>
                <w:sz w:val="20"/>
              </w:rPr>
              <w:t>c</w:t>
            </w:r>
            <w:r w:rsidRPr="0077403E">
              <w:rPr>
                <w:rFonts w:ascii="Roboto Condensed" w:eastAsia="Calibri" w:hAnsi="Roboto Condensed" w:cs="Calibri"/>
                <w:spacing w:val="1"/>
                <w:position w:val="1"/>
                <w:sz w:val="20"/>
              </w:rPr>
              <w:t>o</w:t>
            </w:r>
            <w:r w:rsidRPr="0077403E">
              <w:rPr>
                <w:rFonts w:ascii="Roboto Condensed" w:eastAsia="Calibri" w:hAnsi="Roboto Condensed" w:cs="Calibri"/>
                <w:spacing w:val="-1"/>
                <w:position w:val="1"/>
                <w:sz w:val="20"/>
              </w:rPr>
              <w:t>u</w:t>
            </w:r>
            <w:r w:rsidRPr="0077403E">
              <w:rPr>
                <w:rFonts w:ascii="Roboto Condensed" w:eastAsia="Calibri" w:hAnsi="Roboto Condensed" w:cs="Calibri"/>
                <w:spacing w:val="-3"/>
                <w:position w:val="1"/>
                <w:sz w:val="20"/>
              </w:rPr>
              <w:t>r</w:t>
            </w:r>
            <w:r w:rsidRPr="0077403E">
              <w:rPr>
                <w:rFonts w:ascii="Roboto Condensed" w:eastAsia="Calibri" w:hAnsi="Roboto Condensed" w:cs="Calibri"/>
                <w:position w:val="1"/>
                <w:sz w:val="20"/>
              </w:rPr>
              <w:t>s, les</w:t>
            </w:r>
            <w:r w:rsidRPr="0077403E">
              <w:rPr>
                <w:rFonts w:ascii="Roboto Condensed" w:eastAsia="Calibri" w:hAnsi="Roboto Condensed" w:cs="Calibri"/>
                <w:spacing w:val="-1"/>
                <w:position w:val="1"/>
                <w:sz w:val="20"/>
              </w:rPr>
              <w:t xml:space="preserve"> </w:t>
            </w:r>
            <w:r w:rsidRPr="0077403E">
              <w:rPr>
                <w:rFonts w:ascii="Roboto Condensed" w:eastAsia="Calibri" w:hAnsi="Roboto Condensed" w:cs="Calibri"/>
                <w:spacing w:val="1"/>
                <w:position w:val="1"/>
                <w:sz w:val="20"/>
              </w:rPr>
              <w:t>é</w:t>
            </w:r>
            <w:r w:rsidRPr="0077403E">
              <w:rPr>
                <w:rFonts w:ascii="Roboto Condensed" w:eastAsia="Calibri" w:hAnsi="Roboto Condensed" w:cs="Calibri"/>
                <w:position w:val="1"/>
                <w:sz w:val="20"/>
              </w:rPr>
              <w:t>tu</w:t>
            </w:r>
            <w:r w:rsidRPr="0077403E">
              <w:rPr>
                <w:rFonts w:ascii="Roboto Condensed" w:eastAsia="Calibri" w:hAnsi="Roboto Condensed" w:cs="Calibri"/>
                <w:spacing w:val="-1"/>
                <w:position w:val="1"/>
                <w:sz w:val="20"/>
              </w:rPr>
              <w:t>d</w:t>
            </w:r>
            <w:r w:rsidRPr="0077403E">
              <w:rPr>
                <w:rFonts w:ascii="Roboto Condensed" w:eastAsia="Calibri" w:hAnsi="Roboto Condensed" w:cs="Calibri"/>
                <w:position w:val="1"/>
                <w:sz w:val="20"/>
              </w:rPr>
              <w:t>i</w:t>
            </w:r>
            <w:r w:rsidRPr="0077403E">
              <w:rPr>
                <w:rFonts w:ascii="Roboto Condensed" w:eastAsia="Calibri" w:hAnsi="Roboto Condensed" w:cs="Calibri"/>
                <w:spacing w:val="-3"/>
                <w:position w:val="1"/>
                <w:sz w:val="20"/>
              </w:rPr>
              <w:t>a</w:t>
            </w:r>
            <w:r w:rsidRPr="0077403E">
              <w:rPr>
                <w:rFonts w:ascii="Roboto Condensed" w:eastAsia="Calibri" w:hAnsi="Roboto Condensed" w:cs="Calibri"/>
                <w:spacing w:val="-1"/>
                <w:position w:val="1"/>
                <w:sz w:val="20"/>
              </w:rPr>
              <w:t>n</w:t>
            </w:r>
            <w:r w:rsidRPr="0077403E">
              <w:rPr>
                <w:rFonts w:ascii="Roboto Condensed" w:eastAsia="Calibri" w:hAnsi="Roboto Condensed" w:cs="Calibri"/>
                <w:position w:val="1"/>
                <w:sz w:val="20"/>
              </w:rPr>
              <w:t>ts</w:t>
            </w:r>
            <w:r w:rsidRPr="0077403E">
              <w:rPr>
                <w:rFonts w:ascii="Roboto Condensed" w:eastAsia="Calibri" w:hAnsi="Roboto Condensed" w:cs="Calibri"/>
                <w:spacing w:val="1"/>
                <w:position w:val="1"/>
                <w:sz w:val="20"/>
              </w:rPr>
              <w:t xml:space="preserve"> </w:t>
            </w:r>
            <w:r w:rsidRPr="0077403E">
              <w:rPr>
                <w:rFonts w:ascii="Roboto Condensed" w:eastAsia="Calibri" w:hAnsi="Roboto Condensed" w:cs="Calibri"/>
                <w:position w:val="1"/>
                <w:sz w:val="20"/>
              </w:rPr>
              <w:t>se</w:t>
            </w:r>
            <w:r w:rsidRPr="0077403E">
              <w:rPr>
                <w:rFonts w:ascii="Roboto Condensed" w:eastAsia="Calibri" w:hAnsi="Roboto Condensed" w:cs="Calibri"/>
                <w:spacing w:val="-2"/>
                <w:position w:val="1"/>
                <w:sz w:val="20"/>
              </w:rPr>
              <w:t>r</w:t>
            </w:r>
            <w:r w:rsidRPr="0077403E">
              <w:rPr>
                <w:rFonts w:ascii="Roboto Condensed" w:eastAsia="Calibri" w:hAnsi="Roboto Condensed" w:cs="Calibri"/>
                <w:spacing w:val="1"/>
                <w:position w:val="1"/>
                <w:sz w:val="20"/>
              </w:rPr>
              <w:t>o</w:t>
            </w:r>
            <w:r w:rsidRPr="0077403E">
              <w:rPr>
                <w:rFonts w:ascii="Roboto Condensed" w:eastAsia="Calibri" w:hAnsi="Roboto Condensed" w:cs="Calibri"/>
                <w:spacing w:val="-1"/>
                <w:position w:val="1"/>
                <w:sz w:val="20"/>
              </w:rPr>
              <w:t>n</w:t>
            </w:r>
            <w:r w:rsidRPr="0077403E">
              <w:rPr>
                <w:rFonts w:ascii="Roboto Condensed" w:eastAsia="Calibri" w:hAnsi="Roboto Condensed" w:cs="Calibri"/>
                <w:position w:val="1"/>
                <w:sz w:val="20"/>
              </w:rPr>
              <w:t>t</w:t>
            </w:r>
            <w:r w:rsidRPr="0077403E">
              <w:rPr>
                <w:rFonts w:ascii="Roboto Condensed" w:eastAsia="Calibri" w:hAnsi="Roboto Condensed" w:cs="Calibri"/>
                <w:spacing w:val="1"/>
                <w:position w:val="1"/>
                <w:sz w:val="20"/>
              </w:rPr>
              <w:t xml:space="preserve"> </w:t>
            </w:r>
            <w:r w:rsidRPr="0077403E">
              <w:rPr>
                <w:rFonts w:ascii="Roboto Condensed" w:eastAsia="Calibri" w:hAnsi="Roboto Condensed" w:cs="Calibri"/>
                <w:spacing w:val="-2"/>
                <w:position w:val="1"/>
                <w:sz w:val="20"/>
              </w:rPr>
              <w:t>c</w:t>
            </w:r>
            <w:r w:rsidRPr="0077403E">
              <w:rPr>
                <w:rFonts w:ascii="Roboto Condensed" w:eastAsia="Calibri" w:hAnsi="Roboto Condensed" w:cs="Calibri"/>
                <w:position w:val="1"/>
                <w:sz w:val="20"/>
              </w:rPr>
              <w:t>a</w:t>
            </w:r>
            <w:r w:rsidRPr="0077403E">
              <w:rPr>
                <w:rFonts w:ascii="Roboto Condensed" w:eastAsia="Calibri" w:hAnsi="Roboto Condensed" w:cs="Calibri"/>
                <w:spacing w:val="-1"/>
                <w:position w:val="1"/>
                <w:sz w:val="20"/>
              </w:rPr>
              <w:t>p</w:t>
            </w:r>
            <w:r w:rsidRPr="0077403E">
              <w:rPr>
                <w:rFonts w:ascii="Roboto Condensed" w:eastAsia="Calibri" w:hAnsi="Roboto Condensed" w:cs="Calibri"/>
                <w:position w:val="1"/>
                <w:sz w:val="20"/>
              </w:rPr>
              <w:t>a</w:t>
            </w:r>
            <w:r w:rsidRPr="0077403E">
              <w:rPr>
                <w:rFonts w:ascii="Roboto Condensed" w:eastAsia="Calibri" w:hAnsi="Roboto Condensed" w:cs="Calibri"/>
                <w:spacing w:val="-1"/>
                <w:position w:val="1"/>
                <w:sz w:val="20"/>
              </w:rPr>
              <w:t>b</w:t>
            </w:r>
            <w:r w:rsidRPr="0077403E">
              <w:rPr>
                <w:rFonts w:ascii="Roboto Condensed" w:eastAsia="Calibri" w:hAnsi="Roboto Condensed" w:cs="Calibri"/>
                <w:position w:val="1"/>
                <w:sz w:val="20"/>
              </w:rPr>
              <w:t>les de :</w:t>
            </w:r>
          </w:p>
          <w:p w14:paraId="3EC14A17" w14:textId="77777777" w:rsidR="00730EA4" w:rsidRPr="0077403E" w:rsidRDefault="00730EA4" w:rsidP="00730EA4">
            <w:pPr>
              <w:tabs>
                <w:tab w:val="left" w:pos="820"/>
              </w:tabs>
              <w:spacing w:after="0" w:line="240" w:lineRule="auto"/>
              <w:ind w:left="460" w:right="113"/>
              <w:rPr>
                <w:rFonts w:ascii="Roboto Condensed" w:eastAsia="Calibri" w:hAnsi="Roboto Condensed" w:cs="Calibri"/>
                <w:sz w:val="20"/>
              </w:rPr>
            </w:pPr>
            <w:r w:rsidRPr="0077403E">
              <w:rPr>
                <w:rFonts w:ascii="Roboto Condensed" w:eastAsia="Calibri" w:hAnsi="Roboto Condensed" w:cs="Calibri"/>
                <w:sz w:val="20"/>
              </w:rPr>
              <w:t>-</w:t>
            </w:r>
            <w:r w:rsidRPr="0077403E">
              <w:rPr>
                <w:rFonts w:ascii="Roboto Condensed" w:eastAsia="Calibri" w:hAnsi="Roboto Condensed" w:cs="Calibri"/>
                <w:sz w:val="20"/>
              </w:rPr>
              <w:tab/>
              <w:t>Piloter un projet de transformation numérique des entreprises</w:t>
            </w:r>
          </w:p>
          <w:p w14:paraId="1844291A" w14:textId="77777777" w:rsidR="00730EA4" w:rsidRPr="0077403E" w:rsidRDefault="00730EA4" w:rsidP="00730EA4">
            <w:pPr>
              <w:tabs>
                <w:tab w:val="left" w:pos="820"/>
              </w:tabs>
              <w:spacing w:after="0" w:line="240" w:lineRule="auto"/>
              <w:ind w:left="820" w:right="113" w:hanging="360"/>
              <w:rPr>
                <w:rFonts w:ascii="Roboto Condensed" w:eastAsia="Calibri" w:hAnsi="Roboto Condensed" w:cs="Calibri"/>
                <w:sz w:val="20"/>
              </w:rPr>
            </w:pPr>
            <w:r w:rsidRPr="0077403E">
              <w:rPr>
                <w:rFonts w:ascii="Roboto Condensed" w:eastAsia="Calibri" w:hAnsi="Roboto Condensed" w:cs="Calibri"/>
                <w:sz w:val="20"/>
              </w:rPr>
              <w:t>-</w:t>
            </w:r>
            <w:r w:rsidRPr="0077403E">
              <w:rPr>
                <w:rFonts w:ascii="Roboto Condensed" w:eastAsia="Calibri" w:hAnsi="Roboto Condensed" w:cs="Calibri"/>
                <w:sz w:val="20"/>
              </w:rPr>
              <w:tab/>
              <w:t>Comprendre les enjeux de la transformation numérique</w:t>
            </w:r>
          </w:p>
          <w:p w14:paraId="09E98EA2" w14:textId="77777777" w:rsidR="00730EA4" w:rsidRPr="0077403E" w:rsidRDefault="00730EA4" w:rsidP="00730EA4">
            <w:pPr>
              <w:tabs>
                <w:tab w:val="left" w:pos="820"/>
              </w:tabs>
              <w:spacing w:after="0" w:line="240" w:lineRule="auto"/>
              <w:ind w:left="820" w:right="113" w:hanging="360"/>
              <w:rPr>
                <w:rFonts w:ascii="Roboto Condensed" w:eastAsia="Calibri" w:hAnsi="Roboto Condensed" w:cs="Calibri"/>
                <w:spacing w:val="1"/>
                <w:sz w:val="20"/>
              </w:rPr>
            </w:pPr>
            <w:r w:rsidRPr="0077403E">
              <w:rPr>
                <w:rFonts w:ascii="Roboto Condensed" w:eastAsia="Calibri" w:hAnsi="Roboto Condensed" w:cs="Calibri"/>
                <w:sz w:val="20"/>
              </w:rPr>
              <w:t>-</w:t>
            </w:r>
            <w:r w:rsidRPr="0077403E">
              <w:rPr>
                <w:rFonts w:ascii="Roboto Condensed" w:eastAsia="Calibri" w:hAnsi="Roboto Condensed" w:cs="Calibri"/>
                <w:sz w:val="20"/>
              </w:rPr>
              <w:tab/>
            </w:r>
            <w:r w:rsidRPr="0077403E">
              <w:rPr>
                <w:rFonts w:ascii="Roboto Condensed" w:eastAsia="Calibri" w:hAnsi="Roboto Condensed" w:cs="Calibri"/>
                <w:spacing w:val="1"/>
                <w:sz w:val="20"/>
              </w:rPr>
              <w:t>Apprendre à anticiper l’ensemble des domaines concernés par la transformation numérique en entreprise</w:t>
            </w:r>
          </w:p>
          <w:p w14:paraId="60119B91" w14:textId="77777777" w:rsidR="00730EA4" w:rsidRPr="0077403E" w:rsidRDefault="00730EA4" w:rsidP="00005323">
            <w:pPr>
              <w:pStyle w:val="Paragraphedeliste"/>
              <w:numPr>
                <w:ilvl w:val="0"/>
                <w:numId w:val="23"/>
              </w:numPr>
              <w:tabs>
                <w:tab w:val="left" w:pos="820"/>
              </w:tabs>
              <w:suppressAutoHyphens w:val="0"/>
              <w:spacing w:after="0" w:line="240" w:lineRule="auto"/>
              <w:ind w:right="113"/>
              <w:rPr>
                <w:rFonts w:ascii="Roboto Condensed" w:hAnsi="Roboto Condensed" w:cs="Calibri"/>
                <w:sz w:val="20"/>
              </w:rPr>
            </w:pPr>
            <w:r w:rsidRPr="0077403E">
              <w:rPr>
                <w:rFonts w:ascii="Roboto Condensed" w:hAnsi="Roboto Condensed" w:cs="Calibri"/>
                <w:sz w:val="20"/>
              </w:rPr>
              <w:t xml:space="preserve">Maitriser les méthodes et outils pour piloter un projet de transformation numérique. </w:t>
            </w:r>
          </w:p>
        </w:tc>
      </w:tr>
      <w:tr w:rsidR="00730EA4" w14:paraId="5C9AF79E" w14:textId="77777777" w:rsidTr="00EF7FB1">
        <w:trPr>
          <w:trHeight w:hRule="exact" w:val="2122"/>
        </w:trPr>
        <w:tc>
          <w:tcPr>
            <w:tcW w:w="2518" w:type="dxa"/>
            <w:gridSpan w:val="2"/>
            <w:shd w:val="clear" w:color="auto" w:fill="282D46"/>
            <w:vAlign w:val="center"/>
          </w:tcPr>
          <w:p w14:paraId="2B1AEE6E" w14:textId="77777777" w:rsidR="00730EA4" w:rsidRPr="00F816F6" w:rsidRDefault="00730EA4" w:rsidP="00730EA4">
            <w:pPr>
              <w:spacing w:after="0" w:line="240" w:lineRule="auto"/>
              <w:ind w:left="97" w:right="-20"/>
              <w:rPr>
                <w:rFonts w:ascii="Roboto Condensed" w:hAnsi="Roboto Condensed"/>
                <w:b/>
                <w:color w:val="FFFFFF" w:themeColor="background1"/>
              </w:rPr>
            </w:pPr>
            <w:r w:rsidRPr="00F816F6">
              <w:rPr>
                <w:rFonts w:ascii="Roboto Condensed" w:eastAsia="Calibri" w:hAnsi="Roboto Condensed" w:cs="Calibri"/>
                <w:b/>
                <w:bCs/>
                <w:color w:val="FFFFFF" w:themeColor="background1"/>
                <w:spacing w:val="1"/>
                <w:position w:val="1"/>
              </w:rPr>
              <w:t>C</w:t>
            </w:r>
            <w:r w:rsidRPr="00F816F6">
              <w:rPr>
                <w:rFonts w:ascii="Roboto Condensed" w:eastAsia="Calibri" w:hAnsi="Roboto Condensed" w:cs="Calibri"/>
                <w:b/>
                <w:bCs/>
                <w:color w:val="FFFFFF" w:themeColor="background1"/>
                <w:spacing w:val="-1"/>
                <w:position w:val="1"/>
              </w:rPr>
              <w:t>on</w:t>
            </w:r>
            <w:r w:rsidRPr="00F816F6">
              <w:rPr>
                <w:rFonts w:ascii="Roboto Condensed" w:eastAsia="Calibri" w:hAnsi="Roboto Condensed" w:cs="Calibri"/>
                <w:b/>
                <w:bCs/>
                <w:color w:val="FFFFFF" w:themeColor="background1"/>
                <w:position w:val="1"/>
              </w:rPr>
              <w:t>t</w:t>
            </w:r>
            <w:r w:rsidRPr="00F816F6">
              <w:rPr>
                <w:rFonts w:ascii="Roboto Condensed" w:eastAsia="Calibri" w:hAnsi="Roboto Condensed" w:cs="Calibri"/>
                <w:b/>
                <w:bCs/>
                <w:color w:val="FFFFFF" w:themeColor="background1"/>
                <w:spacing w:val="1"/>
                <w:position w:val="1"/>
              </w:rPr>
              <w:t>ri</w:t>
            </w:r>
            <w:r w:rsidRPr="00F816F6">
              <w:rPr>
                <w:rFonts w:ascii="Roboto Condensed" w:eastAsia="Calibri" w:hAnsi="Roboto Condensed" w:cs="Calibri"/>
                <w:b/>
                <w:bCs/>
                <w:color w:val="FFFFFF" w:themeColor="background1"/>
                <w:spacing w:val="-1"/>
                <w:position w:val="1"/>
              </w:rPr>
              <w:t>bu</w:t>
            </w:r>
            <w:r w:rsidRPr="00F816F6">
              <w:rPr>
                <w:rFonts w:ascii="Roboto Condensed" w:eastAsia="Calibri" w:hAnsi="Roboto Condensed" w:cs="Calibri"/>
                <w:b/>
                <w:bCs/>
                <w:color w:val="FFFFFF" w:themeColor="background1"/>
                <w:position w:val="1"/>
              </w:rPr>
              <w:t>t</w:t>
            </w:r>
            <w:r w:rsidRPr="00F816F6">
              <w:rPr>
                <w:rFonts w:ascii="Roboto Condensed" w:eastAsia="Calibri" w:hAnsi="Roboto Condensed" w:cs="Calibri"/>
                <w:b/>
                <w:bCs/>
                <w:color w:val="FFFFFF" w:themeColor="background1"/>
                <w:spacing w:val="1"/>
                <w:position w:val="1"/>
              </w:rPr>
              <w:t>i</w:t>
            </w:r>
            <w:r w:rsidRPr="00F816F6">
              <w:rPr>
                <w:rFonts w:ascii="Roboto Condensed" w:eastAsia="Calibri" w:hAnsi="Roboto Condensed" w:cs="Calibri"/>
                <w:b/>
                <w:bCs/>
                <w:color w:val="FFFFFF" w:themeColor="background1"/>
                <w:spacing w:val="-1"/>
                <w:position w:val="1"/>
              </w:rPr>
              <w:t>o</w:t>
            </w:r>
            <w:r w:rsidRPr="00F816F6">
              <w:rPr>
                <w:rFonts w:ascii="Roboto Condensed" w:eastAsia="Calibri" w:hAnsi="Roboto Condensed" w:cs="Calibri"/>
                <w:b/>
                <w:bCs/>
                <w:color w:val="FFFFFF" w:themeColor="background1"/>
                <w:position w:val="1"/>
              </w:rPr>
              <w:t>n</w:t>
            </w:r>
            <w:r w:rsidRPr="00F816F6">
              <w:rPr>
                <w:rFonts w:ascii="Roboto Condensed" w:eastAsia="Calibri" w:hAnsi="Roboto Condensed" w:cs="Calibri"/>
                <w:b/>
                <w:bCs/>
                <w:color w:val="FFFFFF" w:themeColor="background1"/>
                <w:spacing w:val="-1"/>
                <w:position w:val="1"/>
              </w:rPr>
              <w:t xml:space="preserve"> </w:t>
            </w:r>
            <w:r w:rsidRPr="00F816F6">
              <w:rPr>
                <w:rFonts w:ascii="Roboto Condensed" w:eastAsia="Calibri" w:hAnsi="Roboto Condensed" w:cs="Calibri"/>
                <w:b/>
                <w:bCs/>
                <w:color w:val="FFFFFF" w:themeColor="background1"/>
                <w:position w:val="1"/>
              </w:rPr>
              <w:t xml:space="preserve">au </w:t>
            </w:r>
            <w:r w:rsidRPr="00F816F6">
              <w:rPr>
                <w:rFonts w:ascii="Roboto Condensed" w:eastAsia="Calibri" w:hAnsi="Roboto Condensed" w:cs="Calibri"/>
                <w:b/>
                <w:bCs/>
                <w:color w:val="FFFFFF" w:themeColor="background1"/>
                <w:spacing w:val="1"/>
              </w:rPr>
              <w:t>r</w:t>
            </w:r>
            <w:r w:rsidRPr="00F816F6">
              <w:rPr>
                <w:rFonts w:ascii="Roboto Condensed" w:eastAsia="Calibri" w:hAnsi="Roboto Condensed" w:cs="Calibri"/>
                <w:b/>
                <w:bCs/>
                <w:color w:val="FFFFFF" w:themeColor="background1"/>
                <w:spacing w:val="-1"/>
              </w:rPr>
              <w:t>é</w:t>
            </w:r>
            <w:r w:rsidRPr="00F816F6">
              <w:rPr>
                <w:rFonts w:ascii="Roboto Condensed" w:eastAsia="Calibri" w:hAnsi="Roboto Condensed" w:cs="Calibri"/>
                <w:b/>
                <w:bCs/>
                <w:color w:val="FFFFFF" w:themeColor="background1"/>
              </w:rPr>
              <w:t>f</w:t>
            </w:r>
            <w:r w:rsidRPr="00F816F6">
              <w:rPr>
                <w:rFonts w:ascii="Roboto Condensed" w:eastAsia="Calibri" w:hAnsi="Roboto Condensed" w:cs="Calibri"/>
                <w:b/>
                <w:bCs/>
                <w:color w:val="FFFFFF" w:themeColor="background1"/>
                <w:spacing w:val="-1"/>
              </w:rPr>
              <w:t>é</w:t>
            </w:r>
            <w:r w:rsidRPr="00F816F6">
              <w:rPr>
                <w:rFonts w:ascii="Roboto Condensed" w:eastAsia="Calibri" w:hAnsi="Roboto Condensed" w:cs="Calibri"/>
                <w:b/>
                <w:bCs/>
                <w:color w:val="FFFFFF" w:themeColor="background1"/>
                <w:spacing w:val="1"/>
              </w:rPr>
              <w:t>r</w:t>
            </w:r>
            <w:r w:rsidRPr="00F816F6">
              <w:rPr>
                <w:rFonts w:ascii="Roboto Condensed" w:eastAsia="Calibri" w:hAnsi="Roboto Condensed" w:cs="Calibri"/>
                <w:b/>
                <w:bCs/>
                <w:color w:val="FFFFFF" w:themeColor="background1"/>
                <w:spacing w:val="-1"/>
              </w:rPr>
              <w:t>en</w:t>
            </w:r>
            <w:r w:rsidRPr="00F816F6">
              <w:rPr>
                <w:rFonts w:ascii="Roboto Condensed" w:eastAsia="Calibri" w:hAnsi="Roboto Condensed" w:cs="Calibri"/>
                <w:b/>
                <w:bCs/>
                <w:color w:val="FFFFFF" w:themeColor="background1"/>
              </w:rPr>
              <w:t>t</w:t>
            </w:r>
            <w:r w:rsidRPr="00F816F6">
              <w:rPr>
                <w:rFonts w:ascii="Roboto Condensed" w:eastAsia="Calibri" w:hAnsi="Roboto Condensed" w:cs="Calibri"/>
                <w:b/>
                <w:bCs/>
                <w:color w:val="FFFFFF" w:themeColor="background1"/>
                <w:spacing w:val="1"/>
              </w:rPr>
              <w:t>i</w:t>
            </w:r>
            <w:r w:rsidRPr="00F816F6">
              <w:rPr>
                <w:rFonts w:ascii="Roboto Condensed" w:eastAsia="Calibri" w:hAnsi="Roboto Condensed" w:cs="Calibri"/>
                <w:b/>
                <w:bCs/>
                <w:color w:val="FFFFFF" w:themeColor="background1"/>
                <w:spacing w:val="-1"/>
              </w:rPr>
              <w:t>e</w:t>
            </w:r>
            <w:r w:rsidRPr="00F816F6">
              <w:rPr>
                <w:rFonts w:ascii="Roboto Condensed" w:eastAsia="Calibri" w:hAnsi="Roboto Condensed" w:cs="Calibri"/>
                <w:b/>
                <w:bCs/>
                <w:color w:val="FFFFFF" w:themeColor="background1"/>
              </w:rPr>
              <w:t>l</w:t>
            </w:r>
            <w:r w:rsidRPr="00F816F6">
              <w:rPr>
                <w:rFonts w:ascii="Roboto Condensed" w:eastAsia="Calibri" w:hAnsi="Roboto Condensed" w:cs="Calibri"/>
                <w:b/>
                <w:bCs/>
                <w:color w:val="FFFFFF" w:themeColor="background1"/>
                <w:spacing w:val="-1"/>
              </w:rPr>
              <w:t xml:space="preserve"> </w:t>
            </w:r>
            <w:r w:rsidRPr="00F816F6">
              <w:rPr>
                <w:rFonts w:ascii="Roboto Condensed" w:eastAsia="Calibri" w:hAnsi="Roboto Condensed" w:cs="Calibri"/>
                <w:b/>
                <w:bCs/>
                <w:color w:val="FFFFFF" w:themeColor="background1"/>
              </w:rPr>
              <w:t>Em</w:t>
            </w:r>
            <w:r w:rsidRPr="00F816F6">
              <w:rPr>
                <w:rFonts w:ascii="Roboto Condensed" w:eastAsia="Calibri" w:hAnsi="Roboto Condensed" w:cs="Calibri"/>
                <w:b/>
                <w:bCs/>
                <w:color w:val="FFFFFF" w:themeColor="background1"/>
                <w:spacing w:val="-1"/>
              </w:rPr>
              <w:t>p</w:t>
            </w:r>
            <w:r w:rsidRPr="00F816F6">
              <w:rPr>
                <w:rFonts w:ascii="Roboto Condensed" w:eastAsia="Calibri" w:hAnsi="Roboto Condensed" w:cs="Calibri"/>
                <w:b/>
                <w:bCs/>
                <w:color w:val="FFFFFF" w:themeColor="background1"/>
                <w:spacing w:val="1"/>
              </w:rPr>
              <w:t>l</w:t>
            </w:r>
            <w:r w:rsidRPr="00F816F6">
              <w:rPr>
                <w:rFonts w:ascii="Roboto Condensed" w:eastAsia="Calibri" w:hAnsi="Roboto Condensed" w:cs="Calibri"/>
                <w:b/>
                <w:bCs/>
                <w:color w:val="FFFFFF" w:themeColor="background1"/>
                <w:spacing w:val="-3"/>
              </w:rPr>
              <w:t>o</w:t>
            </w:r>
            <w:r w:rsidRPr="00F816F6">
              <w:rPr>
                <w:rFonts w:ascii="Roboto Condensed" w:eastAsia="Calibri" w:hAnsi="Roboto Condensed" w:cs="Calibri"/>
                <w:b/>
                <w:bCs/>
                <w:color w:val="FFFFFF" w:themeColor="background1"/>
                <w:spacing w:val="2"/>
              </w:rPr>
              <w:t>i</w:t>
            </w:r>
            <w:r w:rsidRPr="00F816F6">
              <w:rPr>
                <w:rFonts w:ascii="Roboto Condensed" w:eastAsia="Calibri" w:hAnsi="Roboto Condensed" w:cs="Calibri"/>
                <w:b/>
                <w:bCs/>
                <w:color w:val="FFFFFF" w:themeColor="background1"/>
              </w:rPr>
              <w:t xml:space="preserve">- </w:t>
            </w:r>
            <w:r w:rsidRPr="00F816F6">
              <w:rPr>
                <w:rFonts w:ascii="Roboto Condensed" w:eastAsia="Calibri" w:hAnsi="Roboto Condensed" w:cs="Calibri"/>
                <w:b/>
                <w:bCs/>
                <w:color w:val="FFFFFF" w:themeColor="background1"/>
                <w:spacing w:val="1"/>
              </w:rPr>
              <w:t>C</w:t>
            </w:r>
            <w:r w:rsidRPr="00F816F6">
              <w:rPr>
                <w:rFonts w:ascii="Roboto Condensed" w:eastAsia="Calibri" w:hAnsi="Roboto Condensed" w:cs="Calibri"/>
                <w:b/>
                <w:bCs/>
                <w:color w:val="FFFFFF" w:themeColor="background1"/>
                <w:spacing w:val="-1"/>
              </w:rPr>
              <w:t>o</w:t>
            </w:r>
            <w:r w:rsidRPr="00F816F6">
              <w:rPr>
                <w:rFonts w:ascii="Roboto Condensed" w:eastAsia="Calibri" w:hAnsi="Roboto Condensed" w:cs="Calibri"/>
                <w:b/>
                <w:bCs/>
                <w:color w:val="FFFFFF" w:themeColor="background1"/>
              </w:rPr>
              <w:t>mp</w:t>
            </w:r>
            <w:r w:rsidRPr="00F816F6">
              <w:rPr>
                <w:rFonts w:ascii="Roboto Condensed" w:eastAsia="Calibri" w:hAnsi="Roboto Condensed" w:cs="Calibri"/>
                <w:b/>
                <w:bCs/>
                <w:color w:val="FFFFFF" w:themeColor="background1"/>
                <w:spacing w:val="-1"/>
              </w:rPr>
              <w:t>é</w:t>
            </w:r>
            <w:r w:rsidRPr="00F816F6">
              <w:rPr>
                <w:rFonts w:ascii="Roboto Condensed" w:eastAsia="Calibri" w:hAnsi="Roboto Condensed" w:cs="Calibri"/>
                <w:b/>
                <w:bCs/>
                <w:color w:val="FFFFFF" w:themeColor="background1"/>
              </w:rPr>
              <w:t>te</w:t>
            </w:r>
            <w:r w:rsidRPr="00F816F6">
              <w:rPr>
                <w:rFonts w:ascii="Roboto Condensed" w:eastAsia="Calibri" w:hAnsi="Roboto Condensed" w:cs="Calibri"/>
                <w:b/>
                <w:bCs/>
                <w:color w:val="FFFFFF" w:themeColor="background1"/>
                <w:spacing w:val="-1"/>
              </w:rPr>
              <w:t>n</w:t>
            </w:r>
            <w:r w:rsidRPr="00F816F6">
              <w:rPr>
                <w:rFonts w:ascii="Roboto Condensed" w:eastAsia="Calibri" w:hAnsi="Roboto Condensed" w:cs="Calibri"/>
                <w:b/>
                <w:bCs/>
                <w:color w:val="FFFFFF" w:themeColor="background1"/>
                <w:spacing w:val="1"/>
              </w:rPr>
              <w:t>c</w:t>
            </w:r>
            <w:r w:rsidRPr="00F816F6">
              <w:rPr>
                <w:rFonts w:ascii="Roboto Condensed" w:eastAsia="Calibri" w:hAnsi="Roboto Condensed" w:cs="Calibri"/>
                <w:b/>
                <w:bCs/>
                <w:color w:val="FFFFFF" w:themeColor="background1"/>
                <w:spacing w:val="-1"/>
              </w:rPr>
              <w:t>e</w:t>
            </w:r>
            <w:r w:rsidRPr="00F816F6">
              <w:rPr>
                <w:rFonts w:ascii="Roboto Condensed" w:eastAsia="Calibri" w:hAnsi="Roboto Condensed" w:cs="Calibri"/>
                <w:b/>
                <w:bCs/>
                <w:color w:val="FFFFFF" w:themeColor="background1"/>
              </w:rPr>
              <w:t>s</w:t>
            </w:r>
          </w:p>
        </w:tc>
        <w:tc>
          <w:tcPr>
            <w:tcW w:w="7405" w:type="dxa"/>
            <w:gridSpan w:val="3"/>
            <w:shd w:val="clear" w:color="auto" w:fill="F1E5F7"/>
            <w:vAlign w:val="center"/>
          </w:tcPr>
          <w:p w14:paraId="4339ABA8" w14:textId="1117B41E" w:rsidR="00730EA4" w:rsidRPr="0077403E" w:rsidRDefault="00730EA4" w:rsidP="00730EA4">
            <w:pPr>
              <w:spacing w:after="0" w:line="240" w:lineRule="auto"/>
              <w:ind w:left="69"/>
              <w:rPr>
                <w:rFonts w:ascii="Roboto Condensed" w:eastAsia="Calibri" w:hAnsi="Roboto Condensed" w:cs="Calibri"/>
                <w:position w:val="1"/>
                <w:sz w:val="20"/>
              </w:rPr>
            </w:pPr>
            <w:r w:rsidRPr="0077403E">
              <w:rPr>
                <w:rFonts w:ascii="Roboto Condensed" w:eastAsia="Calibri" w:hAnsi="Roboto Condensed" w:cs="Calibri"/>
                <w:b/>
                <w:position w:val="1"/>
                <w:sz w:val="20"/>
              </w:rPr>
              <w:t>C4.3</w:t>
            </w:r>
            <w:r w:rsidRPr="0077403E">
              <w:rPr>
                <w:rFonts w:ascii="Roboto Condensed" w:eastAsia="Calibri" w:hAnsi="Roboto Condensed" w:cs="Calibri"/>
                <w:position w:val="1"/>
                <w:sz w:val="20"/>
              </w:rPr>
              <w:t xml:space="preserve"> Piloter le projet en adaptant les méthodes et outils de pilotage, ainsi que les indicateurs de suivi (coûts, délais, sécurité, </w:t>
            </w:r>
            <w:proofErr w:type="gramStart"/>
            <w:r w:rsidR="00EF7FB1" w:rsidRPr="0077403E">
              <w:rPr>
                <w:rFonts w:ascii="Roboto Condensed" w:eastAsia="Calibri" w:hAnsi="Roboto Condensed" w:cs="Calibri"/>
                <w:position w:val="1"/>
                <w:sz w:val="20"/>
              </w:rPr>
              <w:t>qualité,  …</w:t>
            </w:r>
            <w:proofErr w:type="gramEnd"/>
            <w:r w:rsidRPr="0077403E">
              <w:rPr>
                <w:rFonts w:ascii="Roboto Condensed" w:eastAsia="Calibri" w:hAnsi="Roboto Condensed" w:cs="Calibri"/>
                <w:position w:val="1"/>
                <w:sz w:val="20"/>
              </w:rPr>
              <w:t>) au contexte et à la nature du projet</w:t>
            </w:r>
          </w:p>
          <w:p w14:paraId="167B20A1" w14:textId="77777777" w:rsidR="00730EA4" w:rsidRPr="0077403E" w:rsidRDefault="00730EA4" w:rsidP="00730EA4">
            <w:pPr>
              <w:spacing w:after="0" w:line="240" w:lineRule="auto"/>
              <w:ind w:left="69"/>
              <w:rPr>
                <w:rFonts w:ascii="Roboto Condensed" w:eastAsia="Calibri" w:hAnsi="Roboto Condensed" w:cs="Calibri"/>
                <w:position w:val="1"/>
                <w:sz w:val="20"/>
              </w:rPr>
            </w:pPr>
            <w:r w:rsidRPr="0077403E">
              <w:rPr>
                <w:rFonts w:ascii="Roboto Condensed" w:eastAsia="Calibri" w:hAnsi="Roboto Condensed" w:cs="Calibri"/>
                <w:b/>
                <w:position w:val="1"/>
                <w:sz w:val="20"/>
              </w:rPr>
              <w:t>C4.4</w:t>
            </w:r>
            <w:r w:rsidRPr="0077403E">
              <w:rPr>
                <w:rFonts w:ascii="Roboto Condensed" w:eastAsia="Calibri" w:hAnsi="Roboto Condensed" w:cs="Calibri"/>
                <w:position w:val="1"/>
                <w:sz w:val="20"/>
              </w:rPr>
              <w:t xml:space="preserve"> Piloter, coordonner et assurer le suivi d’un projet d’ingénierie collaborative inter-métiers, </w:t>
            </w:r>
            <w:proofErr w:type="spellStart"/>
            <w:r w:rsidRPr="0077403E">
              <w:rPr>
                <w:rFonts w:ascii="Roboto Condensed" w:eastAsia="Calibri" w:hAnsi="Roboto Condensed" w:cs="Calibri"/>
                <w:position w:val="1"/>
                <w:sz w:val="20"/>
              </w:rPr>
              <w:t>inter-services</w:t>
            </w:r>
            <w:proofErr w:type="spellEnd"/>
            <w:r w:rsidRPr="0077403E">
              <w:rPr>
                <w:rFonts w:ascii="Roboto Condensed" w:eastAsia="Calibri" w:hAnsi="Roboto Condensed" w:cs="Calibri"/>
                <w:position w:val="1"/>
                <w:sz w:val="20"/>
              </w:rPr>
              <w:t>, inter-compétences et inter-cultures</w:t>
            </w:r>
          </w:p>
          <w:p w14:paraId="0C9F76BD" w14:textId="77777777" w:rsidR="00730EA4" w:rsidRPr="0077403E" w:rsidRDefault="00730EA4" w:rsidP="00730EA4">
            <w:pPr>
              <w:spacing w:after="0" w:line="240" w:lineRule="auto"/>
              <w:ind w:left="69"/>
              <w:rPr>
                <w:rFonts w:ascii="Roboto Condensed" w:eastAsia="Calibri" w:hAnsi="Roboto Condensed" w:cs="Calibri"/>
                <w:position w:val="1"/>
                <w:sz w:val="20"/>
              </w:rPr>
            </w:pPr>
            <w:r w:rsidRPr="0077403E">
              <w:rPr>
                <w:rFonts w:ascii="Roboto Condensed" w:eastAsia="Calibri" w:hAnsi="Roboto Condensed" w:cs="Calibri"/>
                <w:b/>
                <w:position w:val="1"/>
                <w:sz w:val="20"/>
              </w:rPr>
              <w:t>C3.5</w:t>
            </w:r>
            <w:r>
              <w:rPr>
                <w:rFonts w:ascii="Roboto Condensed" w:eastAsia="Calibri" w:hAnsi="Roboto Condensed" w:cs="Calibri"/>
                <w:position w:val="1"/>
                <w:sz w:val="20"/>
              </w:rPr>
              <w:t xml:space="preserve"> </w:t>
            </w:r>
            <w:r w:rsidRPr="0077403E">
              <w:rPr>
                <w:rFonts w:ascii="Roboto Condensed" w:eastAsia="Calibri" w:hAnsi="Roboto Condensed" w:cs="Calibri"/>
                <w:position w:val="1"/>
                <w:sz w:val="20"/>
              </w:rPr>
              <w:t xml:space="preserve">Implémenter le projet innovant en tenant compte des impératifs commerciaux, financiers, de production et de la </w:t>
            </w:r>
            <w:proofErr w:type="spellStart"/>
            <w:r w:rsidRPr="0077403E">
              <w:rPr>
                <w:rFonts w:ascii="Roboto Condensed" w:eastAsia="Calibri" w:hAnsi="Roboto Condensed" w:cs="Calibri"/>
                <w:position w:val="1"/>
                <w:sz w:val="20"/>
              </w:rPr>
              <w:t>supply-chain</w:t>
            </w:r>
            <w:proofErr w:type="spellEnd"/>
            <w:r w:rsidRPr="0077403E">
              <w:rPr>
                <w:rFonts w:ascii="Roboto Condensed" w:eastAsia="Calibri" w:hAnsi="Roboto Condensed" w:cs="Calibri"/>
                <w:position w:val="1"/>
                <w:sz w:val="20"/>
              </w:rPr>
              <w:t>, en réalisant l’interface avec les parties prenantes internes et externes du projet.</w:t>
            </w:r>
          </w:p>
        </w:tc>
      </w:tr>
      <w:tr w:rsidR="00730EA4" w14:paraId="2DC97D01" w14:textId="77777777" w:rsidTr="00EF7FB1">
        <w:trPr>
          <w:trHeight w:hRule="exact" w:val="288"/>
        </w:trPr>
        <w:tc>
          <w:tcPr>
            <w:tcW w:w="2518" w:type="dxa"/>
            <w:gridSpan w:val="2"/>
            <w:shd w:val="clear" w:color="auto" w:fill="282D46"/>
            <w:vAlign w:val="center"/>
          </w:tcPr>
          <w:p w14:paraId="401A42C3" w14:textId="77777777" w:rsidR="00730EA4" w:rsidRPr="00F816F6" w:rsidRDefault="00730EA4" w:rsidP="00730EA4">
            <w:pPr>
              <w:spacing w:after="0" w:line="240" w:lineRule="auto"/>
              <w:ind w:left="96" w:right="-23"/>
              <w:rPr>
                <w:rFonts w:ascii="Roboto Condensed" w:eastAsia="Calibri" w:hAnsi="Roboto Condensed" w:cs="Calibri"/>
                <w:b/>
                <w:color w:val="FFFFFF" w:themeColor="background1"/>
              </w:rPr>
            </w:pPr>
            <w:r w:rsidRPr="00F816F6">
              <w:rPr>
                <w:rFonts w:ascii="Roboto Condensed" w:eastAsia="Calibri" w:hAnsi="Roboto Condensed" w:cs="Calibri"/>
                <w:b/>
                <w:bCs/>
                <w:color w:val="FFFFFF" w:themeColor="background1"/>
                <w:position w:val="1"/>
              </w:rPr>
              <w:t>Prérequis</w:t>
            </w:r>
          </w:p>
        </w:tc>
        <w:tc>
          <w:tcPr>
            <w:tcW w:w="7405" w:type="dxa"/>
            <w:gridSpan w:val="3"/>
            <w:shd w:val="clear" w:color="auto" w:fill="F1E5F7"/>
            <w:vAlign w:val="center"/>
          </w:tcPr>
          <w:p w14:paraId="4A800EED" w14:textId="77777777" w:rsidR="00730EA4" w:rsidRPr="0077403E" w:rsidRDefault="00730EA4" w:rsidP="00730EA4">
            <w:pPr>
              <w:spacing w:after="0" w:line="240" w:lineRule="auto"/>
              <w:ind w:left="69"/>
              <w:rPr>
                <w:rFonts w:ascii="Roboto Condensed" w:hAnsi="Roboto Condensed"/>
                <w:sz w:val="20"/>
              </w:rPr>
            </w:pPr>
            <w:r w:rsidRPr="0077403E">
              <w:rPr>
                <w:rFonts w:ascii="Roboto Condensed" w:hAnsi="Roboto Condensed"/>
                <w:sz w:val="20"/>
              </w:rPr>
              <w:t>Aucun</w:t>
            </w:r>
          </w:p>
        </w:tc>
      </w:tr>
      <w:tr w:rsidR="00F816F6" w14:paraId="27775149" w14:textId="77777777" w:rsidTr="00EF7FB1">
        <w:trPr>
          <w:trHeight w:hRule="exact" w:val="670"/>
        </w:trPr>
        <w:tc>
          <w:tcPr>
            <w:tcW w:w="2518" w:type="dxa"/>
            <w:gridSpan w:val="2"/>
            <w:shd w:val="clear" w:color="auto" w:fill="282D46"/>
            <w:vAlign w:val="center"/>
          </w:tcPr>
          <w:p w14:paraId="52F0D115" w14:textId="0C7649B4" w:rsidR="00F816F6" w:rsidRPr="0077403E" w:rsidRDefault="00F816F6" w:rsidP="00F816F6">
            <w:pPr>
              <w:spacing w:after="0" w:line="240" w:lineRule="auto"/>
              <w:ind w:left="135"/>
              <w:rPr>
                <w:rFonts w:ascii="Ando Bold" w:hAnsi="Ando Bold"/>
                <w:sz w:val="28"/>
              </w:rPr>
            </w:pPr>
            <w:r w:rsidRPr="00F816F6">
              <w:rPr>
                <w:rFonts w:ascii="Roboto Condensed" w:eastAsia="Calibri" w:hAnsi="Roboto Condensed" w:cs="Calibri"/>
                <w:b/>
                <w:bCs/>
                <w:color w:val="FFFFFF" w:themeColor="background1"/>
                <w:position w:val="1"/>
              </w:rPr>
              <w:t>L</w:t>
            </w:r>
            <w:r w:rsidRPr="00F816F6">
              <w:rPr>
                <w:rFonts w:ascii="Roboto Condensed" w:eastAsia="Calibri" w:hAnsi="Roboto Condensed" w:cs="Calibri"/>
                <w:b/>
                <w:bCs/>
                <w:color w:val="FFFFFF" w:themeColor="background1"/>
                <w:spacing w:val="1"/>
                <w:position w:val="1"/>
              </w:rPr>
              <w:t>i</w:t>
            </w:r>
            <w:r w:rsidRPr="00F816F6">
              <w:rPr>
                <w:rFonts w:ascii="Roboto Condensed" w:eastAsia="Calibri" w:hAnsi="Roboto Condensed" w:cs="Calibri"/>
                <w:b/>
                <w:bCs/>
                <w:color w:val="FFFFFF" w:themeColor="background1"/>
                <w:spacing w:val="-1"/>
                <w:position w:val="1"/>
              </w:rPr>
              <w:t>en</w:t>
            </w:r>
            <w:r w:rsidRPr="00F816F6">
              <w:rPr>
                <w:rFonts w:ascii="Roboto Condensed" w:eastAsia="Calibri" w:hAnsi="Roboto Condensed" w:cs="Calibri"/>
                <w:b/>
                <w:bCs/>
                <w:color w:val="FFFFFF" w:themeColor="background1"/>
                <w:position w:val="1"/>
              </w:rPr>
              <w:t>s</w:t>
            </w:r>
            <w:r w:rsidRPr="00F816F6">
              <w:rPr>
                <w:rFonts w:ascii="Roboto Condensed" w:eastAsia="Calibri" w:hAnsi="Roboto Condensed" w:cs="Calibri"/>
                <w:b/>
                <w:bCs/>
                <w:color w:val="FFFFFF" w:themeColor="background1"/>
                <w:spacing w:val="1"/>
                <w:position w:val="1"/>
              </w:rPr>
              <w:t xml:space="preserve"> </w:t>
            </w:r>
            <w:r w:rsidRPr="00F816F6">
              <w:rPr>
                <w:rFonts w:ascii="Roboto Condensed" w:eastAsia="Calibri" w:hAnsi="Roboto Condensed" w:cs="Calibri"/>
                <w:b/>
                <w:bCs/>
                <w:color w:val="FFFFFF" w:themeColor="background1"/>
                <w:position w:val="1"/>
              </w:rPr>
              <w:t>p</w:t>
            </w:r>
            <w:r w:rsidRPr="00F816F6">
              <w:rPr>
                <w:rFonts w:ascii="Roboto Condensed" w:eastAsia="Calibri" w:hAnsi="Roboto Condensed" w:cs="Calibri"/>
                <w:b/>
                <w:bCs/>
                <w:color w:val="FFFFFF" w:themeColor="background1"/>
                <w:spacing w:val="-1"/>
                <w:position w:val="1"/>
              </w:rPr>
              <w:t>éda</w:t>
            </w:r>
            <w:r w:rsidRPr="00F816F6">
              <w:rPr>
                <w:rFonts w:ascii="Roboto Condensed" w:eastAsia="Calibri" w:hAnsi="Roboto Condensed" w:cs="Calibri"/>
                <w:b/>
                <w:bCs/>
                <w:color w:val="FFFFFF" w:themeColor="background1"/>
                <w:spacing w:val="1"/>
                <w:position w:val="1"/>
              </w:rPr>
              <w:t>g</w:t>
            </w:r>
            <w:r w:rsidRPr="00F816F6">
              <w:rPr>
                <w:rFonts w:ascii="Roboto Condensed" w:eastAsia="Calibri" w:hAnsi="Roboto Condensed" w:cs="Calibri"/>
                <w:b/>
                <w:bCs/>
                <w:color w:val="FFFFFF" w:themeColor="background1"/>
                <w:spacing w:val="-1"/>
                <w:position w:val="1"/>
              </w:rPr>
              <w:t>o</w:t>
            </w:r>
            <w:r w:rsidRPr="00F816F6">
              <w:rPr>
                <w:rFonts w:ascii="Roboto Condensed" w:eastAsia="Calibri" w:hAnsi="Roboto Condensed" w:cs="Calibri"/>
                <w:b/>
                <w:bCs/>
                <w:color w:val="FFFFFF" w:themeColor="background1"/>
                <w:spacing w:val="-2"/>
                <w:position w:val="1"/>
              </w:rPr>
              <w:t>g</w:t>
            </w:r>
            <w:r w:rsidRPr="00F816F6">
              <w:rPr>
                <w:rFonts w:ascii="Roboto Condensed" w:eastAsia="Calibri" w:hAnsi="Roboto Condensed" w:cs="Calibri"/>
                <w:b/>
                <w:bCs/>
                <w:color w:val="FFFFFF" w:themeColor="background1"/>
                <w:spacing w:val="1"/>
                <w:position w:val="1"/>
              </w:rPr>
              <w:t>i</w:t>
            </w:r>
            <w:r w:rsidRPr="00F816F6">
              <w:rPr>
                <w:rFonts w:ascii="Roboto Condensed" w:eastAsia="Calibri" w:hAnsi="Roboto Condensed" w:cs="Calibri"/>
                <w:b/>
                <w:bCs/>
                <w:color w:val="FFFFFF" w:themeColor="background1"/>
                <w:spacing w:val="-1"/>
                <w:position w:val="1"/>
              </w:rPr>
              <w:t>que</w:t>
            </w:r>
            <w:r w:rsidRPr="00F816F6">
              <w:rPr>
                <w:rFonts w:ascii="Roboto Condensed" w:eastAsia="Calibri" w:hAnsi="Roboto Condensed" w:cs="Calibri"/>
                <w:b/>
                <w:bCs/>
                <w:color w:val="FFFFFF" w:themeColor="background1"/>
                <w:position w:val="1"/>
              </w:rPr>
              <w:t>s</w:t>
            </w:r>
          </w:p>
        </w:tc>
        <w:tc>
          <w:tcPr>
            <w:tcW w:w="7405" w:type="dxa"/>
            <w:gridSpan w:val="3"/>
            <w:shd w:val="clear" w:color="auto" w:fill="F1E5F7"/>
            <w:vAlign w:val="center"/>
          </w:tcPr>
          <w:p w14:paraId="7B91E7D2" w14:textId="613DE647" w:rsidR="00F816F6" w:rsidRPr="0077403E" w:rsidRDefault="00F816F6" w:rsidP="00730EA4">
            <w:pPr>
              <w:spacing w:after="0" w:line="240" w:lineRule="auto"/>
              <w:ind w:left="69"/>
              <w:rPr>
                <w:rFonts w:ascii="Roboto Condensed" w:hAnsi="Roboto Condensed"/>
                <w:sz w:val="20"/>
              </w:rPr>
            </w:pPr>
            <w:r w:rsidRPr="0077403E">
              <w:rPr>
                <w:rFonts w:ascii="Roboto Condensed" w:eastAsia="Calibri" w:hAnsi="Roboto Condensed" w:cs="Calibri"/>
                <w:position w:val="1"/>
                <w:sz w:val="20"/>
              </w:rPr>
              <w:t>GI</w:t>
            </w:r>
            <w:r w:rsidR="003402AC">
              <w:rPr>
                <w:rFonts w:ascii="Roboto Condensed" w:eastAsia="Calibri" w:hAnsi="Roboto Condensed" w:cs="Calibri"/>
                <w:position w:val="1"/>
                <w:sz w:val="20"/>
              </w:rPr>
              <w:t>3</w:t>
            </w:r>
            <w:r w:rsidRPr="0077403E">
              <w:rPr>
                <w:rFonts w:ascii="Roboto Condensed" w:eastAsia="Calibri" w:hAnsi="Roboto Condensed" w:cs="Calibri"/>
                <w:position w:val="1"/>
                <w:sz w:val="20"/>
              </w:rPr>
              <w:t>/ méthodes Agile, 72H Agile, Marketing de l’innovation</w:t>
            </w:r>
          </w:p>
        </w:tc>
      </w:tr>
      <w:tr w:rsidR="00730EA4" w14:paraId="6A6F86B3" w14:textId="77777777" w:rsidTr="00EF7FB1">
        <w:trPr>
          <w:trHeight w:hRule="exact" w:val="7388"/>
        </w:trPr>
        <w:tc>
          <w:tcPr>
            <w:tcW w:w="2518" w:type="dxa"/>
            <w:gridSpan w:val="2"/>
            <w:shd w:val="clear" w:color="auto" w:fill="282D46"/>
            <w:vAlign w:val="center"/>
          </w:tcPr>
          <w:p w14:paraId="277629E0" w14:textId="77777777" w:rsidR="00730EA4" w:rsidRPr="00F816F6" w:rsidRDefault="00730EA4" w:rsidP="00730EA4">
            <w:pPr>
              <w:spacing w:after="0" w:line="240" w:lineRule="auto"/>
              <w:ind w:left="96" w:right="23"/>
              <w:rPr>
                <w:rFonts w:ascii="Roboto Condensed" w:hAnsi="Roboto Condensed"/>
                <w:b/>
                <w:color w:val="FFFFFF" w:themeColor="background1"/>
              </w:rPr>
            </w:pPr>
            <w:r w:rsidRPr="00F816F6">
              <w:rPr>
                <w:rFonts w:ascii="Roboto Condensed" w:eastAsia="Calibri" w:hAnsi="Roboto Condensed" w:cs="Calibri"/>
                <w:b/>
                <w:bCs/>
                <w:color w:val="FFFFFF" w:themeColor="background1"/>
                <w:spacing w:val="1"/>
                <w:position w:val="1"/>
              </w:rPr>
              <w:lastRenderedPageBreak/>
              <w:t>C</w:t>
            </w:r>
            <w:r w:rsidRPr="00F816F6">
              <w:rPr>
                <w:rFonts w:ascii="Roboto Condensed" w:eastAsia="Calibri" w:hAnsi="Roboto Condensed" w:cs="Calibri"/>
                <w:b/>
                <w:bCs/>
                <w:color w:val="FFFFFF" w:themeColor="background1"/>
                <w:spacing w:val="-1"/>
                <w:position w:val="1"/>
              </w:rPr>
              <w:t>on</w:t>
            </w:r>
            <w:r w:rsidRPr="00F816F6">
              <w:rPr>
                <w:rFonts w:ascii="Roboto Condensed" w:eastAsia="Calibri" w:hAnsi="Roboto Condensed" w:cs="Calibri"/>
                <w:b/>
                <w:bCs/>
                <w:color w:val="FFFFFF" w:themeColor="background1"/>
                <w:position w:val="1"/>
              </w:rPr>
              <w:t>te</w:t>
            </w:r>
            <w:r w:rsidRPr="00F816F6">
              <w:rPr>
                <w:rFonts w:ascii="Roboto Condensed" w:eastAsia="Calibri" w:hAnsi="Roboto Condensed" w:cs="Calibri"/>
                <w:b/>
                <w:bCs/>
                <w:color w:val="FFFFFF" w:themeColor="background1"/>
                <w:spacing w:val="-1"/>
                <w:position w:val="1"/>
              </w:rPr>
              <w:t>n</w:t>
            </w:r>
            <w:r w:rsidRPr="00F816F6">
              <w:rPr>
                <w:rFonts w:ascii="Roboto Condensed" w:eastAsia="Calibri" w:hAnsi="Roboto Condensed" w:cs="Calibri"/>
                <w:b/>
                <w:bCs/>
                <w:color w:val="FFFFFF" w:themeColor="background1"/>
                <w:position w:val="1"/>
              </w:rPr>
              <w:t>u</w:t>
            </w:r>
          </w:p>
        </w:tc>
        <w:tc>
          <w:tcPr>
            <w:tcW w:w="7405" w:type="dxa"/>
            <w:gridSpan w:val="3"/>
            <w:shd w:val="clear" w:color="auto" w:fill="F1E5F7"/>
            <w:vAlign w:val="center"/>
          </w:tcPr>
          <w:p w14:paraId="7B312D5E" w14:textId="77777777" w:rsidR="00730EA4" w:rsidRPr="0077403E" w:rsidRDefault="00730EA4" w:rsidP="00EF7FB1">
            <w:pPr>
              <w:shd w:val="clear" w:color="auto" w:fill="F1E5F7"/>
              <w:spacing w:after="0" w:line="240" w:lineRule="auto"/>
              <w:ind w:left="182"/>
              <w:rPr>
                <w:rFonts w:ascii="Roboto Condensed" w:hAnsi="Roboto Condensed" w:cs="Times New Roman"/>
                <w:color w:val="333333"/>
                <w:sz w:val="20"/>
              </w:rPr>
            </w:pPr>
            <w:r w:rsidRPr="0077403E">
              <w:rPr>
                <w:rFonts w:ascii="Roboto Condensed" w:hAnsi="Roboto Condensed" w:cs="Times New Roman"/>
                <w:color w:val="333333"/>
                <w:sz w:val="20"/>
              </w:rPr>
              <w:t xml:space="preserve">Ce MOOC est dédié au pilotage d’un projet de transformation digitale de l’entreprise. Toutes les facettes de la transition digitale sont intégrées, pas seulement l’innovation technologique mais aussi la dimension métier, culture digitale, pilotage de projet de transformation ou encore dans la dimension sociale. Le MOOC s’adresse à tout type d’entreprise. </w:t>
            </w:r>
          </w:p>
          <w:p w14:paraId="28A67BCA" w14:textId="77777777" w:rsidR="00730EA4" w:rsidRPr="0077403E" w:rsidRDefault="00730EA4" w:rsidP="00EF7FB1">
            <w:pPr>
              <w:shd w:val="clear" w:color="auto" w:fill="F1E5F7"/>
              <w:spacing w:after="0" w:line="240" w:lineRule="auto"/>
              <w:ind w:left="182"/>
              <w:rPr>
                <w:rFonts w:ascii="Roboto Condensed" w:hAnsi="Roboto Condensed" w:cs="Times New Roman"/>
                <w:color w:val="333333"/>
                <w:sz w:val="20"/>
              </w:rPr>
            </w:pPr>
            <w:r w:rsidRPr="0077403E">
              <w:rPr>
                <w:rFonts w:ascii="Roboto Condensed" w:hAnsi="Roboto Condensed" w:cs="Times New Roman"/>
                <w:color w:val="333333"/>
                <w:sz w:val="20"/>
              </w:rPr>
              <w:t>Le pilotage d’un projet de transformation digitale peut se représenter comme un parcours composé d’étapes clés : du diagnostic du niveau de maturité numérique de l’entreprise jusqu’à la transformation des processus métier à l’aide du numérique. Ce MOOC se propose de décrire en 7 semaines chacune de ces phases essentielles à la réussite du projet de transformation digitale :</w:t>
            </w:r>
          </w:p>
          <w:p w14:paraId="15E7CBFA" w14:textId="77777777" w:rsidR="00730EA4" w:rsidRPr="0077403E" w:rsidRDefault="00730EA4" w:rsidP="00005323">
            <w:pPr>
              <w:pStyle w:val="Paragraphedeliste"/>
              <w:numPr>
                <w:ilvl w:val="0"/>
                <w:numId w:val="24"/>
              </w:numPr>
              <w:suppressAutoHyphens w:val="0"/>
              <w:autoSpaceDE w:val="0"/>
              <w:autoSpaceDN w:val="0"/>
              <w:adjustRightInd w:val="0"/>
              <w:spacing w:after="0" w:line="240" w:lineRule="auto"/>
              <w:rPr>
                <w:rFonts w:ascii="Roboto Condensed" w:hAnsi="Roboto Condensed" w:cs="Times New Roman"/>
                <w:b/>
                <w:sz w:val="20"/>
              </w:rPr>
            </w:pPr>
            <w:r w:rsidRPr="0077403E">
              <w:rPr>
                <w:rFonts w:ascii="Roboto Condensed" w:hAnsi="Roboto Condensed" w:cs="Times New Roman"/>
                <w:b/>
                <w:sz w:val="20"/>
              </w:rPr>
              <w:t>La culture digitale de l’entreprise et le management,</w:t>
            </w:r>
          </w:p>
          <w:p w14:paraId="7888F641" w14:textId="77777777" w:rsidR="00730EA4" w:rsidRPr="0077403E" w:rsidRDefault="00730EA4" w:rsidP="00005323">
            <w:pPr>
              <w:pStyle w:val="Paragraphedeliste"/>
              <w:numPr>
                <w:ilvl w:val="0"/>
                <w:numId w:val="24"/>
              </w:numPr>
              <w:suppressAutoHyphens w:val="0"/>
              <w:autoSpaceDE w:val="0"/>
              <w:autoSpaceDN w:val="0"/>
              <w:adjustRightInd w:val="0"/>
              <w:spacing w:after="0" w:line="240" w:lineRule="auto"/>
              <w:rPr>
                <w:rFonts w:ascii="Roboto Condensed" w:hAnsi="Roboto Condensed" w:cs="Times New Roman"/>
                <w:b/>
                <w:sz w:val="20"/>
              </w:rPr>
            </w:pPr>
            <w:r w:rsidRPr="0077403E">
              <w:rPr>
                <w:rFonts w:ascii="Roboto Condensed" w:hAnsi="Roboto Condensed" w:cs="Times New Roman"/>
                <w:b/>
                <w:sz w:val="20"/>
              </w:rPr>
              <w:t>Les nouvelles technologies du numérique aux services des métiers,</w:t>
            </w:r>
          </w:p>
          <w:p w14:paraId="395C23E9" w14:textId="77777777" w:rsidR="00730EA4" w:rsidRPr="0077403E" w:rsidRDefault="00730EA4" w:rsidP="00005323">
            <w:pPr>
              <w:pStyle w:val="Paragraphedeliste"/>
              <w:numPr>
                <w:ilvl w:val="0"/>
                <w:numId w:val="24"/>
              </w:numPr>
              <w:suppressAutoHyphens w:val="0"/>
              <w:autoSpaceDE w:val="0"/>
              <w:autoSpaceDN w:val="0"/>
              <w:adjustRightInd w:val="0"/>
              <w:spacing w:after="0" w:line="240" w:lineRule="auto"/>
              <w:rPr>
                <w:rFonts w:ascii="Roboto Condensed" w:hAnsi="Roboto Condensed" w:cs="Times New Roman"/>
                <w:b/>
                <w:sz w:val="20"/>
              </w:rPr>
            </w:pPr>
            <w:r w:rsidRPr="0077403E">
              <w:rPr>
                <w:rFonts w:ascii="Roboto Condensed" w:hAnsi="Roboto Condensed" w:cs="Times New Roman"/>
                <w:b/>
                <w:sz w:val="20"/>
              </w:rPr>
              <w:t>Le marketing, la relation client et l’environnement extérieur à l’ère du digital,</w:t>
            </w:r>
          </w:p>
          <w:p w14:paraId="1EDA64B5" w14:textId="77777777" w:rsidR="00730EA4" w:rsidRPr="0077403E" w:rsidRDefault="00730EA4" w:rsidP="00005323">
            <w:pPr>
              <w:pStyle w:val="Paragraphedeliste"/>
              <w:numPr>
                <w:ilvl w:val="0"/>
                <w:numId w:val="24"/>
              </w:numPr>
              <w:suppressAutoHyphens w:val="0"/>
              <w:autoSpaceDE w:val="0"/>
              <w:autoSpaceDN w:val="0"/>
              <w:adjustRightInd w:val="0"/>
              <w:spacing w:after="0" w:line="240" w:lineRule="auto"/>
              <w:rPr>
                <w:rFonts w:ascii="Roboto Condensed" w:hAnsi="Roboto Condensed" w:cs="Times New Roman"/>
                <w:b/>
                <w:sz w:val="20"/>
              </w:rPr>
            </w:pPr>
            <w:r w:rsidRPr="0077403E">
              <w:rPr>
                <w:rFonts w:ascii="Roboto Condensed" w:hAnsi="Roboto Condensed" w:cs="Times New Roman"/>
                <w:b/>
                <w:sz w:val="20"/>
              </w:rPr>
              <w:t>La capitalisation des savoirs, le domaine des « Data Science »</w:t>
            </w:r>
          </w:p>
          <w:p w14:paraId="3B563D09" w14:textId="77777777" w:rsidR="00730EA4" w:rsidRPr="0077403E" w:rsidRDefault="00730EA4" w:rsidP="00005323">
            <w:pPr>
              <w:pStyle w:val="Paragraphedeliste"/>
              <w:numPr>
                <w:ilvl w:val="0"/>
                <w:numId w:val="24"/>
              </w:numPr>
              <w:suppressAutoHyphens w:val="0"/>
              <w:autoSpaceDE w:val="0"/>
              <w:autoSpaceDN w:val="0"/>
              <w:adjustRightInd w:val="0"/>
              <w:spacing w:after="0" w:line="240" w:lineRule="auto"/>
              <w:rPr>
                <w:rFonts w:ascii="Roboto Condensed" w:hAnsi="Roboto Condensed" w:cs="Times New Roman"/>
                <w:b/>
                <w:sz w:val="20"/>
              </w:rPr>
            </w:pPr>
            <w:r w:rsidRPr="0077403E">
              <w:rPr>
                <w:rFonts w:ascii="Roboto Condensed" w:hAnsi="Roboto Condensed" w:cs="Times New Roman"/>
                <w:b/>
                <w:sz w:val="20"/>
              </w:rPr>
              <w:t>L’innovation numérique,</w:t>
            </w:r>
          </w:p>
          <w:p w14:paraId="76704E78" w14:textId="77777777" w:rsidR="00730EA4" w:rsidRPr="0077403E" w:rsidRDefault="00730EA4" w:rsidP="00005323">
            <w:pPr>
              <w:pStyle w:val="Paragraphedeliste"/>
              <w:numPr>
                <w:ilvl w:val="0"/>
                <w:numId w:val="24"/>
              </w:numPr>
              <w:shd w:val="clear" w:color="auto" w:fill="F1E5F7"/>
              <w:suppressAutoHyphens w:val="0"/>
              <w:spacing w:after="0" w:line="240" w:lineRule="auto"/>
              <w:rPr>
                <w:rFonts w:ascii="Roboto Condensed" w:hAnsi="Roboto Condensed" w:cs="Times New Roman"/>
                <w:b/>
                <w:sz w:val="20"/>
              </w:rPr>
            </w:pPr>
            <w:r w:rsidRPr="0077403E">
              <w:rPr>
                <w:rFonts w:ascii="Roboto Condensed" w:hAnsi="Roboto Condensed" w:cs="Times New Roman"/>
                <w:b/>
                <w:sz w:val="20"/>
              </w:rPr>
              <w:t>La mesure de la performance liée à la transition digitale.</w:t>
            </w:r>
          </w:p>
          <w:p w14:paraId="4D7F4761" w14:textId="77777777" w:rsidR="00730EA4" w:rsidRPr="0077403E" w:rsidRDefault="00730EA4" w:rsidP="00EF7FB1">
            <w:pPr>
              <w:shd w:val="clear" w:color="auto" w:fill="F1E5F7"/>
              <w:spacing w:after="0" w:line="240" w:lineRule="auto"/>
              <w:ind w:left="182"/>
              <w:rPr>
                <w:rFonts w:ascii="Roboto Condensed" w:hAnsi="Roboto Condensed" w:cs="Times New Roman"/>
                <w:color w:val="333333"/>
                <w:sz w:val="20"/>
              </w:rPr>
            </w:pPr>
            <w:r w:rsidRPr="0077403E">
              <w:rPr>
                <w:rFonts w:ascii="Roboto Condensed" w:hAnsi="Roboto Condensed" w:cs="Times New Roman"/>
                <w:color w:val="333333"/>
                <w:sz w:val="20"/>
              </w:rPr>
              <w:t xml:space="preserve">A l’issue de ce MOOC, les participants auront un aperçu clair du processus de transformation digitale d’une entreprise et l’avis de plusieurs experts du domaine. Ceux qui ont un projet d’accompagner la transformation digitale d’une entreprise pourront ainsi le concrétiser. </w:t>
            </w:r>
          </w:p>
          <w:p w14:paraId="26E242C2" w14:textId="77777777" w:rsidR="00730EA4" w:rsidRPr="0077403E" w:rsidRDefault="00730EA4" w:rsidP="00730EA4">
            <w:pPr>
              <w:pStyle w:val="Titre2"/>
              <w:rPr>
                <w:rFonts w:ascii="Roboto Condensed" w:hAnsi="Roboto Condensed"/>
                <w:b/>
                <w:sz w:val="20"/>
                <w:szCs w:val="22"/>
              </w:rPr>
            </w:pPr>
            <w:r w:rsidRPr="0077403E">
              <w:rPr>
                <w:rFonts w:ascii="Roboto Condensed" w:hAnsi="Roboto Condensed"/>
                <w:b/>
                <w:sz w:val="20"/>
                <w:szCs w:val="22"/>
              </w:rPr>
              <w:t>A qui s'adresse ce cours ?</w:t>
            </w:r>
          </w:p>
          <w:p w14:paraId="5127E33E" w14:textId="77777777" w:rsidR="00730EA4" w:rsidRPr="0077403E" w:rsidRDefault="00730EA4" w:rsidP="00EF7FB1">
            <w:pPr>
              <w:shd w:val="clear" w:color="auto" w:fill="F1E5F7"/>
              <w:spacing w:after="0" w:line="240" w:lineRule="auto"/>
              <w:ind w:left="182"/>
              <w:rPr>
                <w:rFonts w:ascii="Roboto Condensed" w:hAnsi="Roboto Condensed" w:cs="Times New Roman"/>
                <w:color w:val="333333"/>
                <w:sz w:val="20"/>
              </w:rPr>
            </w:pPr>
            <w:r w:rsidRPr="0077403E">
              <w:rPr>
                <w:rFonts w:ascii="Roboto Condensed" w:hAnsi="Roboto Condensed" w:cs="Times New Roman"/>
                <w:color w:val="333333"/>
                <w:sz w:val="20"/>
              </w:rPr>
              <w:t>Ce cours s’adresse à tous ceux qui ont un intérêt pour la transformation digitale.</w:t>
            </w:r>
          </w:p>
          <w:p w14:paraId="0245A867" w14:textId="77777777" w:rsidR="00730EA4" w:rsidRPr="0077403E" w:rsidRDefault="00730EA4" w:rsidP="00EF7FB1">
            <w:pPr>
              <w:shd w:val="clear" w:color="auto" w:fill="F1E5F7"/>
              <w:spacing w:after="0" w:line="240" w:lineRule="auto"/>
              <w:ind w:left="182"/>
              <w:rPr>
                <w:rFonts w:ascii="Roboto Condensed" w:hAnsi="Roboto Condensed" w:cs="Times New Roman"/>
                <w:color w:val="333333"/>
                <w:sz w:val="20"/>
              </w:rPr>
            </w:pPr>
            <w:r w:rsidRPr="0077403E">
              <w:rPr>
                <w:rFonts w:ascii="Roboto Condensed" w:hAnsi="Roboto Condensed" w:cs="Times New Roman"/>
                <w:color w:val="333333"/>
                <w:sz w:val="20"/>
              </w:rPr>
              <w:t>Il est particulièrement adapté aux ingénieurs, cadres, dirigeants ou manageurs en entreprises qui sont impliqué dans un processus de transformation digitale.</w:t>
            </w:r>
          </w:p>
          <w:p w14:paraId="455A39F4" w14:textId="77777777" w:rsidR="00730EA4" w:rsidRPr="0077403E" w:rsidRDefault="00730EA4" w:rsidP="00EF7FB1">
            <w:pPr>
              <w:shd w:val="clear" w:color="auto" w:fill="F1E5F7"/>
              <w:spacing w:after="0" w:line="240" w:lineRule="auto"/>
              <w:rPr>
                <w:rFonts w:ascii="Roboto Condensed" w:hAnsi="Roboto Condensed" w:cs="Times New Roman"/>
                <w:b/>
                <w:color w:val="333333"/>
                <w:sz w:val="20"/>
              </w:rPr>
            </w:pPr>
            <w:r>
              <w:rPr>
                <w:rFonts w:ascii="Roboto Condensed" w:hAnsi="Roboto Condensed" w:cs="Times New Roman"/>
                <w:b/>
                <w:color w:val="333333"/>
                <w:sz w:val="20"/>
              </w:rPr>
              <w:t xml:space="preserve">1.2      </w:t>
            </w:r>
            <w:r w:rsidRPr="0077403E">
              <w:rPr>
                <w:rFonts w:ascii="Roboto Condensed" w:hAnsi="Roboto Condensed" w:cs="Times New Roman"/>
                <w:b/>
                <w:color w:val="333333"/>
                <w:sz w:val="20"/>
              </w:rPr>
              <w:t>Format et organisation du cours</w:t>
            </w:r>
          </w:p>
          <w:p w14:paraId="316E2ADF" w14:textId="77777777" w:rsidR="00730EA4" w:rsidRPr="0077403E" w:rsidRDefault="00730EA4" w:rsidP="00EF7FB1">
            <w:pPr>
              <w:shd w:val="clear" w:color="auto" w:fill="F1E5F7"/>
              <w:spacing w:after="0" w:line="240" w:lineRule="auto"/>
              <w:ind w:left="182"/>
              <w:rPr>
                <w:rFonts w:ascii="Roboto Condensed" w:eastAsia="Calibri" w:hAnsi="Roboto Condensed" w:cs="Calibri"/>
                <w:sz w:val="20"/>
              </w:rPr>
            </w:pPr>
            <w:r w:rsidRPr="0077403E">
              <w:rPr>
                <w:rFonts w:ascii="Roboto Condensed" w:hAnsi="Roboto Condensed" w:cs="Times New Roman"/>
                <w:color w:val="333333"/>
                <w:sz w:val="20"/>
              </w:rPr>
              <w:t>Ce MOOC se déroulera sur 6 modules en lignes à suivre. La première introduira la culture du digital, les nouvelles technologies, la transformation des métier, l’analyse des données et l’innovation digitale. Les modules comprendront chacune trois à quatre vidéos de cours, des lectures, des témoignages de professionnels et des quizz.</w:t>
            </w:r>
          </w:p>
        </w:tc>
      </w:tr>
      <w:tr w:rsidR="00730EA4" w14:paraId="62CA8D73" w14:textId="77777777" w:rsidTr="00EF7FB1">
        <w:trPr>
          <w:trHeight w:hRule="exact" w:val="1549"/>
        </w:trPr>
        <w:tc>
          <w:tcPr>
            <w:tcW w:w="2518" w:type="dxa"/>
            <w:gridSpan w:val="2"/>
            <w:shd w:val="clear" w:color="auto" w:fill="282D46"/>
            <w:vAlign w:val="center"/>
          </w:tcPr>
          <w:p w14:paraId="538F6B20" w14:textId="77777777" w:rsidR="00730EA4" w:rsidRPr="00F816F6" w:rsidRDefault="00730EA4" w:rsidP="00730EA4">
            <w:pPr>
              <w:spacing w:after="0" w:line="240" w:lineRule="auto"/>
              <w:ind w:left="97" w:right="-20"/>
              <w:rPr>
                <w:rFonts w:ascii="Roboto Condensed" w:eastAsia="Calibri" w:hAnsi="Roboto Condensed" w:cs="Calibri"/>
                <w:b/>
                <w:color w:val="FFFFFF" w:themeColor="background1"/>
              </w:rPr>
            </w:pPr>
            <w:r w:rsidRPr="00F816F6">
              <w:rPr>
                <w:rFonts w:ascii="Roboto Condensed" w:eastAsia="Calibri" w:hAnsi="Roboto Condensed" w:cs="Calibri"/>
                <w:b/>
                <w:bCs/>
                <w:color w:val="FFFFFF" w:themeColor="background1"/>
                <w:spacing w:val="-1"/>
                <w:position w:val="1"/>
              </w:rPr>
              <w:t>Moda</w:t>
            </w:r>
            <w:r w:rsidRPr="00F816F6">
              <w:rPr>
                <w:rFonts w:ascii="Roboto Condensed" w:eastAsia="Calibri" w:hAnsi="Roboto Condensed" w:cs="Calibri"/>
                <w:b/>
                <w:bCs/>
                <w:color w:val="FFFFFF" w:themeColor="background1"/>
                <w:spacing w:val="1"/>
                <w:position w:val="1"/>
              </w:rPr>
              <w:t>li</w:t>
            </w:r>
            <w:r w:rsidRPr="00F816F6">
              <w:rPr>
                <w:rFonts w:ascii="Roboto Condensed" w:eastAsia="Calibri" w:hAnsi="Roboto Condensed" w:cs="Calibri"/>
                <w:b/>
                <w:bCs/>
                <w:color w:val="FFFFFF" w:themeColor="background1"/>
                <w:position w:val="1"/>
              </w:rPr>
              <w:t xml:space="preserve">tés </w:t>
            </w:r>
            <w:r w:rsidRPr="00F816F6">
              <w:rPr>
                <w:rFonts w:ascii="Roboto Condensed" w:eastAsia="Calibri" w:hAnsi="Roboto Condensed" w:cs="Calibri"/>
                <w:b/>
                <w:bCs/>
                <w:color w:val="FFFFFF" w:themeColor="background1"/>
                <w:spacing w:val="-1"/>
              </w:rPr>
              <w:t>d</w:t>
            </w:r>
            <w:r w:rsidRPr="00F816F6">
              <w:rPr>
                <w:rFonts w:ascii="Roboto Condensed" w:eastAsia="Calibri" w:hAnsi="Roboto Condensed" w:cs="Calibri"/>
                <w:b/>
                <w:bCs/>
                <w:color w:val="FFFFFF" w:themeColor="background1"/>
              </w:rPr>
              <w:t>’e</w:t>
            </w:r>
            <w:r w:rsidRPr="00F816F6">
              <w:rPr>
                <w:rFonts w:ascii="Roboto Condensed" w:eastAsia="Calibri" w:hAnsi="Roboto Condensed" w:cs="Calibri"/>
                <w:b/>
                <w:bCs/>
                <w:color w:val="FFFFFF" w:themeColor="background1"/>
                <w:spacing w:val="-1"/>
              </w:rPr>
              <w:t>n</w:t>
            </w:r>
            <w:r w:rsidRPr="00F816F6">
              <w:rPr>
                <w:rFonts w:ascii="Roboto Condensed" w:eastAsia="Calibri" w:hAnsi="Roboto Condensed" w:cs="Calibri"/>
                <w:b/>
                <w:bCs/>
                <w:color w:val="FFFFFF" w:themeColor="background1"/>
              </w:rPr>
              <w:t>s</w:t>
            </w:r>
            <w:r w:rsidRPr="00F816F6">
              <w:rPr>
                <w:rFonts w:ascii="Roboto Condensed" w:eastAsia="Calibri" w:hAnsi="Roboto Condensed" w:cs="Calibri"/>
                <w:b/>
                <w:bCs/>
                <w:color w:val="FFFFFF" w:themeColor="background1"/>
                <w:spacing w:val="-1"/>
              </w:rPr>
              <w:t>e</w:t>
            </w:r>
            <w:r w:rsidRPr="00F816F6">
              <w:rPr>
                <w:rFonts w:ascii="Roboto Condensed" w:eastAsia="Calibri" w:hAnsi="Roboto Condensed" w:cs="Calibri"/>
                <w:b/>
                <w:bCs/>
                <w:color w:val="FFFFFF" w:themeColor="background1"/>
                <w:spacing w:val="1"/>
              </w:rPr>
              <w:t>ig</w:t>
            </w:r>
            <w:r w:rsidRPr="00F816F6">
              <w:rPr>
                <w:rFonts w:ascii="Roboto Condensed" w:eastAsia="Calibri" w:hAnsi="Roboto Condensed" w:cs="Calibri"/>
                <w:b/>
                <w:bCs/>
                <w:color w:val="FFFFFF" w:themeColor="background1"/>
                <w:spacing w:val="-1"/>
              </w:rPr>
              <w:t>ne</w:t>
            </w:r>
            <w:r w:rsidRPr="00F816F6">
              <w:rPr>
                <w:rFonts w:ascii="Roboto Condensed" w:eastAsia="Calibri" w:hAnsi="Roboto Condensed" w:cs="Calibri"/>
                <w:b/>
                <w:bCs/>
                <w:color w:val="FFFFFF" w:themeColor="background1"/>
              </w:rPr>
              <w:t>me</w:t>
            </w:r>
            <w:r w:rsidRPr="00F816F6">
              <w:rPr>
                <w:rFonts w:ascii="Roboto Condensed" w:eastAsia="Calibri" w:hAnsi="Roboto Condensed" w:cs="Calibri"/>
                <w:b/>
                <w:bCs/>
                <w:color w:val="FFFFFF" w:themeColor="background1"/>
                <w:spacing w:val="-1"/>
              </w:rPr>
              <w:t>n</w:t>
            </w:r>
            <w:r w:rsidRPr="00F816F6">
              <w:rPr>
                <w:rFonts w:ascii="Roboto Condensed" w:eastAsia="Calibri" w:hAnsi="Roboto Condensed" w:cs="Calibri"/>
                <w:b/>
                <w:bCs/>
                <w:color w:val="FFFFFF" w:themeColor="background1"/>
              </w:rPr>
              <w:t>t</w:t>
            </w:r>
          </w:p>
        </w:tc>
        <w:tc>
          <w:tcPr>
            <w:tcW w:w="7405" w:type="dxa"/>
            <w:gridSpan w:val="3"/>
            <w:shd w:val="clear" w:color="auto" w:fill="F1E5F7"/>
            <w:vAlign w:val="center"/>
          </w:tcPr>
          <w:p w14:paraId="400D8C42" w14:textId="77777777" w:rsidR="00730EA4" w:rsidRPr="0077403E" w:rsidRDefault="00730EA4" w:rsidP="00730EA4">
            <w:pPr>
              <w:spacing w:after="0" w:line="240" w:lineRule="auto"/>
              <w:ind w:left="100" w:right="-20"/>
              <w:rPr>
                <w:rFonts w:ascii="Roboto Condensed" w:eastAsia="Calibri" w:hAnsi="Roboto Condensed" w:cs="Calibri"/>
                <w:sz w:val="20"/>
              </w:rPr>
            </w:pPr>
            <w:r w:rsidRPr="0077403E">
              <w:rPr>
                <w:rFonts w:ascii="Roboto Condensed" w:eastAsia="Calibri" w:hAnsi="Roboto Condensed" w:cs="Calibri"/>
                <w:position w:val="1"/>
                <w:sz w:val="20"/>
              </w:rPr>
              <w:t>C</w:t>
            </w:r>
            <w:r w:rsidRPr="0077403E">
              <w:rPr>
                <w:rFonts w:ascii="Roboto Condensed" w:eastAsia="Calibri" w:hAnsi="Roboto Condensed" w:cs="Calibri"/>
                <w:spacing w:val="1"/>
                <w:position w:val="1"/>
                <w:sz w:val="20"/>
              </w:rPr>
              <w:t>o</w:t>
            </w:r>
            <w:r w:rsidRPr="0077403E">
              <w:rPr>
                <w:rFonts w:ascii="Roboto Condensed" w:eastAsia="Calibri" w:hAnsi="Roboto Condensed" w:cs="Calibri"/>
                <w:spacing w:val="-1"/>
                <w:position w:val="1"/>
                <w:sz w:val="20"/>
              </w:rPr>
              <w:t>u</w:t>
            </w:r>
            <w:r w:rsidRPr="0077403E">
              <w:rPr>
                <w:rFonts w:ascii="Roboto Condensed" w:eastAsia="Calibri" w:hAnsi="Roboto Condensed" w:cs="Calibri"/>
                <w:position w:val="1"/>
                <w:sz w:val="20"/>
              </w:rPr>
              <w:t>rs</w:t>
            </w:r>
            <w:r w:rsidRPr="0077403E">
              <w:rPr>
                <w:rFonts w:ascii="Roboto Condensed" w:eastAsia="Calibri" w:hAnsi="Roboto Condensed" w:cs="Calibri"/>
                <w:spacing w:val="17"/>
                <w:position w:val="1"/>
                <w:sz w:val="20"/>
              </w:rPr>
              <w:t xml:space="preserve"> </w:t>
            </w:r>
            <w:r w:rsidRPr="0077403E">
              <w:rPr>
                <w:rFonts w:ascii="Roboto Condensed" w:eastAsia="Calibri" w:hAnsi="Roboto Condensed" w:cs="Calibri"/>
                <w:spacing w:val="1"/>
                <w:position w:val="1"/>
                <w:sz w:val="20"/>
              </w:rPr>
              <w:t xml:space="preserve">en ligne de type MOOC avec réunions de feedbacks sur chaque chapitre avec les enseignants. Des séances d’échange et de débat sont également organisées. Le MOOC se termine par un challenge de transformation d’une PME à l’ère de digital à réaliser en binôme.  Le cas d’étude de la PME est un cas réel. </w:t>
            </w:r>
          </w:p>
        </w:tc>
      </w:tr>
      <w:tr w:rsidR="00730EA4" w14:paraId="7F60D339" w14:textId="77777777" w:rsidTr="00EF7FB1">
        <w:trPr>
          <w:trHeight w:hRule="exact" w:val="1030"/>
        </w:trPr>
        <w:tc>
          <w:tcPr>
            <w:tcW w:w="2518" w:type="dxa"/>
            <w:gridSpan w:val="2"/>
            <w:shd w:val="clear" w:color="auto" w:fill="282D46"/>
            <w:vAlign w:val="center"/>
          </w:tcPr>
          <w:p w14:paraId="0FA16DF1" w14:textId="77777777" w:rsidR="00730EA4" w:rsidRPr="00F816F6" w:rsidRDefault="00730EA4" w:rsidP="00730EA4">
            <w:pPr>
              <w:spacing w:after="0" w:line="240" w:lineRule="auto"/>
              <w:ind w:left="97" w:right="-20"/>
              <w:rPr>
                <w:rFonts w:ascii="Roboto Condensed" w:eastAsia="Calibri" w:hAnsi="Roboto Condensed" w:cs="Calibri"/>
                <w:b/>
                <w:bCs/>
                <w:color w:val="FFFFFF" w:themeColor="background1"/>
                <w:spacing w:val="-1"/>
                <w:position w:val="1"/>
              </w:rPr>
            </w:pPr>
            <w:r w:rsidRPr="00F816F6">
              <w:rPr>
                <w:rFonts w:ascii="Roboto Condensed" w:eastAsia="Calibri" w:hAnsi="Roboto Condensed" w:cs="Calibri"/>
                <w:b/>
                <w:bCs/>
                <w:color w:val="FFFFFF" w:themeColor="background1"/>
                <w:spacing w:val="-1"/>
                <w:position w:val="1"/>
              </w:rPr>
              <w:t>Moda</w:t>
            </w:r>
            <w:r w:rsidRPr="00F816F6">
              <w:rPr>
                <w:rFonts w:ascii="Roboto Condensed" w:eastAsia="Calibri" w:hAnsi="Roboto Condensed" w:cs="Calibri"/>
                <w:b/>
                <w:bCs/>
                <w:color w:val="FFFFFF" w:themeColor="background1"/>
                <w:spacing w:val="1"/>
                <w:position w:val="1"/>
              </w:rPr>
              <w:t>li</w:t>
            </w:r>
            <w:r w:rsidRPr="00F816F6">
              <w:rPr>
                <w:rFonts w:ascii="Roboto Condensed" w:eastAsia="Calibri" w:hAnsi="Roboto Condensed" w:cs="Calibri"/>
                <w:b/>
                <w:bCs/>
                <w:color w:val="FFFFFF" w:themeColor="background1"/>
                <w:position w:val="1"/>
              </w:rPr>
              <w:t>tés</w:t>
            </w:r>
            <w:r w:rsidRPr="00F816F6">
              <w:rPr>
                <w:rFonts w:ascii="Roboto Condensed" w:eastAsia="Calibri" w:hAnsi="Roboto Condensed" w:cs="Calibri"/>
                <w:b/>
                <w:bCs/>
                <w:color w:val="FFFFFF" w:themeColor="background1"/>
                <w:spacing w:val="1"/>
                <w:position w:val="1"/>
              </w:rPr>
              <w:t xml:space="preserve"> </w:t>
            </w:r>
            <w:r w:rsidRPr="00F816F6">
              <w:rPr>
                <w:rFonts w:ascii="Roboto Condensed" w:eastAsia="Calibri" w:hAnsi="Roboto Condensed" w:cs="Calibri"/>
                <w:b/>
                <w:bCs/>
                <w:color w:val="FFFFFF" w:themeColor="background1"/>
                <w:spacing w:val="-1"/>
                <w:position w:val="1"/>
              </w:rPr>
              <w:t>d</w:t>
            </w:r>
            <w:r w:rsidRPr="00F816F6">
              <w:rPr>
                <w:rFonts w:ascii="Roboto Condensed" w:eastAsia="Calibri" w:hAnsi="Roboto Condensed" w:cs="Calibri"/>
                <w:b/>
                <w:bCs/>
                <w:color w:val="FFFFFF" w:themeColor="background1"/>
                <w:position w:val="1"/>
              </w:rPr>
              <w:t>’</w:t>
            </w:r>
            <w:r w:rsidRPr="00F816F6">
              <w:rPr>
                <w:rFonts w:ascii="Roboto Condensed" w:eastAsia="Calibri" w:hAnsi="Roboto Condensed" w:cs="Calibri"/>
                <w:b/>
                <w:bCs/>
                <w:color w:val="FFFFFF" w:themeColor="background1"/>
                <w:spacing w:val="-2"/>
                <w:position w:val="1"/>
              </w:rPr>
              <w:t>é</w:t>
            </w:r>
            <w:r w:rsidRPr="00F816F6">
              <w:rPr>
                <w:rFonts w:ascii="Roboto Condensed" w:eastAsia="Calibri" w:hAnsi="Roboto Condensed" w:cs="Calibri"/>
                <w:b/>
                <w:bCs/>
                <w:color w:val="FFFFFF" w:themeColor="background1"/>
                <w:spacing w:val="1"/>
                <w:position w:val="1"/>
              </w:rPr>
              <w:t>v</w:t>
            </w:r>
            <w:r w:rsidRPr="00F816F6">
              <w:rPr>
                <w:rFonts w:ascii="Roboto Condensed" w:eastAsia="Calibri" w:hAnsi="Roboto Condensed" w:cs="Calibri"/>
                <w:b/>
                <w:bCs/>
                <w:color w:val="FFFFFF" w:themeColor="background1"/>
                <w:spacing w:val="-1"/>
                <w:position w:val="1"/>
              </w:rPr>
              <w:t>a</w:t>
            </w:r>
            <w:r w:rsidRPr="00F816F6">
              <w:rPr>
                <w:rFonts w:ascii="Roboto Condensed" w:eastAsia="Calibri" w:hAnsi="Roboto Condensed" w:cs="Calibri"/>
                <w:b/>
                <w:bCs/>
                <w:color w:val="FFFFFF" w:themeColor="background1"/>
                <w:spacing w:val="1"/>
                <w:position w:val="1"/>
              </w:rPr>
              <w:t>l</w:t>
            </w:r>
            <w:r w:rsidRPr="00F816F6">
              <w:rPr>
                <w:rFonts w:ascii="Roboto Condensed" w:eastAsia="Calibri" w:hAnsi="Roboto Condensed" w:cs="Calibri"/>
                <w:b/>
                <w:bCs/>
                <w:color w:val="FFFFFF" w:themeColor="background1"/>
                <w:spacing w:val="-1"/>
                <w:position w:val="1"/>
              </w:rPr>
              <w:t>ua</w:t>
            </w:r>
            <w:r w:rsidRPr="00F816F6">
              <w:rPr>
                <w:rFonts w:ascii="Roboto Condensed" w:eastAsia="Calibri" w:hAnsi="Roboto Condensed" w:cs="Calibri"/>
                <w:b/>
                <w:bCs/>
                <w:color w:val="FFFFFF" w:themeColor="background1"/>
                <w:position w:val="1"/>
              </w:rPr>
              <w:t>t</w:t>
            </w:r>
            <w:r w:rsidRPr="00F816F6">
              <w:rPr>
                <w:rFonts w:ascii="Roboto Condensed" w:eastAsia="Calibri" w:hAnsi="Roboto Condensed" w:cs="Calibri"/>
                <w:b/>
                <w:bCs/>
                <w:color w:val="FFFFFF" w:themeColor="background1"/>
                <w:spacing w:val="1"/>
                <w:position w:val="1"/>
              </w:rPr>
              <w:t>i</w:t>
            </w:r>
            <w:r w:rsidRPr="00F816F6">
              <w:rPr>
                <w:rFonts w:ascii="Roboto Condensed" w:eastAsia="Calibri" w:hAnsi="Roboto Condensed" w:cs="Calibri"/>
                <w:b/>
                <w:bCs/>
                <w:color w:val="FFFFFF" w:themeColor="background1"/>
                <w:spacing w:val="-1"/>
                <w:position w:val="1"/>
              </w:rPr>
              <w:t>o</w:t>
            </w:r>
            <w:r w:rsidRPr="00F816F6">
              <w:rPr>
                <w:rFonts w:ascii="Roboto Condensed" w:eastAsia="Calibri" w:hAnsi="Roboto Condensed" w:cs="Calibri"/>
                <w:b/>
                <w:bCs/>
                <w:color w:val="FFFFFF" w:themeColor="background1"/>
                <w:position w:val="1"/>
              </w:rPr>
              <w:t xml:space="preserve">n </w:t>
            </w:r>
            <w:r w:rsidRPr="00F816F6">
              <w:rPr>
                <w:rFonts w:ascii="Roboto Condensed" w:eastAsia="Calibri" w:hAnsi="Roboto Condensed" w:cs="Calibri"/>
                <w:b/>
                <w:bCs/>
                <w:color w:val="FFFFFF" w:themeColor="background1"/>
                <w:spacing w:val="-1"/>
              </w:rPr>
              <w:t>de</w:t>
            </w:r>
            <w:r w:rsidRPr="00F816F6">
              <w:rPr>
                <w:rFonts w:ascii="Roboto Condensed" w:eastAsia="Calibri" w:hAnsi="Roboto Condensed" w:cs="Calibri"/>
                <w:b/>
                <w:bCs/>
                <w:color w:val="FFFFFF" w:themeColor="background1"/>
              </w:rPr>
              <w:t>s</w:t>
            </w:r>
            <w:r w:rsidRPr="00F816F6">
              <w:rPr>
                <w:rFonts w:ascii="Roboto Condensed" w:eastAsia="Calibri" w:hAnsi="Roboto Condensed" w:cs="Calibri"/>
                <w:b/>
                <w:bCs/>
                <w:color w:val="FFFFFF" w:themeColor="background1"/>
                <w:spacing w:val="1"/>
              </w:rPr>
              <w:t xml:space="preserve"> </w:t>
            </w:r>
            <w:r w:rsidRPr="00F816F6">
              <w:rPr>
                <w:rFonts w:ascii="Roboto Condensed" w:eastAsia="Calibri" w:hAnsi="Roboto Condensed" w:cs="Calibri"/>
                <w:b/>
                <w:bCs/>
                <w:color w:val="FFFFFF" w:themeColor="background1"/>
              </w:rPr>
              <w:t>ac</w:t>
            </w:r>
            <w:r w:rsidRPr="00F816F6">
              <w:rPr>
                <w:rFonts w:ascii="Roboto Condensed" w:eastAsia="Calibri" w:hAnsi="Roboto Condensed" w:cs="Calibri"/>
                <w:b/>
                <w:bCs/>
                <w:color w:val="FFFFFF" w:themeColor="background1"/>
                <w:spacing w:val="-1"/>
              </w:rPr>
              <w:t>qu</w:t>
            </w:r>
            <w:r w:rsidRPr="00F816F6">
              <w:rPr>
                <w:rFonts w:ascii="Roboto Condensed" w:eastAsia="Calibri" w:hAnsi="Roboto Condensed" w:cs="Calibri"/>
                <w:b/>
                <w:bCs/>
                <w:color w:val="FFFFFF" w:themeColor="background1"/>
                <w:spacing w:val="1"/>
              </w:rPr>
              <w:t>i</w:t>
            </w:r>
            <w:r w:rsidRPr="00F816F6">
              <w:rPr>
                <w:rFonts w:ascii="Roboto Condensed" w:eastAsia="Calibri" w:hAnsi="Roboto Condensed" w:cs="Calibri"/>
                <w:b/>
                <w:bCs/>
                <w:color w:val="FFFFFF" w:themeColor="background1"/>
              </w:rPr>
              <w:t xml:space="preserve">s </w:t>
            </w:r>
            <w:r w:rsidRPr="00F816F6">
              <w:rPr>
                <w:rFonts w:ascii="Roboto Condensed" w:eastAsia="Calibri" w:hAnsi="Roboto Condensed" w:cs="Calibri"/>
                <w:b/>
                <w:bCs/>
                <w:color w:val="FFFFFF" w:themeColor="background1"/>
                <w:spacing w:val="-1"/>
              </w:rPr>
              <w:t>d</w:t>
            </w:r>
            <w:r w:rsidRPr="00F816F6">
              <w:rPr>
                <w:rFonts w:ascii="Roboto Condensed" w:eastAsia="Calibri" w:hAnsi="Roboto Condensed" w:cs="Calibri"/>
                <w:b/>
                <w:bCs/>
                <w:color w:val="FFFFFF" w:themeColor="background1"/>
              </w:rPr>
              <w:t>’a</w:t>
            </w:r>
            <w:r w:rsidRPr="00F816F6">
              <w:rPr>
                <w:rFonts w:ascii="Roboto Condensed" w:eastAsia="Calibri" w:hAnsi="Roboto Condensed" w:cs="Calibri"/>
                <w:b/>
                <w:bCs/>
                <w:color w:val="FFFFFF" w:themeColor="background1"/>
                <w:spacing w:val="-1"/>
              </w:rPr>
              <w:t>pp</w:t>
            </w:r>
            <w:r w:rsidRPr="00F816F6">
              <w:rPr>
                <w:rFonts w:ascii="Roboto Condensed" w:eastAsia="Calibri" w:hAnsi="Roboto Condensed" w:cs="Calibri"/>
                <w:b/>
                <w:bCs/>
                <w:color w:val="FFFFFF" w:themeColor="background1"/>
                <w:spacing w:val="1"/>
              </w:rPr>
              <w:t>r</w:t>
            </w:r>
            <w:r w:rsidRPr="00F816F6">
              <w:rPr>
                <w:rFonts w:ascii="Roboto Condensed" w:eastAsia="Calibri" w:hAnsi="Roboto Condensed" w:cs="Calibri"/>
                <w:b/>
                <w:bCs/>
                <w:color w:val="FFFFFF" w:themeColor="background1"/>
                <w:spacing w:val="-1"/>
              </w:rPr>
              <w:t>en</w:t>
            </w:r>
            <w:r w:rsidRPr="00F816F6">
              <w:rPr>
                <w:rFonts w:ascii="Roboto Condensed" w:eastAsia="Calibri" w:hAnsi="Roboto Condensed" w:cs="Calibri"/>
                <w:b/>
                <w:bCs/>
                <w:color w:val="FFFFFF" w:themeColor="background1"/>
              </w:rPr>
              <w:t>t</w:t>
            </w:r>
            <w:r w:rsidRPr="00F816F6">
              <w:rPr>
                <w:rFonts w:ascii="Roboto Condensed" w:eastAsia="Calibri" w:hAnsi="Roboto Condensed" w:cs="Calibri"/>
                <w:b/>
                <w:bCs/>
                <w:color w:val="FFFFFF" w:themeColor="background1"/>
                <w:spacing w:val="1"/>
              </w:rPr>
              <w:t>i</w:t>
            </w:r>
            <w:r w:rsidRPr="00F816F6">
              <w:rPr>
                <w:rFonts w:ascii="Roboto Condensed" w:eastAsia="Calibri" w:hAnsi="Roboto Condensed" w:cs="Calibri"/>
                <w:b/>
                <w:bCs/>
                <w:color w:val="FFFFFF" w:themeColor="background1"/>
              </w:rPr>
              <w:t>ss</w:t>
            </w:r>
            <w:r w:rsidRPr="00F816F6">
              <w:rPr>
                <w:rFonts w:ascii="Roboto Condensed" w:eastAsia="Calibri" w:hAnsi="Roboto Condensed" w:cs="Calibri"/>
                <w:b/>
                <w:bCs/>
                <w:color w:val="FFFFFF" w:themeColor="background1"/>
                <w:spacing w:val="-1"/>
              </w:rPr>
              <w:t>a</w:t>
            </w:r>
            <w:r w:rsidRPr="00F816F6">
              <w:rPr>
                <w:rFonts w:ascii="Roboto Condensed" w:eastAsia="Calibri" w:hAnsi="Roboto Condensed" w:cs="Calibri"/>
                <w:b/>
                <w:bCs/>
                <w:color w:val="FFFFFF" w:themeColor="background1"/>
                <w:spacing w:val="1"/>
              </w:rPr>
              <w:t>g</w:t>
            </w:r>
            <w:r w:rsidRPr="00F816F6">
              <w:rPr>
                <w:rFonts w:ascii="Roboto Condensed" w:eastAsia="Calibri" w:hAnsi="Roboto Condensed" w:cs="Calibri"/>
                <w:b/>
                <w:bCs/>
                <w:color w:val="FFFFFF" w:themeColor="background1"/>
              </w:rPr>
              <w:t>e</w:t>
            </w:r>
          </w:p>
        </w:tc>
        <w:tc>
          <w:tcPr>
            <w:tcW w:w="7405" w:type="dxa"/>
            <w:gridSpan w:val="3"/>
            <w:shd w:val="clear" w:color="auto" w:fill="F1E5F7"/>
            <w:vAlign w:val="center"/>
          </w:tcPr>
          <w:p w14:paraId="3F035F03" w14:textId="77777777" w:rsidR="00730EA4" w:rsidRPr="0077403E" w:rsidRDefault="00730EA4" w:rsidP="00730EA4">
            <w:pPr>
              <w:spacing w:after="0" w:line="240" w:lineRule="auto"/>
              <w:ind w:left="100" w:right="-20"/>
              <w:rPr>
                <w:rFonts w:ascii="Roboto Condensed" w:eastAsia="Calibri" w:hAnsi="Roboto Condensed" w:cs="Calibri"/>
                <w:position w:val="1"/>
                <w:sz w:val="20"/>
              </w:rPr>
            </w:pPr>
            <w:r w:rsidRPr="0077403E">
              <w:rPr>
                <w:rFonts w:ascii="Roboto Condensed" w:eastAsia="Calibri" w:hAnsi="Roboto Condensed" w:cs="Calibri"/>
                <w:position w:val="1"/>
                <w:sz w:val="20"/>
              </w:rPr>
              <w:t>C</w:t>
            </w:r>
            <w:r w:rsidRPr="0077403E">
              <w:rPr>
                <w:rFonts w:ascii="Roboto Condensed" w:eastAsia="Calibri" w:hAnsi="Roboto Condensed" w:cs="Calibri"/>
                <w:spacing w:val="1"/>
                <w:position w:val="1"/>
                <w:sz w:val="20"/>
              </w:rPr>
              <w:t>o</w:t>
            </w:r>
            <w:r w:rsidRPr="0077403E">
              <w:rPr>
                <w:rFonts w:ascii="Roboto Condensed" w:eastAsia="Calibri" w:hAnsi="Roboto Condensed" w:cs="Calibri"/>
                <w:spacing w:val="-1"/>
                <w:position w:val="1"/>
                <w:sz w:val="20"/>
              </w:rPr>
              <w:t>n</w:t>
            </w:r>
            <w:r w:rsidRPr="0077403E">
              <w:rPr>
                <w:rFonts w:ascii="Roboto Condensed" w:eastAsia="Calibri" w:hAnsi="Roboto Condensed" w:cs="Calibri"/>
                <w:position w:val="1"/>
                <w:sz w:val="20"/>
              </w:rPr>
              <w:t>t</w:t>
            </w:r>
            <w:r w:rsidRPr="0077403E">
              <w:rPr>
                <w:rFonts w:ascii="Roboto Condensed" w:eastAsia="Calibri" w:hAnsi="Roboto Condensed" w:cs="Calibri"/>
                <w:spacing w:val="-2"/>
                <w:position w:val="1"/>
                <w:sz w:val="20"/>
              </w:rPr>
              <w:t>r</w:t>
            </w:r>
            <w:r w:rsidRPr="0077403E">
              <w:rPr>
                <w:rFonts w:ascii="Roboto Condensed" w:eastAsia="Calibri" w:hAnsi="Roboto Condensed" w:cs="Calibri"/>
                <w:spacing w:val="1"/>
                <w:position w:val="1"/>
                <w:sz w:val="20"/>
              </w:rPr>
              <w:t>ô</w:t>
            </w:r>
            <w:r w:rsidRPr="0077403E">
              <w:rPr>
                <w:rFonts w:ascii="Roboto Condensed" w:eastAsia="Calibri" w:hAnsi="Roboto Condensed" w:cs="Calibri"/>
                <w:position w:val="1"/>
                <w:sz w:val="20"/>
              </w:rPr>
              <w:t>le in</w:t>
            </w:r>
            <w:r w:rsidRPr="0077403E">
              <w:rPr>
                <w:rFonts w:ascii="Roboto Condensed" w:eastAsia="Calibri" w:hAnsi="Roboto Condensed" w:cs="Calibri"/>
                <w:spacing w:val="-1"/>
                <w:position w:val="1"/>
                <w:sz w:val="20"/>
              </w:rPr>
              <w:t>d</w:t>
            </w:r>
            <w:r w:rsidRPr="0077403E">
              <w:rPr>
                <w:rFonts w:ascii="Roboto Condensed" w:eastAsia="Calibri" w:hAnsi="Roboto Condensed" w:cs="Calibri"/>
                <w:position w:val="1"/>
                <w:sz w:val="20"/>
              </w:rPr>
              <w:t>ivid</w:t>
            </w:r>
            <w:r w:rsidRPr="0077403E">
              <w:rPr>
                <w:rFonts w:ascii="Roboto Condensed" w:eastAsia="Calibri" w:hAnsi="Roboto Condensed" w:cs="Calibri"/>
                <w:spacing w:val="-1"/>
                <w:position w:val="1"/>
                <w:sz w:val="20"/>
              </w:rPr>
              <w:t>u</w:t>
            </w:r>
            <w:r w:rsidRPr="0077403E">
              <w:rPr>
                <w:rFonts w:ascii="Roboto Condensed" w:eastAsia="Calibri" w:hAnsi="Roboto Condensed" w:cs="Calibri"/>
                <w:position w:val="1"/>
                <w:sz w:val="20"/>
              </w:rPr>
              <w:t>el</w:t>
            </w:r>
            <w:r w:rsidRPr="0077403E">
              <w:rPr>
                <w:rFonts w:ascii="Roboto Condensed" w:eastAsia="Calibri" w:hAnsi="Roboto Condensed" w:cs="Calibri"/>
                <w:spacing w:val="-2"/>
                <w:position w:val="1"/>
                <w:sz w:val="20"/>
              </w:rPr>
              <w:t xml:space="preserve"> </w:t>
            </w:r>
            <w:r w:rsidRPr="0077403E">
              <w:rPr>
                <w:rFonts w:ascii="Roboto Condensed" w:eastAsia="Calibri" w:hAnsi="Roboto Condensed" w:cs="Calibri"/>
                <w:position w:val="1"/>
                <w:sz w:val="20"/>
              </w:rPr>
              <w:t>:</w:t>
            </w:r>
            <w:r w:rsidRPr="0077403E">
              <w:rPr>
                <w:rFonts w:ascii="Roboto Condensed" w:eastAsia="Calibri" w:hAnsi="Roboto Condensed" w:cs="Calibri"/>
                <w:spacing w:val="-1"/>
                <w:position w:val="1"/>
                <w:sz w:val="20"/>
              </w:rPr>
              <w:t xml:space="preserve"> </w:t>
            </w:r>
            <w:r w:rsidRPr="0077403E">
              <w:rPr>
                <w:rFonts w:ascii="Roboto Condensed" w:eastAsia="Calibri" w:hAnsi="Roboto Condensed" w:cs="Calibri"/>
                <w:position w:val="1"/>
                <w:sz w:val="20"/>
              </w:rPr>
              <w:t>Quizz en ligne</w:t>
            </w:r>
          </w:p>
        </w:tc>
      </w:tr>
    </w:tbl>
    <w:p w14:paraId="4D1B92BD" w14:textId="728E46E7" w:rsidR="00730EA4" w:rsidRDefault="00730EA4">
      <w:pPr>
        <w:rPr>
          <w:rFonts w:ascii="Roboto Condensed" w:hAnsi="Roboto Condensed"/>
          <w:sz w:val="20"/>
          <w:szCs w:val="20"/>
        </w:rPr>
      </w:pPr>
    </w:p>
    <w:p w14:paraId="5742FC4F" w14:textId="77777777" w:rsidR="00730EA4" w:rsidRDefault="00730EA4">
      <w:pPr>
        <w:rPr>
          <w:rFonts w:ascii="Roboto Condensed" w:hAnsi="Roboto Condensed"/>
          <w:sz w:val="20"/>
          <w:szCs w:val="20"/>
        </w:rPr>
      </w:pPr>
      <w:r>
        <w:rPr>
          <w:rFonts w:ascii="Roboto Condensed" w:hAnsi="Roboto Condensed"/>
          <w:sz w:val="20"/>
          <w:szCs w:val="20"/>
        </w:rPr>
        <w:br w:type="page"/>
      </w:r>
    </w:p>
    <w:tbl>
      <w:tblPr>
        <w:tblStyle w:val="Grilledutableau"/>
        <w:tblW w:w="9771" w:type="dxa"/>
        <w:tblBorders>
          <w:top w:val="single" w:sz="12" w:space="0" w:color="FFFFFF" w:themeColor="background1"/>
          <w:left w:val="single" w:sz="12" w:space="0" w:color="FFFFFF" w:themeColor="background1"/>
          <w:bottom w:val="single" w:sz="12" w:space="0" w:color="FFFFFF" w:themeColor="background1"/>
          <w:right w:val="single" w:sz="12" w:space="0" w:color="FFFFFF" w:themeColor="background1"/>
          <w:insideH w:val="single" w:sz="12" w:space="0" w:color="FFFFFF" w:themeColor="background1"/>
          <w:insideV w:val="single" w:sz="12" w:space="0" w:color="FFFFFF" w:themeColor="background1"/>
        </w:tblBorders>
        <w:tblLook w:val="04A0" w:firstRow="1" w:lastRow="0" w:firstColumn="1" w:lastColumn="0" w:noHBand="0" w:noVBand="1"/>
      </w:tblPr>
      <w:tblGrid>
        <w:gridCol w:w="1951"/>
        <w:gridCol w:w="567"/>
        <w:gridCol w:w="1701"/>
        <w:gridCol w:w="3119"/>
        <w:gridCol w:w="2433"/>
      </w:tblGrid>
      <w:tr w:rsidR="00730EA4" w:rsidRPr="005D35E8" w14:paraId="1B83AD49" w14:textId="77777777" w:rsidTr="001161BE">
        <w:trPr>
          <w:trHeight w:val="679"/>
        </w:trPr>
        <w:tc>
          <w:tcPr>
            <w:tcW w:w="9771" w:type="dxa"/>
            <w:gridSpan w:val="5"/>
            <w:shd w:val="clear" w:color="auto" w:fill="62257F"/>
            <w:vAlign w:val="center"/>
          </w:tcPr>
          <w:p w14:paraId="3FD64E39" w14:textId="77777777" w:rsidR="00730EA4" w:rsidRPr="00EF7FB1" w:rsidRDefault="00730EA4" w:rsidP="00EF7FB1">
            <w:pPr>
              <w:jc w:val="center"/>
              <w:rPr>
                <w:rFonts w:ascii="Ando Bold" w:hAnsi="Ando Bold"/>
                <w:color w:val="FFFFFF" w:themeColor="background1"/>
                <w:sz w:val="40"/>
              </w:rPr>
            </w:pPr>
            <w:r w:rsidRPr="00EF7FB1">
              <w:rPr>
                <w:rFonts w:ascii="Ando Bold" w:hAnsi="Ando Bold"/>
                <w:color w:val="FFFFFF" w:themeColor="background1"/>
                <w:sz w:val="40"/>
              </w:rPr>
              <w:lastRenderedPageBreak/>
              <w:t>[P1 C2] INFORMATION, CONNAISSANCE &amp; INTELLIGENCE ARTIFICIELLE POUR L’INNOVATION</w:t>
            </w:r>
          </w:p>
        </w:tc>
      </w:tr>
      <w:tr w:rsidR="00730EA4" w:rsidRPr="005D35E8" w14:paraId="393906AF" w14:textId="77777777" w:rsidTr="001161BE">
        <w:trPr>
          <w:trHeight w:val="397"/>
        </w:trPr>
        <w:tc>
          <w:tcPr>
            <w:tcW w:w="1951" w:type="dxa"/>
            <w:shd w:val="clear" w:color="auto" w:fill="282D46"/>
            <w:vAlign w:val="center"/>
          </w:tcPr>
          <w:p w14:paraId="259B956D" w14:textId="77777777" w:rsidR="00730EA4" w:rsidRPr="00EF7FB1" w:rsidRDefault="00730EA4" w:rsidP="00EF7FB1">
            <w:pPr>
              <w:rPr>
                <w:rFonts w:ascii="Roboto Condensed" w:hAnsi="Roboto Condensed"/>
                <w:b/>
                <w:color w:val="FFFFFF" w:themeColor="background1"/>
              </w:rPr>
            </w:pPr>
            <w:r w:rsidRPr="00EF7FB1">
              <w:rPr>
                <w:rFonts w:ascii="Roboto Condensed" w:hAnsi="Roboto Condensed"/>
                <w:b/>
                <w:color w:val="FFFFFF" w:themeColor="background1"/>
                <w:shd w:val="clear" w:color="auto" w:fill="282D46"/>
              </w:rPr>
              <w:t>SEMESTRE</w:t>
            </w:r>
            <w:r w:rsidRPr="00EF7FB1">
              <w:rPr>
                <w:rFonts w:ascii="Roboto Condensed" w:hAnsi="Roboto Condensed"/>
                <w:b/>
                <w:color w:val="FFFFFF" w:themeColor="background1"/>
              </w:rPr>
              <w:t xml:space="preserve"> 9</w:t>
            </w:r>
          </w:p>
        </w:tc>
        <w:tc>
          <w:tcPr>
            <w:tcW w:w="5387" w:type="dxa"/>
            <w:gridSpan w:val="3"/>
            <w:shd w:val="clear" w:color="auto" w:fill="F1E5F7"/>
            <w:vAlign w:val="center"/>
          </w:tcPr>
          <w:p w14:paraId="5CC02A26" w14:textId="6E6144F8" w:rsidR="00730EA4" w:rsidRPr="0097274A" w:rsidRDefault="0097274A" w:rsidP="0097274A">
            <w:pPr>
              <w:rPr>
                <w:rFonts w:ascii="Roboto Condensed" w:hAnsi="Roboto Condensed"/>
              </w:rPr>
            </w:pPr>
            <w:r>
              <w:rPr>
                <w:rFonts w:ascii="Roboto Condensed" w:hAnsi="Roboto Condensed"/>
              </w:rPr>
              <w:t>Pôle : Ingénierie système</w:t>
            </w:r>
          </w:p>
        </w:tc>
        <w:tc>
          <w:tcPr>
            <w:tcW w:w="2433" w:type="dxa"/>
            <w:shd w:val="clear" w:color="auto" w:fill="F1E5F7"/>
            <w:vAlign w:val="center"/>
          </w:tcPr>
          <w:p w14:paraId="531DCC72" w14:textId="3C59A48B" w:rsidR="00730EA4" w:rsidRPr="00EF7FB1" w:rsidRDefault="00730EA4" w:rsidP="00EF7FB1">
            <w:pPr>
              <w:rPr>
                <w:rFonts w:ascii="Roboto Condensed" w:hAnsi="Roboto Condensed"/>
              </w:rPr>
            </w:pPr>
            <w:r w:rsidRPr="00EF7FB1">
              <w:rPr>
                <w:rFonts w:ascii="Roboto Condensed" w:hAnsi="Roboto Condensed"/>
                <w:color w:val="A6A6A6" w:themeColor="background1" w:themeShade="A6"/>
              </w:rPr>
              <w:t>MAJ : 10/202</w:t>
            </w:r>
            <w:r w:rsidR="00B007F1">
              <w:rPr>
                <w:rFonts w:ascii="Roboto Condensed" w:hAnsi="Roboto Condensed"/>
                <w:color w:val="A6A6A6" w:themeColor="background1" w:themeShade="A6"/>
              </w:rPr>
              <w:t>4</w:t>
            </w:r>
          </w:p>
        </w:tc>
      </w:tr>
      <w:tr w:rsidR="00730EA4" w:rsidRPr="005D35E8" w14:paraId="57BA5441" w14:textId="77777777" w:rsidTr="001161BE">
        <w:trPr>
          <w:trHeight w:val="340"/>
        </w:trPr>
        <w:tc>
          <w:tcPr>
            <w:tcW w:w="4219" w:type="dxa"/>
            <w:gridSpan w:val="3"/>
            <w:shd w:val="clear" w:color="auto" w:fill="F1E5F7"/>
            <w:vAlign w:val="center"/>
          </w:tcPr>
          <w:p w14:paraId="5BC2362C" w14:textId="77777777" w:rsidR="00730EA4" w:rsidRPr="00EB5E26" w:rsidRDefault="00730EA4" w:rsidP="00730EA4">
            <w:pPr>
              <w:rPr>
                <w:rFonts w:ascii="Roboto Condensed" w:hAnsi="Roboto Condensed"/>
                <w:b/>
              </w:rPr>
            </w:pPr>
            <w:r w:rsidRPr="00EB5E26">
              <w:rPr>
                <w:rFonts w:ascii="Roboto Condensed" w:hAnsi="Roboto Condensed"/>
                <w:b/>
              </w:rPr>
              <w:t>Horaire présentiel : 28h TD</w:t>
            </w:r>
          </w:p>
        </w:tc>
        <w:tc>
          <w:tcPr>
            <w:tcW w:w="3119" w:type="dxa"/>
            <w:shd w:val="clear" w:color="auto" w:fill="F1E5F7"/>
            <w:vAlign w:val="center"/>
          </w:tcPr>
          <w:p w14:paraId="44A52494" w14:textId="77777777" w:rsidR="00730EA4" w:rsidRPr="00AB049F" w:rsidRDefault="00730EA4" w:rsidP="00730EA4">
            <w:pPr>
              <w:rPr>
                <w:rFonts w:ascii="Roboto Condensed" w:hAnsi="Roboto Condensed"/>
              </w:rPr>
            </w:pPr>
            <w:r w:rsidRPr="00AB049F">
              <w:rPr>
                <w:rFonts w:ascii="Roboto Condensed" w:hAnsi="Roboto Condensed"/>
              </w:rPr>
              <w:t>Travail personnel : 10h</w:t>
            </w:r>
          </w:p>
        </w:tc>
        <w:tc>
          <w:tcPr>
            <w:tcW w:w="2433" w:type="dxa"/>
            <w:shd w:val="clear" w:color="auto" w:fill="F1E5F7"/>
            <w:vAlign w:val="center"/>
          </w:tcPr>
          <w:p w14:paraId="0E791F81" w14:textId="77777777" w:rsidR="00730EA4" w:rsidRPr="00AB049F" w:rsidRDefault="00730EA4" w:rsidP="00730EA4">
            <w:pPr>
              <w:rPr>
                <w:rFonts w:ascii="Roboto Condensed" w:hAnsi="Roboto Condensed"/>
              </w:rPr>
            </w:pPr>
            <w:r w:rsidRPr="00AB049F">
              <w:rPr>
                <w:rFonts w:ascii="Roboto Condensed" w:hAnsi="Roboto Condensed"/>
              </w:rPr>
              <w:t>ECTS : 2</w:t>
            </w:r>
          </w:p>
        </w:tc>
      </w:tr>
      <w:tr w:rsidR="00730EA4" w:rsidRPr="005D35E8" w14:paraId="4CDAF46E" w14:textId="77777777" w:rsidTr="001161BE">
        <w:trPr>
          <w:trHeight w:val="447"/>
        </w:trPr>
        <w:tc>
          <w:tcPr>
            <w:tcW w:w="4219" w:type="dxa"/>
            <w:gridSpan w:val="3"/>
            <w:shd w:val="clear" w:color="auto" w:fill="282D46"/>
            <w:vAlign w:val="center"/>
          </w:tcPr>
          <w:p w14:paraId="223F2AE4" w14:textId="5A239292" w:rsidR="00730EA4" w:rsidRPr="00EF7FB1" w:rsidRDefault="00730EA4" w:rsidP="00730EA4">
            <w:pPr>
              <w:rPr>
                <w:rFonts w:ascii="Roboto Condensed" w:hAnsi="Roboto Condensed"/>
                <w:b/>
                <w:color w:val="FFFFFF" w:themeColor="background1"/>
              </w:rPr>
            </w:pPr>
            <w:r w:rsidRPr="00EF7FB1">
              <w:rPr>
                <w:rFonts w:ascii="Roboto Condensed" w:hAnsi="Roboto Condensed"/>
                <w:b/>
                <w:color w:val="FFFFFF" w:themeColor="background1"/>
              </w:rPr>
              <w:t>Responsable : F. M</w:t>
            </w:r>
            <w:r w:rsidR="00EF7FB1" w:rsidRPr="00EF7FB1">
              <w:rPr>
                <w:rFonts w:ascii="Roboto Condensed" w:hAnsi="Roboto Condensed"/>
                <w:b/>
                <w:color w:val="FFFFFF" w:themeColor="background1"/>
              </w:rPr>
              <w:t>ayer</w:t>
            </w:r>
            <w:r w:rsidRPr="00EF7FB1">
              <w:rPr>
                <w:rFonts w:ascii="Roboto Condensed" w:hAnsi="Roboto Condensed"/>
                <w:b/>
                <w:color w:val="FFFFFF" w:themeColor="background1"/>
              </w:rPr>
              <w:t xml:space="preserve">, D. </w:t>
            </w:r>
            <w:proofErr w:type="spellStart"/>
            <w:r w:rsidRPr="00EF7FB1">
              <w:rPr>
                <w:rFonts w:ascii="Roboto Condensed" w:hAnsi="Roboto Condensed"/>
                <w:b/>
                <w:color w:val="FFFFFF" w:themeColor="background1"/>
              </w:rPr>
              <w:t>M</w:t>
            </w:r>
            <w:r w:rsidR="00EF7FB1" w:rsidRPr="00EF7FB1">
              <w:rPr>
                <w:rFonts w:ascii="Roboto Condensed" w:hAnsi="Roboto Condensed"/>
                <w:b/>
                <w:color w:val="FFFFFF" w:themeColor="background1"/>
              </w:rPr>
              <w:t>onticolo</w:t>
            </w:r>
            <w:proofErr w:type="spellEnd"/>
          </w:p>
        </w:tc>
        <w:tc>
          <w:tcPr>
            <w:tcW w:w="5552" w:type="dxa"/>
            <w:gridSpan w:val="2"/>
            <w:shd w:val="clear" w:color="auto" w:fill="F1E5F7"/>
            <w:vAlign w:val="center"/>
          </w:tcPr>
          <w:p w14:paraId="6C5D282B" w14:textId="2F427300" w:rsidR="00730EA4" w:rsidRPr="00EB5E26" w:rsidRDefault="00730EA4" w:rsidP="00730EA4">
            <w:pPr>
              <w:rPr>
                <w:rFonts w:ascii="Roboto Condensed" w:hAnsi="Roboto Condensed"/>
                <w:b/>
              </w:rPr>
            </w:pPr>
            <w:r w:rsidRPr="00EB5E26">
              <w:rPr>
                <w:rFonts w:ascii="Roboto Condensed" w:hAnsi="Roboto Condensed"/>
                <w:b/>
              </w:rPr>
              <w:t>Intervenants : F. M</w:t>
            </w:r>
            <w:r w:rsidR="00EF7FB1" w:rsidRPr="00EB5E26">
              <w:rPr>
                <w:rFonts w:ascii="Roboto Condensed" w:hAnsi="Roboto Condensed"/>
                <w:b/>
              </w:rPr>
              <w:t>ayer</w:t>
            </w:r>
            <w:r w:rsidRPr="00EB5E26">
              <w:rPr>
                <w:rFonts w:ascii="Roboto Condensed" w:hAnsi="Roboto Condensed"/>
                <w:b/>
              </w:rPr>
              <w:t xml:space="preserve">, D. </w:t>
            </w:r>
            <w:proofErr w:type="spellStart"/>
            <w:r w:rsidRPr="00EB5E26">
              <w:rPr>
                <w:rFonts w:ascii="Roboto Condensed" w:hAnsi="Roboto Condensed"/>
                <w:b/>
              </w:rPr>
              <w:t>M</w:t>
            </w:r>
            <w:r w:rsidR="00EF7FB1" w:rsidRPr="00EB5E26">
              <w:rPr>
                <w:rFonts w:ascii="Roboto Condensed" w:hAnsi="Roboto Condensed"/>
                <w:b/>
              </w:rPr>
              <w:t>onticolo</w:t>
            </w:r>
            <w:proofErr w:type="spellEnd"/>
          </w:p>
        </w:tc>
      </w:tr>
      <w:tr w:rsidR="00730EA4" w:rsidRPr="005D35E8" w14:paraId="0549CF6B" w14:textId="77777777" w:rsidTr="001161BE">
        <w:trPr>
          <w:trHeight w:val="1304"/>
        </w:trPr>
        <w:tc>
          <w:tcPr>
            <w:tcW w:w="2518" w:type="dxa"/>
            <w:gridSpan w:val="2"/>
            <w:shd w:val="clear" w:color="auto" w:fill="282D46"/>
            <w:vAlign w:val="center"/>
          </w:tcPr>
          <w:p w14:paraId="06DFEEB7" w14:textId="77777777" w:rsidR="00730EA4" w:rsidRPr="00EF7FB1" w:rsidRDefault="00730EA4" w:rsidP="00730EA4">
            <w:pPr>
              <w:spacing w:line="276" w:lineRule="auto"/>
              <w:rPr>
                <w:rFonts w:ascii="Roboto Condensed" w:hAnsi="Roboto Condensed"/>
                <w:b/>
                <w:color w:val="FFFFFF" w:themeColor="background1"/>
              </w:rPr>
            </w:pPr>
            <w:r w:rsidRPr="00EF7FB1">
              <w:rPr>
                <w:rFonts w:ascii="Roboto Condensed" w:hAnsi="Roboto Condensed"/>
                <w:b/>
                <w:color w:val="FFFFFF" w:themeColor="background1"/>
              </w:rPr>
              <w:t>Acquis d’apprentissage visés</w:t>
            </w:r>
          </w:p>
        </w:tc>
        <w:tc>
          <w:tcPr>
            <w:tcW w:w="7253" w:type="dxa"/>
            <w:gridSpan w:val="3"/>
            <w:shd w:val="clear" w:color="auto" w:fill="F1E5F7"/>
            <w:vAlign w:val="center"/>
          </w:tcPr>
          <w:p w14:paraId="57D59249" w14:textId="77777777" w:rsidR="00730EA4" w:rsidRPr="00E52943" w:rsidRDefault="00730EA4" w:rsidP="00730EA4">
            <w:pPr>
              <w:rPr>
                <w:rFonts w:ascii="Roboto Condensed" w:hAnsi="Roboto Condensed"/>
                <w:sz w:val="20"/>
                <w:szCs w:val="20"/>
              </w:rPr>
            </w:pPr>
            <w:r w:rsidRPr="00E52943">
              <w:rPr>
                <w:rFonts w:ascii="Roboto Condensed" w:hAnsi="Roboto Condensed"/>
                <w:sz w:val="20"/>
                <w:szCs w:val="20"/>
              </w:rPr>
              <w:t xml:space="preserve">Un défi fondamental pour les ingénieurs est de « capturer » le problème à résoudre et/ou l’opportunité à exploiter dans une réalité d’intérêt puis de faciliter le transfert des informations et des connaissances relatives à ce problème et/ou cette opportunité aux méthodes et outils pratiques de projets. La modélisation et l’intelligence artificielle apportent des réponses à ce défi. </w:t>
            </w:r>
          </w:p>
          <w:p w14:paraId="3759D003" w14:textId="77777777" w:rsidR="00730EA4" w:rsidRPr="00E52943" w:rsidRDefault="00730EA4" w:rsidP="00730EA4">
            <w:pPr>
              <w:rPr>
                <w:rFonts w:ascii="Roboto Condensed" w:hAnsi="Roboto Condensed"/>
                <w:sz w:val="20"/>
                <w:szCs w:val="20"/>
              </w:rPr>
            </w:pPr>
          </w:p>
          <w:p w14:paraId="0B8DE699" w14:textId="77777777" w:rsidR="00730EA4" w:rsidRPr="00E52943" w:rsidRDefault="00730EA4" w:rsidP="00730EA4">
            <w:pPr>
              <w:rPr>
                <w:rFonts w:ascii="Roboto Condensed" w:hAnsi="Roboto Condensed"/>
                <w:sz w:val="20"/>
                <w:szCs w:val="20"/>
              </w:rPr>
            </w:pPr>
            <w:r w:rsidRPr="00E52943">
              <w:rPr>
                <w:rFonts w:ascii="Roboto Condensed" w:hAnsi="Roboto Condensed"/>
                <w:sz w:val="20"/>
                <w:szCs w:val="20"/>
              </w:rPr>
              <w:t>A partir des résultats de méthodes amont de l’innovation comme la créativité, les persona, l’analyse de besoins, ..., la capture et le transfert requiert de formaliser ces connaissances et ces informations à l’aide de méthodes afin de permettre l’écriture d’exigences de solutions à un problème ou une opportunité pour favoriser la mise en œuvre de portefeuilles de projets dans le monde d’ingénierie.</w:t>
            </w:r>
          </w:p>
          <w:p w14:paraId="5DD43773" w14:textId="77777777" w:rsidR="00730EA4" w:rsidRPr="00E52943" w:rsidRDefault="00730EA4" w:rsidP="00730EA4">
            <w:pPr>
              <w:rPr>
                <w:rFonts w:ascii="Roboto Condensed" w:hAnsi="Roboto Condensed"/>
                <w:sz w:val="20"/>
                <w:szCs w:val="20"/>
              </w:rPr>
            </w:pPr>
          </w:p>
          <w:p w14:paraId="316015A3" w14:textId="77777777" w:rsidR="00730EA4" w:rsidRPr="00E52943" w:rsidRDefault="00730EA4" w:rsidP="00730EA4">
            <w:pPr>
              <w:rPr>
                <w:rFonts w:ascii="Roboto Condensed" w:hAnsi="Roboto Condensed"/>
                <w:sz w:val="20"/>
                <w:szCs w:val="20"/>
              </w:rPr>
            </w:pPr>
            <w:r w:rsidRPr="00E52943">
              <w:rPr>
                <w:rFonts w:ascii="Roboto Condensed" w:hAnsi="Roboto Condensed"/>
                <w:sz w:val="20"/>
                <w:szCs w:val="20"/>
              </w:rPr>
              <w:t xml:space="preserve">De plus les données générées par ces environnements d’innovation peuvent être utilisées et exploitées par des Intelligences Artificielles en vue d’apporter une analyse pertinente et une aide à la décision.  </w:t>
            </w:r>
          </w:p>
          <w:p w14:paraId="4E2AE668" w14:textId="77777777" w:rsidR="00730EA4" w:rsidRPr="00E52943" w:rsidRDefault="00730EA4" w:rsidP="00730EA4">
            <w:pPr>
              <w:rPr>
                <w:rFonts w:ascii="Roboto Condensed" w:hAnsi="Roboto Condensed"/>
                <w:sz w:val="20"/>
                <w:szCs w:val="20"/>
              </w:rPr>
            </w:pPr>
          </w:p>
          <w:p w14:paraId="513BFC45" w14:textId="60FA9484" w:rsidR="00730EA4" w:rsidRPr="00E52943" w:rsidRDefault="00730EA4" w:rsidP="00EF7FB1">
            <w:pPr>
              <w:rPr>
                <w:rFonts w:ascii="Roboto Condensed" w:hAnsi="Roboto Condensed"/>
                <w:sz w:val="20"/>
                <w:szCs w:val="20"/>
              </w:rPr>
            </w:pPr>
            <w:r w:rsidRPr="00E52943">
              <w:rPr>
                <w:rFonts w:ascii="Roboto Condensed" w:hAnsi="Roboto Condensed"/>
                <w:sz w:val="20"/>
                <w:szCs w:val="20"/>
              </w:rPr>
              <w:t xml:space="preserve">Ce module a donc pour objectif de former les étudiants à deux de ces méthodes basées sur des modèles de connaissances et d’information. Les étudiants découvriront également les approches d’Intelligence Artificielle et apprendront à concevoir une Intelligence Artificielle avec l’approche de Machine Learning pour apprendre sur des données d’innovation dans un cas d’étude d’entreprise. </w:t>
            </w:r>
          </w:p>
        </w:tc>
      </w:tr>
      <w:tr w:rsidR="00730EA4" w:rsidRPr="005D35E8" w14:paraId="11B4C5AE" w14:textId="77777777" w:rsidTr="001161BE">
        <w:trPr>
          <w:trHeight w:val="1859"/>
        </w:trPr>
        <w:tc>
          <w:tcPr>
            <w:tcW w:w="2518" w:type="dxa"/>
            <w:gridSpan w:val="2"/>
            <w:shd w:val="clear" w:color="auto" w:fill="282D46"/>
            <w:vAlign w:val="center"/>
          </w:tcPr>
          <w:p w14:paraId="7BA6E202" w14:textId="77777777" w:rsidR="00730EA4" w:rsidRPr="00EF7FB1" w:rsidRDefault="00730EA4" w:rsidP="00730EA4">
            <w:pPr>
              <w:rPr>
                <w:rFonts w:ascii="Roboto Condensed" w:hAnsi="Roboto Condensed"/>
                <w:b/>
                <w:color w:val="FFFFFF" w:themeColor="background1"/>
              </w:rPr>
            </w:pPr>
            <w:r w:rsidRPr="00EF7FB1">
              <w:rPr>
                <w:rFonts w:ascii="Roboto Condensed" w:eastAsia="Calibri" w:hAnsi="Roboto Condensed" w:cs="Calibri"/>
                <w:b/>
                <w:bCs/>
                <w:color w:val="FFFFFF" w:themeColor="background1"/>
                <w:spacing w:val="1"/>
                <w:position w:val="1"/>
              </w:rPr>
              <w:t>C</w:t>
            </w:r>
            <w:r w:rsidRPr="00EF7FB1">
              <w:rPr>
                <w:rFonts w:ascii="Roboto Condensed" w:eastAsia="Calibri" w:hAnsi="Roboto Condensed" w:cs="Calibri"/>
                <w:b/>
                <w:bCs/>
                <w:color w:val="FFFFFF" w:themeColor="background1"/>
                <w:spacing w:val="-1"/>
                <w:position w:val="1"/>
              </w:rPr>
              <w:t>on</w:t>
            </w:r>
            <w:r w:rsidRPr="00EF7FB1">
              <w:rPr>
                <w:rFonts w:ascii="Roboto Condensed" w:eastAsia="Calibri" w:hAnsi="Roboto Condensed" w:cs="Calibri"/>
                <w:b/>
                <w:bCs/>
                <w:color w:val="FFFFFF" w:themeColor="background1"/>
                <w:position w:val="1"/>
              </w:rPr>
              <w:t>t</w:t>
            </w:r>
            <w:r w:rsidRPr="00EF7FB1">
              <w:rPr>
                <w:rFonts w:ascii="Roboto Condensed" w:eastAsia="Calibri" w:hAnsi="Roboto Condensed" w:cs="Calibri"/>
                <w:b/>
                <w:bCs/>
                <w:color w:val="FFFFFF" w:themeColor="background1"/>
                <w:spacing w:val="1"/>
                <w:position w:val="1"/>
              </w:rPr>
              <w:t>ri</w:t>
            </w:r>
            <w:r w:rsidRPr="00EF7FB1">
              <w:rPr>
                <w:rFonts w:ascii="Roboto Condensed" w:eastAsia="Calibri" w:hAnsi="Roboto Condensed" w:cs="Calibri"/>
                <w:b/>
                <w:bCs/>
                <w:color w:val="FFFFFF" w:themeColor="background1"/>
                <w:spacing w:val="-1"/>
                <w:position w:val="1"/>
              </w:rPr>
              <w:t>bu</w:t>
            </w:r>
            <w:r w:rsidRPr="00EF7FB1">
              <w:rPr>
                <w:rFonts w:ascii="Roboto Condensed" w:eastAsia="Calibri" w:hAnsi="Roboto Condensed" w:cs="Calibri"/>
                <w:b/>
                <w:bCs/>
                <w:color w:val="FFFFFF" w:themeColor="background1"/>
                <w:position w:val="1"/>
              </w:rPr>
              <w:t>t</w:t>
            </w:r>
            <w:r w:rsidRPr="00EF7FB1">
              <w:rPr>
                <w:rFonts w:ascii="Roboto Condensed" w:eastAsia="Calibri" w:hAnsi="Roboto Condensed" w:cs="Calibri"/>
                <w:b/>
                <w:bCs/>
                <w:color w:val="FFFFFF" w:themeColor="background1"/>
                <w:spacing w:val="1"/>
                <w:position w:val="1"/>
              </w:rPr>
              <w:t>i</w:t>
            </w:r>
            <w:r w:rsidRPr="00EF7FB1">
              <w:rPr>
                <w:rFonts w:ascii="Roboto Condensed" w:eastAsia="Calibri" w:hAnsi="Roboto Condensed" w:cs="Calibri"/>
                <w:b/>
                <w:bCs/>
                <w:color w:val="FFFFFF" w:themeColor="background1"/>
                <w:spacing w:val="-1"/>
                <w:position w:val="1"/>
              </w:rPr>
              <w:t>o</w:t>
            </w:r>
            <w:r w:rsidRPr="00EF7FB1">
              <w:rPr>
                <w:rFonts w:ascii="Roboto Condensed" w:eastAsia="Calibri" w:hAnsi="Roboto Condensed" w:cs="Calibri"/>
                <w:b/>
                <w:bCs/>
                <w:color w:val="FFFFFF" w:themeColor="background1"/>
                <w:position w:val="1"/>
              </w:rPr>
              <w:t>n</w:t>
            </w:r>
            <w:r w:rsidRPr="00EF7FB1">
              <w:rPr>
                <w:rFonts w:ascii="Roboto Condensed" w:eastAsia="Calibri" w:hAnsi="Roboto Condensed" w:cs="Calibri"/>
                <w:b/>
                <w:bCs/>
                <w:color w:val="FFFFFF" w:themeColor="background1"/>
                <w:spacing w:val="-1"/>
                <w:position w:val="1"/>
              </w:rPr>
              <w:t xml:space="preserve"> </w:t>
            </w:r>
            <w:r w:rsidRPr="00EF7FB1">
              <w:rPr>
                <w:rFonts w:ascii="Roboto Condensed" w:eastAsia="Calibri" w:hAnsi="Roboto Condensed" w:cs="Calibri"/>
                <w:b/>
                <w:bCs/>
                <w:color w:val="FFFFFF" w:themeColor="background1"/>
                <w:position w:val="1"/>
              </w:rPr>
              <w:t xml:space="preserve">au </w:t>
            </w:r>
            <w:r w:rsidRPr="00EF7FB1">
              <w:rPr>
                <w:rFonts w:ascii="Roboto Condensed" w:eastAsia="Calibri" w:hAnsi="Roboto Condensed" w:cs="Calibri"/>
                <w:b/>
                <w:bCs/>
                <w:color w:val="FFFFFF" w:themeColor="background1"/>
                <w:spacing w:val="1"/>
              </w:rPr>
              <w:t>r</w:t>
            </w:r>
            <w:r w:rsidRPr="00EF7FB1">
              <w:rPr>
                <w:rFonts w:ascii="Roboto Condensed" w:eastAsia="Calibri" w:hAnsi="Roboto Condensed" w:cs="Calibri"/>
                <w:b/>
                <w:bCs/>
                <w:color w:val="FFFFFF" w:themeColor="background1"/>
                <w:spacing w:val="-1"/>
              </w:rPr>
              <w:t>é</w:t>
            </w:r>
            <w:r w:rsidRPr="00EF7FB1">
              <w:rPr>
                <w:rFonts w:ascii="Roboto Condensed" w:eastAsia="Calibri" w:hAnsi="Roboto Condensed" w:cs="Calibri"/>
                <w:b/>
                <w:bCs/>
                <w:color w:val="FFFFFF" w:themeColor="background1"/>
              </w:rPr>
              <w:t>f</w:t>
            </w:r>
            <w:r w:rsidRPr="00EF7FB1">
              <w:rPr>
                <w:rFonts w:ascii="Roboto Condensed" w:eastAsia="Calibri" w:hAnsi="Roboto Condensed" w:cs="Calibri"/>
                <w:b/>
                <w:bCs/>
                <w:color w:val="FFFFFF" w:themeColor="background1"/>
                <w:spacing w:val="-1"/>
              </w:rPr>
              <w:t>é</w:t>
            </w:r>
            <w:r w:rsidRPr="00EF7FB1">
              <w:rPr>
                <w:rFonts w:ascii="Roboto Condensed" w:eastAsia="Calibri" w:hAnsi="Roboto Condensed" w:cs="Calibri"/>
                <w:b/>
                <w:bCs/>
                <w:color w:val="FFFFFF" w:themeColor="background1"/>
                <w:spacing w:val="1"/>
              </w:rPr>
              <w:t>r</w:t>
            </w:r>
            <w:r w:rsidRPr="00EF7FB1">
              <w:rPr>
                <w:rFonts w:ascii="Roboto Condensed" w:eastAsia="Calibri" w:hAnsi="Roboto Condensed" w:cs="Calibri"/>
                <w:b/>
                <w:bCs/>
                <w:color w:val="FFFFFF" w:themeColor="background1"/>
                <w:spacing w:val="-1"/>
              </w:rPr>
              <w:t>en</w:t>
            </w:r>
            <w:r w:rsidRPr="00EF7FB1">
              <w:rPr>
                <w:rFonts w:ascii="Roboto Condensed" w:eastAsia="Calibri" w:hAnsi="Roboto Condensed" w:cs="Calibri"/>
                <w:b/>
                <w:bCs/>
                <w:color w:val="FFFFFF" w:themeColor="background1"/>
              </w:rPr>
              <w:t>t</w:t>
            </w:r>
            <w:r w:rsidRPr="00EF7FB1">
              <w:rPr>
                <w:rFonts w:ascii="Roboto Condensed" w:eastAsia="Calibri" w:hAnsi="Roboto Condensed" w:cs="Calibri"/>
                <w:b/>
                <w:bCs/>
                <w:color w:val="FFFFFF" w:themeColor="background1"/>
                <w:spacing w:val="1"/>
              </w:rPr>
              <w:t>i</w:t>
            </w:r>
            <w:r w:rsidRPr="00EF7FB1">
              <w:rPr>
                <w:rFonts w:ascii="Roboto Condensed" w:eastAsia="Calibri" w:hAnsi="Roboto Condensed" w:cs="Calibri"/>
                <w:b/>
                <w:bCs/>
                <w:color w:val="FFFFFF" w:themeColor="background1"/>
                <w:spacing w:val="-1"/>
              </w:rPr>
              <w:t>e</w:t>
            </w:r>
            <w:r w:rsidRPr="00EF7FB1">
              <w:rPr>
                <w:rFonts w:ascii="Roboto Condensed" w:eastAsia="Calibri" w:hAnsi="Roboto Condensed" w:cs="Calibri"/>
                <w:b/>
                <w:bCs/>
                <w:color w:val="FFFFFF" w:themeColor="background1"/>
              </w:rPr>
              <w:t>l</w:t>
            </w:r>
            <w:r w:rsidRPr="00EF7FB1">
              <w:rPr>
                <w:rFonts w:ascii="Roboto Condensed" w:eastAsia="Calibri" w:hAnsi="Roboto Condensed" w:cs="Calibri"/>
                <w:b/>
                <w:bCs/>
                <w:color w:val="FFFFFF" w:themeColor="background1"/>
                <w:spacing w:val="-1"/>
              </w:rPr>
              <w:t xml:space="preserve"> </w:t>
            </w:r>
            <w:r w:rsidRPr="00EF7FB1">
              <w:rPr>
                <w:rFonts w:ascii="Roboto Condensed" w:eastAsia="Calibri" w:hAnsi="Roboto Condensed" w:cs="Calibri"/>
                <w:b/>
                <w:bCs/>
                <w:color w:val="FFFFFF" w:themeColor="background1"/>
              </w:rPr>
              <w:t>Em</w:t>
            </w:r>
            <w:r w:rsidRPr="00EF7FB1">
              <w:rPr>
                <w:rFonts w:ascii="Roboto Condensed" w:eastAsia="Calibri" w:hAnsi="Roboto Condensed" w:cs="Calibri"/>
                <w:b/>
                <w:bCs/>
                <w:color w:val="FFFFFF" w:themeColor="background1"/>
                <w:spacing w:val="-1"/>
              </w:rPr>
              <w:t>p</w:t>
            </w:r>
            <w:r w:rsidRPr="00EF7FB1">
              <w:rPr>
                <w:rFonts w:ascii="Roboto Condensed" w:eastAsia="Calibri" w:hAnsi="Roboto Condensed" w:cs="Calibri"/>
                <w:b/>
                <w:bCs/>
                <w:color w:val="FFFFFF" w:themeColor="background1"/>
                <w:spacing w:val="1"/>
              </w:rPr>
              <w:t>l</w:t>
            </w:r>
            <w:r w:rsidRPr="00EF7FB1">
              <w:rPr>
                <w:rFonts w:ascii="Roboto Condensed" w:eastAsia="Calibri" w:hAnsi="Roboto Condensed" w:cs="Calibri"/>
                <w:b/>
                <w:bCs/>
                <w:color w:val="FFFFFF" w:themeColor="background1"/>
                <w:spacing w:val="-3"/>
              </w:rPr>
              <w:t>o</w:t>
            </w:r>
            <w:r w:rsidRPr="00EF7FB1">
              <w:rPr>
                <w:rFonts w:ascii="Roboto Condensed" w:eastAsia="Calibri" w:hAnsi="Roboto Condensed" w:cs="Calibri"/>
                <w:b/>
                <w:bCs/>
                <w:color w:val="FFFFFF" w:themeColor="background1"/>
                <w:spacing w:val="2"/>
              </w:rPr>
              <w:t>i</w:t>
            </w:r>
            <w:r w:rsidRPr="00EF7FB1">
              <w:rPr>
                <w:rFonts w:ascii="Roboto Condensed" w:eastAsia="Calibri" w:hAnsi="Roboto Condensed" w:cs="Calibri"/>
                <w:b/>
                <w:bCs/>
                <w:color w:val="FFFFFF" w:themeColor="background1"/>
              </w:rPr>
              <w:t xml:space="preserve">- </w:t>
            </w:r>
            <w:r w:rsidRPr="00EF7FB1">
              <w:rPr>
                <w:rFonts w:ascii="Roboto Condensed" w:eastAsia="Calibri" w:hAnsi="Roboto Condensed" w:cs="Calibri"/>
                <w:b/>
                <w:bCs/>
                <w:color w:val="FFFFFF" w:themeColor="background1"/>
                <w:spacing w:val="1"/>
              </w:rPr>
              <w:t>C</w:t>
            </w:r>
            <w:r w:rsidRPr="00EF7FB1">
              <w:rPr>
                <w:rFonts w:ascii="Roboto Condensed" w:eastAsia="Calibri" w:hAnsi="Roboto Condensed" w:cs="Calibri"/>
                <w:b/>
                <w:bCs/>
                <w:color w:val="FFFFFF" w:themeColor="background1"/>
                <w:spacing w:val="-1"/>
              </w:rPr>
              <w:t>o</w:t>
            </w:r>
            <w:r w:rsidRPr="00EF7FB1">
              <w:rPr>
                <w:rFonts w:ascii="Roboto Condensed" w:eastAsia="Calibri" w:hAnsi="Roboto Condensed" w:cs="Calibri"/>
                <w:b/>
                <w:bCs/>
                <w:color w:val="FFFFFF" w:themeColor="background1"/>
              </w:rPr>
              <w:t>mp</w:t>
            </w:r>
            <w:r w:rsidRPr="00EF7FB1">
              <w:rPr>
                <w:rFonts w:ascii="Roboto Condensed" w:eastAsia="Calibri" w:hAnsi="Roboto Condensed" w:cs="Calibri"/>
                <w:b/>
                <w:bCs/>
                <w:color w:val="FFFFFF" w:themeColor="background1"/>
                <w:spacing w:val="-1"/>
              </w:rPr>
              <w:t>é</w:t>
            </w:r>
            <w:r w:rsidRPr="00EF7FB1">
              <w:rPr>
                <w:rFonts w:ascii="Roboto Condensed" w:eastAsia="Calibri" w:hAnsi="Roboto Condensed" w:cs="Calibri"/>
                <w:b/>
                <w:bCs/>
                <w:color w:val="FFFFFF" w:themeColor="background1"/>
              </w:rPr>
              <w:t>te</w:t>
            </w:r>
            <w:r w:rsidRPr="00EF7FB1">
              <w:rPr>
                <w:rFonts w:ascii="Roboto Condensed" w:eastAsia="Calibri" w:hAnsi="Roboto Condensed" w:cs="Calibri"/>
                <w:b/>
                <w:bCs/>
                <w:color w:val="FFFFFF" w:themeColor="background1"/>
                <w:spacing w:val="-1"/>
              </w:rPr>
              <w:t>n</w:t>
            </w:r>
            <w:r w:rsidRPr="00EF7FB1">
              <w:rPr>
                <w:rFonts w:ascii="Roboto Condensed" w:eastAsia="Calibri" w:hAnsi="Roboto Condensed" w:cs="Calibri"/>
                <w:b/>
                <w:bCs/>
                <w:color w:val="FFFFFF" w:themeColor="background1"/>
                <w:spacing w:val="1"/>
              </w:rPr>
              <w:t>c</w:t>
            </w:r>
            <w:r w:rsidRPr="00EF7FB1">
              <w:rPr>
                <w:rFonts w:ascii="Roboto Condensed" w:eastAsia="Calibri" w:hAnsi="Roboto Condensed" w:cs="Calibri"/>
                <w:b/>
                <w:bCs/>
                <w:color w:val="FFFFFF" w:themeColor="background1"/>
                <w:spacing w:val="-1"/>
              </w:rPr>
              <w:t>e</w:t>
            </w:r>
            <w:r w:rsidRPr="00EF7FB1">
              <w:rPr>
                <w:rFonts w:ascii="Roboto Condensed" w:eastAsia="Calibri" w:hAnsi="Roboto Condensed" w:cs="Calibri"/>
                <w:b/>
                <w:bCs/>
                <w:color w:val="FFFFFF" w:themeColor="background1"/>
              </w:rPr>
              <w:t>s</w:t>
            </w:r>
          </w:p>
        </w:tc>
        <w:tc>
          <w:tcPr>
            <w:tcW w:w="7253" w:type="dxa"/>
            <w:gridSpan w:val="3"/>
            <w:shd w:val="clear" w:color="auto" w:fill="F1E5F7"/>
            <w:vAlign w:val="center"/>
          </w:tcPr>
          <w:p w14:paraId="4C395206" w14:textId="77777777" w:rsidR="00730EA4" w:rsidRPr="00E52943" w:rsidRDefault="00730EA4" w:rsidP="00730EA4">
            <w:pPr>
              <w:ind w:left="69"/>
              <w:rPr>
                <w:rFonts w:ascii="Roboto Condensed" w:eastAsia="Calibri" w:hAnsi="Roboto Condensed" w:cs="Calibri"/>
                <w:position w:val="1"/>
                <w:sz w:val="20"/>
                <w:szCs w:val="20"/>
              </w:rPr>
            </w:pPr>
            <w:r w:rsidRPr="00E52943">
              <w:rPr>
                <w:rFonts w:ascii="Roboto Condensed" w:eastAsia="Calibri" w:hAnsi="Roboto Condensed" w:cs="Calibri"/>
                <w:b/>
                <w:position w:val="1"/>
                <w:sz w:val="20"/>
                <w:szCs w:val="20"/>
              </w:rPr>
              <w:t>C4.3</w:t>
            </w:r>
            <w:r w:rsidRPr="00E52943">
              <w:rPr>
                <w:rFonts w:ascii="Roboto Condensed" w:eastAsia="Calibri" w:hAnsi="Roboto Condensed" w:cs="Calibri"/>
                <w:position w:val="1"/>
                <w:sz w:val="20"/>
                <w:szCs w:val="20"/>
              </w:rPr>
              <w:t xml:space="preserve"> Piloter le projet en adaptant les méthodes et outils de pilotage, ainsi que les indicateurs de suivi (coûts, délais, sécurité, </w:t>
            </w:r>
            <w:proofErr w:type="gramStart"/>
            <w:r w:rsidRPr="00E52943">
              <w:rPr>
                <w:rFonts w:ascii="Roboto Condensed" w:eastAsia="Calibri" w:hAnsi="Roboto Condensed" w:cs="Calibri"/>
                <w:position w:val="1"/>
                <w:sz w:val="20"/>
                <w:szCs w:val="20"/>
              </w:rPr>
              <w:t>qualité,…</w:t>
            </w:r>
            <w:proofErr w:type="gramEnd"/>
            <w:r w:rsidRPr="00E52943">
              <w:rPr>
                <w:rFonts w:ascii="Roboto Condensed" w:eastAsia="Calibri" w:hAnsi="Roboto Condensed" w:cs="Calibri"/>
                <w:position w:val="1"/>
                <w:sz w:val="20"/>
                <w:szCs w:val="20"/>
              </w:rPr>
              <w:t>.) au contexte et à la nature du projet</w:t>
            </w:r>
          </w:p>
          <w:p w14:paraId="4E0C8E37" w14:textId="77777777" w:rsidR="00730EA4" w:rsidRPr="00E52943" w:rsidRDefault="00730EA4" w:rsidP="00730EA4">
            <w:pPr>
              <w:ind w:left="69"/>
              <w:rPr>
                <w:rFonts w:ascii="Roboto Condensed" w:eastAsia="Calibri" w:hAnsi="Roboto Condensed" w:cs="Calibri"/>
                <w:position w:val="1"/>
                <w:sz w:val="20"/>
                <w:szCs w:val="20"/>
              </w:rPr>
            </w:pPr>
            <w:r w:rsidRPr="00E52943">
              <w:rPr>
                <w:rFonts w:ascii="Roboto Condensed" w:eastAsia="Calibri" w:hAnsi="Roboto Condensed" w:cs="Calibri"/>
                <w:b/>
                <w:position w:val="1"/>
                <w:sz w:val="20"/>
                <w:szCs w:val="20"/>
              </w:rPr>
              <w:t>C4.4</w:t>
            </w:r>
            <w:r w:rsidRPr="00E52943">
              <w:rPr>
                <w:rFonts w:ascii="Roboto Condensed" w:eastAsia="Calibri" w:hAnsi="Roboto Condensed" w:cs="Calibri"/>
                <w:position w:val="1"/>
                <w:sz w:val="20"/>
                <w:szCs w:val="20"/>
              </w:rPr>
              <w:t xml:space="preserve"> Piloter, coordonner et assurer le suivi d’un projet d’ingénierie collaborative inter-métiers, </w:t>
            </w:r>
            <w:proofErr w:type="spellStart"/>
            <w:r w:rsidRPr="00E52943">
              <w:rPr>
                <w:rFonts w:ascii="Roboto Condensed" w:eastAsia="Calibri" w:hAnsi="Roboto Condensed" w:cs="Calibri"/>
                <w:position w:val="1"/>
                <w:sz w:val="20"/>
                <w:szCs w:val="20"/>
              </w:rPr>
              <w:t>inter-services</w:t>
            </w:r>
            <w:proofErr w:type="spellEnd"/>
            <w:r w:rsidRPr="00E52943">
              <w:rPr>
                <w:rFonts w:ascii="Roboto Condensed" w:eastAsia="Calibri" w:hAnsi="Roboto Condensed" w:cs="Calibri"/>
                <w:position w:val="1"/>
                <w:sz w:val="20"/>
                <w:szCs w:val="20"/>
              </w:rPr>
              <w:t>, inter-compétences et inter-cultures</w:t>
            </w:r>
          </w:p>
          <w:p w14:paraId="52B8AC3F" w14:textId="77777777" w:rsidR="00730EA4" w:rsidRPr="00E52943" w:rsidRDefault="00730EA4" w:rsidP="00730EA4">
            <w:pPr>
              <w:ind w:left="69"/>
              <w:rPr>
                <w:rFonts w:ascii="Roboto Condensed" w:hAnsi="Roboto Condensed"/>
                <w:sz w:val="20"/>
                <w:szCs w:val="20"/>
              </w:rPr>
            </w:pPr>
            <w:r w:rsidRPr="00E52943">
              <w:rPr>
                <w:rFonts w:ascii="Roboto Condensed" w:eastAsia="Calibri" w:hAnsi="Roboto Condensed" w:cs="Calibri"/>
                <w:b/>
                <w:position w:val="1"/>
                <w:sz w:val="20"/>
                <w:szCs w:val="20"/>
              </w:rPr>
              <w:t>C3.5</w:t>
            </w:r>
            <w:r>
              <w:rPr>
                <w:rFonts w:ascii="Roboto Condensed" w:eastAsia="Calibri" w:hAnsi="Roboto Condensed" w:cs="Calibri"/>
                <w:position w:val="1"/>
                <w:sz w:val="20"/>
                <w:szCs w:val="20"/>
              </w:rPr>
              <w:t xml:space="preserve"> </w:t>
            </w:r>
            <w:r w:rsidRPr="00E52943">
              <w:rPr>
                <w:rFonts w:ascii="Roboto Condensed" w:eastAsia="Calibri" w:hAnsi="Roboto Condensed" w:cs="Calibri"/>
                <w:position w:val="1"/>
                <w:sz w:val="20"/>
                <w:szCs w:val="20"/>
              </w:rPr>
              <w:t xml:space="preserve">Implémenter le projet innovant en tenant compte des impératifs commerciaux, financiers, de production et de la </w:t>
            </w:r>
            <w:proofErr w:type="spellStart"/>
            <w:r w:rsidRPr="00E52943">
              <w:rPr>
                <w:rFonts w:ascii="Roboto Condensed" w:eastAsia="Calibri" w:hAnsi="Roboto Condensed" w:cs="Calibri"/>
                <w:position w:val="1"/>
                <w:sz w:val="20"/>
                <w:szCs w:val="20"/>
              </w:rPr>
              <w:t>supply-chain</w:t>
            </w:r>
            <w:proofErr w:type="spellEnd"/>
            <w:r w:rsidRPr="00E52943">
              <w:rPr>
                <w:rFonts w:ascii="Roboto Condensed" w:eastAsia="Calibri" w:hAnsi="Roboto Condensed" w:cs="Calibri"/>
                <w:position w:val="1"/>
                <w:sz w:val="20"/>
                <w:szCs w:val="20"/>
              </w:rPr>
              <w:t>, en réalisant l’interface avec les parties prenantes internes et externes du projet.</w:t>
            </w:r>
          </w:p>
        </w:tc>
      </w:tr>
      <w:tr w:rsidR="00730EA4" w:rsidRPr="005D35E8" w14:paraId="3F180A65" w14:textId="77777777" w:rsidTr="001161BE">
        <w:tc>
          <w:tcPr>
            <w:tcW w:w="2518" w:type="dxa"/>
            <w:gridSpan w:val="2"/>
            <w:shd w:val="clear" w:color="auto" w:fill="282D46"/>
            <w:vAlign w:val="center"/>
          </w:tcPr>
          <w:p w14:paraId="5F10610D" w14:textId="28128E86" w:rsidR="00730EA4" w:rsidRPr="00EF7FB1" w:rsidRDefault="00730EA4" w:rsidP="00730EA4">
            <w:pPr>
              <w:spacing w:line="276" w:lineRule="auto"/>
              <w:rPr>
                <w:rFonts w:ascii="Roboto Condensed" w:hAnsi="Roboto Condensed"/>
                <w:b/>
                <w:color w:val="FFFFFF" w:themeColor="background1"/>
              </w:rPr>
            </w:pPr>
            <w:r w:rsidRPr="00EF7FB1">
              <w:rPr>
                <w:rFonts w:ascii="Roboto Condensed" w:hAnsi="Roboto Condensed"/>
                <w:b/>
                <w:color w:val="FFFFFF" w:themeColor="background1"/>
              </w:rPr>
              <w:t>Prérequis</w:t>
            </w:r>
          </w:p>
        </w:tc>
        <w:tc>
          <w:tcPr>
            <w:tcW w:w="7253" w:type="dxa"/>
            <w:gridSpan w:val="3"/>
            <w:shd w:val="clear" w:color="auto" w:fill="F1E5F7"/>
          </w:tcPr>
          <w:p w14:paraId="12681C72" w14:textId="77777777" w:rsidR="00730EA4" w:rsidRPr="00E52943" w:rsidRDefault="00730EA4" w:rsidP="00730EA4">
            <w:pPr>
              <w:spacing w:line="276" w:lineRule="auto"/>
              <w:jc w:val="both"/>
              <w:rPr>
                <w:rFonts w:ascii="Roboto Condensed" w:hAnsi="Roboto Condensed"/>
                <w:sz w:val="20"/>
                <w:szCs w:val="20"/>
              </w:rPr>
            </w:pPr>
            <w:r w:rsidRPr="00E52943">
              <w:rPr>
                <w:rFonts w:ascii="Roboto Condensed" w:hAnsi="Roboto Condensed"/>
                <w:sz w:val="20"/>
                <w:szCs w:val="20"/>
              </w:rPr>
              <w:t>Les prérequis sont ceux acquis dans le pôle Ingénierie Système et dans les pôles Innovation, Génie Industriel et projets</w:t>
            </w:r>
          </w:p>
        </w:tc>
      </w:tr>
      <w:tr w:rsidR="00730EA4" w:rsidRPr="005D35E8" w14:paraId="08B4E62C" w14:textId="77777777" w:rsidTr="001161BE">
        <w:trPr>
          <w:trHeight w:val="689"/>
        </w:trPr>
        <w:tc>
          <w:tcPr>
            <w:tcW w:w="2518" w:type="dxa"/>
            <w:gridSpan w:val="2"/>
            <w:shd w:val="clear" w:color="auto" w:fill="282D46"/>
            <w:vAlign w:val="center"/>
          </w:tcPr>
          <w:p w14:paraId="18539B63" w14:textId="77777777" w:rsidR="00730EA4" w:rsidRPr="00EF7FB1" w:rsidRDefault="00730EA4" w:rsidP="00730EA4">
            <w:pPr>
              <w:spacing w:line="276" w:lineRule="auto"/>
              <w:rPr>
                <w:rFonts w:ascii="Roboto Condensed" w:hAnsi="Roboto Condensed"/>
                <w:b/>
                <w:color w:val="FFFFFF" w:themeColor="background1"/>
              </w:rPr>
            </w:pPr>
            <w:r w:rsidRPr="00EF7FB1">
              <w:rPr>
                <w:rFonts w:ascii="Roboto Condensed" w:hAnsi="Roboto Condensed"/>
                <w:b/>
                <w:color w:val="FFFFFF" w:themeColor="background1"/>
              </w:rPr>
              <w:t xml:space="preserve">Contenu </w:t>
            </w:r>
          </w:p>
        </w:tc>
        <w:tc>
          <w:tcPr>
            <w:tcW w:w="7253" w:type="dxa"/>
            <w:gridSpan w:val="3"/>
            <w:shd w:val="clear" w:color="auto" w:fill="F1E5F7"/>
          </w:tcPr>
          <w:p w14:paraId="5A7CDE82" w14:textId="77777777" w:rsidR="00730EA4" w:rsidRPr="00E52943" w:rsidRDefault="00730EA4" w:rsidP="00730EA4">
            <w:pPr>
              <w:spacing w:line="276" w:lineRule="auto"/>
              <w:jc w:val="both"/>
              <w:rPr>
                <w:rFonts w:ascii="Roboto Condensed" w:hAnsi="Roboto Condensed"/>
                <w:sz w:val="20"/>
                <w:szCs w:val="20"/>
              </w:rPr>
            </w:pPr>
            <w:r w:rsidRPr="00E52943">
              <w:rPr>
                <w:rFonts w:ascii="Roboto Condensed" w:hAnsi="Roboto Condensed"/>
                <w:sz w:val="20"/>
                <w:szCs w:val="20"/>
              </w:rPr>
              <w:t xml:space="preserve">A l’issue du module, l’étudiant est capable de pratiquer </w:t>
            </w:r>
          </w:p>
          <w:p w14:paraId="03710E40" w14:textId="77777777" w:rsidR="00730EA4" w:rsidRPr="00E52943" w:rsidRDefault="00730EA4" w:rsidP="00730EA4">
            <w:pPr>
              <w:spacing w:line="276" w:lineRule="auto"/>
              <w:jc w:val="both"/>
              <w:rPr>
                <w:rFonts w:ascii="Roboto Condensed" w:hAnsi="Roboto Condensed"/>
                <w:sz w:val="20"/>
                <w:szCs w:val="20"/>
              </w:rPr>
            </w:pPr>
            <w:r w:rsidRPr="00E52943">
              <w:rPr>
                <w:rFonts w:ascii="Roboto Condensed" w:hAnsi="Roboto Condensed"/>
                <w:sz w:val="20"/>
                <w:szCs w:val="20"/>
              </w:rPr>
              <w:t xml:space="preserve">- la modélisation de connaissances d’une situation d’une réalité d’intérêt à l’aide de la méthode NIAM/ORM. L’originalité de cette méthode, d’origine linguistique, est de permettre d’extraire la connaissance contenue dans un </w:t>
            </w:r>
            <w:r w:rsidRPr="00E52943">
              <w:rPr>
                <w:rFonts w:ascii="Roboto Condensed" w:hAnsi="Roboto Condensed"/>
                <w:b/>
                <w:sz w:val="20"/>
                <w:szCs w:val="20"/>
              </w:rPr>
              <w:t>texte énoncé en langage courant</w:t>
            </w:r>
            <w:r w:rsidRPr="00E52943">
              <w:rPr>
                <w:rFonts w:ascii="Roboto Condensed" w:hAnsi="Roboto Condensed"/>
                <w:sz w:val="20"/>
                <w:szCs w:val="20"/>
              </w:rPr>
              <w:t xml:space="preserve"> et d’en déduire un modèle. Ce modèle de connaissance peut ensuite être facilement communiqué, faire l’objet d’intégration d’autres ou de nouvelles connaissances, voire servir de base à l’émergence de ces nouvelles connaissances. Un autre avantage du modèle est d’autoriser une navigation directe dans la connaissance en s’affranchissant des contraintes de son expression textuelle. Enfin, le modèle permet de vérifier la cohérence de la connaissance bien au-delà de ce qu’il est possible de faire dans la confrontation d’expressions textuelles. </w:t>
            </w:r>
          </w:p>
          <w:p w14:paraId="233C6BBE" w14:textId="77777777" w:rsidR="00730EA4" w:rsidRPr="00E52943" w:rsidRDefault="00730EA4" w:rsidP="00730EA4">
            <w:pPr>
              <w:ind w:left="317" w:hanging="262"/>
              <w:jc w:val="both"/>
              <w:rPr>
                <w:rFonts w:ascii="Roboto Condensed" w:hAnsi="Roboto Condensed"/>
                <w:sz w:val="20"/>
                <w:szCs w:val="20"/>
              </w:rPr>
            </w:pPr>
            <w:r>
              <w:rPr>
                <w:rFonts w:ascii="Roboto Condensed" w:hAnsi="Roboto Condensed"/>
                <w:sz w:val="20"/>
                <w:szCs w:val="20"/>
                <w:u w:val="single"/>
              </w:rPr>
              <w:t>Contenu</w:t>
            </w:r>
            <w:r w:rsidRPr="00E52943">
              <w:rPr>
                <w:rFonts w:ascii="Roboto Condensed" w:hAnsi="Roboto Condensed"/>
                <w:sz w:val="20"/>
                <w:szCs w:val="20"/>
                <w:u w:val="single"/>
              </w:rPr>
              <w:t> :</w:t>
            </w:r>
            <w:r w:rsidRPr="00E52943">
              <w:rPr>
                <w:rFonts w:ascii="Roboto Condensed" w:hAnsi="Roboto Condensed"/>
                <w:sz w:val="20"/>
                <w:szCs w:val="20"/>
              </w:rPr>
              <w:t xml:space="preserve"> Une méthode de modélisation de connaissances de projet :</w:t>
            </w:r>
          </w:p>
          <w:p w14:paraId="5FFE1E3B" w14:textId="77777777" w:rsidR="00730EA4" w:rsidRPr="00E52943" w:rsidRDefault="00730EA4" w:rsidP="00730EA4">
            <w:pPr>
              <w:ind w:left="317"/>
              <w:jc w:val="both"/>
              <w:rPr>
                <w:rFonts w:ascii="Roboto Condensed" w:hAnsi="Roboto Condensed"/>
                <w:sz w:val="20"/>
                <w:szCs w:val="20"/>
              </w:rPr>
            </w:pPr>
            <w:r w:rsidRPr="00E52943">
              <w:rPr>
                <w:rFonts w:ascii="Roboto Condensed" w:hAnsi="Roboto Condensed"/>
                <w:sz w:val="20"/>
                <w:szCs w:val="20"/>
              </w:rPr>
              <w:t>1. Univers d’intérêt et système d’information ou de connaissance</w:t>
            </w:r>
          </w:p>
          <w:p w14:paraId="32DA9ED7" w14:textId="77777777" w:rsidR="00730EA4" w:rsidRPr="00E52943" w:rsidRDefault="00730EA4" w:rsidP="00730EA4">
            <w:pPr>
              <w:ind w:left="317"/>
              <w:jc w:val="both"/>
              <w:rPr>
                <w:rFonts w:ascii="Roboto Condensed" w:hAnsi="Roboto Condensed"/>
                <w:sz w:val="20"/>
                <w:szCs w:val="20"/>
              </w:rPr>
            </w:pPr>
            <w:r w:rsidRPr="00E52943">
              <w:rPr>
                <w:rFonts w:ascii="Roboto Condensed" w:hAnsi="Roboto Condensed"/>
                <w:sz w:val="20"/>
                <w:szCs w:val="20"/>
              </w:rPr>
              <w:t>2. Les trois axiomes de la méthode NIAM</w:t>
            </w:r>
          </w:p>
          <w:p w14:paraId="080C7D0B" w14:textId="77777777" w:rsidR="00730EA4" w:rsidRPr="00E52943" w:rsidRDefault="00730EA4" w:rsidP="00730EA4">
            <w:pPr>
              <w:ind w:left="317"/>
              <w:jc w:val="both"/>
              <w:rPr>
                <w:rFonts w:ascii="Roboto Condensed" w:hAnsi="Roboto Condensed"/>
                <w:sz w:val="20"/>
                <w:szCs w:val="20"/>
              </w:rPr>
            </w:pPr>
            <w:r w:rsidRPr="00E52943">
              <w:rPr>
                <w:rFonts w:ascii="Roboto Condensed" w:hAnsi="Roboto Condensed"/>
                <w:sz w:val="20"/>
                <w:szCs w:val="20"/>
              </w:rPr>
              <w:t>3. Le formalisme de modélisation NIAM/ORM</w:t>
            </w:r>
          </w:p>
          <w:p w14:paraId="6225C7CA" w14:textId="77777777" w:rsidR="00730EA4" w:rsidRPr="00E52943" w:rsidRDefault="00730EA4" w:rsidP="00730EA4">
            <w:pPr>
              <w:ind w:left="317"/>
              <w:jc w:val="both"/>
              <w:rPr>
                <w:rFonts w:ascii="Roboto Condensed" w:hAnsi="Roboto Condensed"/>
                <w:sz w:val="20"/>
                <w:szCs w:val="20"/>
              </w:rPr>
            </w:pPr>
            <w:r w:rsidRPr="00E52943">
              <w:rPr>
                <w:rFonts w:ascii="Roboto Condensed" w:hAnsi="Roboto Condensed"/>
                <w:sz w:val="20"/>
                <w:szCs w:val="20"/>
              </w:rPr>
              <w:t xml:space="preserve">4. Utilisation de l’outil </w:t>
            </w:r>
            <w:proofErr w:type="spellStart"/>
            <w:r w:rsidRPr="00E52943">
              <w:rPr>
                <w:rFonts w:ascii="Roboto Condensed" w:hAnsi="Roboto Condensed"/>
                <w:sz w:val="20"/>
                <w:szCs w:val="20"/>
              </w:rPr>
              <w:t>Visiomodeler</w:t>
            </w:r>
            <w:proofErr w:type="spellEnd"/>
          </w:p>
          <w:p w14:paraId="5E6E8472" w14:textId="77777777" w:rsidR="00730EA4" w:rsidRPr="00E52943" w:rsidRDefault="00730EA4" w:rsidP="00730EA4">
            <w:pPr>
              <w:spacing w:line="276" w:lineRule="auto"/>
              <w:jc w:val="both"/>
              <w:rPr>
                <w:rFonts w:ascii="Roboto Condensed" w:hAnsi="Roboto Condensed"/>
                <w:sz w:val="12"/>
                <w:szCs w:val="12"/>
              </w:rPr>
            </w:pPr>
          </w:p>
          <w:p w14:paraId="50DBF11D" w14:textId="77777777" w:rsidR="00730EA4" w:rsidRPr="00E52943" w:rsidRDefault="00730EA4" w:rsidP="00730EA4">
            <w:pPr>
              <w:jc w:val="both"/>
              <w:rPr>
                <w:rFonts w:ascii="Roboto Condensed" w:hAnsi="Roboto Condensed"/>
                <w:sz w:val="20"/>
                <w:szCs w:val="20"/>
              </w:rPr>
            </w:pPr>
            <w:r w:rsidRPr="00E52943">
              <w:rPr>
                <w:rFonts w:ascii="Roboto Condensed" w:hAnsi="Roboto Condensed"/>
                <w:sz w:val="20"/>
                <w:szCs w:val="20"/>
              </w:rPr>
              <w:t xml:space="preserve">- la modélisation d’informations résultantes des relations de causes et effets s’exerçant par la dynamique d’une situation d’une réalité d’intérêt sous la forme de boucles causales. Cette modélisation issue de la théorie de la dynamique des systèmes est devenue une pratique courante dans le domaine de l’économie, du développement durable, de l’écologie, de la complexité, d’amélioration de la performance... afin de mieux comprendre </w:t>
            </w:r>
            <w:r w:rsidRPr="00E52943">
              <w:rPr>
                <w:rFonts w:ascii="Roboto Condensed" w:hAnsi="Roboto Condensed"/>
                <w:sz w:val="20"/>
                <w:szCs w:val="20"/>
              </w:rPr>
              <w:lastRenderedPageBreak/>
              <w:t>les mécanismes causaux impliqués dans un problème à résoudre et/ou une opportunité à exploiter.</w:t>
            </w:r>
          </w:p>
          <w:p w14:paraId="20BDCE5D" w14:textId="77777777" w:rsidR="00730EA4" w:rsidRPr="00E52943" w:rsidRDefault="00730EA4" w:rsidP="00730EA4">
            <w:pPr>
              <w:ind w:left="55"/>
              <w:jc w:val="both"/>
              <w:rPr>
                <w:rFonts w:ascii="Roboto Condensed" w:hAnsi="Roboto Condensed"/>
                <w:sz w:val="20"/>
                <w:szCs w:val="20"/>
              </w:rPr>
            </w:pPr>
            <w:r>
              <w:rPr>
                <w:rFonts w:ascii="Roboto Condensed" w:hAnsi="Roboto Condensed"/>
                <w:sz w:val="20"/>
                <w:szCs w:val="20"/>
                <w:u w:val="single"/>
              </w:rPr>
              <w:t>Contenu</w:t>
            </w:r>
            <w:r w:rsidRPr="00E52943">
              <w:rPr>
                <w:rFonts w:ascii="Roboto Condensed" w:hAnsi="Roboto Condensed"/>
                <w:sz w:val="20"/>
                <w:szCs w:val="20"/>
                <w:u w:val="single"/>
              </w:rPr>
              <w:t> :</w:t>
            </w:r>
            <w:r w:rsidRPr="00E52943">
              <w:rPr>
                <w:rFonts w:ascii="Roboto Condensed" w:hAnsi="Roboto Condensed"/>
                <w:sz w:val="20"/>
                <w:szCs w:val="20"/>
              </w:rPr>
              <w:t xml:space="preserve"> Une méthode de modélisation d’information de projet : </w:t>
            </w:r>
          </w:p>
          <w:p w14:paraId="2CA27DAF" w14:textId="77777777" w:rsidR="00730EA4" w:rsidRPr="00E52943" w:rsidRDefault="00730EA4" w:rsidP="00730EA4">
            <w:pPr>
              <w:ind w:left="317"/>
              <w:jc w:val="both"/>
              <w:rPr>
                <w:rFonts w:ascii="Roboto Condensed" w:hAnsi="Roboto Condensed"/>
                <w:sz w:val="20"/>
                <w:szCs w:val="20"/>
              </w:rPr>
            </w:pPr>
            <w:r w:rsidRPr="00E52943">
              <w:rPr>
                <w:rFonts w:ascii="Roboto Condensed" w:hAnsi="Roboto Condensed"/>
                <w:sz w:val="20"/>
                <w:szCs w:val="20"/>
              </w:rPr>
              <w:t>1. Fondement de la théorie de la dynamique des systèmes</w:t>
            </w:r>
          </w:p>
          <w:p w14:paraId="70BC6961" w14:textId="77777777" w:rsidR="00730EA4" w:rsidRPr="00E52943" w:rsidRDefault="00730EA4" w:rsidP="00730EA4">
            <w:pPr>
              <w:ind w:left="317"/>
              <w:jc w:val="both"/>
              <w:rPr>
                <w:rFonts w:ascii="Roboto Condensed" w:hAnsi="Roboto Condensed"/>
                <w:sz w:val="20"/>
                <w:szCs w:val="20"/>
              </w:rPr>
            </w:pPr>
            <w:r w:rsidRPr="00E52943">
              <w:rPr>
                <w:rFonts w:ascii="Roboto Condensed" w:hAnsi="Roboto Condensed"/>
                <w:sz w:val="20"/>
                <w:szCs w:val="20"/>
              </w:rPr>
              <w:t>2. Principe de causation et d’inférence causal en ingénierie</w:t>
            </w:r>
          </w:p>
          <w:p w14:paraId="0723A108" w14:textId="77777777" w:rsidR="00730EA4" w:rsidRPr="00E52943" w:rsidRDefault="00730EA4" w:rsidP="00730EA4">
            <w:pPr>
              <w:spacing w:line="276" w:lineRule="auto"/>
              <w:ind w:left="317"/>
              <w:jc w:val="both"/>
              <w:rPr>
                <w:rFonts w:ascii="Roboto Condensed" w:hAnsi="Roboto Condensed"/>
                <w:sz w:val="20"/>
                <w:szCs w:val="20"/>
              </w:rPr>
            </w:pPr>
            <w:r w:rsidRPr="00E52943">
              <w:rPr>
                <w:rFonts w:ascii="Roboto Condensed" w:hAnsi="Roboto Condensed"/>
                <w:sz w:val="20"/>
                <w:szCs w:val="20"/>
              </w:rPr>
              <w:t>3. Le formalisme de modélisation en dynamique des systèmes</w:t>
            </w:r>
          </w:p>
          <w:p w14:paraId="7CE56DDE" w14:textId="77777777" w:rsidR="00730EA4" w:rsidRPr="00E52943" w:rsidRDefault="00730EA4" w:rsidP="00730EA4">
            <w:pPr>
              <w:spacing w:line="276" w:lineRule="auto"/>
              <w:ind w:left="317"/>
              <w:jc w:val="both"/>
              <w:rPr>
                <w:rFonts w:ascii="Roboto Condensed" w:hAnsi="Roboto Condensed"/>
                <w:sz w:val="20"/>
                <w:szCs w:val="20"/>
              </w:rPr>
            </w:pPr>
            <w:r w:rsidRPr="00E52943">
              <w:rPr>
                <w:rFonts w:ascii="Roboto Condensed" w:hAnsi="Roboto Condensed"/>
                <w:sz w:val="20"/>
                <w:szCs w:val="20"/>
              </w:rPr>
              <w:t xml:space="preserve">4. Utilisation de </w:t>
            </w:r>
            <w:proofErr w:type="spellStart"/>
            <w:r w:rsidRPr="00E52943">
              <w:rPr>
                <w:rFonts w:ascii="Roboto Condensed" w:hAnsi="Roboto Condensed"/>
                <w:sz w:val="20"/>
                <w:szCs w:val="20"/>
              </w:rPr>
              <w:t>Vensim</w:t>
            </w:r>
            <w:proofErr w:type="spellEnd"/>
            <w:r w:rsidRPr="00E52943">
              <w:rPr>
                <w:rFonts w:ascii="Roboto Condensed" w:hAnsi="Roboto Condensed"/>
                <w:sz w:val="20"/>
                <w:szCs w:val="20"/>
              </w:rPr>
              <w:t xml:space="preserve">, outil de modélisation et de simulation en « system </w:t>
            </w:r>
            <w:proofErr w:type="spellStart"/>
            <w:r w:rsidRPr="00E52943">
              <w:rPr>
                <w:rFonts w:ascii="Roboto Condensed" w:hAnsi="Roboto Condensed"/>
                <w:sz w:val="20"/>
                <w:szCs w:val="20"/>
              </w:rPr>
              <w:t>thinking</w:t>
            </w:r>
            <w:proofErr w:type="spellEnd"/>
            <w:r w:rsidRPr="00E52943">
              <w:rPr>
                <w:rFonts w:ascii="Roboto Condensed" w:hAnsi="Roboto Condensed"/>
                <w:sz w:val="20"/>
                <w:szCs w:val="20"/>
              </w:rPr>
              <w:t xml:space="preserve"> » </w:t>
            </w:r>
          </w:p>
        </w:tc>
      </w:tr>
      <w:tr w:rsidR="00730EA4" w:rsidRPr="00634AC4" w14:paraId="3B1036EF" w14:textId="77777777" w:rsidTr="001161BE">
        <w:trPr>
          <w:trHeight w:val="4306"/>
        </w:trPr>
        <w:tc>
          <w:tcPr>
            <w:tcW w:w="2518" w:type="dxa"/>
            <w:gridSpan w:val="2"/>
            <w:shd w:val="clear" w:color="auto" w:fill="282D46"/>
            <w:vAlign w:val="center"/>
          </w:tcPr>
          <w:p w14:paraId="1EEED7AA" w14:textId="77777777" w:rsidR="00730EA4" w:rsidRPr="00EF7FB1" w:rsidRDefault="00730EA4" w:rsidP="00730EA4">
            <w:pPr>
              <w:rPr>
                <w:rFonts w:ascii="Roboto Condensed" w:hAnsi="Roboto Condensed"/>
                <w:b/>
                <w:color w:val="FFFFFF" w:themeColor="background1"/>
              </w:rPr>
            </w:pPr>
            <w:r w:rsidRPr="00EF7FB1">
              <w:rPr>
                <w:rFonts w:ascii="Roboto Condensed" w:hAnsi="Roboto Condensed"/>
                <w:b/>
                <w:color w:val="FFFFFF" w:themeColor="background1"/>
              </w:rPr>
              <w:lastRenderedPageBreak/>
              <w:t>Ressources - références</w:t>
            </w:r>
          </w:p>
        </w:tc>
        <w:tc>
          <w:tcPr>
            <w:tcW w:w="7253" w:type="dxa"/>
            <w:gridSpan w:val="3"/>
            <w:shd w:val="clear" w:color="auto" w:fill="F1E5F7"/>
            <w:vAlign w:val="center"/>
          </w:tcPr>
          <w:p w14:paraId="4BD458A4" w14:textId="77777777" w:rsidR="00730EA4" w:rsidRPr="00E52943" w:rsidRDefault="00730EA4" w:rsidP="00730EA4">
            <w:pPr>
              <w:rPr>
                <w:rFonts w:ascii="Roboto Condensed" w:hAnsi="Roboto Condensed" w:cstheme="minorHAnsi"/>
                <w:color w:val="0563C1" w:themeColor="hyperlink"/>
                <w:sz w:val="20"/>
                <w:szCs w:val="20"/>
                <w:u w:val="single"/>
                <w:lang w:val="en-US"/>
              </w:rPr>
            </w:pPr>
            <w:r w:rsidRPr="00E52943">
              <w:rPr>
                <w:rFonts w:ascii="Roboto Condensed" w:hAnsi="Roboto Condensed" w:cstheme="minorHAnsi"/>
                <w:sz w:val="20"/>
                <w:szCs w:val="20"/>
                <w:lang w:val="en-US"/>
              </w:rPr>
              <w:t xml:space="preserve">The ORM foundation, </w:t>
            </w:r>
            <w:hyperlink r:id="rId16" w:history="1">
              <w:r w:rsidRPr="00E52943">
                <w:rPr>
                  <w:rStyle w:val="Lienhypertexte"/>
                  <w:rFonts w:ascii="Roboto Condensed" w:hAnsi="Roboto Condensed" w:cstheme="minorHAnsi"/>
                  <w:sz w:val="20"/>
                  <w:lang w:val="en-US"/>
                </w:rPr>
                <w:t>www.ormfoundation.org</w:t>
              </w:r>
            </w:hyperlink>
            <w:r w:rsidRPr="00E52943">
              <w:rPr>
                <w:rStyle w:val="Lienhypertexte"/>
                <w:rFonts w:ascii="Roboto Condensed" w:hAnsi="Roboto Condensed" w:cstheme="minorHAnsi"/>
                <w:sz w:val="20"/>
                <w:lang w:val="en-US"/>
              </w:rPr>
              <w:t xml:space="preserve"> </w:t>
            </w:r>
            <w:r w:rsidRPr="00E52943">
              <w:rPr>
                <w:rFonts w:ascii="Roboto Condensed" w:hAnsi="Roboto Condensed" w:cstheme="minorHAnsi"/>
                <w:sz w:val="20"/>
                <w:szCs w:val="20"/>
                <w:lang w:val="en-US"/>
              </w:rPr>
              <w:t>www.orm.net</w:t>
            </w:r>
          </w:p>
          <w:p w14:paraId="2C597B26" w14:textId="77777777" w:rsidR="00730EA4" w:rsidRPr="00E52943" w:rsidRDefault="00730EA4" w:rsidP="00730EA4">
            <w:pPr>
              <w:rPr>
                <w:rFonts w:ascii="Roboto Condensed" w:hAnsi="Roboto Condensed" w:cstheme="minorHAnsi"/>
                <w:sz w:val="20"/>
                <w:szCs w:val="20"/>
                <w:lang w:val="en-US"/>
              </w:rPr>
            </w:pPr>
          </w:p>
          <w:p w14:paraId="7FD62609" w14:textId="77777777" w:rsidR="00730EA4" w:rsidRPr="00E52943" w:rsidRDefault="00730EA4" w:rsidP="00730EA4">
            <w:pPr>
              <w:rPr>
                <w:rFonts w:ascii="Roboto Condensed" w:hAnsi="Roboto Condensed" w:cstheme="minorHAnsi"/>
                <w:sz w:val="20"/>
                <w:szCs w:val="20"/>
                <w:lang w:val="en-US"/>
              </w:rPr>
            </w:pPr>
            <w:r w:rsidRPr="00E52943">
              <w:rPr>
                <w:rFonts w:ascii="Roboto Condensed" w:hAnsi="Roboto Condensed" w:cstheme="minorHAnsi"/>
                <w:sz w:val="20"/>
                <w:szCs w:val="20"/>
                <w:lang w:val="en-US"/>
              </w:rPr>
              <w:t xml:space="preserve">HALPIN, T. A., K. EVANS, et P. HALLOCK. 2003. Database Modeling with Microsoft Visio for Enterprise Architects. Morgan Kaufmann Publishers. </w:t>
            </w:r>
          </w:p>
          <w:p w14:paraId="557E212D" w14:textId="77777777" w:rsidR="00730EA4" w:rsidRPr="00E52943" w:rsidRDefault="00730EA4" w:rsidP="00730EA4">
            <w:pPr>
              <w:rPr>
                <w:rFonts w:ascii="Roboto Condensed" w:hAnsi="Roboto Condensed" w:cstheme="minorHAnsi"/>
                <w:sz w:val="20"/>
                <w:szCs w:val="20"/>
                <w:lang w:val="en-US"/>
              </w:rPr>
            </w:pPr>
          </w:p>
          <w:p w14:paraId="62CBA991" w14:textId="77777777" w:rsidR="00730EA4" w:rsidRPr="00E52943" w:rsidRDefault="00730EA4" w:rsidP="00730EA4">
            <w:pPr>
              <w:rPr>
                <w:rFonts w:ascii="Roboto Condensed" w:hAnsi="Roboto Condensed" w:cstheme="minorHAnsi"/>
                <w:sz w:val="20"/>
                <w:szCs w:val="20"/>
                <w:lang w:val="en-GB"/>
              </w:rPr>
            </w:pPr>
            <w:r w:rsidRPr="00E52943">
              <w:rPr>
                <w:rFonts w:ascii="Roboto Condensed" w:hAnsi="Roboto Condensed" w:cstheme="minorHAnsi"/>
                <w:sz w:val="20"/>
                <w:szCs w:val="20"/>
                <w:lang w:val="en-US"/>
              </w:rPr>
              <w:t xml:space="preserve">HALPIN, T., et T. MORGAN. 2010. Information Modeling and Relational Databases. </w:t>
            </w:r>
            <w:r w:rsidRPr="00E52943">
              <w:rPr>
                <w:rFonts w:ascii="Roboto Condensed" w:hAnsi="Roboto Condensed" w:cstheme="minorHAnsi"/>
                <w:sz w:val="20"/>
                <w:szCs w:val="20"/>
                <w:lang w:val="en-GB"/>
              </w:rPr>
              <w:t xml:space="preserve">Elsevier Science. </w:t>
            </w:r>
          </w:p>
          <w:p w14:paraId="3A3500EF" w14:textId="77777777" w:rsidR="00730EA4" w:rsidRPr="00E52943" w:rsidRDefault="00730EA4" w:rsidP="00730EA4">
            <w:pPr>
              <w:rPr>
                <w:rFonts w:ascii="Roboto Condensed" w:hAnsi="Roboto Condensed" w:cstheme="minorHAnsi"/>
                <w:sz w:val="20"/>
                <w:szCs w:val="20"/>
                <w:lang w:val="en-GB"/>
              </w:rPr>
            </w:pPr>
          </w:p>
          <w:p w14:paraId="1E71A1D3" w14:textId="77777777" w:rsidR="00730EA4" w:rsidRPr="00E52943" w:rsidRDefault="00730EA4" w:rsidP="00730EA4">
            <w:pPr>
              <w:rPr>
                <w:rFonts w:ascii="Roboto Condensed" w:hAnsi="Roboto Condensed" w:cstheme="minorHAnsi"/>
                <w:sz w:val="20"/>
                <w:szCs w:val="20"/>
                <w:lang w:val="en-US"/>
              </w:rPr>
            </w:pPr>
            <w:r w:rsidRPr="00E52943">
              <w:rPr>
                <w:rFonts w:ascii="Roboto Condensed" w:hAnsi="Roboto Condensed" w:cstheme="minorHAnsi"/>
                <w:sz w:val="20"/>
                <w:szCs w:val="20"/>
                <w:lang w:val="en-US"/>
              </w:rPr>
              <w:t>FORRESTER, J. W. (1968). Industrial dynamics—after the first decade. Management Science, 14(7), 398–415.</w:t>
            </w:r>
          </w:p>
          <w:p w14:paraId="0859DCB2" w14:textId="77777777" w:rsidR="00730EA4" w:rsidRPr="00E52943" w:rsidRDefault="00730EA4" w:rsidP="00730EA4">
            <w:pPr>
              <w:rPr>
                <w:rFonts w:ascii="Roboto Condensed" w:hAnsi="Roboto Condensed" w:cstheme="minorHAnsi"/>
                <w:sz w:val="20"/>
                <w:szCs w:val="20"/>
                <w:lang w:val="en-US"/>
              </w:rPr>
            </w:pPr>
          </w:p>
          <w:p w14:paraId="7A743F40" w14:textId="77777777" w:rsidR="00730EA4" w:rsidRPr="00E52943" w:rsidRDefault="00730EA4" w:rsidP="00730EA4">
            <w:pPr>
              <w:rPr>
                <w:rFonts w:ascii="Roboto Condensed" w:hAnsi="Roboto Condensed" w:cstheme="minorHAnsi"/>
                <w:sz w:val="20"/>
                <w:szCs w:val="20"/>
                <w:lang w:val="en-US"/>
              </w:rPr>
            </w:pPr>
            <w:r w:rsidRPr="00E52943">
              <w:rPr>
                <w:rFonts w:ascii="Roboto Condensed" w:hAnsi="Roboto Condensed" w:cstheme="minorHAnsi"/>
                <w:sz w:val="20"/>
                <w:szCs w:val="20"/>
                <w:lang w:val="en-US"/>
              </w:rPr>
              <w:t>KAPSALI, M. (2011). Systems thinking in innovation project management: A match that works. International Journal of Project Management, 29(4), 396–407. https://doi.org/10.1016/j.ijproman.2011.01.003</w:t>
            </w:r>
          </w:p>
          <w:p w14:paraId="58AB68FE" w14:textId="77777777" w:rsidR="00730EA4" w:rsidRPr="00E52943" w:rsidRDefault="00730EA4" w:rsidP="00730EA4">
            <w:pPr>
              <w:rPr>
                <w:rFonts w:ascii="Roboto Condensed" w:hAnsi="Roboto Condensed" w:cstheme="minorHAnsi"/>
                <w:sz w:val="20"/>
                <w:szCs w:val="20"/>
                <w:lang w:val="en-US"/>
              </w:rPr>
            </w:pPr>
          </w:p>
          <w:p w14:paraId="42E7C418" w14:textId="77777777" w:rsidR="00730EA4" w:rsidRPr="00E52943" w:rsidRDefault="00730EA4" w:rsidP="00730EA4">
            <w:pPr>
              <w:rPr>
                <w:rFonts w:ascii="Roboto Condensed" w:hAnsi="Roboto Condensed" w:cstheme="minorHAnsi"/>
                <w:sz w:val="20"/>
                <w:szCs w:val="20"/>
                <w:lang w:val="en-US"/>
              </w:rPr>
            </w:pPr>
            <w:r w:rsidRPr="00E52943">
              <w:rPr>
                <w:rFonts w:ascii="Roboto Condensed" w:hAnsi="Roboto Condensed" w:cstheme="minorHAnsi"/>
                <w:sz w:val="20"/>
                <w:szCs w:val="20"/>
                <w:lang w:val="en-US"/>
              </w:rPr>
              <w:t>RECHTIN, E., &amp; MAIER, M. W. (2010). The art of systems architecting. CRC Press.</w:t>
            </w:r>
          </w:p>
          <w:p w14:paraId="505AB52B" w14:textId="77777777" w:rsidR="00730EA4" w:rsidRPr="00E52943" w:rsidRDefault="00730EA4" w:rsidP="00730EA4">
            <w:pPr>
              <w:rPr>
                <w:rFonts w:ascii="Roboto Condensed" w:hAnsi="Roboto Condensed" w:cstheme="minorHAnsi"/>
                <w:sz w:val="20"/>
                <w:szCs w:val="20"/>
                <w:lang w:val="en-US"/>
              </w:rPr>
            </w:pPr>
          </w:p>
          <w:p w14:paraId="42E51467" w14:textId="77777777" w:rsidR="00730EA4" w:rsidRPr="00E52943" w:rsidRDefault="00730EA4" w:rsidP="00730EA4">
            <w:pPr>
              <w:rPr>
                <w:rFonts w:ascii="Roboto Condensed" w:hAnsi="Roboto Condensed" w:cstheme="minorHAnsi"/>
                <w:sz w:val="20"/>
                <w:szCs w:val="20"/>
                <w:lang w:val="en-US"/>
              </w:rPr>
            </w:pPr>
            <w:r w:rsidRPr="00E52943">
              <w:rPr>
                <w:rFonts w:ascii="Roboto Condensed" w:hAnsi="Roboto Condensed" w:cstheme="minorHAnsi"/>
                <w:sz w:val="20"/>
                <w:szCs w:val="20"/>
                <w:lang w:val="en-US"/>
              </w:rPr>
              <w:t>ROTHMAN, K. J., &amp; GREENLAND, S. (2005). Causation and causal inference in epidemiology. American Journal of Public Health, 95(S1), S144–S150.</w:t>
            </w:r>
          </w:p>
          <w:p w14:paraId="694C8ED4" w14:textId="77777777" w:rsidR="00730EA4" w:rsidRPr="00E52943" w:rsidRDefault="00730EA4" w:rsidP="00730EA4">
            <w:pPr>
              <w:pStyle w:val="Notedebasdepage"/>
              <w:jc w:val="left"/>
              <w:rPr>
                <w:rFonts w:ascii="Roboto Condensed" w:hAnsi="Roboto Condensed" w:cstheme="minorHAnsi"/>
                <w:lang w:val="en-US"/>
              </w:rPr>
            </w:pPr>
          </w:p>
          <w:p w14:paraId="39104BEF" w14:textId="77777777" w:rsidR="00730EA4" w:rsidRPr="00E52943" w:rsidRDefault="00730EA4" w:rsidP="00730EA4">
            <w:pPr>
              <w:pStyle w:val="Notedebasdepage"/>
              <w:jc w:val="left"/>
              <w:rPr>
                <w:rStyle w:val="Lienhypertexte"/>
                <w:rFonts w:ascii="Roboto Condensed" w:hAnsi="Roboto Condensed" w:cstheme="minorHAnsi"/>
                <w:lang w:val="en-US"/>
              </w:rPr>
            </w:pPr>
            <w:r w:rsidRPr="00E52943">
              <w:rPr>
                <w:rFonts w:ascii="Roboto Condensed" w:hAnsi="Roboto Condensed" w:cstheme="minorHAnsi"/>
                <w:lang w:val="en-US"/>
              </w:rPr>
              <w:t xml:space="preserve">Causal loops: </w:t>
            </w:r>
            <w:hyperlink r:id="rId17" w:history="1">
              <w:r w:rsidRPr="00E52943">
                <w:rPr>
                  <w:rStyle w:val="Lienhypertexte"/>
                  <w:rFonts w:ascii="Roboto Condensed" w:hAnsi="Roboto Condensed" w:cstheme="minorHAnsi"/>
                  <w:lang w:val="en-US"/>
                </w:rPr>
                <w:t>https://ncase.me/loopy/</w:t>
              </w:r>
            </w:hyperlink>
          </w:p>
          <w:p w14:paraId="413DDF66" w14:textId="77777777" w:rsidR="00730EA4" w:rsidRPr="00E52943" w:rsidRDefault="00730EA4" w:rsidP="00730EA4">
            <w:pPr>
              <w:pStyle w:val="Notedebasdepage"/>
              <w:jc w:val="left"/>
              <w:rPr>
                <w:rStyle w:val="Lienhypertexte"/>
                <w:rFonts w:ascii="Roboto Condensed" w:hAnsi="Roboto Condensed" w:cstheme="minorHAnsi"/>
              </w:rPr>
            </w:pPr>
          </w:p>
          <w:p w14:paraId="4636B024" w14:textId="5AED085A" w:rsidR="00730EA4" w:rsidRPr="00E52943" w:rsidRDefault="00730EA4" w:rsidP="00EF7FB1">
            <w:pPr>
              <w:rPr>
                <w:rFonts w:ascii="Roboto Condensed" w:hAnsi="Roboto Condensed" w:cstheme="minorHAnsi"/>
              </w:rPr>
            </w:pPr>
            <w:hyperlink r:id="rId18" w:history="1">
              <w:r w:rsidRPr="00E52943">
                <w:rPr>
                  <w:rFonts w:ascii="Roboto Condensed" w:hAnsi="Roboto Condensed" w:cstheme="minorHAnsi"/>
                  <w:sz w:val="20"/>
                  <w:szCs w:val="20"/>
                </w:rPr>
                <w:t xml:space="preserve">Guide pratique de l'intelligence artificielle dans </w:t>
              </w:r>
              <w:proofErr w:type="gramStart"/>
              <w:r w:rsidRPr="00E52943">
                <w:rPr>
                  <w:rFonts w:ascii="Roboto Condensed" w:hAnsi="Roboto Condensed" w:cstheme="minorHAnsi"/>
                  <w:sz w:val="20"/>
                  <w:szCs w:val="20"/>
                </w:rPr>
                <w:t>l'entreprise:</w:t>
              </w:r>
              <w:proofErr w:type="gramEnd"/>
              <w:r w:rsidRPr="00E52943">
                <w:rPr>
                  <w:rFonts w:ascii="Roboto Condensed" w:hAnsi="Roboto Condensed" w:cstheme="minorHAnsi"/>
                  <w:sz w:val="20"/>
                  <w:szCs w:val="20"/>
                </w:rPr>
                <w:t xml:space="preserve"> Anticiper les transformations, mettre en place des solutions</w:t>
              </w:r>
            </w:hyperlink>
            <w:r w:rsidRPr="00E52943">
              <w:rPr>
                <w:rFonts w:ascii="Roboto Condensed" w:hAnsi="Roboto Condensed" w:cstheme="minorHAnsi"/>
                <w:sz w:val="20"/>
                <w:szCs w:val="20"/>
              </w:rPr>
              <w:t xml:space="preserve">, Stéphane RODER, </w:t>
            </w:r>
            <w:proofErr w:type="spellStart"/>
            <w:r w:rsidRPr="00E52943">
              <w:rPr>
                <w:rFonts w:ascii="Roboto Condensed" w:hAnsi="Roboto Condensed" w:cstheme="minorHAnsi"/>
                <w:sz w:val="20"/>
                <w:szCs w:val="20"/>
              </w:rPr>
              <w:t>editions</w:t>
            </w:r>
            <w:proofErr w:type="spellEnd"/>
            <w:r w:rsidRPr="00E52943">
              <w:rPr>
                <w:rFonts w:ascii="Roboto Condensed" w:hAnsi="Roboto Condensed" w:cstheme="minorHAnsi"/>
                <w:sz w:val="20"/>
                <w:szCs w:val="20"/>
              </w:rPr>
              <w:t xml:space="preserve"> Eyrolles, 2023</w:t>
            </w:r>
          </w:p>
        </w:tc>
      </w:tr>
    </w:tbl>
    <w:p w14:paraId="56400F0D" w14:textId="6738102D" w:rsidR="00730EA4" w:rsidRDefault="00730EA4">
      <w:pPr>
        <w:rPr>
          <w:rFonts w:ascii="Roboto Condensed" w:hAnsi="Roboto Condensed"/>
          <w:sz w:val="20"/>
          <w:szCs w:val="20"/>
        </w:rPr>
      </w:pPr>
    </w:p>
    <w:p w14:paraId="6CD17645" w14:textId="77777777" w:rsidR="00730EA4" w:rsidRDefault="00730EA4">
      <w:pPr>
        <w:rPr>
          <w:rFonts w:ascii="Roboto Condensed" w:hAnsi="Roboto Condensed"/>
          <w:sz w:val="20"/>
          <w:szCs w:val="20"/>
        </w:rPr>
      </w:pPr>
      <w:r>
        <w:rPr>
          <w:rFonts w:ascii="Roboto Condensed" w:hAnsi="Roboto Condensed"/>
          <w:sz w:val="20"/>
          <w:szCs w:val="20"/>
        </w:rPr>
        <w:br w:type="page"/>
      </w:r>
    </w:p>
    <w:tbl>
      <w:tblPr>
        <w:tblW w:w="9890" w:type="dxa"/>
        <w:tblInd w:w="97" w:type="dxa"/>
        <w:tblBorders>
          <w:top w:val="single" w:sz="12" w:space="0" w:color="FFFFFF" w:themeColor="background1"/>
          <w:left w:val="single" w:sz="12" w:space="0" w:color="FFFFFF" w:themeColor="background1"/>
          <w:bottom w:val="single" w:sz="12" w:space="0" w:color="FFFFFF" w:themeColor="background1"/>
          <w:right w:val="single" w:sz="12" w:space="0" w:color="FFFFFF" w:themeColor="background1"/>
          <w:insideH w:val="single" w:sz="12" w:space="0" w:color="FFFFFF" w:themeColor="background1"/>
          <w:insideV w:val="single" w:sz="12" w:space="0" w:color="FFFFFF" w:themeColor="background1"/>
        </w:tblBorders>
        <w:tblLayout w:type="fixed"/>
        <w:tblCellMar>
          <w:left w:w="0" w:type="dxa"/>
          <w:right w:w="0" w:type="dxa"/>
        </w:tblCellMar>
        <w:tblLook w:val="01E0" w:firstRow="1" w:lastRow="1" w:firstColumn="1" w:lastColumn="1" w:noHBand="0" w:noVBand="0"/>
      </w:tblPr>
      <w:tblGrid>
        <w:gridCol w:w="1951"/>
        <w:gridCol w:w="567"/>
        <w:gridCol w:w="1702"/>
        <w:gridCol w:w="3120"/>
        <w:gridCol w:w="2550"/>
      </w:tblGrid>
      <w:tr w:rsidR="00730EA4" w14:paraId="07B08E29" w14:textId="77777777" w:rsidTr="001161BE">
        <w:trPr>
          <w:trHeight w:hRule="exact" w:val="608"/>
        </w:trPr>
        <w:tc>
          <w:tcPr>
            <w:tcW w:w="9890" w:type="dxa"/>
            <w:gridSpan w:val="5"/>
            <w:shd w:val="clear" w:color="auto" w:fill="62257F"/>
            <w:vAlign w:val="center"/>
          </w:tcPr>
          <w:p w14:paraId="3AB332CC" w14:textId="6BA9D74A" w:rsidR="00730EA4" w:rsidRPr="001161BE" w:rsidRDefault="00730EA4" w:rsidP="00730EA4">
            <w:pPr>
              <w:spacing w:before="1" w:after="0" w:line="240" w:lineRule="auto"/>
              <w:jc w:val="center"/>
              <w:rPr>
                <w:rFonts w:ascii="Ando Bold" w:eastAsia="Calibri" w:hAnsi="Ando Bold" w:cs="Calibri"/>
                <w:color w:val="FFFFFF" w:themeColor="background1"/>
                <w:sz w:val="40"/>
                <w:szCs w:val="24"/>
              </w:rPr>
            </w:pPr>
            <w:r w:rsidRPr="001161BE">
              <w:rPr>
                <w:rFonts w:ascii="Ando Bold" w:eastAsia="Calibri" w:hAnsi="Ando Bold" w:cs="Calibri"/>
                <w:bCs/>
                <w:color w:val="FFFFFF" w:themeColor="background1"/>
                <w:spacing w:val="-1"/>
                <w:sz w:val="40"/>
                <w:szCs w:val="24"/>
              </w:rPr>
              <w:lastRenderedPageBreak/>
              <w:t>[</w:t>
            </w:r>
            <w:r w:rsidRPr="001161BE">
              <w:rPr>
                <w:rFonts w:ascii="Ando Bold" w:eastAsia="Calibri" w:hAnsi="Ando Bold" w:cs="Calibri"/>
                <w:bCs/>
                <w:color w:val="FFFFFF" w:themeColor="background1"/>
                <w:sz w:val="40"/>
                <w:szCs w:val="24"/>
              </w:rPr>
              <w:t>P1 C3]</w:t>
            </w:r>
            <w:r w:rsidRPr="001161BE">
              <w:rPr>
                <w:rFonts w:ascii="Ando Bold" w:eastAsia="Calibri" w:hAnsi="Ando Bold" w:cs="Calibri"/>
                <w:bCs/>
                <w:color w:val="FFFFFF" w:themeColor="background1"/>
                <w:spacing w:val="-6"/>
                <w:sz w:val="40"/>
                <w:szCs w:val="24"/>
              </w:rPr>
              <w:t xml:space="preserve"> </w:t>
            </w:r>
            <w:r w:rsidRPr="001161BE">
              <w:rPr>
                <w:rFonts w:ascii="Ando Bold" w:eastAsia="Calibri" w:hAnsi="Ando Bold" w:cs="Calibri"/>
                <w:bCs/>
                <w:color w:val="FFFFFF" w:themeColor="background1"/>
                <w:spacing w:val="1"/>
                <w:sz w:val="40"/>
                <w:szCs w:val="24"/>
              </w:rPr>
              <w:t>PRATIQUES D’INNOVATION DANS LES ENTREPRISES DU NUM</w:t>
            </w:r>
            <w:r w:rsidR="001161BE">
              <w:rPr>
                <w:rFonts w:ascii="Ando Bold" w:eastAsia="Calibri" w:hAnsi="Ando Bold" w:cs="Calibri"/>
                <w:bCs/>
                <w:color w:val="FFFFFF" w:themeColor="background1"/>
                <w:spacing w:val="1"/>
                <w:sz w:val="40"/>
                <w:szCs w:val="24"/>
              </w:rPr>
              <w:t>É</w:t>
            </w:r>
            <w:r w:rsidRPr="001161BE">
              <w:rPr>
                <w:rFonts w:ascii="Ando Bold" w:eastAsia="Calibri" w:hAnsi="Ando Bold" w:cs="Calibri"/>
                <w:bCs/>
                <w:color w:val="FFFFFF" w:themeColor="background1"/>
                <w:spacing w:val="1"/>
                <w:sz w:val="40"/>
                <w:szCs w:val="24"/>
              </w:rPr>
              <w:t>RIQUE</w:t>
            </w:r>
          </w:p>
        </w:tc>
      </w:tr>
      <w:tr w:rsidR="001161BE" w14:paraId="5E940CB3" w14:textId="77777777" w:rsidTr="001161BE">
        <w:trPr>
          <w:trHeight w:hRule="exact" w:val="677"/>
        </w:trPr>
        <w:tc>
          <w:tcPr>
            <w:tcW w:w="1951" w:type="dxa"/>
            <w:shd w:val="clear" w:color="auto" w:fill="282D46"/>
            <w:vAlign w:val="center"/>
          </w:tcPr>
          <w:p w14:paraId="1B4A6A67" w14:textId="77777777" w:rsidR="001161BE" w:rsidRPr="001161BE" w:rsidRDefault="001161BE" w:rsidP="001161BE">
            <w:pPr>
              <w:spacing w:before="46" w:after="0" w:line="240" w:lineRule="auto"/>
              <w:ind w:left="179" w:right="-20"/>
              <w:rPr>
                <w:rFonts w:ascii="Roboto Condensed" w:eastAsia="Calibri" w:hAnsi="Roboto Condensed" w:cs="Calibri"/>
                <w:b/>
                <w:color w:val="FFFFFF" w:themeColor="background1"/>
              </w:rPr>
            </w:pPr>
            <w:r w:rsidRPr="001161BE">
              <w:rPr>
                <w:rFonts w:ascii="Roboto Condensed" w:eastAsia="Calibri" w:hAnsi="Roboto Condensed" w:cs="Calibri"/>
                <w:b/>
                <w:bCs/>
                <w:color w:val="FFFFFF" w:themeColor="background1"/>
                <w:spacing w:val="-1"/>
              </w:rPr>
              <w:t>S</w:t>
            </w:r>
            <w:r w:rsidRPr="001161BE">
              <w:rPr>
                <w:rFonts w:ascii="Roboto Condensed" w:eastAsia="Calibri" w:hAnsi="Roboto Condensed" w:cs="Calibri"/>
                <w:b/>
                <w:bCs/>
                <w:color w:val="FFFFFF" w:themeColor="background1"/>
              </w:rPr>
              <w:t>E</w:t>
            </w:r>
            <w:r w:rsidRPr="001161BE">
              <w:rPr>
                <w:rFonts w:ascii="Roboto Condensed" w:eastAsia="Calibri" w:hAnsi="Roboto Condensed" w:cs="Calibri"/>
                <w:b/>
                <w:bCs/>
                <w:color w:val="FFFFFF" w:themeColor="background1"/>
                <w:spacing w:val="-1"/>
              </w:rPr>
              <w:t>M</w:t>
            </w:r>
            <w:r w:rsidRPr="001161BE">
              <w:rPr>
                <w:rFonts w:ascii="Roboto Condensed" w:eastAsia="Calibri" w:hAnsi="Roboto Condensed" w:cs="Calibri"/>
                <w:b/>
                <w:bCs/>
                <w:color w:val="FFFFFF" w:themeColor="background1"/>
              </w:rPr>
              <w:t>E</w:t>
            </w:r>
            <w:r w:rsidRPr="001161BE">
              <w:rPr>
                <w:rFonts w:ascii="Roboto Condensed" w:eastAsia="Calibri" w:hAnsi="Roboto Condensed" w:cs="Calibri"/>
                <w:b/>
                <w:bCs/>
                <w:color w:val="FFFFFF" w:themeColor="background1"/>
                <w:spacing w:val="-1"/>
              </w:rPr>
              <w:t>S</w:t>
            </w:r>
            <w:r w:rsidRPr="001161BE">
              <w:rPr>
                <w:rFonts w:ascii="Roboto Condensed" w:eastAsia="Calibri" w:hAnsi="Roboto Condensed" w:cs="Calibri"/>
                <w:b/>
                <w:bCs/>
                <w:color w:val="FFFFFF" w:themeColor="background1"/>
                <w:spacing w:val="1"/>
              </w:rPr>
              <w:t>T</w:t>
            </w:r>
            <w:r w:rsidRPr="001161BE">
              <w:rPr>
                <w:rFonts w:ascii="Roboto Condensed" w:eastAsia="Calibri" w:hAnsi="Roboto Condensed" w:cs="Calibri"/>
                <w:b/>
                <w:bCs/>
                <w:color w:val="FFFFFF" w:themeColor="background1"/>
              </w:rPr>
              <w:t>RE</w:t>
            </w:r>
            <w:r w:rsidRPr="001161BE">
              <w:rPr>
                <w:rFonts w:ascii="Roboto Condensed" w:eastAsia="Calibri" w:hAnsi="Roboto Condensed" w:cs="Calibri"/>
                <w:b/>
                <w:bCs/>
                <w:color w:val="FFFFFF" w:themeColor="background1"/>
                <w:spacing w:val="-1"/>
              </w:rPr>
              <w:t xml:space="preserve"> </w:t>
            </w:r>
            <w:r w:rsidRPr="001161BE">
              <w:rPr>
                <w:rFonts w:ascii="Roboto Condensed" w:eastAsia="Calibri" w:hAnsi="Roboto Condensed" w:cs="Calibri"/>
                <w:b/>
                <w:bCs/>
                <w:color w:val="FFFFFF" w:themeColor="background1"/>
              </w:rPr>
              <w:t>9</w:t>
            </w:r>
          </w:p>
        </w:tc>
        <w:tc>
          <w:tcPr>
            <w:tcW w:w="5389" w:type="dxa"/>
            <w:gridSpan w:val="3"/>
            <w:shd w:val="clear" w:color="auto" w:fill="F1E5F7"/>
            <w:vAlign w:val="center"/>
          </w:tcPr>
          <w:p w14:paraId="10E0AB0B" w14:textId="252F7E5D" w:rsidR="001161BE" w:rsidRPr="001161BE" w:rsidRDefault="00B35728" w:rsidP="00730EA4">
            <w:pPr>
              <w:spacing w:after="0" w:line="264" w:lineRule="exact"/>
              <w:ind w:left="97" w:right="-20"/>
              <w:rPr>
                <w:rFonts w:ascii="Roboto Condensed" w:eastAsia="Calibri" w:hAnsi="Roboto Condensed" w:cs="Calibri"/>
              </w:rPr>
            </w:pPr>
            <w:r>
              <w:rPr>
                <w:rFonts w:ascii="Roboto Condensed" w:eastAsia="Calibri" w:hAnsi="Roboto Condensed" w:cs="Calibri"/>
              </w:rPr>
              <w:t>Pôle : conception et innovation</w:t>
            </w:r>
          </w:p>
        </w:tc>
        <w:tc>
          <w:tcPr>
            <w:tcW w:w="2550" w:type="dxa"/>
            <w:shd w:val="clear" w:color="auto" w:fill="F1E5F7"/>
            <w:vAlign w:val="center"/>
          </w:tcPr>
          <w:p w14:paraId="425C00B6" w14:textId="77777777" w:rsidR="001161BE" w:rsidRPr="001161BE" w:rsidRDefault="001161BE" w:rsidP="001161BE">
            <w:pPr>
              <w:spacing w:before="94" w:after="0" w:line="240" w:lineRule="auto"/>
              <w:ind w:left="166" w:right="-20"/>
              <w:rPr>
                <w:rFonts w:ascii="Roboto Condensed" w:eastAsia="Calibri" w:hAnsi="Roboto Condensed" w:cs="Calibri"/>
              </w:rPr>
            </w:pPr>
            <w:r w:rsidRPr="001161BE">
              <w:rPr>
                <w:rFonts w:ascii="Roboto Condensed" w:eastAsia="Calibri" w:hAnsi="Roboto Condensed" w:cs="Calibri"/>
                <w:i/>
                <w:color w:val="A6A6A6"/>
                <w:spacing w:val="1"/>
              </w:rPr>
              <w:t>M</w:t>
            </w:r>
            <w:r w:rsidRPr="001161BE">
              <w:rPr>
                <w:rFonts w:ascii="Roboto Condensed" w:eastAsia="Calibri" w:hAnsi="Roboto Condensed" w:cs="Calibri"/>
                <w:i/>
                <w:color w:val="A6A6A6"/>
              </w:rPr>
              <w:t>AJ</w:t>
            </w:r>
            <w:r w:rsidRPr="001161BE">
              <w:rPr>
                <w:rFonts w:ascii="Roboto Condensed" w:eastAsia="Calibri" w:hAnsi="Roboto Condensed" w:cs="Calibri"/>
                <w:i/>
                <w:color w:val="A6A6A6"/>
                <w:spacing w:val="-1"/>
              </w:rPr>
              <w:t xml:space="preserve"> </w:t>
            </w:r>
            <w:r w:rsidRPr="001161BE">
              <w:rPr>
                <w:rFonts w:ascii="Roboto Condensed" w:eastAsia="Calibri" w:hAnsi="Roboto Condensed" w:cs="Calibri"/>
                <w:i/>
                <w:color w:val="A6A6A6"/>
              </w:rPr>
              <w:t>:</w:t>
            </w:r>
            <w:r w:rsidRPr="001161BE">
              <w:rPr>
                <w:rFonts w:ascii="Roboto Condensed" w:eastAsia="Calibri" w:hAnsi="Roboto Condensed" w:cs="Calibri"/>
                <w:i/>
                <w:color w:val="A6A6A6"/>
                <w:spacing w:val="-1"/>
              </w:rPr>
              <w:t xml:space="preserve"> </w:t>
            </w:r>
            <w:r w:rsidRPr="001161BE">
              <w:rPr>
                <w:rFonts w:ascii="Roboto Condensed" w:eastAsia="Calibri" w:hAnsi="Roboto Condensed" w:cs="Calibri"/>
                <w:i/>
                <w:color w:val="A6A6A6"/>
                <w:spacing w:val="1"/>
              </w:rPr>
              <w:t>10/</w:t>
            </w:r>
            <w:r w:rsidRPr="001161BE">
              <w:rPr>
                <w:rFonts w:ascii="Roboto Condensed" w:eastAsia="Calibri" w:hAnsi="Roboto Condensed" w:cs="Calibri"/>
                <w:i/>
                <w:color w:val="A6A6A6"/>
                <w:spacing w:val="-2"/>
              </w:rPr>
              <w:t>2023</w:t>
            </w:r>
          </w:p>
        </w:tc>
      </w:tr>
      <w:tr w:rsidR="001161BE" w14:paraId="72D24C03" w14:textId="77777777" w:rsidTr="001161BE">
        <w:trPr>
          <w:trHeight w:hRule="exact" w:val="360"/>
        </w:trPr>
        <w:tc>
          <w:tcPr>
            <w:tcW w:w="4220" w:type="dxa"/>
            <w:gridSpan w:val="3"/>
            <w:shd w:val="clear" w:color="auto" w:fill="F1E5F7"/>
            <w:vAlign w:val="center"/>
          </w:tcPr>
          <w:p w14:paraId="70B80CE9" w14:textId="77777777" w:rsidR="001161BE" w:rsidRPr="001161BE" w:rsidRDefault="001161BE" w:rsidP="00730EA4">
            <w:pPr>
              <w:spacing w:after="0" w:line="264" w:lineRule="exact"/>
              <w:ind w:left="97" w:right="-20"/>
              <w:rPr>
                <w:rFonts w:ascii="Roboto Condensed" w:eastAsia="Calibri" w:hAnsi="Roboto Condensed" w:cs="Calibri"/>
                <w:b/>
              </w:rPr>
            </w:pPr>
            <w:r w:rsidRPr="001161BE">
              <w:rPr>
                <w:rFonts w:ascii="Roboto Condensed" w:eastAsia="Calibri" w:hAnsi="Roboto Condensed" w:cs="Calibri"/>
                <w:b/>
                <w:spacing w:val="-1"/>
                <w:position w:val="1"/>
              </w:rPr>
              <w:t>H</w:t>
            </w:r>
            <w:r w:rsidRPr="001161BE">
              <w:rPr>
                <w:rFonts w:ascii="Roboto Condensed" w:eastAsia="Calibri" w:hAnsi="Roboto Condensed" w:cs="Calibri"/>
                <w:b/>
                <w:spacing w:val="1"/>
                <w:position w:val="1"/>
              </w:rPr>
              <w:t>o</w:t>
            </w:r>
            <w:r w:rsidRPr="001161BE">
              <w:rPr>
                <w:rFonts w:ascii="Roboto Condensed" w:eastAsia="Calibri" w:hAnsi="Roboto Condensed" w:cs="Calibri"/>
                <w:b/>
                <w:position w:val="1"/>
              </w:rPr>
              <w:t>ra</w:t>
            </w:r>
            <w:r w:rsidRPr="001161BE">
              <w:rPr>
                <w:rFonts w:ascii="Roboto Condensed" w:eastAsia="Calibri" w:hAnsi="Roboto Condensed" w:cs="Calibri"/>
                <w:b/>
                <w:spacing w:val="-1"/>
                <w:position w:val="1"/>
              </w:rPr>
              <w:t>i</w:t>
            </w:r>
            <w:r w:rsidRPr="001161BE">
              <w:rPr>
                <w:rFonts w:ascii="Roboto Condensed" w:eastAsia="Calibri" w:hAnsi="Roboto Condensed" w:cs="Calibri"/>
                <w:b/>
                <w:position w:val="1"/>
              </w:rPr>
              <w:t>re</w:t>
            </w:r>
            <w:r w:rsidRPr="001161BE">
              <w:rPr>
                <w:rFonts w:ascii="Roboto Condensed" w:eastAsia="Calibri" w:hAnsi="Roboto Condensed" w:cs="Calibri"/>
                <w:b/>
                <w:spacing w:val="1"/>
                <w:position w:val="1"/>
              </w:rPr>
              <w:t xml:space="preserve"> </w:t>
            </w:r>
            <w:r w:rsidRPr="001161BE">
              <w:rPr>
                <w:rFonts w:ascii="Roboto Condensed" w:eastAsia="Calibri" w:hAnsi="Roboto Condensed" w:cs="Calibri"/>
                <w:b/>
                <w:spacing w:val="-1"/>
                <w:position w:val="1"/>
              </w:rPr>
              <w:t>p</w:t>
            </w:r>
            <w:r w:rsidRPr="001161BE">
              <w:rPr>
                <w:rFonts w:ascii="Roboto Condensed" w:eastAsia="Calibri" w:hAnsi="Roboto Condensed" w:cs="Calibri"/>
                <w:b/>
                <w:spacing w:val="-3"/>
                <w:position w:val="1"/>
              </w:rPr>
              <w:t>r</w:t>
            </w:r>
            <w:r w:rsidRPr="001161BE">
              <w:rPr>
                <w:rFonts w:ascii="Roboto Condensed" w:eastAsia="Calibri" w:hAnsi="Roboto Condensed" w:cs="Calibri"/>
                <w:b/>
                <w:position w:val="1"/>
              </w:rPr>
              <w:t>és</w:t>
            </w:r>
            <w:r w:rsidRPr="001161BE">
              <w:rPr>
                <w:rFonts w:ascii="Roboto Condensed" w:eastAsia="Calibri" w:hAnsi="Roboto Condensed" w:cs="Calibri"/>
                <w:b/>
                <w:spacing w:val="1"/>
                <w:position w:val="1"/>
              </w:rPr>
              <w:t>e</w:t>
            </w:r>
            <w:r w:rsidRPr="001161BE">
              <w:rPr>
                <w:rFonts w:ascii="Roboto Condensed" w:eastAsia="Calibri" w:hAnsi="Roboto Condensed" w:cs="Calibri"/>
                <w:b/>
                <w:spacing w:val="-1"/>
                <w:position w:val="1"/>
              </w:rPr>
              <w:t>n</w:t>
            </w:r>
            <w:r w:rsidRPr="001161BE">
              <w:rPr>
                <w:rFonts w:ascii="Roboto Condensed" w:eastAsia="Calibri" w:hAnsi="Roboto Condensed" w:cs="Calibri"/>
                <w:b/>
                <w:position w:val="1"/>
              </w:rPr>
              <w:t>t</w:t>
            </w:r>
            <w:r w:rsidRPr="001161BE">
              <w:rPr>
                <w:rFonts w:ascii="Roboto Condensed" w:eastAsia="Calibri" w:hAnsi="Roboto Condensed" w:cs="Calibri"/>
                <w:b/>
                <w:spacing w:val="-2"/>
                <w:position w:val="1"/>
              </w:rPr>
              <w:t>i</w:t>
            </w:r>
            <w:r w:rsidRPr="001161BE">
              <w:rPr>
                <w:rFonts w:ascii="Roboto Condensed" w:eastAsia="Calibri" w:hAnsi="Roboto Condensed" w:cs="Calibri"/>
                <w:b/>
                <w:position w:val="1"/>
              </w:rPr>
              <w:t>el</w:t>
            </w:r>
            <w:r w:rsidRPr="001161BE">
              <w:rPr>
                <w:rFonts w:ascii="Roboto Condensed" w:eastAsia="Calibri" w:hAnsi="Roboto Condensed" w:cs="Calibri"/>
                <w:b/>
                <w:spacing w:val="1"/>
                <w:position w:val="1"/>
              </w:rPr>
              <w:t xml:space="preserve"> </w:t>
            </w:r>
            <w:r w:rsidRPr="001161BE">
              <w:rPr>
                <w:rFonts w:ascii="Roboto Condensed" w:eastAsia="Calibri" w:hAnsi="Roboto Condensed" w:cs="Calibri"/>
                <w:b/>
                <w:position w:val="1"/>
              </w:rPr>
              <w:t>:</w:t>
            </w:r>
            <w:r w:rsidRPr="001161BE">
              <w:rPr>
                <w:rFonts w:ascii="Roboto Condensed" w:eastAsia="Calibri" w:hAnsi="Roboto Condensed" w:cs="Calibri"/>
                <w:b/>
                <w:spacing w:val="-1"/>
                <w:position w:val="1"/>
              </w:rPr>
              <w:t xml:space="preserve"> 28h TD</w:t>
            </w:r>
          </w:p>
        </w:tc>
        <w:tc>
          <w:tcPr>
            <w:tcW w:w="3120" w:type="dxa"/>
            <w:shd w:val="clear" w:color="auto" w:fill="F1E5F7"/>
            <w:vAlign w:val="center"/>
          </w:tcPr>
          <w:p w14:paraId="5FD43756" w14:textId="77777777" w:rsidR="001161BE" w:rsidRPr="001161BE" w:rsidRDefault="001161BE" w:rsidP="00730EA4">
            <w:pPr>
              <w:spacing w:after="0" w:line="264" w:lineRule="exact"/>
              <w:ind w:left="97" w:right="-20"/>
              <w:rPr>
                <w:rFonts w:ascii="Roboto Condensed" w:eastAsia="Calibri" w:hAnsi="Roboto Condensed" w:cs="Calibri"/>
              </w:rPr>
            </w:pPr>
            <w:r w:rsidRPr="001161BE">
              <w:rPr>
                <w:rFonts w:ascii="Roboto Condensed" w:eastAsia="Calibri" w:hAnsi="Roboto Condensed" w:cs="Calibri"/>
                <w:position w:val="1"/>
              </w:rPr>
              <w:t>Tra</w:t>
            </w:r>
            <w:r w:rsidRPr="001161BE">
              <w:rPr>
                <w:rFonts w:ascii="Roboto Condensed" w:eastAsia="Calibri" w:hAnsi="Roboto Condensed" w:cs="Calibri"/>
                <w:spacing w:val="1"/>
                <w:position w:val="1"/>
              </w:rPr>
              <w:t>v</w:t>
            </w:r>
            <w:r w:rsidRPr="001161BE">
              <w:rPr>
                <w:rFonts w:ascii="Roboto Condensed" w:eastAsia="Calibri" w:hAnsi="Roboto Condensed" w:cs="Calibri"/>
                <w:position w:val="1"/>
              </w:rPr>
              <w:t xml:space="preserve">ail </w:t>
            </w:r>
            <w:r w:rsidRPr="001161BE">
              <w:rPr>
                <w:rFonts w:ascii="Roboto Condensed" w:eastAsia="Calibri" w:hAnsi="Roboto Condensed" w:cs="Calibri"/>
                <w:spacing w:val="-3"/>
                <w:position w:val="1"/>
              </w:rPr>
              <w:t>p</w:t>
            </w:r>
            <w:r w:rsidRPr="001161BE">
              <w:rPr>
                <w:rFonts w:ascii="Roboto Condensed" w:eastAsia="Calibri" w:hAnsi="Roboto Condensed" w:cs="Calibri"/>
                <w:position w:val="1"/>
              </w:rPr>
              <w:t>ers</w:t>
            </w:r>
            <w:r w:rsidRPr="001161BE">
              <w:rPr>
                <w:rFonts w:ascii="Roboto Condensed" w:eastAsia="Calibri" w:hAnsi="Roboto Condensed" w:cs="Calibri"/>
                <w:spacing w:val="1"/>
                <w:position w:val="1"/>
              </w:rPr>
              <w:t>o</w:t>
            </w:r>
            <w:r w:rsidRPr="001161BE">
              <w:rPr>
                <w:rFonts w:ascii="Roboto Condensed" w:eastAsia="Calibri" w:hAnsi="Roboto Condensed" w:cs="Calibri"/>
                <w:spacing w:val="-1"/>
                <w:position w:val="1"/>
              </w:rPr>
              <w:t>nn</w:t>
            </w:r>
            <w:r w:rsidRPr="001161BE">
              <w:rPr>
                <w:rFonts w:ascii="Roboto Condensed" w:eastAsia="Calibri" w:hAnsi="Roboto Condensed" w:cs="Calibri"/>
                <w:position w:val="1"/>
              </w:rPr>
              <w:t>el</w:t>
            </w:r>
            <w:r w:rsidRPr="001161BE">
              <w:rPr>
                <w:rFonts w:ascii="Roboto Condensed" w:eastAsia="Calibri" w:hAnsi="Roboto Condensed" w:cs="Calibri"/>
                <w:spacing w:val="-1"/>
                <w:position w:val="1"/>
              </w:rPr>
              <w:t xml:space="preserve"> </w:t>
            </w:r>
            <w:r w:rsidRPr="001161BE">
              <w:rPr>
                <w:rFonts w:ascii="Roboto Condensed" w:eastAsia="Calibri" w:hAnsi="Roboto Condensed" w:cs="Calibri"/>
                <w:position w:val="1"/>
              </w:rPr>
              <w:t>:</w:t>
            </w:r>
            <w:r w:rsidRPr="001161BE">
              <w:rPr>
                <w:rFonts w:ascii="Roboto Condensed" w:eastAsia="Calibri" w:hAnsi="Roboto Condensed" w:cs="Calibri"/>
                <w:spacing w:val="-1"/>
                <w:position w:val="1"/>
              </w:rPr>
              <w:t xml:space="preserve"> </w:t>
            </w:r>
            <w:r w:rsidRPr="001161BE">
              <w:rPr>
                <w:rFonts w:ascii="Roboto Condensed" w:eastAsia="Calibri" w:hAnsi="Roboto Condensed" w:cs="Calibri"/>
                <w:spacing w:val="-2"/>
                <w:position w:val="1"/>
              </w:rPr>
              <w:t>1</w:t>
            </w:r>
            <w:r w:rsidRPr="001161BE">
              <w:rPr>
                <w:rFonts w:ascii="Roboto Condensed" w:eastAsia="Calibri" w:hAnsi="Roboto Condensed" w:cs="Calibri"/>
                <w:position w:val="1"/>
              </w:rPr>
              <w:t>0</w:t>
            </w:r>
            <w:r w:rsidRPr="001161BE">
              <w:rPr>
                <w:rFonts w:ascii="Roboto Condensed" w:eastAsia="Calibri" w:hAnsi="Roboto Condensed" w:cs="Calibri"/>
                <w:spacing w:val="1"/>
                <w:position w:val="1"/>
              </w:rPr>
              <w:t xml:space="preserve"> </w:t>
            </w:r>
            <w:r w:rsidRPr="001161BE">
              <w:rPr>
                <w:rFonts w:ascii="Roboto Condensed" w:eastAsia="Calibri" w:hAnsi="Roboto Condensed" w:cs="Calibri"/>
                <w:position w:val="1"/>
              </w:rPr>
              <w:t>h</w:t>
            </w:r>
          </w:p>
        </w:tc>
        <w:tc>
          <w:tcPr>
            <w:tcW w:w="2550" w:type="dxa"/>
            <w:shd w:val="clear" w:color="auto" w:fill="F1E5F7"/>
            <w:vAlign w:val="center"/>
          </w:tcPr>
          <w:p w14:paraId="39C5C2E3" w14:textId="1CDF508E" w:rsidR="001161BE" w:rsidRPr="001161BE" w:rsidRDefault="001161BE" w:rsidP="001161BE">
            <w:pPr>
              <w:spacing w:after="0" w:line="240" w:lineRule="auto"/>
              <w:ind w:left="215"/>
              <w:rPr>
                <w:rFonts w:ascii="Roboto Condensed" w:hAnsi="Roboto Condensed"/>
              </w:rPr>
            </w:pPr>
            <w:r w:rsidRPr="001161BE">
              <w:rPr>
                <w:rFonts w:ascii="Roboto Condensed" w:eastAsia="Calibri" w:hAnsi="Roboto Condensed" w:cs="Calibri"/>
                <w:position w:val="1"/>
              </w:rPr>
              <w:t>ECTS</w:t>
            </w:r>
            <w:r w:rsidRPr="001161BE">
              <w:rPr>
                <w:rFonts w:ascii="Roboto Condensed" w:eastAsia="Calibri" w:hAnsi="Roboto Condensed" w:cs="Calibri"/>
                <w:spacing w:val="1"/>
                <w:position w:val="1"/>
              </w:rPr>
              <w:t xml:space="preserve"> </w:t>
            </w:r>
            <w:r w:rsidRPr="001161BE">
              <w:rPr>
                <w:rFonts w:ascii="Roboto Condensed" w:eastAsia="Calibri" w:hAnsi="Roboto Condensed" w:cs="Calibri"/>
                <w:position w:val="1"/>
              </w:rPr>
              <w:t>:</w:t>
            </w:r>
            <w:r w:rsidRPr="001161BE">
              <w:rPr>
                <w:rFonts w:ascii="Roboto Condensed" w:eastAsia="Calibri" w:hAnsi="Roboto Condensed" w:cs="Calibri"/>
                <w:spacing w:val="-1"/>
                <w:position w:val="1"/>
              </w:rPr>
              <w:t xml:space="preserve"> </w:t>
            </w:r>
            <w:r w:rsidRPr="001161BE">
              <w:rPr>
                <w:rFonts w:ascii="Roboto Condensed" w:eastAsia="Calibri" w:hAnsi="Roboto Condensed" w:cs="Calibri"/>
                <w:position w:val="1"/>
              </w:rPr>
              <w:t>2</w:t>
            </w:r>
          </w:p>
        </w:tc>
      </w:tr>
      <w:tr w:rsidR="00730EA4" w14:paraId="3CB2439D" w14:textId="77777777" w:rsidTr="001161BE">
        <w:trPr>
          <w:trHeight w:hRule="exact" w:val="494"/>
        </w:trPr>
        <w:tc>
          <w:tcPr>
            <w:tcW w:w="4220" w:type="dxa"/>
            <w:gridSpan w:val="3"/>
            <w:shd w:val="clear" w:color="auto" w:fill="282D46"/>
            <w:vAlign w:val="center"/>
          </w:tcPr>
          <w:p w14:paraId="08BB0F39" w14:textId="0DDB8576" w:rsidR="00730EA4" w:rsidRPr="001161BE" w:rsidRDefault="00730EA4" w:rsidP="00730EA4">
            <w:pPr>
              <w:spacing w:before="10" w:after="0" w:line="240" w:lineRule="auto"/>
              <w:ind w:left="97" w:right="-20"/>
              <w:rPr>
                <w:rFonts w:ascii="Roboto Condensed" w:eastAsia="Calibri" w:hAnsi="Roboto Condensed" w:cs="Calibri"/>
                <w:b/>
                <w:color w:val="FFFFFF" w:themeColor="background1"/>
              </w:rPr>
            </w:pPr>
            <w:r w:rsidRPr="001161BE">
              <w:rPr>
                <w:rFonts w:ascii="Roboto Condensed" w:eastAsia="Calibri" w:hAnsi="Roboto Condensed" w:cs="Calibri"/>
                <w:b/>
                <w:bCs/>
                <w:color w:val="FFFFFF" w:themeColor="background1"/>
              </w:rPr>
              <w:t>Resp</w:t>
            </w:r>
            <w:r w:rsidRPr="001161BE">
              <w:rPr>
                <w:rFonts w:ascii="Roboto Condensed" w:eastAsia="Calibri" w:hAnsi="Roboto Condensed" w:cs="Calibri"/>
                <w:b/>
                <w:bCs/>
                <w:color w:val="FFFFFF" w:themeColor="background1"/>
                <w:spacing w:val="-1"/>
              </w:rPr>
              <w:t>on</w:t>
            </w:r>
            <w:r w:rsidRPr="001161BE">
              <w:rPr>
                <w:rFonts w:ascii="Roboto Condensed" w:eastAsia="Calibri" w:hAnsi="Roboto Condensed" w:cs="Calibri"/>
                <w:b/>
                <w:bCs/>
                <w:color w:val="FFFFFF" w:themeColor="background1"/>
              </w:rPr>
              <w:t>s</w:t>
            </w:r>
            <w:r w:rsidRPr="001161BE">
              <w:rPr>
                <w:rFonts w:ascii="Roboto Condensed" w:eastAsia="Calibri" w:hAnsi="Roboto Condensed" w:cs="Calibri"/>
                <w:b/>
                <w:bCs/>
                <w:color w:val="FFFFFF" w:themeColor="background1"/>
                <w:spacing w:val="-1"/>
              </w:rPr>
              <w:t>ab</w:t>
            </w:r>
            <w:r w:rsidRPr="001161BE">
              <w:rPr>
                <w:rFonts w:ascii="Roboto Condensed" w:eastAsia="Calibri" w:hAnsi="Roboto Condensed" w:cs="Calibri"/>
                <w:b/>
                <w:bCs/>
                <w:color w:val="FFFFFF" w:themeColor="background1"/>
                <w:spacing w:val="1"/>
              </w:rPr>
              <w:t>l</w:t>
            </w:r>
            <w:r w:rsidRPr="001161BE">
              <w:rPr>
                <w:rFonts w:ascii="Roboto Condensed" w:eastAsia="Calibri" w:hAnsi="Roboto Condensed" w:cs="Calibri"/>
                <w:b/>
                <w:bCs/>
                <w:color w:val="FFFFFF" w:themeColor="background1"/>
              </w:rPr>
              <w:t>e : D</w:t>
            </w:r>
            <w:r w:rsidR="001161BE" w:rsidRPr="001161BE">
              <w:rPr>
                <w:rFonts w:ascii="Roboto Condensed" w:eastAsia="Calibri" w:hAnsi="Roboto Condensed" w:cs="Calibri"/>
                <w:b/>
                <w:bCs/>
                <w:color w:val="FFFFFF" w:themeColor="background1"/>
                <w:spacing w:val="-1"/>
              </w:rPr>
              <w:t>.</w:t>
            </w:r>
            <w:r w:rsidRPr="001161BE">
              <w:rPr>
                <w:rFonts w:ascii="Roboto Condensed" w:eastAsia="Calibri" w:hAnsi="Roboto Condensed" w:cs="Calibri"/>
                <w:b/>
                <w:bCs/>
                <w:color w:val="FFFFFF" w:themeColor="background1"/>
                <w:spacing w:val="1"/>
              </w:rPr>
              <w:t xml:space="preserve"> </w:t>
            </w:r>
            <w:proofErr w:type="spellStart"/>
            <w:r w:rsidRPr="001161BE">
              <w:rPr>
                <w:rFonts w:ascii="Roboto Condensed" w:eastAsia="Calibri" w:hAnsi="Roboto Condensed" w:cs="Calibri"/>
                <w:b/>
                <w:bCs/>
                <w:color w:val="FFFFFF" w:themeColor="background1"/>
              </w:rPr>
              <w:t>M</w:t>
            </w:r>
            <w:r w:rsidRPr="001161BE">
              <w:rPr>
                <w:rFonts w:ascii="Roboto Condensed" w:eastAsia="Calibri" w:hAnsi="Roboto Condensed" w:cs="Calibri"/>
                <w:b/>
                <w:bCs/>
                <w:color w:val="FFFFFF" w:themeColor="background1"/>
                <w:spacing w:val="-2"/>
              </w:rPr>
              <w:t>o</w:t>
            </w:r>
            <w:r w:rsidRPr="001161BE">
              <w:rPr>
                <w:rFonts w:ascii="Roboto Condensed" w:eastAsia="Calibri" w:hAnsi="Roboto Condensed" w:cs="Calibri"/>
                <w:b/>
                <w:bCs/>
                <w:color w:val="FFFFFF" w:themeColor="background1"/>
                <w:spacing w:val="-1"/>
              </w:rPr>
              <w:t>n</w:t>
            </w:r>
            <w:r w:rsidRPr="001161BE">
              <w:rPr>
                <w:rFonts w:ascii="Roboto Condensed" w:eastAsia="Calibri" w:hAnsi="Roboto Condensed" w:cs="Calibri"/>
                <w:b/>
                <w:bCs/>
                <w:color w:val="FFFFFF" w:themeColor="background1"/>
              </w:rPr>
              <w:t>t</w:t>
            </w:r>
            <w:r w:rsidRPr="001161BE">
              <w:rPr>
                <w:rFonts w:ascii="Roboto Condensed" w:eastAsia="Calibri" w:hAnsi="Roboto Condensed" w:cs="Calibri"/>
                <w:b/>
                <w:bCs/>
                <w:color w:val="FFFFFF" w:themeColor="background1"/>
                <w:spacing w:val="-1"/>
              </w:rPr>
              <w:t>i</w:t>
            </w:r>
            <w:r w:rsidRPr="001161BE">
              <w:rPr>
                <w:rFonts w:ascii="Roboto Condensed" w:eastAsia="Calibri" w:hAnsi="Roboto Condensed" w:cs="Calibri"/>
                <w:b/>
                <w:bCs/>
                <w:color w:val="FFFFFF" w:themeColor="background1"/>
                <w:spacing w:val="1"/>
              </w:rPr>
              <w:t>c</w:t>
            </w:r>
            <w:r w:rsidRPr="001161BE">
              <w:rPr>
                <w:rFonts w:ascii="Roboto Condensed" w:eastAsia="Calibri" w:hAnsi="Roboto Condensed" w:cs="Calibri"/>
                <w:b/>
                <w:bCs/>
                <w:color w:val="FFFFFF" w:themeColor="background1"/>
                <w:spacing w:val="-1"/>
              </w:rPr>
              <w:t>o</w:t>
            </w:r>
            <w:r w:rsidRPr="001161BE">
              <w:rPr>
                <w:rFonts w:ascii="Roboto Condensed" w:eastAsia="Calibri" w:hAnsi="Roboto Condensed" w:cs="Calibri"/>
                <w:b/>
                <w:bCs/>
                <w:color w:val="FFFFFF" w:themeColor="background1"/>
                <w:spacing w:val="1"/>
              </w:rPr>
              <w:t>l</w:t>
            </w:r>
            <w:r w:rsidRPr="001161BE">
              <w:rPr>
                <w:rFonts w:ascii="Roboto Condensed" w:eastAsia="Calibri" w:hAnsi="Roboto Condensed" w:cs="Calibri"/>
                <w:b/>
                <w:bCs/>
                <w:color w:val="FFFFFF" w:themeColor="background1"/>
              </w:rPr>
              <w:t>o</w:t>
            </w:r>
            <w:proofErr w:type="spellEnd"/>
          </w:p>
        </w:tc>
        <w:tc>
          <w:tcPr>
            <w:tcW w:w="5670" w:type="dxa"/>
            <w:gridSpan w:val="2"/>
            <w:shd w:val="clear" w:color="auto" w:fill="F1E5F7"/>
            <w:vAlign w:val="center"/>
          </w:tcPr>
          <w:p w14:paraId="0B43A233" w14:textId="12BFE53A" w:rsidR="00730EA4" w:rsidRPr="001161BE" w:rsidRDefault="00730EA4" w:rsidP="001161BE">
            <w:pPr>
              <w:spacing w:before="10" w:after="0" w:line="240" w:lineRule="auto"/>
              <w:ind w:left="97" w:right="-20"/>
              <w:rPr>
                <w:rFonts w:ascii="Roboto Condensed" w:eastAsia="Calibri" w:hAnsi="Roboto Condensed" w:cs="Calibri"/>
                <w:b/>
              </w:rPr>
            </w:pPr>
            <w:r w:rsidRPr="001161BE">
              <w:rPr>
                <w:rFonts w:ascii="Roboto Condensed" w:eastAsia="Calibri" w:hAnsi="Roboto Condensed" w:cs="Calibri"/>
                <w:b/>
              </w:rPr>
              <w:t>I</w:t>
            </w:r>
            <w:r w:rsidRPr="001161BE">
              <w:rPr>
                <w:rFonts w:ascii="Roboto Condensed" w:eastAsia="Calibri" w:hAnsi="Roboto Condensed" w:cs="Calibri"/>
                <w:b/>
                <w:spacing w:val="-1"/>
              </w:rPr>
              <w:t>n</w:t>
            </w:r>
            <w:r w:rsidRPr="001161BE">
              <w:rPr>
                <w:rFonts w:ascii="Roboto Condensed" w:eastAsia="Calibri" w:hAnsi="Roboto Condensed" w:cs="Calibri"/>
                <w:b/>
              </w:rPr>
              <w:t>t</w:t>
            </w:r>
            <w:r w:rsidRPr="001161BE">
              <w:rPr>
                <w:rFonts w:ascii="Roboto Condensed" w:eastAsia="Calibri" w:hAnsi="Roboto Condensed" w:cs="Calibri"/>
                <w:b/>
                <w:spacing w:val="1"/>
              </w:rPr>
              <w:t>e</w:t>
            </w:r>
            <w:r w:rsidRPr="001161BE">
              <w:rPr>
                <w:rFonts w:ascii="Roboto Condensed" w:eastAsia="Calibri" w:hAnsi="Roboto Condensed" w:cs="Calibri"/>
                <w:b/>
              </w:rPr>
              <w:t>r</w:t>
            </w:r>
            <w:r w:rsidRPr="001161BE">
              <w:rPr>
                <w:rFonts w:ascii="Roboto Condensed" w:eastAsia="Calibri" w:hAnsi="Roboto Condensed" w:cs="Calibri"/>
                <w:b/>
                <w:spacing w:val="1"/>
              </w:rPr>
              <w:t>v</w:t>
            </w:r>
            <w:r w:rsidRPr="001161BE">
              <w:rPr>
                <w:rFonts w:ascii="Roboto Condensed" w:eastAsia="Calibri" w:hAnsi="Roboto Condensed" w:cs="Calibri"/>
                <w:b/>
              </w:rPr>
              <w:t>ena</w:t>
            </w:r>
            <w:r w:rsidRPr="001161BE">
              <w:rPr>
                <w:rFonts w:ascii="Roboto Condensed" w:eastAsia="Calibri" w:hAnsi="Roboto Condensed" w:cs="Calibri"/>
                <w:b/>
                <w:spacing w:val="-1"/>
              </w:rPr>
              <w:t>nt</w:t>
            </w:r>
            <w:r w:rsidRPr="001161BE">
              <w:rPr>
                <w:rFonts w:ascii="Roboto Condensed" w:eastAsia="Calibri" w:hAnsi="Roboto Condensed" w:cs="Calibri"/>
                <w:b/>
              </w:rPr>
              <w:t>s</w:t>
            </w:r>
            <w:r w:rsidRPr="001161BE">
              <w:rPr>
                <w:rFonts w:ascii="Roboto Condensed" w:eastAsia="Calibri" w:hAnsi="Roboto Condensed" w:cs="Calibri"/>
                <w:b/>
                <w:spacing w:val="1"/>
              </w:rPr>
              <w:t xml:space="preserve"> </w:t>
            </w:r>
            <w:r w:rsidRPr="001161BE">
              <w:rPr>
                <w:rFonts w:ascii="Roboto Condensed" w:eastAsia="Calibri" w:hAnsi="Roboto Condensed" w:cs="Calibri"/>
                <w:b/>
              </w:rPr>
              <w:t>:</w:t>
            </w:r>
            <w:r w:rsidRPr="001161BE">
              <w:rPr>
                <w:rFonts w:ascii="Roboto Condensed" w:eastAsia="Calibri" w:hAnsi="Roboto Condensed" w:cs="Calibri"/>
                <w:b/>
                <w:spacing w:val="-1"/>
              </w:rPr>
              <w:t xml:space="preserve"> </w:t>
            </w:r>
            <w:r w:rsidR="001161BE" w:rsidRPr="001161BE">
              <w:rPr>
                <w:rFonts w:ascii="Roboto Condensed" w:eastAsia="Calibri" w:hAnsi="Roboto Condensed" w:cs="Calibri"/>
                <w:b/>
                <w:spacing w:val="1"/>
              </w:rPr>
              <w:t>D.</w:t>
            </w:r>
            <w:r w:rsidRPr="001161BE">
              <w:rPr>
                <w:rFonts w:ascii="Roboto Condensed" w:eastAsia="Calibri" w:hAnsi="Roboto Condensed" w:cs="Calibri"/>
                <w:b/>
                <w:spacing w:val="-1"/>
              </w:rPr>
              <w:t xml:space="preserve"> </w:t>
            </w:r>
            <w:proofErr w:type="spellStart"/>
            <w:r w:rsidRPr="001161BE">
              <w:rPr>
                <w:rFonts w:ascii="Roboto Condensed" w:eastAsia="Calibri" w:hAnsi="Roboto Condensed" w:cs="Calibri"/>
                <w:b/>
                <w:spacing w:val="-1"/>
              </w:rPr>
              <w:t>M</w:t>
            </w:r>
            <w:r w:rsidRPr="001161BE">
              <w:rPr>
                <w:rFonts w:ascii="Roboto Condensed" w:eastAsia="Calibri" w:hAnsi="Roboto Condensed" w:cs="Calibri"/>
                <w:b/>
                <w:spacing w:val="1"/>
              </w:rPr>
              <w:t>o</w:t>
            </w:r>
            <w:r w:rsidRPr="001161BE">
              <w:rPr>
                <w:rFonts w:ascii="Roboto Condensed" w:eastAsia="Calibri" w:hAnsi="Roboto Condensed" w:cs="Calibri"/>
                <w:b/>
                <w:spacing w:val="-1"/>
              </w:rPr>
              <w:t>n</w:t>
            </w:r>
            <w:r w:rsidRPr="001161BE">
              <w:rPr>
                <w:rFonts w:ascii="Roboto Condensed" w:eastAsia="Calibri" w:hAnsi="Roboto Condensed" w:cs="Calibri"/>
                <w:b/>
              </w:rPr>
              <w:t>ti</w:t>
            </w:r>
            <w:r w:rsidRPr="001161BE">
              <w:rPr>
                <w:rFonts w:ascii="Roboto Condensed" w:eastAsia="Calibri" w:hAnsi="Roboto Condensed" w:cs="Calibri"/>
                <w:b/>
                <w:spacing w:val="-2"/>
              </w:rPr>
              <w:t>c</w:t>
            </w:r>
            <w:r w:rsidRPr="001161BE">
              <w:rPr>
                <w:rFonts w:ascii="Roboto Condensed" w:eastAsia="Calibri" w:hAnsi="Roboto Condensed" w:cs="Calibri"/>
                <w:b/>
                <w:spacing w:val="1"/>
              </w:rPr>
              <w:t>o</w:t>
            </w:r>
            <w:r w:rsidRPr="001161BE">
              <w:rPr>
                <w:rFonts w:ascii="Roboto Condensed" w:eastAsia="Calibri" w:hAnsi="Roboto Condensed" w:cs="Calibri"/>
                <w:b/>
              </w:rPr>
              <w:t>lo</w:t>
            </w:r>
            <w:proofErr w:type="spellEnd"/>
            <w:r w:rsidRPr="001161BE">
              <w:rPr>
                <w:rFonts w:ascii="Roboto Condensed" w:eastAsia="Calibri" w:hAnsi="Roboto Condensed" w:cs="Calibri"/>
                <w:b/>
                <w:spacing w:val="-1"/>
              </w:rPr>
              <w:t xml:space="preserve"> </w:t>
            </w:r>
            <w:r w:rsidRPr="001161BE">
              <w:rPr>
                <w:rFonts w:ascii="Roboto Condensed" w:eastAsia="Calibri" w:hAnsi="Roboto Condensed" w:cs="Calibri"/>
                <w:b/>
                <w:spacing w:val="1"/>
              </w:rPr>
              <w:t>+</w:t>
            </w:r>
            <w:r w:rsidRPr="001161BE">
              <w:rPr>
                <w:rFonts w:ascii="Roboto Condensed" w:eastAsia="Calibri" w:hAnsi="Roboto Condensed" w:cs="Calibri"/>
                <w:b/>
              </w:rPr>
              <w:t>2</w:t>
            </w:r>
            <w:r w:rsidRPr="001161BE">
              <w:rPr>
                <w:rFonts w:ascii="Roboto Condensed" w:eastAsia="Calibri" w:hAnsi="Roboto Condensed" w:cs="Calibri"/>
                <w:b/>
                <w:spacing w:val="-1"/>
              </w:rPr>
              <w:t xml:space="preserve"> </w:t>
            </w:r>
            <w:r w:rsidRPr="001161BE">
              <w:rPr>
                <w:rFonts w:ascii="Roboto Condensed" w:eastAsia="Calibri" w:hAnsi="Roboto Condensed" w:cs="Calibri"/>
                <w:b/>
              </w:rPr>
              <w:t>inte</w:t>
            </w:r>
            <w:r w:rsidRPr="001161BE">
              <w:rPr>
                <w:rFonts w:ascii="Roboto Condensed" w:eastAsia="Calibri" w:hAnsi="Roboto Condensed" w:cs="Calibri"/>
                <w:b/>
                <w:spacing w:val="-2"/>
              </w:rPr>
              <w:t>r</w:t>
            </w:r>
            <w:r w:rsidRPr="001161BE">
              <w:rPr>
                <w:rFonts w:ascii="Roboto Condensed" w:eastAsia="Calibri" w:hAnsi="Roboto Condensed" w:cs="Calibri"/>
                <w:b/>
                <w:spacing w:val="1"/>
              </w:rPr>
              <w:t>v</w:t>
            </w:r>
            <w:r w:rsidRPr="001161BE">
              <w:rPr>
                <w:rFonts w:ascii="Roboto Condensed" w:eastAsia="Calibri" w:hAnsi="Roboto Condensed" w:cs="Calibri"/>
                <w:b/>
              </w:rPr>
              <w:t>ena</w:t>
            </w:r>
            <w:r w:rsidRPr="001161BE">
              <w:rPr>
                <w:rFonts w:ascii="Roboto Condensed" w:eastAsia="Calibri" w:hAnsi="Roboto Condensed" w:cs="Calibri"/>
                <w:b/>
                <w:spacing w:val="-1"/>
              </w:rPr>
              <w:t>n</w:t>
            </w:r>
            <w:r w:rsidRPr="001161BE">
              <w:rPr>
                <w:rFonts w:ascii="Roboto Condensed" w:eastAsia="Calibri" w:hAnsi="Roboto Condensed" w:cs="Calibri"/>
                <w:b/>
              </w:rPr>
              <w:t>ts</w:t>
            </w:r>
            <w:r w:rsidRPr="001161BE">
              <w:rPr>
                <w:rFonts w:ascii="Roboto Condensed" w:eastAsia="Calibri" w:hAnsi="Roboto Condensed" w:cs="Calibri"/>
                <w:b/>
                <w:spacing w:val="-2"/>
              </w:rPr>
              <w:t xml:space="preserve"> </w:t>
            </w:r>
            <w:r w:rsidRPr="001161BE">
              <w:rPr>
                <w:rFonts w:ascii="Roboto Condensed" w:eastAsia="Calibri" w:hAnsi="Roboto Condensed" w:cs="Calibri"/>
                <w:b/>
                <w:spacing w:val="1"/>
              </w:rPr>
              <w:t>e</w:t>
            </w:r>
            <w:r w:rsidRPr="001161BE">
              <w:rPr>
                <w:rFonts w:ascii="Roboto Condensed" w:eastAsia="Calibri" w:hAnsi="Roboto Condensed" w:cs="Calibri"/>
                <w:b/>
                <w:spacing w:val="-2"/>
              </w:rPr>
              <w:t>x</w:t>
            </w:r>
            <w:r w:rsidRPr="001161BE">
              <w:rPr>
                <w:rFonts w:ascii="Roboto Condensed" w:eastAsia="Calibri" w:hAnsi="Roboto Condensed" w:cs="Calibri"/>
                <w:b/>
              </w:rPr>
              <w:t>t</w:t>
            </w:r>
            <w:r w:rsidRPr="001161BE">
              <w:rPr>
                <w:rFonts w:ascii="Roboto Condensed" w:eastAsia="Calibri" w:hAnsi="Roboto Condensed" w:cs="Calibri"/>
                <w:b/>
                <w:spacing w:val="1"/>
              </w:rPr>
              <w:t>é</w:t>
            </w:r>
            <w:r w:rsidRPr="001161BE">
              <w:rPr>
                <w:rFonts w:ascii="Roboto Condensed" w:eastAsia="Calibri" w:hAnsi="Roboto Condensed" w:cs="Calibri"/>
                <w:b/>
              </w:rPr>
              <w:t>ri</w:t>
            </w:r>
            <w:r w:rsidRPr="001161BE">
              <w:rPr>
                <w:rFonts w:ascii="Roboto Condensed" w:eastAsia="Calibri" w:hAnsi="Roboto Condensed" w:cs="Calibri"/>
                <w:b/>
                <w:spacing w:val="-2"/>
              </w:rPr>
              <w:t>e</w:t>
            </w:r>
            <w:r w:rsidRPr="001161BE">
              <w:rPr>
                <w:rFonts w:ascii="Roboto Condensed" w:eastAsia="Calibri" w:hAnsi="Roboto Condensed" w:cs="Calibri"/>
                <w:b/>
                <w:spacing w:val="-1"/>
              </w:rPr>
              <w:t>u</w:t>
            </w:r>
            <w:r w:rsidRPr="001161BE">
              <w:rPr>
                <w:rFonts w:ascii="Roboto Condensed" w:eastAsia="Calibri" w:hAnsi="Roboto Condensed" w:cs="Calibri"/>
                <w:b/>
              </w:rPr>
              <w:t>rs</w:t>
            </w:r>
          </w:p>
        </w:tc>
      </w:tr>
      <w:tr w:rsidR="00730EA4" w:rsidRPr="008D6113" w14:paraId="52ED018B" w14:textId="77777777" w:rsidTr="001161BE">
        <w:trPr>
          <w:trHeight w:hRule="exact" w:val="2605"/>
        </w:trPr>
        <w:tc>
          <w:tcPr>
            <w:tcW w:w="2518" w:type="dxa"/>
            <w:gridSpan w:val="2"/>
            <w:shd w:val="clear" w:color="auto" w:fill="282D46"/>
            <w:vAlign w:val="center"/>
          </w:tcPr>
          <w:p w14:paraId="1DD8A3A5" w14:textId="77777777" w:rsidR="00730EA4" w:rsidRPr="001161BE" w:rsidRDefault="00730EA4" w:rsidP="001161BE">
            <w:pPr>
              <w:spacing w:after="0" w:line="240" w:lineRule="auto"/>
              <w:ind w:left="96" w:right="-23"/>
              <w:rPr>
                <w:rFonts w:ascii="Roboto Condensed" w:eastAsia="Calibri" w:hAnsi="Roboto Condensed" w:cs="Calibri"/>
                <w:b/>
                <w:color w:val="FFFFFF" w:themeColor="background1"/>
              </w:rPr>
            </w:pPr>
            <w:r w:rsidRPr="001161BE">
              <w:rPr>
                <w:rFonts w:ascii="Roboto Condensed" w:eastAsia="Calibri" w:hAnsi="Roboto Condensed" w:cs="Calibri"/>
                <w:b/>
                <w:bCs/>
                <w:color w:val="FFFFFF" w:themeColor="background1"/>
                <w:position w:val="1"/>
              </w:rPr>
              <w:t>A</w:t>
            </w:r>
            <w:r w:rsidRPr="001161BE">
              <w:rPr>
                <w:rFonts w:ascii="Roboto Condensed" w:eastAsia="Calibri" w:hAnsi="Roboto Condensed" w:cs="Calibri"/>
                <w:b/>
                <w:bCs/>
                <w:color w:val="FFFFFF" w:themeColor="background1"/>
                <w:spacing w:val="2"/>
                <w:position w:val="1"/>
              </w:rPr>
              <w:t>c</w:t>
            </w:r>
            <w:r w:rsidRPr="001161BE">
              <w:rPr>
                <w:rFonts w:ascii="Roboto Condensed" w:eastAsia="Calibri" w:hAnsi="Roboto Condensed" w:cs="Calibri"/>
                <w:b/>
                <w:bCs/>
                <w:color w:val="FFFFFF" w:themeColor="background1"/>
                <w:spacing w:val="-1"/>
                <w:position w:val="1"/>
              </w:rPr>
              <w:t>qui</w:t>
            </w:r>
            <w:r w:rsidRPr="001161BE">
              <w:rPr>
                <w:rFonts w:ascii="Roboto Condensed" w:eastAsia="Calibri" w:hAnsi="Roboto Condensed" w:cs="Calibri"/>
                <w:b/>
                <w:bCs/>
                <w:color w:val="FFFFFF" w:themeColor="background1"/>
                <w:position w:val="1"/>
              </w:rPr>
              <w:t>s</w:t>
            </w:r>
            <w:r w:rsidRPr="001161BE">
              <w:rPr>
                <w:rFonts w:ascii="Roboto Condensed" w:eastAsia="Calibri" w:hAnsi="Roboto Condensed" w:cs="Calibri"/>
                <w:b/>
                <w:bCs/>
                <w:color w:val="FFFFFF" w:themeColor="background1"/>
                <w:spacing w:val="1"/>
                <w:position w:val="1"/>
              </w:rPr>
              <w:t xml:space="preserve"> </w:t>
            </w:r>
            <w:r w:rsidRPr="001161BE">
              <w:rPr>
                <w:rFonts w:ascii="Roboto Condensed" w:eastAsia="Calibri" w:hAnsi="Roboto Condensed" w:cs="Calibri"/>
                <w:b/>
                <w:bCs/>
                <w:color w:val="FFFFFF" w:themeColor="background1"/>
                <w:spacing w:val="-1"/>
                <w:position w:val="1"/>
              </w:rPr>
              <w:t>d</w:t>
            </w:r>
            <w:r w:rsidRPr="001161BE">
              <w:rPr>
                <w:rFonts w:ascii="Roboto Condensed" w:eastAsia="Calibri" w:hAnsi="Roboto Condensed" w:cs="Calibri"/>
                <w:b/>
                <w:bCs/>
                <w:color w:val="FFFFFF" w:themeColor="background1"/>
                <w:position w:val="1"/>
              </w:rPr>
              <w:t>’a</w:t>
            </w:r>
            <w:r w:rsidRPr="001161BE">
              <w:rPr>
                <w:rFonts w:ascii="Roboto Condensed" w:eastAsia="Calibri" w:hAnsi="Roboto Condensed" w:cs="Calibri"/>
                <w:b/>
                <w:bCs/>
                <w:color w:val="FFFFFF" w:themeColor="background1"/>
                <w:spacing w:val="-1"/>
                <w:position w:val="1"/>
              </w:rPr>
              <w:t>pp</w:t>
            </w:r>
            <w:r w:rsidRPr="001161BE">
              <w:rPr>
                <w:rFonts w:ascii="Roboto Condensed" w:eastAsia="Calibri" w:hAnsi="Roboto Condensed" w:cs="Calibri"/>
                <w:b/>
                <w:bCs/>
                <w:color w:val="FFFFFF" w:themeColor="background1"/>
                <w:spacing w:val="1"/>
                <w:position w:val="1"/>
              </w:rPr>
              <w:t>r</w:t>
            </w:r>
            <w:r w:rsidRPr="001161BE">
              <w:rPr>
                <w:rFonts w:ascii="Roboto Condensed" w:eastAsia="Calibri" w:hAnsi="Roboto Condensed" w:cs="Calibri"/>
                <w:b/>
                <w:bCs/>
                <w:color w:val="FFFFFF" w:themeColor="background1"/>
                <w:spacing w:val="-1"/>
                <w:position w:val="1"/>
              </w:rPr>
              <w:t>en</w:t>
            </w:r>
            <w:r w:rsidRPr="001161BE">
              <w:rPr>
                <w:rFonts w:ascii="Roboto Condensed" w:eastAsia="Calibri" w:hAnsi="Roboto Condensed" w:cs="Calibri"/>
                <w:b/>
                <w:bCs/>
                <w:color w:val="FFFFFF" w:themeColor="background1"/>
                <w:position w:val="1"/>
              </w:rPr>
              <w:t>t</w:t>
            </w:r>
            <w:r w:rsidRPr="001161BE">
              <w:rPr>
                <w:rFonts w:ascii="Roboto Condensed" w:eastAsia="Calibri" w:hAnsi="Roboto Condensed" w:cs="Calibri"/>
                <w:b/>
                <w:bCs/>
                <w:color w:val="FFFFFF" w:themeColor="background1"/>
                <w:spacing w:val="-1"/>
                <w:position w:val="1"/>
              </w:rPr>
              <w:t>i</w:t>
            </w:r>
            <w:r w:rsidRPr="001161BE">
              <w:rPr>
                <w:rFonts w:ascii="Roboto Condensed" w:eastAsia="Calibri" w:hAnsi="Roboto Condensed" w:cs="Calibri"/>
                <w:b/>
                <w:bCs/>
                <w:color w:val="FFFFFF" w:themeColor="background1"/>
                <w:position w:val="1"/>
              </w:rPr>
              <w:t>ss</w:t>
            </w:r>
            <w:r w:rsidRPr="001161BE">
              <w:rPr>
                <w:rFonts w:ascii="Roboto Condensed" w:eastAsia="Calibri" w:hAnsi="Roboto Condensed" w:cs="Calibri"/>
                <w:b/>
                <w:bCs/>
                <w:color w:val="FFFFFF" w:themeColor="background1"/>
                <w:spacing w:val="-1"/>
                <w:position w:val="1"/>
              </w:rPr>
              <w:t>a</w:t>
            </w:r>
            <w:r w:rsidRPr="001161BE">
              <w:rPr>
                <w:rFonts w:ascii="Roboto Condensed" w:eastAsia="Calibri" w:hAnsi="Roboto Condensed" w:cs="Calibri"/>
                <w:b/>
                <w:bCs/>
                <w:color w:val="FFFFFF" w:themeColor="background1"/>
                <w:spacing w:val="1"/>
                <w:position w:val="1"/>
              </w:rPr>
              <w:t>g</w:t>
            </w:r>
            <w:r w:rsidRPr="001161BE">
              <w:rPr>
                <w:rFonts w:ascii="Roboto Condensed" w:eastAsia="Calibri" w:hAnsi="Roboto Condensed" w:cs="Calibri"/>
                <w:b/>
                <w:bCs/>
                <w:color w:val="FFFFFF" w:themeColor="background1"/>
                <w:position w:val="1"/>
              </w:rPr>
              <w:t xml:space="preserve">e </w:t>
            </w:r>
            <w:r w:rsidRPr="001161BE">
              <w:rPr>
                <w:rFonts w:ascii="Roboto Condensed" w:eastAsia="Calibri" w:hAnsi="Roboto Condensed" w:cs="Calibri"/>
                <w:b/>
                <w:bCs/>
                <w:color w:val="FFFFFF" w:themeColor="background1"/>
                <w:spacing w:val="1"/>
              </w:rPr>
              <w:t>v</w:t>
            </w:r>
            <w:r w:rsidRPr="001161BE">
              <w:rPr>
                <w:rFonts w:ascii="Roboto Condensed" w:eastAsia="Calibri" w:hAnsi="Roboto Condensed" w:cs="Calibri"/>
                <w:b/>
                <w:bCs/>
                <w:color w:val="FFFFFF" w:themeColor="background1"/>
                <w:spacing w:val="-1"/>
              </w:rPr>
              <w:t>i</w:t>
            </w:r>
            <w:r w:rsidRPr="001161BE">
              <w:rPr>
                <w:rFonts w:ascii="Roboto Condensed" w:eastAsia="Calibri" w:hAnsi="Roboto Condensed" w:cs="Calibri"/>
                <w:b/>
                <w:bCs/>
                <w:color w:val="FFFFFF" w:themeColor="background1"/>
              </w:rPr>
              <w:t>s</w:t>
            </w:r>
            <w:r w:rsidRPr="001161BE">
              <w:rPr>
                <w:rFonts w:ascii="Roboto Condensed" w:eastAsia="Calibri" w:hAnsi="Roboto Condensed" w:cs="Calibri"/>
                <w:b/>
                <w:bCs/>
                <w:color w:val="FFFFFF" w:themeColor="background1"/>
                <w:spacing w:val="-1"/>
              </w:rPr>
              <w:t>é</w:t>
            </w:r>
            <w:r w:rsidRPr="001161BE">
              <w:rPr>
                <w:rFonts w:ascii="Roboto Condensed" w:eastAsia="Calibri" w:hAnsi="Roboto Condensed" w:cs="Calibri"/>
                <w:b/>
                <w:bCs/>
                <w:color w:val="FFFFFF" w:themeColor="background1"/>
              </w:rPr>
              <w:t>s</w:t>
            </w:r>
          </w:p>
        </w:tc>
        <w:tc>
          <w:tcPr>
            <w:tcW w:w="7372" w:type="dxa"/>
            <w:gridSpan w:val="3"/>
            <w:shd w:val="clear" w:color="auto" w:fill="F1E5F7"/>
            <w:vAlign w:val="center"/>
          </w:tcPr>
          <w:p w14:paraId="1B0AC0F8" w14:textId="77777777" w:rsidR="00730EA4" w:rsidRPr="00AB049F" w:rsidRDefault="00730EA4" w:rsidP="00730EA4">
            <w:pPr>
              <w:spacing w:after="0" w:line="264" w:lineRule="exact"/>
              <w:ind w:left="100" w:right="113"/>
              <w:rPr>
                <w:rFonts w:ascii="Roboto Condensed" w:eastAsia="Calibri" w:hAnsi="Roboto Condensed" w:cs="Calibri"/>
                <w:sz w:val="20"/>
              </w:rPr>
            </w:pPr>
            <w:r w:rsidRPr="00AB049F">
              <w:rPr>
                <w:rFonts w:ascii="Roboto Condensed" w:eastAsia="Calibri" w:hAnsi="Roboto Condensed" w:cs="Calibri"/>
                <w:position w:val="1"/>
                <w:sz w:val="20"/>
              </w:rPr>
              <w:t>A la fin du</w:t>
            </w:r>
            <w:r w:rsidRPr="00AB049F">
              <w:rPr>
                <w:rFonts w:ascii="Roboto Condensed" w:eastAsia="Calibri" w:hAnsi="Roboto Condensed" w:cs="Calibri"/>
                <w:spacing w:val="-1"/>
                <w:position w:val="1"/>
                <w:sz w:val="20"/>
              </w:rPr>
              <w:t xml:space="preserve"> </w:t>
            </w:r>
            <w:r w:rsidRPr="00AB049F">
              <w:rPr>
                <w:rFonts w:ascii="Roboto Condensed" w:eastAsia="Calibri" w:hAnsi="Roboto Condensed" w:cs="Calibri"/>
                <w:position w:val="1"/>
                <w:sz w:val="20"/>
              </w:rPr>
              <w:t>c</w:t>
            </w:r>
            <w:r w:rsidRPr="00AB049F">
              <w:rPr>
                <w:rFonts w:ascii="Roboto Condensed" w:eastAsia="Calibri" w:hAnsi="Roboto Condensed" w:cs="Calibri"/>
                <w:spacing w:val="1"/>
                <w:position w:val="1"/>
                <w:sz w:val="20"/>
              </w:rPr>
              <w:t>o</w:t>
            </w:r>
            <w:r w:rsidRPr="00AB049F">
              <w:rPr>
                <w:rFonts w:ascii="Roboto Condensed" w:eastAsia="Calibri" w:hAnsi="Roboto Condensed" w:cs="Calibri"/>
                <w:spacing w:val="-1"/>
                <w:position w:val="1"/>
                <w:sz w:val="20"/>
              </w:rPr>
              <w:t>u</w:t>
            </w:r>
            <w:r w:rsidRPr="00AB049F">
              <w:rPr>
                <w:rFonts w:ascii="Roboto Condensed" w:eastAsia="Calibri" w:hAnsi="Roboto Condensed" w:cs="Calibri"/>
                <w:spacing w:val="-3"/>
                <w:position w:val="1"/>
                <w:sz w:val="20"/>
              </w:rPr>
              <w:t>r</w:t>
            </w:r>
            <w:r w:rsidRPr="00AB049F">
              <w:rPr>
                <w:rFonts w:ascii="Roboto Condensed" w:eastAsia="Calibri" w:hAnsi="Roboto Condensed" w:cs="Calibri"/>
                <w:position w:val="1"/>
                <w:sz w:val="20"/>
              </w:rPr>
              <w:t>s, les</w:t>
            </w:r>
            <w:r w:rsidRPr="00AB049F">
              <w:rPr>
                <w:rFonts w:ascii="Roboto Condensed" w:eastAsia="Calibri" w:hAnsi="Roboto Condensed" w:cs="Calibri"/>
                <w:spacing w:val="-1"/>
                <w:position w:val="1"/>
                <w:sz w:val="20"/>
              </w:rPr>
              <w:t xml:space="preserve"> </w:t>
            </w:r>
            <w:r w:rsidRPr="00AB049F">
              <w:rPr>
                <w:rFonts w:ascii="Roboto Condensed" w:eastAsia="Calibri" w:hAnsi="Roboto Condensed" w:cs="Calibri"/>
                <w:spacing w:val="1"/>
                <w:position w:val="1"/>
                <w:sz w:val="20"/>
              </w:rPr>
              <w:t>é</w:t>
            </w:r>
            <w:r w:rsidRPr="00AB049F">
              <w:rPr>
                <w:rFonts w:ascii="Roboto Condensed" w:eastAsia="Calibri" w:hAnsi="Roboto Condensed" w:cs="Calibri"/>
                <w:position w:val="1"/>
                <w:sz w:val="20"/>
              </w:rPr>
              <w:t>tu</w:t>
            </w:r>
            <w:r w:rsidRPr="00AB049F">
              <w:rPr>
                <w:rFonts w:ascii="Roboto Condensed" w:eastAsia="Calibri" w:hAnsi="Roboto Condensed" w:cs="Calibri"/>
                <w:spacing w:val="-1"/>
                <w:position w:val="1"/>
                <w:sz w:val="20"/>
              </w:rPr>
              <w:t>d</w:t>
            </w:r>
            <w:r w:rsidRPr="00AB049F">
              <w:rPr>
                <w:rFonts w:ascii="Roboto Condensed" w:eastAsia="Calibri" w:hAnsi="Roboto Condensed" w:cs="Calibri"/>
                <w:position w:val="1"/>
                <w:sz w:val="20"/>
              </w:rPr>
              <w:t>i</w:t>
            </w:r>
            <w:r w:rsidRPr="00AB049F">
              <w:rPr>
                <w:rFonts w:ascii="Roboto Condensed" w:eastAsia="Calibri" w:hAnsi="Roboto Condensed" w:cs="Calibri"/>
                <w:spacing w:val="-3"/>
                <w:position w:val="1"/>
                <w:sz w:val="20"/>
              </w:rPr>
              <w:t>a</w:t>
            </w:r>
            <w:r w:rsidRPr="00AB049F">
              <w:rPr>
                <w:rFonts w:ascii="Roboto Condensed" w:eastAsia="Calibri" w:hAnsi="Roboto Condensed" w:cs="Calibri"/>
                <w:spacing w:val="-1"/>
                <w:position w:val="1"/>
                <w:sz w:val="20"/>
              </w:rPr>
              <w:t>n</w:t>
            </w:r>
            <w:r w:rsidRPr="00AB049F">
              <w:rPr>
                <w:rFonts w:ascii="Roboto Condensed" w:eastAsia="Calibri" w:hAnsi="Roboto Condensed" w:cs="Calibri"/>
                <w:position w:val="1"/>
                <w:sz w:val="20"/>
              </w:rPr>
              <w:t>ts</w:t>
            </w:r>
            <w:r w:rsidRPr="00AB049F">
              <w:rPr>
                <w:rFonts w:ascii="Roboto Condensed" w:eastAsia="Calibri" w:hAnsi="Roboto Condensed" w:cs="Calibri"/>
                <w:spacing w:val="1"/>
                <w:position w:val="1"/>
                <w:sz w:val="20"/>
              </w:rPr>
              <w:t xml:space="preserve"> </w:t>
            </w:r>
            <w:r w:rsidRPr="00AB049F">
              <w:rPr>
                <w:rFonts w:ascii="Roboto Condensed" w:eastAsia="Calibri" w:hAnsi="Roboto Condensed" w:cs="Calibri"/>
                <w:position w:val="1"/>
                <w:sz w:val="20"/>
              </w:rPr>
              <w:t>se</w:t>
            </w:r>
            <w:r w:rsidRPr="00AB049F">
              <w:rPr>
                <w:rFonts w:ascii="Roboto Condensed" w:eastAsia="Calibri" w:hAnsi="Roboto Condensed" w:cs="Calibri"/>
                <w:spacing w:val="-2"/>
                <w:position w:val="1"/>
                <w:sz w:val="20"/>
              </w:rPr>
              <w:t>r</w:t>
            </w:r>
            <w:r w:rsidRPr="00AB049F">
              <w:rPr>
                <w:rFonts w:ascii="Roboto Condensed" w:eastAsia="Calibri" w:hAnsi="Roboto Condensed" w:cs="Calibri"/>
                <w:spacing w:val="1"/>
                <w:position w:val="1"/>
                <w:sz w:val="20"/>
              </w:rPr>
              <w:t>o</w:t>
            </w:r>
            <w:r w:rsidRPr="00AB049F">
              <w:rPr>
                <w:rFonts w:ascii="Roboto Condensed" w:eastAsia="Calibri" w:hAnsi="Roboto Condensed" w:cs="Calibri"/>
                <w:spacing w:val="-1"/>
                <w:position w:val="1"/>
                <w:sz w:val="20"/>
              </w:rPr>
              <w:t>n</w:t>
            </w:r>
            <w:r w:rsidRPr="00AB049F">
              <w:rPr>
                <w:rFonts w:ascii="Roboto Condensed" w:eastAsia="Calibri" w:hAnsi="Roboto Condensed" w:cs="Calibri"/>
                <w:position w:val="1"/>
                <w:sz w:val="20"/>
              </w:rPr>
              <w:t>t</w:t>
            </w:r>
            <w:r w:rsidRPr="00AB049F">
              <w:rPr>
                <w:rFonts w:ascii="Roboto Condensed" w:eastAsia="Calibri" w:hAnsi="Roboto Condensed" w:cs="Calibri"/>
                <w:spacing w:val="1"/>
                <w:position w:val="1"/>
                <w:sz w:val="20"/>
              </w:rPr>
              <w:t xml:space="preserve"> </w:t>
            </w:r>
            <w:r w:rsidRPr="00AB049F">
              <w:rPr>
                <w:rFonts w:ascii="Roboto Condensed" w:eastAsia="Calibri" w:hAnsi="Roboto Condensed" w:cs="Calibri"/>
                <w:spacing w:val="-2"/>
                <w:position w:val="1"/>
                <w:sz w:val="20"/>
              </w:rPr>
              <w:t>c</w:t>
            </w:r>
            <w:r w:rsidRPr="00AB049F">
              <w:rPr>
                <w:rFonts w:ascii="Roboto Condensed" w:eastAsia="Calibri" w:hAnsi="Roboto Condensed" w:cs="Calibri"/>
                <w:position w:val="1"/>
                <w:sz w:val="20"/>
              </w:rPr>
              <w:t>a</w:t>
            </w:r>
            <w:r w:rsidRPr="00AB049F">
              <w:rPr>
                <w:rFonts w:ascii="Roboto Condensed" w:eastAsia="Calibri" w:hAnsi="Roboto Condensed" w:cs="Calibri"/>
                <w:spacing w:val="-1"/>
                <w:position w:val="1"/>
                <w:sz w:val="20"/>
              </w:rPr>
              <w:t>p</w:t>
            </w:r>
            <w:r w:rsidRPr="00AB049F">
              <w:rPr>
                <w:rFonts w:ascii="Roboto Condensed" w:eastAsia="Calibri" w:hAnsi="Roboto Condensed" w:cs="Calibri"/>
                <w:position w:val="1"/>
                <w:sz w:val="20"/>
              </w:rPr>
              <w:t>a</w:t>
            </w:r>
            <w:r w:rsidRPr="00AB049F">
              <w:rPr>
                <w:rFonts w:ascii="Roboto Condensed" w:eastAsia="Calibri" w:hAnsi="Roboto Condensed" w:cs="Calibri"/>
                <w:spacing w:val="-1"/>
                <w:position w:val="1"/>
                <w:sz w:val="20"/>
              </w:rPr>
              <w:t>b</w:t>
            </w:r>
            <w:r w:rsidRPr="00AB049F">
              <w:rPr>
                <w:rFonts w:ascii="Roboto Condensed" w:eastAsia="Calibri" w:hAnsi="Roboto Condensed" w:cs="Calibri"/>
                <w:position w:val="1"/>
                <w:sz w:val="20"/>
              </w:rPr>
              <w:t>les de :</w:t>
            </w:r>
          </w:p>
          <w:p w14:paraId="06999D46" w14:textId="77777777" w:rsidR="00730EA4" w:rsidRPr="00AB049F" w:rsidRDefault="00730EA4" w:rsidP="00730EA4">
            <w:pPr>
              <w:tabs>
                <w:tab w:val="left" w:pos="820"/>
              </w:tabs>
              <w:spacing w:after="0" w:line="240" w:lineRule="auto"/>
              <w:ind w:left="460" w:right="113"/>
              <w:rPr>
                <w:rFonts w:ascii="Roboto Condensed" w:eastAsia="Calibri" w:hAnsi="Roboto Condensed" w:cs="Calibri"/>
                <w:sz w:val="20"/>
              </w:rPr>
            </w:pPr>
            <w:r w:rsidRPr="00AB049F">
              <w:rPr>
                <w:rFonts w:ascii="Roboto Condensed" w:eastAsia="Calibri" w:hAnsi="Roboto Condensed" w:cs="Calibri"/>
                <w:sz w:val="20"/>
              </w:rPr>
              <w:t>-</w:t>
            </w:r>
            <w:r w:rsidRPr="00AB049F">
              <w:rPr>
                <w:rFonts w:ascii="Roboto Condensed" w:eastAsia="Calibri" w:hAnsi="Roboto Condensed" w:cs="Calibri"/>
                <w:sz w:val="20"/>
              </w:rPr>
              <w:tab/>
              <w:t>Comprendre et anticiper les tendances du monde du numérique de demain</w:t>
            </w:r>
          </w:p>
          <w:p w14:paraId="4E333C3A" w14:textId="77777777" w:rsidR="00730EA4" w:rsidRPr="00AB049F" w:rsidRDefault="00730EA4" w:rsidP="00730EA4">
            <w:pPr>
              <w:tabs>
                <w:tab w:val="left" w:pos="820"/>
              </w:tabs>
              <w:spacing w:after="0" w:line="240" w:lineRule="auto"/>
              <w:ind w:left="820" w:right="113" w:hanging="360"/>
              <w:rPr>
                <w:rFonts w:ascii="Roboto Condensed" w:eastAsia="Calibri" w:hAnsi="Roboto Condensed" w:cs="Calibri"/>
                <w:spacing w:val="1"/>
                <w:sz w:val="20"/>
              </w:rPr>
            </w:pPr>
            <w:r w:rsidRPr="00AB049F">
              <w:rPr>
                <w:rFonts w:ascii="Roboto Condensed" w:eastAsia="Calibri" w:hAnsi="Roboto Condensed" w:cs="Calibri"/>
                <w:sz w:val="20"/>
              </w:rPr>
              <w:t>-</w:t>
            </w:r>
            <w:r w:rsidRPr="00AB049F">
              <w:rPr>
                <w:rFonts w:ascii="Roboto Condensed" w:eastAsia="Calibri" w:hAnsi="Roboto Condensed" w:cs="Calibri"/>
                <w:sz w:val="20"/>
              </w:rPr>
              <w:tab/>
            </w:r>
            <w:r w:rsidRPr="00AB049F">
              <w:rPr>
                <w:rFonts w:ascii="Roboto Condensed" w:eastAsia="Calibri" w:hAnsi="Roboto Condensed" w:cs="Calibri"/>
                <w:spacing w:val="1"/>
                <w:sz w:val="20"/>
              </w:rPr>
              <w:t>M</w:t>
            </w:r>
            <w:r w:rsidRPr="00AB049F">
              <w:rPr>
                <w:rFonts w:ascii="Roboto Condensed" w:eastAsia="Calibri" w:hAnsi="Roboto Condensed" w:cs="Calibri"/>
                <w:sz w:val="20"/>
              </w:rPr>
              <w:t>aitr</w:t>
            </w:r>
            <w:r w:rsidRPr="00AB049F">
              <w:rPr>
                <w:rFonts w:ascii="Roboto Condensed" w:eastAsia="Calibri" w:hAnsi="Roboto Condensed" w:cs="Calibri"/>
                <w:spacing w:val="-1"/>
                <w:sz w:val="20"/>
              </w:rPr>
              <w:t>i</w:t>
            </w:r>
            <w:r w:rsidRPr="00AB049F">
              <w:rPr>
                <w:rFonts w:ascii="Roboto Condensed" w:eastAsia="Calibri" w:hAnsi="Roboto Condensed" w:cs="Calibri"/>
                <w:sz w:val="20"/>
              </w:rPr>
              <w:t>s</w:t>
            </w:r>
            <w:r w:rsidRPr="00AB049F">
              <w:rPr>
                <w:rFonts w:ascii="Roboto Condensed" w:eastAsia="Calibri" w:hAnsi="Roboto Condensed" w:cs="Calibri"/>
                <w:spacing w:val="-2"/>
                <w:sz w:val="20"/>
              </w:rPr>
              <w:t>e</w:t>
            </w:r>
            <w:r w:rsidRPr="00AB049F">
              <w:rPr>
                <w:rFonts w:ascii="Roboto Condensed" w:eastAsia="Calibri" w:hAnsi="Roboto Condensed" w:cs="Calibri"/>
                <w:sz w:val="20"/>
              </w:rPr>
              <w:t xml:space="preserve">r les </w:t>
            </w:r>
            <w:r w:rsidRPr="00AB049F">
              <w:rPr>
                <w:rFonts w:ascii="Roboto Condensed" w:eastAsia="Calibri" w:hAnsi="Roboto Condensed" w:cs="Calibri"/>
                <w:spacing w:val="-1"/>
                <w:sz w:val="20"/>
              </w:rPr>
              <w:t>m</w:t>
            </w:r>
            <w:r w:rsidRPr="00AB049F">
              <w:rPr>
                <w:rFonts w:ascii="Roboto Condensed" w:eastAsia="Calibri" w:hAnsi="Roboto Condensed" w:cs="Calibri"/>
                <w:sz w:val="20"/>
              </w:rPr>
              <w:t>é</w:t>
            </w:r>
            <w:r w:rsidRPr="00AB049F">
              <w:rPr>
                <w:rFonts w:ascii="Roboto Condensed" w:eastAsia="Calibri" w:hAnsi="Roboto Condensed" w:cs="Calibri"/>
                <w:spacing w:val="1"/>
                <w:sz w:val="20"/>
              </w:rPr>
              <w:t>t</w:t>
            </w:r>
            <w:r w:rsidRPr="00AB049F">
              <w:rPr>
                <w:rFonts w:ascii="Roboto Condensed" w:eastAsia="Calibri" w:hAnsi="Roboto Condensed" w:cs="Calibri"/>
                <w:spacing w:val="-1"/>
                <w:sz w:val="20"/>
              </w:rPr>
              <w:t>h</w:t>
            </w:r>
            <w:r w:rsidRPr="00AB049F">
              <w:rPr>
                <w:rFonts w:ascii="Roboto Condensed" w:eastAsia="Calibri" w:hAnsi="Roboto Condensed" w:cs="Calibri"/>
                <w:spacing w:val="1"/>
                <w:sz w:val="20"/>
              </w:rPr>
              <w:t>o</w:t>
            </w:r>
            <w:r w:rsidRPr="00AB049F">
              <w:rPr>
                <w:rFonts w:ascii="Roboto Condensed" w:eastAsia="Calibri" w:hAnsi="Roboto Condensed" w:cs="Calibri"/>
                <w:spacing w:val="-3"/>
                <w:sz w:val="20"/>
              </w:rPr>
              <w:t>d</w:t>
            </w:r>
            <w:r w:rsidRPr="00AB049F">
              <w:rPr>
                <w:rFonts w:ascii="Roboto Condensed" w:eastAsia="Calibri" w:hAnsi="Roboto Condensed" w:cs="Calibri"/>
                <w:sz w:val="20"/>
              </w:rPr>
              <w:t>es</w:t>
            </w:r>
            <w:r w:rsidRPr="00AB049F">
              <w:rPr>
                <w:rFonts w:ascii="Roboto Condensed" w:eastAsia="Calibri" w:hAnsi="Roboto Condensed" w:cs="Calibri"/>
                <w:spacing w:val="23"/>
                <w:sz w:val="20"/>
              </w:rPr>
              <w:t xml:space="preserve"> </w:t>
            </w:r>
            <w:r w:rsidRPr="00AB049F">
              <w:rPr>
                <w:rFonts w:ascii="Roboto Condensed" w:eastAsia="Calibri" w:hAnsi="Roboto Condensed" w:cs="Calibri"/>
                <w:spacing w:val="-2"/>
                <w:sz w:val="20"/>
              </w:rPr>
              <w:t>e</w:t>
            </w:r>
            <w:r w:rsidRPr="00AB049F">
              <w:rPr>
                <w:rFonts w:ascii="Roboto Condensed" w:eastAsia="Calibri" w:hAnsi="Roboto Condensed" w:cs="Calibri"/>
                <w:sz w:val="20"/>
              </w:rPr>
              <w:t>t</w:t>
            </w:r>
            <w:r w:rsidRPr="00AB049F">
              <w:rPr>
                <w:rFonts w:ascii="Roboto Condensed" w:eastAsia="Calibri" w:hAnsi="Roboto Condensed" w:cs="Calibri"/>
                <w:spacing w:val="23"/>
                <w:sz w:val="20"/>
              </w:rPr>
              <w:t xml:space="preserve"> </w:t>
            </w:r>
            <w:r w:rsidRPr="00AB049F">
              <w:rPr>
                <w:rFonts w:ascii="Roboto Condensed" w:eastAsia="Calibri" w:hAnsi="Roboto Condensed" w:cs="Calibri"/>
                <w:spacing w:val="1"/>
                <w:sz w:val="20"/>
              </w:rPr>
              <w:t>o</w:t>
            </w:r>
            <w:r w:rsidRPr="00AB049F">
              <w:rPr>
                <w:rFonts w:ascii="Roboto Condensed" w:eastAsia="Calibri" w:hAnsi="Roboto Condensed" w:cs="Calibri"/>
                <w:spacing w:val="-1"/>
                <w:sz w:val="20"/>
              </w:rPr>
              <w:t>u</w:t>
            </w:r>
            <w:r w:rsidRPr="00AB049F">
              <w:rPr>
                <w:rFonts w:ascii="Roboto Condensed" w:eastAsia="Calibri" w:hAnsi="Roboto Condensed" w:cs="Calibri"/>
                <w:sz w:val="20"/>
              </w:rPr>
              <w:t>tils</w:t>
            </w:r>
            <w:r w:rsidRPr="00AB049F">
              <w:rPr>
                <w:rFonts w:ascii="Roboto Condensed" w:eastAsia="Calibri" w:hAnsi="Roboto Condensed" w:cs="Calibri"/>
                <w:spacing w:val="22"/>
                <w:sz w:val="20"/>
              </w:rPr>
              <w:t xml:space="preserve"> </w:t>
            </w:r>
            <w:r w:rsidRPr="00AB049F">
              <w:rPr>
                <w:rFonts w:ascii="Roboto Condensed" w:eastAsia="Calibri" w:hAnsi="Roboto Condensed" w:cs="Calibri"/>
                <w:spacing w:val="-1"/>
                <w:sz w:val="20"/>
              </w:rPr>
              <w:t>pour analyser et prendre en compte la complexité des expériences utilisateurs</w:t>
            </w:r>
            <w:r w:rsidRPr="00AB049F">
              <w:rPr>
                <w:rFonts w:ascii="Roboto Condensed" w:eastAsia="Calibri" w:hAnsi="Roboto Condensed" w:cs="Calibri"/>
                <w:spacing w:val="1"/>
                <w:sz w:val="20"/>
              </w:rPr>
              <w:t xml:space="preserve"> </w:t>
            </w:r>
          </w:p>
          <w:p w14:paraId="1E9A66F2" w14:textId="77777777" w:rsidR="00730EA4" w:rsidRPr="00AB049F" w:rsidRDefault="00730EA4" w:rsidP="00730EA4">
            <w:pPr>
              <w:tabs>
                <w:tab w:val="left" w:pos="820"/>
              </w:tabs>
              <w:spacing w:after="0" w:line="240" w:lineRule="auto"/>
              <w:ind w:left="820" w:right="113" w:hanging="360"/>
              <w:rPr>
                <w:rFonts w:ascii="Roboto Condensed" w:eastAsia="Calibri" w:hAnsi="Roboto Condensed" w:cs="Calibri"/>
                <w:spacing w:val="1"/>
                <w:sz w:val="20"/>
              </w:rPr>
            </w:pPr>
            <w:r w:rsidRPr="00AB049F">
              <w:rPr>
                <w:rFonts w:ascii="Roboto Condensed" w:eastAsia="Calibri" w:hAnsi="Roboto Condensed" w:cs="Calibri"/>
                <w:sz w:val="20"/>
              </w:rPr>
              <w:t>-</w:t>
            </w:r>
            <w:r w:rsidRPr="00AB049F">
              <w:rPr>
                <w:rFonts w:ascii="Roboto Condensed" w:eastAsia="Calibri" w:hAnsi="Roboto Condensed" w:cs="Calibri"/>
                <w:sz w:val="20"/>
              </w:rPr>
              <w:tab/>
            </w:r>
            <w:r w:rsidRPr="00AB049F">
              <w:rPr>
                <w:rFonts w:ascii="Roboto Condensed" w:eastAsia="Calibri" w:hAnsi="Roboto Condensed" w:cs="Calibri"/>
                <w:spacing w:val="1"/>
                <w:sz w:val="20"/>
              </w:rPr>
              <w:t xml:space="preserve">Maitriser les méthodes de création de POC pour le numérique </w:t>
            </w:r>
          </w:p>
          <w:p w14:paraId="246C1EA5" w14:textId="77777777" w:rsidR="00730EA4" w:rsidRPr="00AB049F" w:rsidRDefault="00730EA4" w:rsidP="00005323">
            <w:pPr>
              <w:pStyle w:val="Paragraphedeliste"/>
              <w:numPr>
                <w:ilvl w:val="0"/>
                <w:numId w:val="23"/>
              </w:numPr>
              <w:tabs>
                <w:tab w:val="left" w:pos="820"/>
              </w:tabs>
              <w:suppressAutoHyphens w:val="0"/>
              <w:spacing w:after="0" w:line="240" w:lineRule="auto"/>
              <w:ind w:right="113"/>
              <w:rPr>
                <w:rFonts w:ascii="Roboto Condensed" w:hAnsi="Roboto Condensed" w:cs="Calibri"/>
                <w:sz w:val="20"/>
              </w:rPr>
            </w:pPr>
            <w:r w:rsidRPr="00AB049F">
              <w:rPr>
                <w:rFonts w:ascii="Roboto Condensed" w:hAnsi="Roboto Condensed" w:cs="Calibri"/>
                <w:sz w:val="20"/>
              </w:rPr>
              <w:t>Maitriser les méthodes et outils utilisés dans les entreprises du numériques (start-ups, services IT des grands groupes)</w:t>
            </w:r>
          </w:p>
          <w:p w14:paraId="62E0536A" w14:textId="77777777" w:rsidR="00730EA4" w:rsidRPr="00AB049F" w:rsidRDefault="00730EA4" w:rsidP="00005323">
            <w:pPr>
              <w:pStyle w:val="Paragraphedeliste"/>
              <w:numPr>
                <w:ilvl w:val="0"/>
                <w:numId w:val="23"/>
              </w:numPr>
              <w:tabs>
                <w:tab w:val="left" w:pos="820"/>
              </w:tabs>
              <w:suppressAutoHyphens w:val="0"/>
              <w:spacing w:after="0" w:line="240" w:lineRule="auto"/>
              <w:ind w:right="113"/>
              <w:rPr>
                <w:rFonts w:ascii="Roboto Condensed" w:hAnsi="Roboto Condensed" w:cs="Calibri"/>
                <w:sz w:val="20"/>
              </w:rPr>
            </w:pPr>
            <w:r w:rsidRPr="00AB049F">
              <w:rPr>
                <w:rFonts w:ascii="Roboto Condensed" w:hAnsi="Roboto Condensed" w:cs="Calibri"/>
                <w:sz w:val="20"/>
              </w:rPr>
              <w:t>Comprendre et maitriser les algorithmes utilisés par les influenceurs en innovation</w:t>
            </w:r>
          </w:p>
        </w:tc>
      </w:tr>
      <w:tr w:rsidR="00730EA4" w14:paraId="32191DB2" w14:textId="77777777" w:rsidTr="001161BE">
        <w:trPr>
          <w:trHeight w:hRule="exact" w:val="2118"/>
        </w:trPr>
        <w:tc>
          <w:tcPr>
            <w:tcW w:w="2518" w:type="dxa"/>
            <w:gridSpan w:val="2"/>
            <w:shd w:val="clear" w:color="auto" w:fill="282D46"/>
            <w:vAlign w:val="center"/>
          </w:tcPr>
          <w:p w14:paraId="69610AE2" w14:textId="635A81EF" w:rsidR="00730EA4" w:rsidRPr="001161BE" w:rsidRDefault="001161BE" w:rsidP="001161BE">
            <w:pPr>
              <w:spacing w:after="0" w:line="240" w:lineRule="auto"/>
              <w:ind w:left="96" w:right="-23"/>
              <w:rPr>
                <w:rFonts w:ascii="Roboto Condensed" w:hAnsi="Roboto Condensed"/>
                <w:b/>
                <w:color w:val="FFFFFF" w:themeColor="background1"/>
              </w:rPr>
            </w:pPr>
            <w:r w:rsidRPr="00EF7FB1">
              <w:rPr>
                <w:rFonts w:ascii="Roboto Condensed" w:eastAsia="Calibri" w:hAnsi="Roboto Condensed" w:cs="Calibri"/>
                <w:b/>
                <w:bCs/>
                <w:color w:val="FFFFFF" w:themeColor="background1"/>
                <w:spacing w:val="1"/>
                <w:position w:val="1"/>
              </w:rPr>
              <w:t>C</w:t>
            </w:r>
            <w:r w:rsidRPr="00EF7FB1">
              <w:rPr>
                <w:rFonts w:ascii="Roboto Condensed" w:eastAsia="Calibri" w:hAnsi="Roboto Condensed" w:cs="Calibri"/>
                <w:b/>
                <w:bCs/>
                <w:color w:val="FFFFFF" w:themeColor="background1"/>
                <w:spacing w:val="-1"/>
                <w:position w:val="1"/>
              </w:rPr>
              <w:t>on</w:t>
            </w:r>
            <w:r w:rsidRPr="00EF7FB1">
              <w:rPr>
                <w:rFonts w:ascii="Roboto Condensed" w:eastAsia="Calibri" w:hAnsi="Roboto Condensed" w:cs="Calibri"/>
                <w:b/>
                <w:bCs/>
                <w:color w:val="FFFFFF" w:themeColor="background1"/>
                <w:position w:val="1"/>
              </w:rPr>
              <w:t>t</w:t>
            </w:r>
            <w:r w:rsidRPr="00EF7FB1">
              <w:rPr>
                <w:rFonts w:ascii="Roboto Condensed" w:eastAsia="Calibri" w:hAnsi="Roboto Condensed" w:cs="Calibri"/>
                <w:b/>
                <w:bCs/>
                <w:color w:val="FFFFFF" w:themeColor="background1"/>
                <w:spacing w:val="1"/>
                <w:position w:val="1"/>
              </w:rPr>
              <w:t>ri</w:t>
            </w:r>
            <w:r w:rsidRPr="00EF7FB1">
              <w:rPr>
                <w:rFonts w:ascii="Roboto Condensed" w:eastAsia="Calibri" w:hAnsi="Roboto Condensed" w:cs="Calibri"/>
                <w:b/>
                <w:bCs/>
                <w:color w:val="FFFFFF" w:themeColor="background1"/>
                <w:spacing w:val="-1"/>
                <w:position w:val="1"/>
              </w:rPr>
              <w:t>bu</w:t>
            </w:r>
            <w:r w:rsidRPr="00EF7FB1">
              <w:rPr>
                <w:rFonts w:ascii="Roboto Condensed" w:eastAsia="Calibri" w:hAnsi="Roboto Condensed" w:cs="Calibri"/>
                <w:b/>
                <w:bCs/>
                <w:color w:val="FFFFFF" w:themeColor="background1"/>
                <w:position w:val="1"/>
              </w:rPr>
              <w:t>t</w:t>
            </w:r>
            <w:r w:rsidRPr="00EF7FB1">
              <w:rPr>
                <w:rFonts w:ascii="Roboto Condensed" w:eastAsia="Calibri" w:hAnsi="Roboto Condensed" w:cs="Calibri"/>
                <w:b/>
                <w:bCs/>
                <w:color w:val="FFFFFF" w:themeColor="background1"/>
                <w:spacing w:val="1"/>
                <w:position w:val="1"/>
              </w:rPr>
              <w:t>i</w:t>
            </w:r>
            <w:r w:rsidRPr="00EF7FB1">
              <w:rPr>
                <w:rFonts w:ascii="Roboto Condensed" w:eastAsia="Calibri" w:hAnsi="Roboto Condensed" w:cs="Calibri"/>
                <w:b/>
                <w:bCs/>
                <w:color w:val="FFFFFF" w:themeColor="background1"/>
                <w:spacing w:val="-1"/>
                <w:position w:val="1"/>
              </w:rPr>
              <w:t>o</w:t>
            </w:r>
            <w:r w:rsidRPr="00EF7FB1">
              <w:rPr>
                <w:rFonts w:ascii="Roboto Condensed" w:eastAsia="Calibri" w:hAnsi="Roboto Condensed" w:cs="Calibri"/>
                <w:b/>
                <w:bCs/>
                <w:color w:val="FFFFFF" w:themeColor="background1"/>
                <w:position w:val="1"/>
              </w:rPr>
              <w:t>n</w:t>
            </w:r>
            <w:r w:rsidRPr="00EF7FB1">
              <w:rPr>
                <w:rFonts w:ascii="Roboto Condensed" w:eastAsia="Calibri" w:hAnsi="Roboto Condensed" w:cs="Calibri"/>
                <w:b/>
                <w:bCs/>
                <w:color w:val="FFFFFF" w:themeColor="background1"/>
                <w:spacing w:val="-1"/>
                <w:position w:val="1"/>
              </w:rPr>
              <w:t xml:space="preserve"> </w:t>
            </w:r>
            <w:r w:rsidRPr="00EF7FB1">
              <w:rPr>
                <w:rFonts w:ascii="Roboto Condensed" w:eastAsia="Calibri" w:hAnsi="Roboto Condensed" w:cs="Calibri"/>
                <w:b/>
                <w:bCs/>
                <w:color w:val="FFFFFF" w:themeColor="background1"/>
                <w:position w:val="1"/>
              </w:rPr>
              <w:t xml:space="preserve">au </w:t>
            </w:r>
            <w:r w:rsidRPr="00EF7FB1">
              <w:rPr>
                <w:rFonts w:ascii="Roboto Condensed" w:eastAsia="Calibri" w:hAnsi="Roboto Condensed" w:cs="Calibri"/>
                <w:b/>
                <w:bCs/>
                <w:color w:val="FFFFFF" w:themeColor="background1"/>
                <w:spacing w:val="1"/>
              </w:rPr>
              <w:t>r</w:t>
            </w:r>
            <w:r w:rsidRPr="00EF7FB1">
              <w:rPr>
                <w:rFonts w:ascii="Roboto Condensed" w:eastAsia="Calibri" w:hAnsi="Roboto Condensed" w:cs="Calibri"/>
                <w:b/>
                <w:bCs/>
                <w:color w:val="FFFFFF" w:themeColor="background1"/>
                <w:spacing w:val="-1"/>
              </w:rPr>
              <w:t>é</w:t>
            </w:r>
            <w:r w:rsidRPr="00EF7FB1">
              <w:rPr>
                <w:rFonts w:ascii="Roboto Condensed" w:eastAsia="Calibri" w:hAnsi="Roboto Condensed" w:cs="Calibri"/>
                <w:b/>
                <w:bCs/>
                <w:color w:val="FFFFFF" w:themeColor="background1"/>
              </w:rPr>
              <w:t>f</w:t>
            </w:r>
            <w:r w:rsidRPr="00EF7FB1">
              <w:rPr>
                <w:rFonts w:ascii="Roboto Condensed" w:eastAsia="Calibri" w:hAnsi="Roboto Condensed" w:cs="Calibri"/>
                <w:b/>
                <w:bCs/>
                <w:color w:val="FFFFFF" w:themeColor="background1"/>
                <w:spacing w:val="-1"/>
              </w:rPr>
              <w:t>é</w:t>
            </w:r>
            <w:r w:rsidRPr="00EF7FB1">
              <w:rPr>
                <w:rFonts w:ascii="Roboto Condensed" w:eastAsia="Calibri" w:hAnsi="Roboto Condensed" w:cs="Calibri"/>
                <w:b/>
                <w:bCs/>
                <w:color w:val="FFFFFF" w:themeColor="background1"/>
                <w:spacing w:val="1"/>
              </w:rPr>
              <w:t>r</w:t>
            </w:r>
            <w:r w:rsidRPr="00EF7FB1">
              <w:rPr>
                <w:rFonts w:ascii="Roboto Condensed" w:eastAsia="Calibri" w:hAnsi="Roboto Condensed" w:cs="Calibri"/>
                <w:b/>
                <w:bCs/>
                <w:color w:val="FFFFFF" w:themeColor="background1"/>
                <w:spacing w:val="-1"/>
              </w:rPr>
              <w:t>en</w:t>
            </w:r>
            <w:r w:rsidRPr="00EF7FB1">
              <w:rPr>
                <w:rFonts w:ascii="Roboto Condensed" w:eastAsia="Calibri" w:hAnsi="Roboto Condensed" w:cs="Calibri"/>
                <w:b/>
                <w:bCs/>
                <w:color w:val="FFFFFF" w:themeColor="background1"/>
              </w:rPr>
              <w:t>t</w:t>
            </w:r>
            <w:r w:rsidRPr="00EF7FB1">
              <w:rPr>
                <w:rFonts w:ascii="Roboto Condensed" w:eastAsia="Calibri" w:hAnsi="Roboto Condensed" w:cs="Calibri"/>
                <w:b/>
                <w:bCs/>
                <w:color w:val="FFFFFF" w:themeColor="background1"/>
                <w:spacing w:val="1"/>
              </w:rPr>
              <w:t>i</w:t>
            </w:r>
            <w:r w:rsidRPr="00EF7FB1">
              <w:rPr>
                <w:rFonts w:ascii="Roboto Condensed" w:eastAsia="Calibri" w:hAnsi="Roboto Condensed" w:cs="Calibri"/>
                <w:b/>
                <w:bCs/>
                <w:color w:val="FFFFFF" w:themeColor="background1"/>
                <w:spacing w:val="-1"/>
              </w:rPr>
              <w:t>e</w:t>
            </w:r>
            <w:r w:rsidRPr="00EF7FB1">
              <w:rPr>
                <w:rFonts w:ascii="Roboto Condensed" w:eastAsia="Calibri" w:hAnsi="Roboto Condensed" w:cs="Calibri"/>
                <w:b/>
                <w:bCs/>
                <w:color w:val="FFFFFF" w:themeColor="background1"/>
              </w:rPr>
              <w:t>l</w:t>
            </w:r>
            <w:r w:rsidRPr="00EF7FB1">
              <w:rPr>
                <w:rFonts w:ascii="Roboto Condensed" w:eastAsia="Calibri" w:hAnsi="Roboto Condensed" w:cs="Calibri"/>
                <w:b/>
                <w:bCs/>
                <w:color w:val="FFFFFF" w:themeColor="background1"/>
                <w:spacing w:val="-1"/>
              </w:rPr>
              <w:t xml:space="preserve"> </w:t>
            </w:r>
            <w:r w:rsidRPr="00EF7FB1">
              <w:rPr>
                <w:rFonts w:ascii="Roboto Condensed" w:eastAsia="Calibri" w:hAnsi="Roboto Condensed" w:cs="Calibri"/>
                <w:b/>
                <w:bCs/>
                <w:color w:val="FFFFFF" w:themeColor="background1"/>
              </w:rPr>
              <w:t>Em</w:t>
            </w:r>
            <w:r w:rsidRPr="00EF7FB1">
              <w:rPr>
                <w:rFonts w:ascii="Roboto Condensed" w:eastAsia="Calibri" w:hAnsi="Roboto Condensed" w:cs="Calibri"/>
                <w:b/>
                <w:bCs/>
                <w:color w:val="FFFFFF" w:themeColor="background1"/>
                <w:spacing w:val="-1"/>
              </w:rPr>
              <w:t>p</w:t>
            </w:r>
            <w:r w:rsidRPr="00EF7FB1">
              <w:rPr>
                <w:rFonts w:ascii="Roboto Condensed" w:eastAsia="Calibri" w:hAnsi="Roboto Condensed" w:cs="Calibri"/>
                <w:b/>
                <w:bCs/>
                <w:color w:val="FFFFFF" w:themeColor="background1"/>
                <w:spacing w:val="1"/>
              </w:rPr>
              <w:t>l</w:t>
            </w:r>
            <w:r w:rsidRPr="00EF7FB1">
              <w:rPr>
                <w:rFonts w:ascii="Roboto Condensed" w:eastAsia="Calibri" w:hAnsi="Roboto Condensed" w:cs="Calibri"/>
                <w:b/>
                <w:bCs/>
                <w:color w:val="FFFFFF" w:themeColor="background1"/>
                <w:spacing w:val="-3"/>
              </w:rPr>
              <w:t>o</w:t>
            </w:r>
            <w:r w:rsidRPr="00EF7FB1">
              <w:rPr>
                <w:rFonts w:ascii="Roboto Condensed" w:eastAsia="Calibri" w:hAnsi="Roboto Condensed" w:cs="Calibri"/>
                <w:b/>
                <w:bCs/>
                <w:color w:val="FFFFFF" w:themeColor="background1"/>
                <w:spacing w:val="2"/>
              </w:rPr>
              <w:t>i</w:t>
            </w:r>
            <w:r w:rsidRPr="00EF7FB1">
              <w:rPr>
                <w:rFonts w:ascii="Roboto Condensed" w:eastAsia="Calibri" w:hAnsi="Roboto Condensed" w:cs="Calibri"/>
                <w:b/>
                <w:bCs/>
                <w:color w:val="FFFFFF" w:themeColor="background1"/>
              </w:rPr>
              <w:t xml:space="preserve">- </w:t>
            </w:r>
            <w:r w:rsidRPr="00EF7FB1">
              <w:rPr>
                <w:rFonts w:ascii="Roboto Condensed" w:eastAsia="Calibri" w:hAnsi="Roboto Condensed" w:cs="Calibri"/>
                <w:b/>
                <w:bCs/>
                <w:color w:val="FFFFFF" w:themeColor="background1"/>
                <w:spacing w:val="1"/>
              </w:rPr>
              <w:t>C</w:t>
            </w:r>
            <w:r w:rsidRPr="00EF7FB1">
              <w:rPr>
                <w:rFonts w:ascii="Roboto Condensed" w:eastAsia="Calibri" w:hAnsi="Roboto Condensed" w:cs="Calibri"/>
                <w:b/>
                <w:bCs/>
                <w:color w:val="FFFFFF" w:themeColor="background1"/>
                <w:spacing w:val="-1"/>
              </w:rPr>
              <w:t>o</w:t>
            </w:r>
            <w:r w:rsidRPr="00EF7FB1">
              <w:rPr>
                <w:rFonts w:ascii="Roboto Condensed" w:eastAsia="Calibri" w:hAnsi="Roboto Condensed" w:cs="Calibri"/>
                <w:b/>
                <w:bCs/>
                <w:color w:val="FFFFFF" w:themeColor="background1"/>
              </w:rPr>
              <w:t>mp</w:t>
            </w:r>
            <w:r w:rsidRPr="00EF7FB1">
              <w:rPr>
                <w:rFonts w:ascii="Roboto Condensed" w:eastAsia="Calibri" w:hAnsi="Roboto Condensed" w:cs="Calibri"/>
                <w:b/>
                <w:bCs/>
                <w:color w:val="FFFFFF" w:themeColor="background1"/>
                <w:spacing w:val="-1"/>
              </w:rPr>
              <w:t>é</w:t>
            </w:r>
            <w:r w:rsidRPr="00EF7FB1">
              <w:rPr>
                <w:rFonts w:ascii="Roboto Condensed" w:eastAsia="Calibri" w:hAnsi="Roboto Condensed" w:cs="Calibri"/>
                <w:b/>
                <w:bCs/>
                <w:color w:val="FFFFFF" w:themeColor="background1"/>
              </w:rPr>
              <w:t>te</w:t>
            </w:r>
            <w:r w:rsidRPr="00EF7FB1">
              <w:rPr>
                <w:rFonts w:ascii="Roboto Condensed" w:eastAsia="Calibri" w:hAnsi="Roboto Condensed" w:cs="Calibri"/>
                <w:b/>
                <w:bCs/>
                <w:color w:val="FFFFFF" w:themeColor="background1"/>
                <w:spacing w:val="-1"/>
              </w:rPr>
              <w:t>n</w:t>
            </w:r>
            <w:r w:rsidRPr="00EF7FB1">
              <w:rPr>
                <w:rFonts w:ascii="Roboto Condensed" w:eastAsia="Calibri" w:hAnsi="Roboto Condensed" w:cs="Calibri"/>
                <w:b/>
                <w:bCs/>
                <w:color w:val="FFFFFF" w:themeColor="background1"/>
                <w:spacing w:val="1"/>
              </w:rPr>
              <w:t>c</w:t>
            </w:r>
            <w:r w:rsidRPr="00EF7FB1">
              <w:rPr>
                <w:rFonts w:ascii="Roboto Condensed" w:eastAsia="Calibri" w:hAnsi="Roboto Condensed" w:cs="Calibri"/>
                <w:b/>
                <w:bCs/>
                <w:color w:val="FFFFFF" w:themeColor="background1"/>
                <w:spacing w:val="-1"/>
              </w:rPr>
              <w:t>e</w:t>
            </w:r>
            <w:r w:rsidRPr="00EF7FB1">
              <w:rPr>
                <w:rFonts w:ascii="Roboto Condensed" w:eastAsia="Calibri" w:hAnsi="Roboto Condensed" w:cs="Calibri"/>
                <w:b/>
                <w:bCs/>
                <w:color w:val="FFFFFF" w:themeColor="background1"/>
              </w:rPr>
              <w:t>s</w:t>
            </w:r>
          </w:p>
        </w:tc>
        <w:tc>
          <w:tcPr>
            <w:tcW w:w="7372" w:type="dxa"/>
            <w:gridSpan w:val="3"/>
            <w:shd w:val="clear" w:color="auto" w:fill="F1E5F7"/>
            <w:vAlign w:val="center"/>
          </w:tcPr>
          <w:p w14:paraId="4AEB74B1" w14:textId="77777777" w:rsidR="00730EA4" w:rsidRPr="00AB049F" w:rsidRDefault="00730EA4" w:rsidP="00730EA4">
            <w:pPr>
              <w:ind w:left="69"/>
              <w:rPr>
                <w:rFonts w:ascii="Roboto Condensed" w:eastAsia="Calibri" w:hAnsi="Roboto Condensed" w:cs="Calibri"/>
                <w:position w:val="1"/>
                <w:sz w:val="20"/>
              </w:rPr>
            </w:pPr>
            <w:r w:rsidRPr="001161BE">
              <w:rPr>
                <w:rFonts w:ascii="Roboto Condensed" w:eastAsia="Calibri" w:hAnsi="Roboto Condensed" w:cs="Calibri"/>
                <w:b/>
                <w:position w:val="1"/>
                <w:sz w:val="20"/>
              </w:rPr>
              <w:t>C3.1</w:t>
            </w:r>
            <w:r w:rsidRPr="00AB049F">
              <w:rPr>
                <w:rFonts w:ascii="Roboto Condensed" w:eastAsia="Calibri" w:hAnsi="Roboto Condensed" w:cs="Calibri"/>
                <w:position w:val="1"/>
                <w:sz w:val="20"/>
              </w:rPr>
              <w:tab/>
              <w:t>Définir un positionnement produit sur la base d’une approche intégrée de veille et d’analyse de l’environnement de l’entreprise, de ses enjeux technologiques, économiques et de développement durable, et de sa stratégie de développement</w:t>
            </w:r>
          </w:p>
          <w:p w14:paraId="0205C311" w14:textId="1DDA2D0C" w:rsidR="00730EA4" w:rsidRPr="00AB049F" w:rsidRDefault="00730EA4" w:rsidP="001161BE">
            <w:pPr>
              <w:ind w:left="69"/>
              <w:rPr>
                <w:rFonts w:ascii="Roboto Condensed" w:eastAsia="Calibri" w:hAnsi="Roboto Condensed" w:cs="Calibri"/>
                <w:position w:val="1"/>
                <w:sz w:val="20"/>
              </w:rPr>
            </w:pPr>
            <w:r w:rsidRPr="001161BE">
              <w:rPr>
                <w:rFonts w:ascii="Roboto Condensed" w:eastAsia="Calibri" w:hAnsi="Roboto Condensed" w:cs="Calibri"/>
                <w:b/>
                <w:position w:val="1"/>
                <w:sz w:val="20"/>
              </w:rPr>
              <w:t>C3.2</w:t>
            </w:r>
            <w:r w:rsidRPr="00AB049F">
              <w:rPr>
                <w:rFonts w:ascii="Roboto Condensed" w:eastAsia="Calibri" w:hAnsi="Roboto Condensed" w:cs="Calibri"/>
                <w:position w:val="1"/>
                <w:sz w:val="20"/>
              </w:rPr>
              <w:tab/>
              <w:t>Créer les conditions de l’émergence et l’enrichissement de concepts de nouveaux produits (services/procédés</w:t>
            </w:r>
            <w:proofErr w:type="gramStart"/>
            <w:r w:rsidRPr="00AB049F">
              <w:rPr>
                <w:rFonts w:ascii="Roboto Condensed" w:eastAsia="Calibri" w:hAnsi="Roboto Condensed" w:cs="Calibri"/>
                <w:position w:val="1"/>
                <w:sz w:val="20"/>
              </w:rPr>
              <w:t>/….),  à</w:t>
            </w:r>
            <w:proofErr w:type="gramEnd"/>
            <w:r w:rsidRPr="00AB049F">
              <w:rPr>
                <w:rFonts w:ascii="Roboto Condensed" w:eastAsia="Calibri" w:hAnsi="Roboto Condensed" w:cs="Calibri"/>
                <w:position w:val="1"/>
                <w:sz w:val="20"/>
              </w:rPr>
              <w:t xml:space="preserve"> l’aide d’outils collaboratifs de </w:t>
            </w:r>
            <w:proofErr w:type="spellStart"/>
            <w:r w:rsidRPr="00AB049F">
              <w:rPr>
                <w:rFonts w:ascii="Roboto Condensed" w:eastAsia="Calibri" w:hAnsi="Roboto Condensed" w:cs="Calibri"/>
                <w:position w:val="1"/>
                <w:sz w:val="20"/>
              </w:rPr>
              <w:t>co</w:t>
            </w:r>
            <w:proofErr w:type="spellEnd"/>
            <w:r w:rsidRPr="00AB049F">
              <w:rPr>
                <w:rFonts w:ascii="Roboto Condensed" w:eastAsia="Calibri" w:hAnsi="Roboto Condensed" w:cs="Calibri"/>
                <w:position w:val="1"/>
                <w:sz w:val="20"/>
              </w:rPr>
              <w:t>-</w:t>
            </w:r>
            <w:proofErr w:type="gramStart"/>
            <w:r w:rsidRPr="00AB049F">
              <w:rPr>
                <w:rFonts w:ascii="Roboto Condensed" w:eastAsia="Calibri" w:hAnsi="Roboto Condensed" w:cs="Calibri"/>
                <w:position w:val="1"/>
                <w:sz w:val="20"/>
              </w:rPr>
              <w:t>innovation  (</w:t>
            </w:r>
            <w:proofErr w:type="gramEnd"/>
            <w:r w:rsidRPr="00AB049F">
              <w:rPr>
                <w:rFonts w:ascii="Roboto Condensed" w:eastAsia="Calibri" w:hAnsi="Roboto Condensed" w:cs="Calibri"/>
                <w:position w:val="1"/>
                <w:sz w:val="20"/>
              </w:rPr>
              <w:t>Objets Intermédiaires de Conception, Proof of Concept, …)</w:t>
            </w:r>
          </w:p>
        </w:tc>
      </w:tr>
      <w:tr w:rsidR="00730EA4" w14:paraId="237A1039" w14:textId="77777777" w:rsidTr="001161BE">
        <w:trPr>
          <w:trHeight w:hRule="exact" w:val="288"/>
        </w:trPr>
        <w:tc>
          <w:tcPr>
            <w:tcW w:w="2518" w:type="dxa"/>
            <w:gridSpan w:val="2"/>
            <w:shd w:val="clear" w:color="auto" w:fill="282D46"/>
            <w:vAlign w:val="center"/>
          </w:tcPr>
          <w:p w14:paraId="08950A30" w14:textId="77777777" w:rsidR="00730EA4" w:rsidRPr="001161BE" w:rsidRDefault="00730EA4" w:rsidP="001161BE">
            <w:pPr>
              <w:spacing w:after="0" w:line="240" w:lineRule="auto"/>
              <w:ind w:left="96" w:right="-23"/>
              <w:rPr>
                <w:rFonts w:ascii="Roboto Condensed" w:eastAsia="Calibri" w:hAnsi="Roboto Condensed" w:cs="Calibri"/>
                <w:b/>
                <w:color w:val="FFFFFF" w:themeColor="background1"/>
              </w:rPr>
            </w:pPr>
            <w:r w:rsidRPr="001161BE">
              <w:rPr>
                <w:rFonts w:ascii="Roboto Condensed" w:eastAsia="Calibri" w:hAnsi="Roboto Condensed" w:cs="Calibri"/>
                <w:b/>
                <w:bCs/>
                <w:color w:val="FFFFFF" w:themeColor="background1"/>
                <w:position w:val="1"/>
              </w:rPr>
              <w:t>Prérequis</w:t>
            </w:r>
          </w:p>
        </w:tc>
        <w:tc>
          <w:tcPr>
            <w:tcW w:w="7372" w:type="dxa"/>
            <w:gridSpan w:val="3"/>
            <w:shd w:val="clear" w:color="auto" w:fill="F1E5F7"/>
            <w:vAlign w:val="center"/>
          </w:tcPr>
          <w:p w14:paraId="58B499B8" w14:textId="15529B26" w:rsidR="00730EA4" w:rsidRPr="00AB049F" w:rsidRDefault="00730EA4" w:rsidP="00730EA4">
            <w:pPr>
              <w:ind w:left="69"/>
              <w:rPr>
                <w:rFonts w:ascii="Roboto Condensed" w:hAnsi="Roboto Condensed"/>
                <w:sz w:val="20"/>
              </w:rPr>
            </w:pPr>
            <w:r w:rsidRPr="00AB049F">
              <w:rPr>
                <w:rFonts w:ascii="Roboto Condensed" w:hAnsi="Roboto Condensed"/>
                <w:sz w:val="20"/>
              </w:rPr>
              <w:t>GI</w:t>
            </w:r>
            <w:r w:rsidR="003402AC">
              <w:rPr>
                <w:rFonts w:ascii="Roboto Condensed" w:hAnsi="Roboto Condensed"/>
                <w:sz w:val="20"/>
              </w:rPr>
              <w:t>3</w:t>
            </w:r>
            <w:r w:rsidRPr="00AB049F">
              <w:rPr>
                <w:rFonts w:ascii="Roboto Condensed" w:hAnsi="Roboto Condensed"/>
                <w:sz w:val="20"/>
              </w:rPr>
              <w:t xml:space="preserve"> – Méthodes Agile, modules 1 &amp; 2 du parcours « stratégie d’innovation et intelligence numérique »</w:t>
            </w:r>
          </w:p>
        </w:tc>
      </w:tr>
      <w:tr w:rsidR="001161BE" w14:paraId="68495946" w14:textId="77777777" w:rsidTr="001161BE">
        <w:trPr>
          <w:trHeight w:hRule="exact" w:val="670"/>
        </w:trPr>
        <w:tc>
          <w:tcPr>
            <w:tcW w:w="2518" w:type="dxa"/>
            <w:gridSpan w:val="2"/>
            <w:shd w:val="clear" w:color="auto" w:fill="282D46"/>
            <w:vAlign w:val="center"/>
          </w:tcPr>
          <w:p w14:paraId="01CB5112" w14:textId="78981A22" w:rsidR="001161BE" w:rsidRDefault="001161BE" w:rsidP="0097274A">
            <w:pPr>
              <w:spacing w:after="0" w:line="240" w:lineRule="auto"/>
              <w:ind w:left="108"/>
            </w:pPr>
            <w:r w:rsidRPr="001161BE">
              <w:rPr>
                <w:rFonts w:ascii="Roboto Condensed" w:eastAsia="Calibri" w:hAnsi="Roboto Condensed" w:cs="Calibri"/>
                <w:b/>
                <w:bCs/>
                <w:color w:val="FFFFFF" w:themeColor="background1"/>
                <w:position w:val="1"/>
              </w:rPr>
              <w:t>L</w:t>
            </w:r>
            <w:r w:rsidRPr="001161BE">
              <w:rPr>
                <w:rFonts w:ascii="Roboto Condensed" w:eastAsia="Calibri" w:hAnsi="Roboto Condensed" w:cs="Calibri"/>
                <w:b/>
                <w:bCs/>
                <w:color w:val="FFFFFF" w:themeColor="background1"/>
                <w:spacing w:val="1"/>
                <w:position w:val="1"/>
              </w:rPr>
              <w:t>i</w:t>
            </w:r>
            <w:r w:rsidRPr="001161BE">
              <w:rPr>
                <w:rFonts w:ascii="Roboto Condensed" w:eastAsia="Calibri" w:hAnsi="Roboto Condensed" w:cs="Calibri"/>
                <w:b/>
                <w:bCs/>
                <w:color w:val="FFFFFF" w:themeColor="background1"/>
                <w:spacing w:val="-1"/>
                <w:position w:val="1"/>
              </w:rPr>
              <w:t>en</w:t>
            </w:r>
            <w:r w:rsidRPr="001161BE">
              <w:rPr>
                <w:rFonts w:ascii="Roboto Condensed" w:eastAsia="Calibri" w:hAnsi="Roboto Condensed" w:cs="Calibri"/>
                <w:b/>
                <w:bCs/>
                <w:color w:val="FFFFFF" w:themeColor="background1"/>
                <w:position w:val="1"/>
              </w:rPr>
              <w:t>s</w:t>
            </w:r>
            <w:r w:rsidRPr="001161BE">
              <w:rPr>
                <w:rFonts w:ascii="Roboto Condensed" w:eastAsia="Calibri" w:hAnsi="Roboto Condensed" w:cs="Calibri"/>
                <w:b/>
                <w:bCs/>
                <w:color w:val="FFFFFF" w:themeColor="background1"/>
                <w:spacing w:val="1"/>
                <w:position w:val="1"/>
              </w:rPr>
              <w:t xml:space="preserve"> </w:t>
            </w:r>
            <w:r w:rsidRPr="001161BE">
              <w:rPr>
                <w:rFonts w:ascii="Roboto Condensed" w:eastAsia="Calibri" w:hAnsi="Roboto Condensed" w:cs="Calibri"/>
                <w:b/>
                <w:bCs/>
                <w:color w:val="FFFFFF" w:themeColor="background1"/>
                <w:position w:val="1"/>
              </w:rPr>
              <w:t>p</w:t>
            </w:r>
            <w:r w:rsidRPr="001161BE">
              <w:rPr>
                <w:rFonts w:ascii="Roboto Condensed" w:eastAsia="Calibri" w:hAnsi="Roboto Condensed" w:cs="Calibri"/>
                <w:b/>
                <w:bCs/>
                <w:color w:val="FFFFFF" w:themeColor="background1"/>
                <w:spacing w:val="-1"/>
                <w:position w:val="1"/>
              </w:rPr>
              <w:t>éda</w:t>
            </w:r>
            <w:r w:rsidRPr="001161BE">
              <w:rPr>
                <w:rFonts w:ascii="Roboto Condensed" w:eastAsia="Calibri" w:hAnsi="Roboto Condensed" w:cs="Calibri"/>
                <w:b/>
                <w:bCs/>
                <w:color w:val="FFFFFF" w:themeColor="background1"/>
                <w:spacing w:val="1"/>
                <w:position w:val="1"/>
              </w:rPr>
              <w:t>g</w:t>
            </w:r>
            <w:r w:rsidRPr="001161BE">
              <w:rPr>
                <w:rFonts w:ascii="Roboto Condensed" w:eastAsia="Calibri" w:hAnsi="Roboto Condensed" w:cs="Calibri"/>
                <w:b/>
                <w:bCs/>
                <w:color w:val="FFFFFF" w:themeColor="background1"/>
                <w:spacing w:val="-1"/>
                <w:position w:val="1"/>
              </w:rPr>
              <w:t>o</w:t>
            </w:r>
            <w:r w:rsidRPr="001161BE">
              <w:rPr>
                <w:rFonts w:ascii="Roboto Condensed" w:eastAsia="Calibri" w:hAnsi="Roboto Condensed" w:cs="Calibri"/>
                <w:b/>
                <w:bCs/>
                <w:color w:val="FFFFFF" w:themeColor="background1"/>
                <w:spacing w:val="-2"/>
                <w:position w:val="1"/>
              </w:rPr>
              <w:t>g</w:t>
            </w:r>
            <w:r w:rsidRPr="001161BE">
              <w:rPr>
                <w:rFonts w:ascii="Roboto Condensed" w:eastAsia="Calibri" w:hAnsi="Roboto Condensed" w:cs="Calibri"/>
                <w:b/>
                <w:bCs/>
                <w:color w:val="FFFFFF" w:themeColor="background1"/>
                <w:spacing w:val="1"/>
                <w:position w:val="1"/>
              </w:rPr>
              <w:t>i</w:t>
            </w:r>
            <w:r w:rsidRPr="001161BE">
              <w:rPr>
                <w:rFonts w:ascii="Roboto Condensed" w:eastAsia="Calibri" w:hAnsi="Roboto Condensed" w:cs="Calibri"/>
                <w:b/>
                <w:bCs/>
                <w:color w:val="FFFFFF" w:themeColor="background1"/>
                <w:spacing w:val="-1"/>
                <w:position w:val="1"/>
              </w:rPr>
              <w:t>que</w:t>
            </w:r>
            <w:r w:rsidRPr="001161BE">
              <w:rPr>
                <w:rFonts w:ascii="Roboto Condensed" w:eastAsia="Calibri" w:hAnsi="Roboto Condensed" w:cs="Calibri"/>
                <w:b/>
                <w:bCs/>
                <w:color w:val="FFFFFF" w:themeColor="background1"/>
                <w:position w:val="1"/>
              </w:rPr>
              <w:t>s</w:t>
            </w:r>
          </w:p>
        </w:tc>
        <w:tc>
          <w:tcPr>
            <w:tcW w:w="7372" w:type="dxa"/>
            <w:gridSpan w:val="3"/>
            <w:shd w:val="clear" w:color="auto" w:fill="F1E5F7"/>
            <w:vAlign w:val="center"/>
          </w:tcPr>
          <w:p w14:paraId="61327898" w14:textId="0B094017" w:rsidR="001161BE" w:rsidRPr="00AB049F" w:rsidRDefault="001161BE" w:rsidP="001161BE">
            <w:pPr>
              <w:ind w:left="69"/>
              <w:rPr>
                <w:rFonts w:ascii="Roboto Condensed" w:hAnsi="Roboto Condensed"/>
                <w:sz w:val="20"/>
              </w:rPr>
            </w:pPr>
            <w:r w:rsidRPr="00AB049F">
              <w:rPr>
                <w:rFonts w:ascii="Roboto Condensed" w:eastAsia="Calibri" w:hAnsi="Roboto Condensed" w:cs="Calibri"/>
                <w:position w:val="1"/>
                <w:sz w:val="20"/>
              </w:rPr>
              <w:t>GI</w:t>
            </w:r>
            <w:r w:rsidR="003402AC">
              <w:rPr>
                <w:rFonts w:ascii="Roboto Condensed" w:eastAsia="Calibri" w:hAnsi="Roboto Condensed" w:cs="Calibri"/>
                <w:position w:val="1"/>
                <w:sz w:val="20"/>
              </w:rPr>
              <w:t>3</w:t>
            </w:r>
            <w:r w:rsidRPr="00AB049F">
              <w:rPr>
                <w:rFonts w:ascii="Roboto Condensed" w:eastAsia="Calibri" w:hAnsi="Roboto Condensed" w:cs="Calibri"/>
                <w:position w:val="1"/>
                <w:sz w:val="20"/>
              </w:rPr>
              <w:t>/ méthodes Agile, 72H Agile, Marketing de l’innovation, Ingénierie de l’innovation</w:t>
            </w:r>
          </w:p>
        </w:tc>
      </w:tr>
      <w:tr w:rsidR="00730EA4" w14:paraId="6E563EAB" w14:textId="77777777" w:rsidTr="001161BE">
        <w:trPr>
          <w:trHeight w:hRule="exact" w:val="8096"/>
        </w:trPr>
        <w:tc>
          <w:tcPr>
            <w:tcW w:w="2518" w:type="dxa"/>
            <w:gridSpan w:val="2"/>
            <w:shd w:val="clear" w:color="auto" w:fill="282D46"/>
            <w:vAlign w:val="center"/>
          </w:tcPr>
          <w:p w14:paraId="60F2CE82" w14:textId="77777777" w:rsidR="00730EA4" w:rsidRPr="001161BE" w:rsidRDefault="00730EA4" w:rsidP="001161BE">
            <w:pPr>
              <w:ind w:left="179" w:right="23"/>
              <w:rPr>
                <w:rFonts w:ascii="Roboto Condensed" w:hAnsi="Roboto Condensed"/>
                <w:b/>
                <w:color w:val="FFFFFF" w:themeColor="background1"/>
              </w:rPr>
            </w:pPr>
            <w:r w:rsidRPr="001161BE">
              <w:rPr>
                <w:rFonts w:ascii="Roboto Condensed" w:eastAsia="Calibri" w:hAnsi="Roboto Condensed" w:cs="Calibri"/>
                <w:b/>
                <w:bCs/>
                <w:color w:val="FFFFFF" w:themeColor="background1"/>
                <w:spacing w:val="1"/>
                <w:position w:val="1"/>
              </w:rPr>
              <w:lastRenderedPageBreak/>
              <w:t>C</w:t>
            </w:r>
            <w:r w:rsidRPr="001161BE">
              <w:rPr>
                <w:rFonts w:ascii="Roboto Condensed" w:eastAsia="Calibri" w:hAnsi="Roboto Condensed" w:cs="Calibri"/>
                <w:b/>
                <w:bCs/>
                <w:color w:val="FFFFFF" w:themeColor="background1"/>
                <w:spacing w:val="-1"/>
                <w:position w:val="1"/>
              </w:rPr>
              <w:t>on</w:t>
            </w:r>
            <w:r w:rsidRPr="001161BE">
              <w:rPr>
                <w:rFonts w:ascii="Roboto Condensed" w:eastAsia="Calibri" w:hAnsi="Roboto Condensed" w:cs="Calibri"/>
                <w:b/>
                <w:bCs/>
                <w:color w:val="FFFFFF" w:themeColor="background1"/>
                <w:position w:val="1"/>
              </w:rPr>
              <w:t>te</w:t>
            </w:r>
            <w:r w:rsidRPr="001161BE">
              <w:rPr>
                <w:rFonts w:ascii="Roboto Condensed" w:eastAsia="Calibri" w:hAnsi="Roboto Condensed" w:cs="Calibri"/>
                <w:b/>
                <w:bCs/>
                <w:color w:val="FFFFFF" w:themeColor="background1"/>
                <w:spacing w:val="-1"/>
                <w:position w:val="1"/>
              </w:rPr>
              <w:t>n</w:t>
            </w:r>
            <w:r w:rsidRPr="001161BE">
              <w:rPr>
                <w:rFonts w:ascii="Roboto Condensed" w:eastAsia="Calibri" w:hAnsi="Roboto Condensed" w:cs="Calibri"/>
                <w:b/>
                <w:bCs/>
                <w:color w:val="FFFFFF" w:themeColor="background1"/>
                <w:position w:val="1"/>
              </w:rPr>
              <w:t>u</w:t>
            </w:r>
          </w:p>
        </w:tc>
        <w:tc>
          <w:tcPr>
            <w:tcW w:w="7372" w:type="dxa"/>
            <w:gridSpan w:val="3"/>
            <w:shd w:val="clear" w:color="auto" w:fill="F1E5F7"/>
            <w:vAlign w:val="center"/>
          </w:tcPr>
          <w:p w14:paraId="5DE949A3" w14:textId="77777777" w:rsidR="00730EA4" w:rsidRPr="00AB049F" w:rsidRDefault="00730EA4" w:rsidP="00730EA4">
            <w:pPr>
              <w:spacing w:before="58" w:after="0" w:line="240" w:lineRule="auto"/>
              <w:ind w:left="100" w:right="-20"/>
              <w:rPr>
                <w:rFonts w:ascii="Roboto Condensed" w:eastAsia="Calibri" w:hAnsi="Roboto Condensed" w:cs="Calibri"/>
                <w:sz w:val="20"/>
              </w:rPr>
            </w:pPr>
            <w:r w:rsidRPr="00AB049F">
              <w:rPr>
                <w:rFonts w:ascii="Roboto Condensed" w:eastAsia="Calibri" w:hAnsi="Roboto Condensed" w:cs="Calibri"/>
                <w:b/>
                <w:bCs/>
                <w:sz w:val="20"/>
              </w:rPr>
              <w:t>1</w:t>
            </w:r>
            <w:r w:rsidRPr="00AB049F">
              <w:rPr>
                <w:rFonts w:ascii="Roboto Condensed" w:eastAsia="Calibri" w:hAnsi="Roboto Condensed" w:cs="Calibri"/>
                <w:b/>
                <w:bCs/>
                <w:spacing w:val="1"/>
                <w:sz w:val="20"/>
              </w:rPr>
              <w:t xml:space="preserve"> </w:t>
            </w:r>
            <w:r w:rsidRPr="00AB049F">
              <w:rPr>
                <w:rFonts w:ascii="Roboto Condensed" w:eastAsia="Calibri" w:hAnsi="Roboto Condensed" w:cs="Calibri"/>
                <w:b/>
                <w:bCs/>
                <w:spacing w:val="-1"/>
                <w:sz w:val="20"/>
              </w:rPr>
              <w:t xml:space="preserve">COMPRENDRE LES NOUVELLES TENDENCES DU WEB </w:t>
            </w:r>
          </w:p>
          <w:p w14:paraId="59BAC815" w14:textId="77777777" w:rsidR="00730EA4" w:rsidRPr="00AB049F" w:rsidRDefault="00730EA4" w:rsidP="00005323">
            <w:pPr>
              <w:pStyle w:val="Paragraphedeliste"/>
              <w:numPr>
                <w:ilvl w:val="1"/>
                <w:numId w:val="25"/>
              </w:numPr>
              <w:suppressAutoHyphens w:val="0"/>
              <w:spacing w:after="0" w:line="240" w:lineRule="auto"/>
              <w:ind w:right="30"/>
              <w:rPr>
                <w:rFonts w:ascii="Roboto Condensed" w:hAnsi="Roboto Condensed" w:cs="Calibri"/>
                <w:sz w:val="20"/>
              </w:rPr>
            </w:pPr>
            <w:r w:rsidRPr="00AB049F">
              <w:rPr>
                <w:rFonts w:ascii="Roboto Condensed" w:hAnsi="Roboto Condensed" w:cs="Calibri"/>
                <w:sz w:val="20"/>
              </w:rPr>
              <w:t>Des nouveaux moyens de communication</w:t>
            </w:r>
          </w:p>
          <w:p w14:paraId="6D9AAD9C" w14:textId="77777777" w:rsidR="00730EA4" w:rsidRPr="00AB049F" w:rsidRDefault="00730EA4" w:rsidP="00005323">
            <w:pPr>
              <w:pStyle w:val="Paragraphedeliste"/>
              <w:numPr>
                <w:ilvl w:val="1"/>
                <w:numId w:val="25"/>
              </w:numPr>
              <w:suppressAutoHyphens w:val="0"/>
              <w:spacing w:after="0" w:line="240" w:lineRule="auto"/>
              <w:ind w:right="30"/>
              <w:rPr>
                <w:rFonts w:ascii="Roboto Condensed" w:hAnsi="Roboto Condensed" w:cs="Calibri"/>
                <w:sz w:val="20"/>
              </w:rPr>
            </w:pPr>
            <w:r w:rsidRPr="00AB049F">
              <w:rPr>
                <w:rFonts w:ascii="Roboto Condensed" w:hAnsi="Roboto Condensed" w:cs="Calibri"/>
                <w:sz w:val="20"/>
              </w:rPr>
              <w:t>Comment sont utilisés les données du Web au niveau mondial</w:t>
            </w:r>
          </w:p>
          <w:p w14:paraId="62032DA9" w14:textId="77777777" w:rsidR="00730EA4" w:rsidRPr="00AB049F" w:rsidRDefault="00730EA4" w:rsidP="00005323">
            <w:pPr>
              <w:pStyle w:val="Paragraphedeliste"/>
              <w:numPr>
                <w:ilvl w:val="1"/>
                <w:numId w:val="25"/>
              </w:numPr>
              <w:suppressAutoHyphens w:val="0"/>
              <w:spacing w:after="0" w:line="240" w:lineRule="auto"/>
              <w:ind w:right="30"/>
              <w:rPr>
                <w:rFonts w:ascii="Roboto Condensed" w:hAnsi="Roboto Condensed" w:cs="Calibri"/>
                <w:sz w:val="20"/>
              </w:rPr>
            </w:pPr>
            <w:r w:rsidRPr="00AB049F">
              <w:rPr>
                <w:rFonts w:ascii="Roboto Condensed" w:hAnsi="Roboto Condensed" w:cs="Calibri"/>
                <w:sz w:val="20"/>
              </w:rPr>
              <w:t>Changement des habitudes des utilisateurs</w:t>
            </w:r>
          </w:p>
          <w:p w14:paraId="2EFB8D21" w14:textId="77777777" w:rsidR="00730EA4" w:rsidRPr="00AB049F" w:rsidRDefault="00730EA4" w:rsidP="00005323">
            <w:pPr>
              <w:pStyle w:val="Paragraphedeliste"/>
              <w:numPr>
                <w:ilvl w:val="1"/>
                <w:numId w:val="25"/>
              </w:numPr>
              <w:suppressAutoHyphens w:val="0"/>
              <w:spacing w:after="0" w:line="240" w:lineRule="auto"/>
              <w:ind w:right="30"/>
              <w:rPr>
                <w:rFonts w:ascii="Roboto Condensed" w:hAnsi="Roboto Condensed" w:cs="Calibri"/>
                <w:sz w:val="20"/>
              </w:rPr>
            </w:pPr>
            <w:r w:rsidRPr="00AB049F">
              <w:rPr>
                <w:rFonts w:ascii="Roboto Condensed" w:hAnsi="Roboto Condensed" w:cs="Calibri"/>
                <w:sz w:val="20"/>
              </w:rPr>
              <w:t>Evolution des métiers grâce au Web</w:t>
            </w:r>
          </w:p>
          <w:p w14:paraId="0361F193" w14:textId="77777777" w:rsidR="00730EA4" w:rsidRPr="00AB049F" w:rsidRDefault="00730EA4" w:rsidP="00005323">
            <w:pPr>
              <w:pStyle w:val="Paragraphedeliste"/>
              <w:numPr>
                <w:ilvl w:val="1"/>
                <w:numId w:val="25"/>
              </w:numPr>
              <w:suppressAutoHyphens w:val="0"/>
              <w:spacing w:after="0" w:line="240" w:lineRule="auto"/>
              <w:ind w:right="30"/>
              <w:rPr>
                <w:rFonts w:ascii="Roboto Condensed" w:hAnsi="Roboto Condensed" w:cs="Calibri"/>
                <w:sz w:val="20"/>
              </w:rPr>
            </w:pPr>
            <w:r w:rsidRPr="00AB049F">
              <w:rPr>
                <w:rFonts w:ascii="Roboto Condensed" w:hAnsi="Roboto Condensed" w:cs="Calibri"/>
                <w:sz w:val="20"/>
              </w:rPr>
              <w:t>L’apport du domaine du Web Intelligence</w:t>
            </w:r>
          </w:p>
          <w:p w14:paraId="5F7D4BEC" w14:textId="77777777" w:rsidR="00730EA4" w:rsidRPr="00AB049F" w:rsidRDefault="00730EA4" w:rsidP="00730EA4">
            <w:pPr>
              <w:spacing w:before="58" w:after="0" w:line="240" w:lineRule="auto"/>
              <w:ind w:left="100" w:right="-20"/>
              <w:rPr>
                <w:rFonts w:ascii="Roboto Condensed" w:eastAsia="Calibri" w:hAnsi="Roboto Condensed" w:cs="Calibri"/>
                <w:sz w:val="20"/>
              </w:rPr>
            </w:pPr>
            <w:r w:rsidRPr="00AB049F">
              <w:rPr>
                <w:rFonts w:ascii="Roboto Condensed" w:eastAsia="Calibri" w:hAnsi="Roboto Condensed" w:cs="Calibri"/>
                <w:b/>
                <w:bCs/>
                <w:sz w:val="20"/>
              </w:rPr>
              <w:t>2</w:t>
            </w:r>
            <w:r w:rsidRPr="00AB049F">
              <w:rPr>
                <w:rFonts w:ascii="Roboto Condensed" w:eastAsia="Calibri" w:hAnsi="Roboto Condensed" w:cs="Calibri"/>
                <w:b/>
                <w:bCs/>
                <w:spacing w:val="1"/>
                <w:sz w:val="20"/>
              </w:rPr>
              <w:t xml:space="preserve"> </w:t>
            </w:r>
            <w:r w:rsidRPr="00AB049F">
              <w:rPr>
                <w:rFonts w:ascii="Roboto Condensed" w:eastAsia="Calibri" w:hAnsi="Roboto Condensed" w:cs="Calibri"/>
                <w:b/>
                <w:bCs/>
                <w:spacing w:val="-1"/>
                <w:sz w:val="20"/>
              </w:rPr>
              <w:t>DEVELOPPER L’INNOVATION DIGITALE</w:t>
            </w:r>
          </w:p>
          <w:p w14:paraId="64D68D6D" w14:textId="77777777" w:rsidR="00730EA4" w:rsidRPr="00AB049F" w:rsidRDefault="00730EA4" w:rsidP="00730EA4">
            <w:pPr>
              <w:spacing w:after="0" w:line="240" w:lineRule="auto"/>
              <w:ind w:left="100" w:right="-20"/>
              <w:rPr>
                <w:rFonts w:ascii="Roboto Condensed" w:eastAsia="Calibri" w:hAnsi="Roboto Condensed" w:cs="Calibri"/>
                <w:sz w:val="20"/>
              </w:rPr>
            </w:pPr>
            <w:proofErr w:type="gramStart"/>
            <w:r w:rsidRPr="00AB049F">
              <w:rPr>
                <w:rFonts w:ascii="Roboto Condensed" w:eastAsia="Calibri" w:hAnsi="Roboto Condensed" w:cs="Calibri"/>
                <w:spacing w:val="1"/>
                <w:sz w:val="20"/>
              </w:rPr>
              <w:t>2</w:t>
            </w:r>
            <w:r w:rsidRPr="00AB049F">
              <w:rPr>
                <w:rFonts w:ascii="Roboto Condensed" w:eastAsia="Calibri" w:hAnsi="Roboto Condensed" w:cs="Calibri"/>
                <w:sz w:val="20"/>
              </w:rPr>
              <w:t xml:space="preserve">.1 </w:t>
            </w:r>
            <w:r w:rsidRPr="00AB049F">
              <w:rPr>
                <w:rFonts w:ascii="Roboto Condensed" w:eastAsia="Calibri" w:hAnsi="Roboto Condensed" w:cs="Calibri"/>
                <w:spacing w:val="49"/>
                <w:sz w:val="20"/>
              </w:rPr>
              <w:t xml:space="preserve"> </w:t>
            </w:r>
            <w:r w:rsidRPr="00AB049F">
              <w:rPr>
                <w:rFonts w:ascii="Roboto Condensed" w:eastAsia="Calibri" w:hAnsi="Roboto Condensed" w:cs="Calibri"/>
                <w:sz w:val="20"/>
              </w:rPr>
              <w:t>La</w:t>
            </w:r>
            <w:proofErr w:type="gramEnd"/>
            <w:r w:rsidRPr="00AB049F">
              <w:rPr>
                <w:rFonts w:ascii="Roboto Condensed" w:eastAsia="Calibri" w:hAnsi="Roboto Condensed" w:cs="Calibri"/>
                <w:sz w:val="20"/>
              </w:rPr>
              <w:t xml:space="preserve"> méthode du Design SPRINT</w:t>
            </w:r>
          </w:p>
          <w:p w14:paraId="15FC6FA2" w14:textId="77777777" w:rsidR="00730EA4" w:rsidRPr="00AB049F" w:rsidRDefault="00730EA4" w:rsidP="00730EA4">
            <w:pPr>
              <w:spacing w:after="0" w:line="240" w:lineRule="auto"/>
              <w:ind w:left="100" w:right="-20"/>
              <w:rPr>
                <w:rFonts w:ascii="Roboto Condensed" w:eastAsia="Calibri" w:hAnsi="Roboto Condensed" w:cs="Calibri"/>
                <w:sz w:val="20"/>
              </w:rPr>
            </w:pPr>
            <w:r w:rsidRPr="00AB049F">
              <w:rPr>
                <w:rFonts w:ascii="Roboto Condensed" w:eastAsia="Calibri" w:hAnsi="Roboto Condensed" w:cs="Calibri"/>
                <w:spacing w:val="1"/>
                <w:sz w:val="20"/>
              </w:rPr>
              <w:t>2</w:t>
            </w:r>
            <w:r w:rsidRPr="00AB049F">
              <w:rPr>
                <w:rFonts w:ascii="Roboto Condensed" w:eastAsia="Calibri" w:hAnsi="Roboto Condensed" w:cs="Calibri"/>
                <w:sz w:val="20"/>
              </w:rPr>
              <w:t>.2</w:t>
            </w:r>
            <w:r w:rsidRPr="00AB049F">
              <w:rPr>
                <w:rFonts w:ascii="Roboto Condensed" w:eastAsia="Calibri" w:hAnsi="Roboto Condensed" w:cs="Calibri"/>
                <w:spacing w:val="49"/>
                <w:sz w:val="20"/>
              </w:rPr>
              <w:t xml:space="preserve"> </w:t>
            </w:r>
            <w:r w:rsidRPr="00AB049F">
              <w:rPr>
                <w:rFonts w:ascii="Roboto Condensed" w:eastAsia="Calibri" w:hAnsi="Roboto Condensed" w:cs="Calibri"/>
                <w:sz w:val="20"/>
              </w:rPr>
              <w:t>Lien avec les méthodes Agile</w:t>
            </w:r>
          </w:p>
          <w:p w14:paraId="105355F3" w14:textId="77777777" w:rsidR="00730EA4" w:rsidRPr="00AB049F" w:rsidRDefault="00730EA4" w:rsidP="00730EA4">
            <w:pPr>
              <w:spacing w:before="60" w:after="0" w:line="240" w:lineRule="auto"/>
              <w:ind w:left="100" w:right="-20"/>
              <w:rPr>
                <w:rFonts w:ascii="Roboto Condensed" w:eastAsia="Calibri" w:hAnsi="Roboto Condensed" w:cs="Calibri"/>
                <w:sz w:val="20"/>
              </w:rPr>
            </w:pPr>
            <w:r w:rsidRPr="00AB049F">
              <w:rPr>
                <w:rFonts w:ascii="Roboto Condensed" w:eastAsia="Calibri" w:hAnsi="Roboto Condensed" w:cs="Calibri"/>
                <w:b/>
                <w:bCs/>
                <w:sz w:val="20"/>
              </w:rPr>
              <w:t>3</w:t>
            </w:r>
            <w:r w:rsidRPr="00AB049F">
              <w:rPr>
                <w:rFonts w:ascii="Roboto Condensed" w:eastAsia="Calibri" w:hAnsi="Roboto Condensed" w:cs="Calibri"/>
                <w:b/>
                <w:bCs/>
                <w:spacing w:val="1"/>
                <w:sz w:val="20"/>
              </w:rPr>
              <w:t xml:space="preserve"> </w:t>
            </w:r>
            <w:r w:rsidRPr="00AB049F">
              <w:rPr>
                <w:rFonts w:ascii="Roboto Condensed" w:eastAsia="Calibri" w:hAnsi="Roboto Condensed" w:cs="Calibri"/>
                <w:b/>
                <w:bCs/>
                <w:spacing w:val="-1"/>
                <w:sz w:val="20"/>
              </w:rPr>
              <w:t>INNOVATION DIGITALE – Phase 1 : Comprendre</w:t>
            </w:r>
          </w:p>
          <w:p w14:paraId="6814F250" w14:textId="77777777" w:rsidR="00730EA4" w:rsidRPr="00AB049F" w:rsidRDefault="00730EA4" w:rsidP="00730EA4">
            <w:pPr>
              <w:spacing w:after="0" w:line="240" w:lineRule="auto"/>
              <w:ind w:left="100" w:right="-20"/>
              <w:rPr>
                <w:rFonts w:ascii="Roboto Condensed" w:eastAsia="Calibri" w:hAnsi="Roboto Condensed" w:cs="Calibri"/>
                <w:sz w:val="20"/>
              </w:rPr>
            </w:pPr>
            <w:r w:rsidRPr="00AB049F">
              <w:rPr>
                <w:rFonts w:ascii="Roboto Condensed" w:eastAsia="Calibri" w:hAnsi="Roboto Condensed" w:cs="Calibri"/>
                <w:spacing w:val="1"/>
                <w:sz w:val="20"/>
              </w:rPr>
              <w:t>3</w:t>
            </w:r>
            <w:r w:rsidRPr="00AB049F">
              <w:rPr>
                <w:rFonts w:ascii="Roboto Condensed" w:eastAsia="Calibri" w:hAnsi="Roboto Condensed" w:cs="Calibri"/>
                <w:sz w:val="20"/>
              </w:rPr>
              <w:t>.1</w:t>
            </w:r>
            <w:r w:rsidRPr="00AB049F">
              <w:rPr>
                <w:rFonts w:ascii="Roboto Condensed" w:eastAsia="Calibri" w:hAnsi="Roboto Condensed" w:cs="Calibri"/>
                <w:spacing w:val="1"/>
                <w:sz w:val="20"/>
              </w:rPr>
              <w:t xml:space="preserve"> </w:t>
            </w:r>
            <w:r w:rsidRPr="00AB049F">
              <w:rPr>
                <w:rFonts w:ascii="Roboto Condensed" w:eastAsia="Calibri" w:hAnsi="Roboto Condensed" w:cs="Calibri"/>
                <w:sz w:val="20"/>
              </w:rPr>
              <w:t xml:space="preserve">Comprendre le contexte </w:t>
            </w:r>
          </w:p>
          <w:p w14:paraId="06A0D942" w14:textId="77777777" w:rsidR="00730EA4" w:rsidRPr="00AB049F" w:rsidRDefault="00730EA4" w:rsidP="00730EA4">
            <w:pPr>
              <w:spacing w:after="0" w:line="240" w:lineRule="auto"/>
              <w:ind w:left="100" w:right="-20"/>
              <w:rPr>
                <w:rFonts w:ascii="Roboto Condensed" w:eastAsia="Calibri" w:hAnsi="Roboto Condensed" w:cs="Calibri"/>
                <w:sz w:val="20"/>
              </w:rPr>
            </w:pPr>
            <w:r w:rsidRPr="00AB049F">
              <w:rPr>
                <w:rFonts w:ascii="Roboto Condensed" w:eastAsia="Calibri" w:hAnsi="Roboto Condensed" w:cs="Calibri"/>
                <w:sz w:val="20"/>
              </w:rPr>
              <w:t xml:space="preserve">3.2 </w:t>
            </w:r>
            <w:proofErr w:type="spellStart"/>
            <w:r w:rsidRPr="00AB049F">
              <w:rPr>
                <w:rFonts w:ascii="Roboto Condensed" w:eastAsia="Calibri" w:hAnsi="Roboto Condensed" w:cs="Calibri"/>
                <w:sz w:val="20"/>
              </w:rPr>
              <w:t>Etre</w:t>
            </w:r>
            <w:proofErr w:type="spellEnd"/>
            <w:r w:rsidRPr="00AB049F">
              <w:rPr>
                <w:rFonts w:ascii="Roboto Condensed" w:eastAsia="Calibri" w:hAnsi="Roboto Condensed" w:cs="Calibri"/>
                <w:sz w:val="20"/>
              </w:rPr>
              <w:t xml:space="preserve"> inspiré</w:t>
            </w:r>
          </w:p>
          <w:p w14:paraId="63BB658F" w14:textId="77777777" w:rsidR="00730EA4" w:rsidRPr="00AB049F" w:rsidRDefault="00730EA4" w:rsidP="00730EA4">
            <w:pPr>
              <w:spacing w:after="0" w:line="240" w:lineRule="auto"/>
              <w:ind w:left="100" w:right="-20"/>
              <w:rPr>
                <w:rFonts w:ascii="Roboto Condensed" w:eastAsia="Calibri" w:hAnsi="Roboto Condensed" w:cs="Calibri"/>
                <w:sz w:val="20"/>
              </w:rPr>
            </w:pPr>
            <w:r w:rsidRPr="00AB049F">
              <w:rPr>
                <w:rFonts w:ascii="Roboto Condensed" w:eastAsia="Calibri" w:hAnsi="Roboto Condensed" w:cs="Calibri"/>
                <w:sz w:val="20"/>
              </w:rPr>
              <w:t>3.3 Définir le problème</w:t>
            </w:r>
          </w:p>
          <w:p w14:paraId="2733FBB6" w14:textId="77777777" w:rsidR="00730EA4" w:rsidRPr="00AB049F" w:rsidRDefault="00730EA4" w:rsidP="00730EA4">
            <w:pPr>
              <w:spacing w:after="0" w:line="240" w:lineRule="auto"/>
              <w:ind w:left="100" w:right="-20"/>
              <w:rPr>
                <w:rFonts w:ascii="Roboto Condensed" w:eastAsia="Calibri" w:hAnsi="Roboto Condensed" w:cs="Calibri"/>
                <w:sz w:val="20"/>
              </w:rPr>
            </w:pPr>
            <w:r w:rsidRPr="00AB049F">
              <w:rPr>
                <w:rFonts w:ascii="Roboto Condensed" w:eastAsia="Calibri" w:hAnsi="Roboto Condensed" w:cs="Calibri"/>
                <w:sz w:val="20"/>
              </w:rPr>
              <w:t>3.4 Analyser l’expérience utilisateur</w:t>
            </w:r>
          </w:p>
          <w:p w14:paraId="104C4A04" w14:textId="77777777" w:rsidR="00730EA4" w:rsidRPr="00AB049F" w:rsidRDefault="00730EA4" w:rsidP="00730EA4">
            <w:pPr>
              <w:spacing w:before="60" w:after="0" w:line="240" w:lineRule="auto"/>
              <w:ind w:left="100" w:right="-20"/>
              <w:rPr>
                <w:rFonts w:ascii="Roboto Condensed" w:eastAsia="Calibri" w:hAnsi="Roboto Condensed" w:cs="Calibri"/>
                <w:sz w:val="20"/>
              </w:rPr>
            </w:pPr>
            <w:r w:rsidRPr="00AB049F">
              <w:rPr>
                <w:rFonts w:ascii="Roboto Condensed" w:eastAsia="Calibri" w:hAnsi="Roboto Condensed" w:cs="Calibri"/>
                <w:b/>
                <w:bCs/>
                <w:sz w:val="20"/>
              </w:rPr>
              <w:t>4</w:t>
            </w:r>
            <w:r w:rsidRPr="00AB049F">
              <w:rPr>
                <w:rFonts w:ascii="Roboto Condensed" w:eastAsia="Calibri" w:hAnsi="Roboto Condensed" w:cs="Calibri"/>
                <w:b/>
                <w:bCs/>
                <w:spacing w:val="1"/>
                <w:sz w:val="20"/>
              </w:rPr>
              <w:t xml:space="preserve"> </w:t>
            </w:r>
            <w:r w:rsidRPr="00AB049F">
              <w:rPr>
                <w:rFonts w:ascii="Roboto Condensed" w:eastAsia="Calibri" w:hAnsi="Roboto Condensed" w:cs="Calibri"/>
                <w:b/>
                <w:bCs/>
                <w:spacing w:val="-1"/>
                <w:sz w:val="20"/>
              </w:rPr>
              <w:t>INNOVATION DIGITALE – Phase 2 : Créer / diverger</w:t>
            </w:r>
          </w:p>
          <w:p w14:paraId="59C02736" w14:textId="77777777" w:rsidR="00730EA4" w:rsidRPr="00AB049F" w:rsidRDefault="00730EA4" w:rsidP="00730EA4">
            <w:pPr>
              <w:spacing w:after="0" w:line="240" w:lineRule="auto"/>
              <w:ind w:left="100" w:right="-20"/>
              <w:rPr>
                <w:rFonts w:ascii="Roboto Condensed" w:eastAsia="Calibri" w:hAnsi="Roboto Condensed" w:cs="Calibri"/>
                <w:sz w:val="20"/>
              </w:rPr>
            </w:pPr>
            <w:r w:rsidRPr="00AB049F">
              <w:rPr>
                <w:rFonts w:ascii="Roboto Condensed" w:eastAsia="Calibri" w:hAnsi="Roboto Condensed" w:cs="Calibri"/>
                <w:spacing w:val="1"/>
                <w:sz w:val="20"/>
              </w:rPr>
              <w:t>4</w:t>
            </w:r>
            <w:r w:rsidRPr="00AB049F">
              <w:rPr>
                <w:rFonts w:ascii="Roboto Condensed" w:eastAsia="Calibri" w:hAnsi="Roboto Condensed" w:cs="Calibri"/>
                <w:sz w:val="20"/>
              </w:rPr>
              <w:t>.1</w:t>
            </w:r>
            <w:r w:rsidRPr="00AB049F">
              <w:rPr>
                <w:rFonts w:ascii="Roboto Condensed" w:eastAsia="Calibri" w:hAnsi="Roboto Condensed" w:cs="Calibri"/>
                <w:spacing w:val="-1"/>
                <w:sz w:val="20"/>
              </w:rPr>
              <w:t xml:space="preserve"> </w:t>
            </w:r>
            <w:r w:rsidRPr="00AB049F">
              <w:rPr>
                <w:rFonts w:ascii="Roboto Condensed" w:eastAsia="Calibri" w:hAnsi="Roboto Condensed" w:cs="Calibri"/>
                <w:spacing w:val="1"/>
                <w:sz w:val="20"/>
              </w:rPr>
              <w:t>Explorer plusieurs solutions</w:t>
            </w:r>
          </w:p>
          <w:p w14:paraId="3BAD1F74" w14:textId="77777777" w:rsidR="00730EA4" w:rsidRPr="00AB049F" w:rsidRDefault="00730EA4" w:rsidP="00730EA4">
            <w:pPr>
              <w:spacing w:after="0" w:line="240" w:lineRule="auto"/>
              <w:ind w:left="100" w:right="-20"/>
              <w:rPr>
                <w:rFonts w:ascii="Roboto Condensed" w:eastAsia="Calibri" w:hAnsi="Roboto Condensed" w:cs="Calibri"/>
                <w:sz w:val="20"/>
              </w:rPr>
            </w:pPr>
            <w:r w:rsidRPr="00AB049F">
              <w:rPr>
                <w:rFonts w:ascii="Roboto Condensed" w:eastAsia="Calibri" w:hAnsi="Roboto Condensed" w:cs="Calibri"/>
                <w:spacing w:val="1"/>
                <w:sz w:val="20"/>
              </w:rPr>
              <w:t>4</w:t>
            </w:r>
            <w:r w:rsidRPr="00AB049F">
              <w:rPr>
                <w:rFonts w:ascii="Roboto Condensed" w:eastAsia="Calibri" w:hAnsi="Roboto Condensed" w:cs="Calibri"/>
                <w:sz w:val="20"/>
              </w:rPr>
              <w:t>.2</w:t>
            </w:r>
            <w:r w:rsidRPr="00AB049F">
              <w:rPr>
                <w:rFonts w:ascii="Roboto Condensed" w:eastAsia="Calibri" w:hAnsi="Roboto Condensed" w:cs="Calibri"/>
                <w:spacing w:val="-1"/>
                <w:sz w:val="20"/>
              </w:rPr>
              <w:t xml:space="preserve"> </w:t>
            </w:r>
            <w:r w:rsidRPr="00AB049F">
              <w:rPr>
                <w:rFonts w:ascii="Roboto Condensed" w:eastAsia="Calibri" w:hAnsi="Roboto Condensed" w:cs="Calibri"/>
                <w:spacing w:val="1"/>
                <w:sz w:val="20"/>
              </w:rPr>
              <w:t>Des ateliers pour créer (</w:t>
            </w:r>
            <w:proofErr w:type="spellStart"/>
            <w:r w:rsidRPr="00AB049F">
              <w:rPr>
                <w:rFonts w:ascii="Roboto Condensed" w:eastAsia="Calibri" w:hAnsi="Roboto Condensed" w:cs="Calibri"/>
                <w:spacing w:val="1"/>
                <w:sz w:val="20"/>
              </w:rPr>
              <w:t>Recap</w:t>
            </w:r>
            <w:proofErr w:type="spellEnd"/>
            <w:r w:rsidRPr="00AB049F">
              <w:rPr>
                <w:rFonts w:ascii="Roboto Condensed" w:eastAsia="Calibri" w:hAnsi="Roboto Condensed" w:cs="Calibri"/>
                <w:spacing w:val="1"/>
                <w:sz w:val="20"/>
              </w:rPr>
              <w:t xml:space="preserve">, </w:t>
            </w:r>
            <w:proofErr w:type="spellStart"/>
            <w:r w:rsidRPr="00AB049F">
              <w:rPr>
                <w:rFonts w:ascii="Roboto Condensed" w:eastAsia="Calibri" w:hAnsi="Roboto Condensed" w:cs="Calibri"/>
                <w:spacing w:val="1"/>
                <w:sz w:val="20"/>
              </w:rPr>
              <w:t>Moodboards</w:t>
            </w:r>
            <w:proofErr w:type="spellEnd"/>
            <w:r w:rsidRPr="00AB049F">
              <w:rPr>
                <w:rFonts w:ascii="Roboto Condensed" w:eastAsia="Calibri" w:hAnsi="Roboto Condensed" w:cs="Calibri"/>
                <w:spacing w:val="1"/>
                <w:sz w:val="20"/>
              </w:rPr>
              <w:t xml:space="preserve">, </w:t>
            </w:r>
            <w:proofErr w:type="spellStart"/>
            <w:r w:rsidRPr="00AB049F">
              <w:rPr>
                <w:rFonts w:ascii="Roboto Condensed" w:eastAsia="Calibri" w:hAnsi="Roboto Condensed" w:cs="Calibri"/>
                <w:spacing w:val="1"/>
                <w:sz w:val="20"/>
              </w:rPr>
              <w:t>Crazy</w:t>
            </w:r>
            <w:proofErr w:type="spellEnd"/>
            <w:r w:rsidRPr="00AB049F">
              <w:rPr>
                <w:rFonts w:ascii="Roboto Condensed" w:eastAsia="Calibri" w:hAnsi="Roboto Condensed" w:cs="Calibri"/>
                <w:spacing w:val="1"/>
                <w:sz w:val="20"/>
              </w:rPr>
              <w:t xml:space="preserve"> 8’s, etc.)</w:t>
            </w:r>
          </w:p>
          <w:p w14:paraId="7B9C8100" w14:textId="77777777" w:rsidR="00730EA4" w:rsidRPr="00AB049F" w:rsidRDefault="00730EA4" w:rsidP="00730EA4">
            <w:pPr>
              <w:spacing w:before="60" w:after="0" w:line="240" w:lineRule="auto"/>
              <w:ind w:left="100" w:right="-20"/>
              <w:rPr>
                <w:rFonts w:ascii="Roboto Condensed" w:eastAsia="Calibri" w:hAnsi="Roboto Condensed" w:cs="Calibri"/>
                <w:sz w:val="20"/>
              </w:rPr>
            </w:pPr>
            <w:r w:rsidRPr="00AB049F">
              <w:rPr>
                <w:rFonts w:ascii="Roboto Condensed" w:eastAsia="Calibri" w:hAnsi="Roboto Condensed" w:cs="Calibri"/>
                <w:b/>
                <w:bCs/>
                <w:sz w:val="20"/>
              </w:rPr>
              <w:t>5</w:t>
            </w:r>
            <w:r w:rsidRPr="00AB049F">
              <w:rPr>
                <w:rFonts w:ascii="Roboto Condensed" w:eastAsia="Calibri" w:hAnsi="Roboto Condensed" w:cs="Calibri"/>
                <w:b/>
                <w:bCs/>
                <w:spacing w:val="1"/>
                <w:sz w:val="20"/>
              </w:rPr>
              <w:t xml:space="preserve"> </w:t>
            </w:r>
            <w:r w:rsidRPr="00AB049F">
              <w:rPr>
                <w:rFonts w:ascii="Roboto Condensed" w:eastAsia="Calibri" w:hAnsi="Roboto Condensed" w:cs="Calibri"/>
                <w:b/>
                <w:bCs/>
                <w:spacing w:val="-1"/>
                <w:sz w:val="20"/>
              </w:rPr>
              <w:t>INNOVATION DIGITALE – Phase 3 : Décider/ converger</w:t>
            </w:r>
          </w:p>
          <w:p w14:paraId="3E0DD15D" w14:textId="77777777" w:rsidR="00730EA4" w:rsidRPr="00AB049F" w:rsidRDefault="00730EA4" w:rsidP="00730EA4">
            <w:pPr>
              <w:spacing w:after="0" w:line="266" w:lineRule="exact"/>
              <w:ind w:left="100" w:right="-20"/>
              <w:rPr>
                <w:rFonts w:ascii="Roboto Condensed" w:eastAsia="Calibri" w:hAnsi="Roboto Condensed" w:cs="Calibri"/>
                <w:sz w:val="20"/>
              </w:rPr>
            </w:pPr>
            <w:r w:rsidRPr="00AB049F">
              <w:rPr>
                <w:rFonts w:ascii="Roboto Condensed" w:eastAsia="Calibri" w:hAnsi="Roboto Condensed" w:cs="Calibri"/>
                <w:spacing w:val="1"/>
                <w:position w:val="1"/>
                <w:sz w:val="20"/>
              </w:rPr>
              <w:t>5</w:t>
            </w:r>
            <w:r w:rsidRPr="00AB049F">
              <w:rPr>
                <w:rFonts w:ascii="Roboto Condensed" w:eastAsia="Calibri" w:hAnsi="Roboto Condensed" w:cs="Calibri"/>
                <w:position w:val="1"/>
                <w:sz w:val="20"/>
              </w:rPr>
              <w:t>.1</w:t>
            </w:r>
            <w:r w:rsidRPr="00AB049F">
              <w:rPr>
                <w:rFonts w:ascii="Roboto Condensed" w:eastAsia="Calibri" w:hAnsi="Roboto Condensed" w:cs="Calibri"/>
                <w:spacing w:val="1"/>
                <w:position w:val="1"/>
                <w:sz w:val="20"/>
              </w:rPr>
              <w:t xml:space="preserve"> </w:t>
            </w:r>
            <w:proofErr w:type="spellStart"/>
            <w:r w:rsidRPr="00AB049F">
              <w:rPr>
                <w:rFonts w:ascii="Roboto Condensed" w:eastAsia="Calibri" w:hAnsi="Roboto Condensed" w:cs="Calibri"/>
                <w:position w:val="1"/>
                <w:sz w:val="20"/>
              </w:rPr>
              <w:t>Sketching</w:t>
            </w:r>
            <w:proofErr w:type="spellEnd"/>
            <w:r w:rsidRPr="00AB049F">
              <w:rPr>
                <w:rFonts w:ascii="Roboto Condensed" w:eastAsia="Calibri" w:hAnsi="Roboto Condensed" w:cs="Calibri"/>
                <w:position w:val="1"/>
                <w:sz w:val="20"/>
              </w:rPr>
              <w:t xml:space="preserve"> / Maquettage d’innovations digitale</w:t>
            </w:r>
          </w:p>
          <w:p w14:paraId="3325BA12" w14:textId="77777777" w:rsidR="00730EA4" w:rsidRPr="00AB049F" w:rsidRDefault="00730EA4" w:rsidP="00730EA4">
            <w:pPr>
              <w:spacing w:after="0" w:line="240" w:lineRule="auto"/>
              <w:ind w:left="100" w:right="-20"/>
              <w:rPr>
                <w:rFonts w:ascii="Roboto Condensed" w:eastAsia="Calibri" w:hAnsi="Roboto Condensed" w:cs="Calibri"/>
                <w:spacing w:val="1"/>
                <w:sz w:val="20"/>
              </w:rPr>
            </w:pPr>
            <w:r w:rsidRPr="00AB049F">
              <w:rPr>
                <w:rFonts w:ascii="Roboto Condensed" w:eastAsia="Calibri" w:hAnsi="Roboto Condensed" w:cs="Calibri"/>
                <w:spacing w:val="1"/>
                <w:sz w:val="20"/>
              </w:rPr>
              <w:t>5</w:t>
            </w:r>
            <w:r w:rsidRPr="00AB049F">
              <w:rPr>
                <w:rFonts w:ascii="Roboto Condensed" w:eastAsia="Calibri" w:hAnsi="Roboto Condensed" w:cs="Calibri"/>
                <w:sz w:val="20"/>
              </w:rPr>
              <w:t>.2</w:t>
            </w:r>
            <w:r w:rsidRPr="00AB049F">
              <w:rPr>
                <w:rFonts w:ascii="Roboto Condensed" w:eastAsia="Calibri" w:hAnsi="Roboto Condensed" w:cs="Calibri"/>
                <w:spacing w:val="-1"/>
                <w:sz w:val="20"/>
              </w:rPr>
              <w:t xml:space="preserve"> </w:t>
            </w:r>
            <w:r w:rsidRPr="00AB049F">
              <w:rPr>
                <w:rFonts w:ascii="Roboto Condensed" w:eastAsia="Calibri" w:hAnsi="Roboto Condensed" w:cs="Calibri"/>
                <w:spacing w:val="1"/>
                <w:sz w:val="20"/>
              </w:rPr>
              <w:t>Wireframes et niveau de détails</w:t>
            </w:r>
          </w:p>
          <w:p w14:paraId="496023D9" w14:textId="77777777" w:rsidR="00730EA4" w:rsidRPr="00AB049F" w:rsidRDefault="00730EA4" w:rsidP="00730EA4">
            <w:pPr>
              <w:spacing w:before="60" w:after="0" w:line="240" w:lineRule="auto"/>
              <w:ind w:left="100" w:right="-20"/>
              <w:rPr>
                <w:rFonts w:ascii="Roboto Condensed" w:eastAsia="Calibri" w:hAnsi="Roboto Condensed" w:cs="Calibri"/>
                <w:sz w:val="20"/>
              </w:rPr>
            </w:pPr>
            <w:r w:rsidRPr="00AB049F">
              <w:rPr>
                <w:rFonts w:ascii="Roboto Condensed" w:eastAsia="Calibri" w:hAnsi="Roboto Condensed" w:cs="Calibri"/>
                <w:b/>
                <w:bCs/>
                <w:sz w:val="20"/>
              </w:rPr>
              <w:t>5</w:t>
            </w:r>
            <w:r w:rsidRPr="00AB049F">
              <w:rPr>
                <w:rFonts w:ascii="Roboto Condensed" w:eastAsia="Calibri" w:hAnsi="Roboto Condensed" w:cs="Calibri"/>
                <w:b/>
                <w:bCs/>
                <w:spacing w:val="1"/>
                <w:sz w:val="20"/>
              </w:rPr>
              <w:t xml:space="preserve"> </w:t>
            </w:r>
            <w:r w:rsidRPr="00AB049F">
              <w:rPr>
                <w:rFonts w:ascii="Roboto Condensed" w:eastAsia="Calibri" w:hAnsi="Roboto Condensed" w:cs="Calibri"/>
                <w:b/>
                <w:bCs/>
                <w:spacing w:val="-1"/>
                <w:sz w:val="20"/>
              </w:rPr>
              <w:t>INNOVATION DIGITALE – Phase 4 : prototyper</w:t>
            </w:r>
          </w:p>
          <w:p w14:paraId="084C1779" w14:textId="77777777" w:rsidR="00730EA4" w:rsidRPr="00AB049F" w:rsidRDefault="00730EA4" w:rsidP="00730EA4">
            <w:pPr>
              <w:spacing w:after="0" w:line="266" w:lineRule="exact"/>
              <w:ind w:left="100" w:right="-20"/>
              <w:rPr>
                <w:rFonts w:ascii="Roboto Condensed" w:eastAsia="Calibri" w:hAnsi="Roboto Condensed" w:cs="Calibri"/>
                <w:sz w:val="20"/>
              </w:rPr>
            </w:pPr>
            <w:r w:rsidRPr="00AB049F">
              <w:rPr>
                <w:rFonts w:ascii="Roboto Condensed" w:eastAsia="Calibri" w:hAnsi="Roboto Condensed" w:cs="Calibri"/>
                <w:spacing w:val="1"/>
                <w:position w:val="1"/>
                <w:sz w:val="20"/>
              </w:rPr>
              <w:t>5</w:t>
            </w:r>
            <w:r w:rsidRPr="00AB049F">
              <w:rPr>
                <w:rFonts w:ascii="Roboto Condensed" w:eastAsia="Calibri" w:hAnsi="Roboto Condensed" w:cs="Calibri"/>
                <w:position w:val="1"/>
                <w:sz w:val="20"/>
              </w:rPr>
              <w:t>.1</w:t>
            </w:r>
            <w:r w:rsidRPr="00AB049F">
              <w:rPr>
                <w:rFonts w:ascii="Roboto Condensed" w:eastAsia="Calibri" w:hAnsi="Roboto Condensed" w:cs="Calibri"/>
                <w:spacing w:val="1"/>
                <w:position w:val="1"/>
                <w:sz w:val="20"/>
              </w:rPr>
              <w:t xml:space="preserve"> </w:t>
            </w:r>
            <w:r w:rsidRPr="00AB049F">
              <w:rPr>
                <w:rFonts w:ascii="Roboto Condensed" w:eastAsia="Calibri" w:hAnsi="Roboto Condensed" w:cs="Calibri"/>
                <w:position w:val="1"/>
                <w:sz w:val="20"/>
              </w:rPr>
              <w:t>Outils de prototypage</w:t>
            </w:r>
          </w:p>
          <w:p w14:paraId="6A2D360D" w14:textId="77777777" w:rsidR="00730EA4" w:rsidRPr="00AB049F" w:rsidRDefault="00730EA4" w:rsidP="00730EA4">
            <w:pPr>
              <w:spacing w:after="0" w:line="240" w:lineRule="auto"/>
              <w:ind w:left="100" w:right="-20"/>
              <w:rPr>
                <w:rFonts w:ascii="Roboto Condensed" w:eastAsia="Calibri" w:hAnsi="Roboto Condensed" w:cs="Calibri"/>
                <w:spacing w:val="1"/>
                <w:sz w:val="20"/>
              </w:rPr>
            </w:pPr>
            <w:r w:rsidRPr="00AB049F">
              <w:rPr>
                <w:rFonts w:ascii="Roboto Condensed" w:eastAsia="Calibri" w:hAnsi="Roboto Condensed" w:cs="Calibri"/>
                <w:spacing w:val="1"/>
                <w:sz w:val="20"/>
              </w:rPr>
              <w:t>5</w:t>
            </w:r>
            <w:r w:rsidRPr="00AB049F">
              <w:rPr>
                <w:rFonts w:ascii="Roboto Condensed" w:eastAsia="Calibri" w:hAnsi="Roboto Condensed" w:cs="Calibri"/>
                <w:sz w:val="20"/>
              </w:rPr>
              <w:t>.2</w:t>
            </w:r>
            <w:r w:rsidRPr="00AB049F">
              <w:rPr>
                <w:rFonts w:ascii="Roboto Condensed" w:eastAsia="Calibri" w:hAnsi="Roboto Condensed" w:cs="Calibri"/>
                <w:spacing w:val="-1"/>
                <w:sz w:val="20"/>
              </w:rPr>
              <w:t xml:space="preserve"> </w:t>
            </w:r>
            <w:r w:rsidRPr="00AB049F">
              <w:rPr>
                <w:rFonts w:ascii="Roboto Condensed" w:eastAsia="Calibri" w:hAnsi="Roboto Condensed" w:cs="Calibri"/>
                <w:spacing w:val="1"/>
                <w:sz w:val="20"/>
              </w:rPr>
              <w:t>Storytelling et prototypage</w:t>
            </w:r>
          </w:p>
          <w:p w14:paraId="637F7A4B" w14:textId="77777777" w:rsidR="00730EA4" w:rsidRPr="00AB049F" w:rsidRDefault="00730EA4" w:rsidP="00730EA4">
            <w:pPr>
              <w:spacing w:before="60" w:after="0" w:line="240" w:lineRule="auto"/>
              <w:ind w:left="100" w:right="-20"/>
              <w:rPr>
                <w:rFonts w:ascii="Roboto Condensed" w:eastAsia="Calibri" w:hAnsi="Roboto Condensed" w:cs="Calibri"/>
                <w:sz w:val="20"/>
              </w:rPr>
            </w:pPr>
            <w:r w:rsidRPr="00AB049F">
              <w:rPr>
                <w:rFonts w:ascii="Roboto Condensed" w:eastAsia="Calibri" w:hAnsi="Roboto Condensed" w:cs="Calibri"/>
                <w:b/>
                <w:bCs/>
                <w:sz w:val="20"/>
              </w:rPr>
              <w:t>6</w:t>
            </w:r>
            <w:r w:rsidRPr="00AB049F">
              <w:rPr>
                <w:rFonts w:ascii="Roboto Condensed" w:eastAsia="Calibri" w:hAnsi="Roboto Condensed" w:cs="Calibri"/>
                <w:b/>
                <w:bCs/>
                <w:spacing w:val="1"/>
                <w:sz w:val="20"/>
              </w:rPr>
              <w:t xml:space="preserve"> </w:t>
            </w:r>
            <w:r w:rsidRPr="00AB049F">
              <w:rPr>
                <w:rFonts w:ascii="Roboto Condensed" w:eastAsia="Calibri" w:hAnsi="Roboto Condensed" w:cs="Calibri"/>
                <w:b/>
                <w:bCs/>
                <w:spacing w:val="-1"/>
                <w:sz w:val="20"/>
              </w:rPr>
              <w:t>INNOVATION DIGITALE – Phase 5 : tester</w:t>
            </w:r>
          </w:p>
          <w:p w14:paraId="2C838CD4" w14:textId="77777777" w:rsidR="00730EA4" w:rsidRPr="00AB049F" w:rsidRDefault="00730EA4" w:rsidP="00730EA4">
            <w:pPr>
              <w:spacing w:after="0" w:line="266" w:lineRule="exact"/>
              <w:ind w:left="100" w:right="-20"/>
              <w:rPr>
                <w:rFonts w:ascii="Roboto Condensed" w:eastAsia="Calibri" w:hAnsi="Roboto Condensed" w:cs="Calibri"/>
                <w:sz w:val="20"/>
              </w:rPr>
            </w:pPr>
            <w:r w:rsidRPr="00AB049F">
              <w:rPr>
                <w:rFonts w:ascii="Roboto Condensed" w:eastAsia="Calibri" w:hAnsi="Roboto Condensed" w:cs="Calibri"/>
                <w:spacing w:val="1"/>
                <w:position w:val="1"/>
                <w:sz w:val="20"/>
              </w:rPr>
              <w:t>6</w:t>
            </w:r>
            <w:r w:rsidRPr="00AB049F">
              <w:rPr>
                <w:rFonts w:ascii="Roboto Condensed" w:eastAsia="Calibri" w:hAnsi="Roboto Condensed" w:cs="Calibri"/>
                <w:position w:val="1"/>
                <w:sz w:val="20"/>
              </w:rPr>
              <w:t>.1</w:t>
            </w:r>
            <w:r w:rsidRPr="00AB049F">
              <w:rPr>
                <w:rFonts w:ascii="Roboto Condensed" w:eastAsia="Calibri" w:hAnsi="Roboto Condensed" w:cs="Calibri"/>
                <w:spacing w:val="1"/>
                <w:position w:val="1"/>
                <w:sz w:val="20"/>
              </w:rPr>
              <w:t xml:space="preserve"> </w:t>
            </w:r>
            <w:r w:rsidRPr="00AB049F">
              <w:rPr>
                <w:rFonts w:ascii="Roboto Condensed" w:eastAsia="Calibri" w:hAnsi="Roboto Condensed" w:cs="Calibri"/>
                <w:position w:val="1"/>
                <w:sz w:val="20"/>
              </w:rPr>
              <w:t>Construire les séquences de tests basé sur l’expérience utilisateur</w:t>
            </w:r>
          </w:p>
          <w:p w14:paraId="4DBE64FA" w14:textId="77777777" w:rsidR="00730EA4" w:rsidRPr="00AB049F" w:rsidRDefault="00730EA4" w:rsidP="00730EA4">
            <w:pPr>
              <w:spacing w:after="0" w:line="240" w:lineRule="auto"/>
              <w:ind w:left="100" w:right="-20"/>
              <w:rPr>
                <w:rFonts w:ascii="Roboto Condensed" w:eastAsia="Calibri" w:hAnsi="Roboto Condensed" w:cs="Calibri"/>
                <w:spacing w:val="1"/>
                <w:sz w:val="20"/>
              </w:rPr>
            </w:pPr>
            <w:r w:rsidRPr="00AB049F">
              <w:rPr>
                <w:rFonts w:ascii="Roboto Condensed" w:eastAsia="Calibri" w:hAnsi="Roboto Condensed" w:cs="Calibri"/>
                <w:spacing w:val="1"/>
                <w:sz w:val="20"/>
              </w:rPr>
              <w:t>6</w:t>
            </w:r>
            <w:r w:rsidRPr="00AB049F">
              <w:rPr>
                <w:rFonts w:ascii="Roboto Condensed" w:eastAsia="Calibri" w:hAnsi="Roboto Condensed" w:cs="Calibri"/>
                <w:sz w:val="20"/>
              </w:rPr>
              <w:t>.2</w:t>
            </w:r>
            <w:r w:rsidRPr="00AB049F">
              <w:rPr>
                <w:rFonts w:ascii="Roboto Condensed" w:eastAsia="Calibri" w:hAnsi="Roboto Condensed" w:cs="Calibri"/>
                <w:spacing w:val="-1"/>
                <w:sz w:val="20"/>
              </w:rPr>
              <w:t xml:space="preserve"> </w:t>
            </w:r>
            <w:r w:rsidRPr="00AB049F">
              <w:rPr>
                <w:rFonts w:ascii="Roboto Condensed" w:eastAsia="Calibri" w:hAnsi="Roboto Condensed" w:cs="Calibri"/>
                <w:spacing w:val="1"/>
                <w:sz w:val="20"/>
              </w:rPr>
              <w:t>Mettre en avant les succès</w:t>
            </w:r>
          </w:p>
          <w:p w14:paraId="1C349AFF" w14:textId="77777777" w:rsidR="00730EA4" w:rsidRPr="00AB049F" w:rsidRDefault="00730EA4" w:rsidP="00730EA4">
            <w:pPr>
              <w:spacing w:after="0" w:line="240" w:lineRule="auto"/>
              <w:ind w:left="100" w:right="-20"/>
              <w:rPr>
                <w:rFonts w:ascii="Roboto Condensed" w:eastAsia="Calibri" w:hAnsi="Roboto Condensed" w:cs="Calibri"/>
                <w:spacing w:val="1"/>
                <w:sz w:val="20"/>
              </w:rPr>
            </w:pPr>
            <w:r w:rsidRPr="00AB049F">
              <w:rPr>
                <w:rFonts w:ascii="Roboto Condensed" w:eastAsia="Calibri" w:hAnsi="Roboto Condensed" w:cs="Calibri"/>
                <w:spacing w:val="1"/>
                <w:sz w:val="20"/>
              </w:rPr>
              <w:t>6</w:t>
            </w:r>
            <w:r w:rsidRPr="00AB049F">
              <w:rPr>
                <w:rFonts w:ascii="Roboto Condensed" w:eastAsia="Calibri" w:hAnsi="Roboto Condensed" w:cs="Calibri"/>
                <w:sz w:val="20"/>
              </w:rPr>
              <w:t>.3</w:t>
            </w:r>
            <w:r w:rsidRPr="00AB049F">
              <w:rPr>
                <w:rFonts w:ascii="Roboto Condensed" w:eastAsia="Calibri" w:hAnsi="Roboto Condensed" w:cs="Calibri"/>
                <w:spacing w:val="-1"/>
                <w:sz w:val="20"/>
              </w:rPr>
              <w:t xml:space="preserve"> </w:t>
            </w:r>
            <w:r w:rsidRPr="00AB049F">
              <w:rPr>
                <w:rFonts w:ascii="Roboto Condensed" w:eastAsia="Calibri" w:hAnsi="Roboto Condensed" w:cs="Calibri"/>
                <w:spacing w:val="1"/>
                <w:sz w:val="20"/>
              </w:rPr>
              <w:t>Discuter et analyser les échecs</w:t>
            </w:r>
          </w:p>
          <w:p w14:paraId="292AE9C0" w14:textId="77777777" w:rsidR="00730EA4" w:rsidRPr="00AB049F" w:rsidRDefault="00730EA4" w:rsidP="00730EA4">
            <w:pPr>
              <w:spacing w:after="0" w:line="240" w:lineRule="auto"/>
              <w:ind w:left="100" w:right="-20"/>
              <w:rPr>
                <w:rFonts w:ascii="Roboto Condensed" w:eastAsia="Calibri" w:hAnsi="Roboto Condensed" w:cs="Calibri"/>
                <w:sz w:val="20"/>
              </w:rPr>
            </w:pPr>
            <w:r w:rsidRPr="00AB049F">
              <w:rPr>
                <w:rFonts w:ascii="Roboto Condensed" w:eastAsia="Calibri" w:hAnsi="Roboto Condensed" w:cs="Calibri"/>
                <w:spacing w:val="1"/>
                <w:sz w:val="20"/>
              </w:rPr>
              <w:t>6</w:t>
            </w:r>
            <w:r w:rsidRPr="00AB049F">
              <w:rPr>
                <w:rFonts w:ascii="Roboto Condensed" w:eastAsia="Calibri" w:hAnsi="Roboto Condensed" w:cs="Calibri"/>
                <w:sz w:val="20"/>
              </w:rPr>
              <w:t>.2</w:t>
            </w:r>
            <w:r w:rsidRPr="00AB049F">
              <w:rPr>
                <w:rFonts w:ascii="Roboto Condensed" w:eastAsia="Calibri" w:hAnsi="Roboto Condensed" w:cs="Calibri"/>
                <w:spacing w:val="-1"/>
                <w:sz w:val="20"/>
              </w:rPr>
              <w:t xml:space="preserve"> </w:t>
            </w:r>
            <w:r w:rsidRPr="00AB049F">
              <w:rPr>
                <w:rFonts w:ascii="Roboto Condensed" w:eastAsia="Calibri" w:hAnsi="Roboto Condensed" w:cs="Calibri"/>
                <w:spacing w:val="1"/>
                <w:sz w:val="20"/>
              </w:rPr>
              <w:t>Définir les perspectives d’amélioration</w:t>
            </w:r>
          </w:p>
        </w:tc>
      </w:tr>
      <w:tr w:rsidR="00730EA4" w14:paraId="7B5DAA79" w14:textId="77777777" w:rsidTr="001161BE">
        <w:trPr>
          <w:trHeight w:hRule="exact" w:val="557"/>
        </w:trPr>
        <w:tc>
          <w:tcPr>
            <w:tcW w:w="2518" w:type="dxa"/>
            <w:gridSpan w:val="2"/>
            <w:shd w:val="clear" w:color="auto" w:fill="282D46"/>
            <w:vAlign w:val="center"/>
          </w:tcPr>
          <w:p w14:paraId="7DAF10BE" w14:textId="77777777" w:rsidR="00730EA4" w:rsidRPr="001161BE" w:rsidRDefault="00730EA4" w:rsidP="00730EA4">
            <w:pPr>
              <w:spacing w:after="0" w:line="264" w:lineRule="exact"/>
              <w:ind w:left="96" w:right="23"/>
              <w:rPr>
                <w:rFonts w:ascii="Roboto Condensed" w:hAnsi="Roboto Condensed"/>
                <w:b/>
                <w:color w:val="FFFFFF" w:themeColor="background1"/>
              </w:rPr>
            </w:pPr>
            <w:r w:rsidRPr="001161BE">
              <w:rPr>
                <w:rFonts w:ascii="Roboto Condensed" w:eastAsia="Calibri" w:hAnsi="Roboto Condensed" w:cs="Calibri"/>
                <w:b/>
                <w:bCs/>
                <w:color w:val="FFFFFF" w:themeColor="background1"/>
                <w:spacing w:val="-1"/>
                <w:position w:val="1"/>
              </w:rPr>
              <w:t>Moda</w:t>
            </w:r>
            <w:r w:rsidRPr="001161BE">
              <w:rPr>
                <w:rFonts w:ascii="Roboto Condensed" w:eastAsia="Calibri" w:hAnsi="Roboto Condensed" w:cs="Calibri"/>
                <w:b/>
                <w:bCs/>
                <w:color w:val="FFFFFF" w:themeColor="background1"/>
                <w:spacing w:val="1"/>
                <w:position w:val="1"/>
              </w:rPr>
              <w:t>li</w:t>
            </w:r>
            <w:r w:rsidRPr="001161BE">
              <w:rPr>
                <w:rFonts w:ascii="Roboto Condensed" w:eastAsia="Calibri" w:hAnsi="Roboto Condensed" w:cs="Calibri"/>
                <w:b/>
                <w:bCs/>
                <w:color w:val="FFFFFF" w:themeColor="background1"/>
                <w:position w:val="1"/>
              </w:rPr>
              <w:t xml:space="preserve">tés </w:t>
            </w:r>
            <w:r w:rsidRPr="001161BE">
              <w:rPr>
                <w:rFonts w:ascii="Roboto Condensed" w:eastAsia="Calibri" w:hAnsi="Roboto Condensed" w:cs="Calibri"/>
                <w:b/>
                <w:bCs/>
                <w:color w:val="FFFFFF" w:themeColor="background1"/>
                <w:spacing w:val="-1"/>
              </w:rPr>
              <w:t>d</w:t>
            </w:r>
            <w:r w:rsidRPr="001161BE">
              <w:rPr>
                <w:rFonts w:ascii="Roboto Condensed" w:eastAsia="Calibri" w:hAnsi="Roboto Condensed" w:cs="Calibri"/>
                <w:b/>
                <w:bCs/>
                <w:color w:val="FFFFFF" w:themeColor="background1"/>
              </w:rPr>
              <w:t>’e</w:t>
            </w:r>
            <w:r w:rsidRPr="001161BE">
              <w:rPr>
                <w:rFonts w:ascii="Roboto Condensed" w:eastAsia="Calibri" w:hAnsi="Roboto Condensed" w:cs="Calibri"/>
                <w:b/>
                <w:bCs/>
                <w:color w:val="FFFFFF" w:themeColor="background1"/>
                <w:spacing w:val="-1"/>
              </w:rPr>
              <w:t>n</w:t>
            </w:r>
            <w:r w:rsidRPr="001161BE">
              <w:rPr>
                <w:rFonts w:ascii="Roboto Condensed" w:eastAsia="Calibri" w:hAnsi="Roboto Condensed" w:cs="Calibri"/>
                <w:b/>
                <w:bCs/>
                <w:color w:val="FFFFFF" w:themeColor="background1"/>
              </w:rPr>
              <w:t>s</w:t>
            </w:r>
            <w:r w:rsidRPr="001161BE">
              <w:rPr>
                <w:rFonts w:ascii="Roboto Condensed" w:eastAsia="Calibri" w:hAnsi="Roboto Condensed" w:cs="Calibri"/>
                <w:b/>
                <w:bCs/>
                <w:color w:val="FFFFFF" w:themeColor="background1"/>
                <w:spacing w:val="-1"/>
              </w:rPr>
              <w:t>e</w:t>
            </w:r>
            <w:r w:rsidRPr="001161BE">
              <w:rPr>
                <w:rFonts w:ascii="Roboto Condensed" w:eastAsia="Calibri" w:hAnsi="Roboto Condensed" w:cs="Calibri"/>
                <w:b/>
                <w:bCs/>
                <w:color w:val="FFFFFF" w:themeColor="background1"/>
                <w:spacing w:val="1"/>
              </w:rPr>
              <w:t>ig</w:t>
            </w:r>
            <w:r w:rsidRPr="001161BE">
              <w:rPr>
                <w:rFonts w:ascii="Roboto Condensed" w:eastAsia="Calibri" w:hAnsi="Roboto Condensed" w:cs="Calibri"/>
                <w:b/>
                <w:bCs/>
                <w:color w:val="FFFFFF" w:themeColor="background1"/>
                <w:spacing w:val="-1"/>
              </w:rPr>
              <w:t>ne</w:t>
            </w:r>
            <w:r w:rsidRPr="001161BE">
              <w:rPr>
                <w:rFonts w:ascii="Roboto Condensed" w:eastAsia="Calibri" w:hAnsi="Roboto Condensed" w:cs="Calibri"/>
                <w:b/>
                <w:bCs/>
                <w:color w:val="FFFFFF" w:themeColor="background1"/>
              </w:rPr>
              <w:t>me</w:t>
            </w:r>
            <w:r w:rsidRPr="001161BE">
              <w:rPr>
                <w:rFonts w:ascii="Roboto Condensed" w:eastAsia="Calibri" w:hAnsi="Roboto Condensed" w:cs="Calibri"/>
                <w:b/>
                <w:bCs/>
                <w:color w:val="FFFFFF" w:themeColor="background1"/>
                <w:spacing w:val="-1"/>
              </w:rPr>
              <w:t>n</w:t>
            </w:r>
            <w:r w:rsidRPr="001161BE">
              <w:rPr>
                <w:rFonts w:ascii="Roboto Condensed" w:eastAsia="Calibri" w:hAnsi="Roboto Condensed" w:cs="Calibri"/>
                <w:b/>
                <w:bCs/>
                <w:color w:val="FFFFFF" w:themeColor="background1"/>
              </w:rPr>
              <w:t>t</w:t>
            </w:r>
          </w:p>
        </w:tc>
        <w:tc>
          <w:tcPr>
            <w:tcW w:w="7372" w:type="dxa"/>
            <w:gridSpan w:val="3"/>
            <w:shd w:val="clear" w:color="auto" w:fill="F1E5F7"/>
            <w:vAlign w:val="center"/>
          </w:tcPr>
          <w:p w14:paraId="40223525" w14:textId="5F02D6AC" w:rsidR="00730EA4" w:rsidRPr="00AB049F" w:rsidRDefault="00730EA4" w:rsidP="003402AC">
            <w:pPr>
              <w:spacing w:after="0" w:line="240" w:lineRule="auto"/>
              <w:ind w:left="102" w:right="-23"/>
              <w:rPr>
                <w:rFonts w:ascii="Roboto Condensed" w:eastAsia="Calibri" w:hAnsi="Roboto Condensed" w:cs="Calibri"/>
                <w:sz w:val="20"/>
              </w:rPr>
            </w:pPr>
            <w:r w:rsidRPr="003402AC">
              <w:rPr>
                <w:rFonts w:ascii="Roboto Condensed" w:eastAsia="Calibri" w:hAnsi="Roboto Condensed" w:cs="Calibri"/>
                <w:position w:val="1"/>
                <w:sz w:val="20"/>
              </w:rPr>
              <w:t>C</w:t>
            </w:r>
            <w:r w:rsidRPr="003402AC">
              <w:rPr>
                <w:rFonts w:ascii="Roboto Condensed" w:eastAsia="Calibri" w:hAnsi="Roboto Condensed" w:cs="Calibri"/>
                <w:spacing w:val="1"/>
                <w:position w:val="1"/>
                <w:sz w:val="20"/>
              </w:rPr>
              <w:t>o</w:t>
            </w:r>
            <w:r w:rsidRPr="003402AC">
              <w:rPr>
                <w:rFonts w:ascii="Roboto Condensed" w:eastAsia="Calibri" w:hAnsi="Roboto Condensed" w:cs="Calibri"/>
                <w:spacing w:val="-1"/>
                <w:position w:val="1"/>
                <w:sz w:val="20"/>
              </w:rPr>
              <w:t>u</w:t>
            </w:r>
            <w:r w:rsidRPr="003402AC">
              <w:rPr>
                <w:rFonts w:ascii="Roboto Condensed" w:eastAsia="Calibri" w:hAnsi="Roboto Condensed" w:cs="Calibri"/>
                <w:position w:val="1"/>
                <w:sz w:val="20"/>
              </w:rPr>
              <w:t>rs</w:t>
            </w:r>
            <w:r w:rsidRPr="003402AC">
              <w:rPr>
                <w:rFonts w:ascii="Roboto Condensed" w:eastAsia="Calibri" w:hAnsi="Roboto Condensed" w:cs="Calibri"/>
                <w:spacing w:val="17"/>
                <w:position w:val="1"/>
                <w:sz w:val="20"/>
              </w:rPr>
              <w:t xml:space="preserve"> </w:t>
            </w:r>
            <w:r w:rsidRPr="003402AC">
              <w:rPr>
                <w:rFonts w:ascii="Roboto Condensed" w:eastAsia="Calibri" w:hAnsi="Roboto Condensed" w:cs="Calibri"/>
                <w:spacing w:val="1"/>
                <w:position w:val="1"/>
                <w:sz w:val="20"/>
              </w:rPr>
              <w:t>m</w:t>
            </w:r>
            <w:r w:rsidRPr="003402AC">
              <w:rPr>
                <w:rFonts w:ascii="Roboto Condensed" w:eastAsia="Calibri" w:hAnsi="Roboto Condensed" w:cs="Calibri"/>
                <w:position w:val="1"/>
                <w:sz w:val="20"/>
              </w:rPr>
              <w:t>a</w:t>
            </w:r>
            <w:r w:rsidRPr="003402AC">
              <w:rPr>
                <w:rFonts w:ascii="Roboto Condensed" w:eastAsia="Calibri" w:hAnsi="Roboto Condensed" w:cs="Calibri"/>
                <w:spacing w:val="-1"/>
                <w:position w:val="1"/>
                <w:sz w:val="20"/>
              </w:rPr>
              <w:t>g</w:t>
            </w:r>
            <w:r w:rsidRPr="003402AC">
              <w:rPr>
                <w:rFonts w:ascii="Roboto Condensed" w:eastAsia="Calibri" w:hAnsi="Roboto Condensed" w:cs="Calibri"/>
                <w:position w:val="1"/>
                <w:sz w:val="20"/>
              </w:rPr>
              <w:t>ist</w:t>
            </w:r>
            <w:r w:rsidRPr="003402AC">
              <w:rPr>
                <w:rFonts w:ascii="Roboto Condensed" w:eastAsia="Calibri" w:hAnsi="Roboto Condensed" w:cs="Calibri"/>
                <w:spacing w:val="-3"/>
                <w:position w:val="1"/>
                <w:sz w:val="20"/>
              </w:rPr>
              <w:t>r</w:t>
            </w:r>
            <w:r w:rsidRPr="003402AC">
              <w:rPr>
                <w:rFonts w:ascii="Roboto Condensed" w:eastAsia="Calibri" w:hAnsi="Roboto Condensed" w:cs="Calibri"/>
                <w:position w:val="1"/>
                <w:sz w:val="20"/>
              </w:rPr>
              <w:t>a</w:t>
            </w:r>
            <w:r w:rsidRPr="003402AC">
              <w:rPr>
                <w:rFonts w:ascii="Roboto Condensed" w:eastAsia="Calibri" w:hAnsi="Roboto Condensed" w:cs="Calibri"/>
                <w:spacing w:val="-1"/>
                <w:position w:val="1"/>
                <w:sz w:val="20"/>
              </w:rPr>
              <w:t>u</w:t>
            </w:r>
            <w:r w:rsidRPr="003402AC">
              <w:rPr>
                <w:rFonts w:ascii="Roboto Condensed" w:eastAsia="Calibri" w:hAnsi="Roboto Condensed" w:cs="Calibri"/>
                <w:position w:val="1"/>
                <w:sz w:val="20"/>
              </w:rPr>
              <w:t>x,</w:t>
            </w:r>
            <w:r w:rsidR="003402AC">
              <w:rPr>
                <w:rFonts w:ascii="Roboto Condensed" w:eastAsia="Calibri" w:hAnsi="Roboto Condensed" w:cs="Calibri"/>
                <w:spacing w:val="18"/>
                <w:position w:val="1"/>
                <w:sz w:val="20"/>
              </w:rPr>
              <w:t xml:space="preserve"> </w:t>
            </w:r>
            <w:r w:rsidRPr="003402AC">
              <w:rPr>
                <w:rFonts w:ascii="Roboto Condensed" w:eastAsia="Calibri" w:hAnsi="Roboto Condensed" w:cs="Calibri"/>
                <w:spacing w:val="17"/>
                <w:position w:val="1"/>
                <w:sz w:val="20"/>
              </w:rPr>
              <w:t>Ateliers d’innovation digitale collaboratif, travail en groupe</w:t>
            </w:r>
          </w:p>
        </w:tc>
      </w:tr>
      <w:tr w:rsidR="00730EA4" w14:paraId="0DC21A3A" w14:textId="77777777" w:rsidTr="001161BE">
        <w:trPr>
          <w:trHeight w:hRule="exact" w:val="2167"/>
        </w:trPr>
        <w:tc>
          <w:tcPr>
            <w:tcW w:w="2518" w:type="dxa"/>
            <w:gridSpan w:val="2"/>
            <w:shd w:val="clear" w:color="auto" w:fill="282D46"/>
            <w:vAlign w:val="center"/>
          </w:tcPr>
          <w:p w14:paraId="5361E296" w14:textId="77777777" w:rsidR="00730EA4" w:rsidRPr="001161BE" w:rsidRDefault="00730EA4" w:rsidP="00730EA4">
            <w:pPr>
              <w:spacing w:after="0" w:line="264" w:lineRule="exact"/>
              <w:ind w:left="97" w:right="-20"/>
              <w:rPr>
                <w:rFonts w:ascii="Roboto Condensed" w:eastAsia="Calibri" w:hAnsi="Roboto Condensed" w:cs="Calibri"/>
                <w:b/>
                <w:color w:val="FFFFFF" w:themeColor="background1"/>
              </w:rPr>
            </w:pPr>
            <w:r w:rsidRPr="001161BE">
              <w:rPr>
                <w:rFonts w:ascii="Roboto Condensed" w:eastAsia="Calibri" w:hAnsi="Roboto Condensed" w:cs="Calibri"/>
                <w:b/>
                <w:bCs/>
                <w:color w:val="FFFFFF" w:themeColor="background1"/>
                <w:spacing w:val="-1"/>
                <w:position w:val="1"/>
              </w:rPr>
              <w:t>Moda</w:t>
            </w:r>
            <w:r w:rsidRPr="001161BE">
              <w:rPr>
                <w:rFonts w:ascii="Roboto Condensed" w:eastAsia="Calibri" w:hAnsi="Roboto Condensed" w:cs="Calibri"/>
                <w:b/>
                <w:bCs/>
                <w:color w:val="FFFFFF" w:themeColor="background1"/>
                <w:spacing w:val="1"/>
                <w:position w:val="1"/>
              </w:rPr>
              <w:t>li</w:t>
            </w:r>
            <w:r w:rsidRPr="001161BE">
              <w:rPr>
                <w:rFonts w:ascii="Roboto Condensed" w:eastAsia="Calibri" w:hAnsi="Roboto Condensed" w:cs="Calibri"/>
                <w:b/>
                <w:bCs/>
                <w:color w:val="FFFFFF" w:themeColor="background1"/>
                <w:position w:val="1"/>
              </w:rPr>
              <w:t>tés</w:t>
            </w:r>
            <w:r w:rsidRPr="001161BE">
              <w:rPr>
                <w:rFonts w:ascii="Roboto Condensed" w:eastAsia="Calibri" w:hAnsi="Roboto Condensed" w:cs="Calibri"/>
                <w:b/>
                <w:bCs/>
                <w:color w:val="FFFFFF" w:themeColor="background1"/>
                <w:spacing w:val="1"/>
                <w:position w:val="1"/>
              </w:rPr>
              <w:t xml:space="preserve"> </w:t>
            </w:r>
            <w:r w:rsidRPr="001161BE">
              <w:rPr>
                <w:rFonts w:ascii="Roboto Condensed" w:eastAsia="Calibri" w:hAnsi="Roboto Condensed" w:cs="Calibri"/>
                <w:b/>
                <w:bCs/>
                <w:color w:val="FFFFFF" w:themeColor="background1"/>
                <w:spacing w:val="-1"/>
                <w:position w:val="1"/>
              </w:rPr>
              <w:t>d</w:t>
            </w:r>
            <w:r w:rsidRPr="001161BE">
              <w:rPr>
                <w:rFonts w:ascii="Roboto Condensed" w:eastAsia="Calibri" w:hAnsi="Roboto Condensed" w:cs="Calibri"/>
                <w:b/>
                <w:bCs/>
                <w:color w:val="FFFFFF" w:themeColor="background1"/>
                <w:position w:val="1"/>
              </w:rPr>
              <w:t>’</w:t>
            </w:r>
            <w:r w:rsidRPr="001161BE">
              <w:rPr>
                <w:rFonts w:ascii="Roboto Condensed" w:eastAsia="Calibri" w:hAnsi="Roboto Condensed" w:cs="Calibri"/>
                <w:b/>
                <w:bCs/>
                <w:color w:val="FFFFFF" w:themeColor="background1"/>
                <w:spacing w:val="-2"/>
                <w:position w:val="1"/>
              </w:rPr>
              <w:t>é</w:t>
            </w:r>
            <w:r w:rsidRPr="001161BE">
              <w:rPr>
                <w:rFonts w:ascii="Roboto Condensed" w:eastAsia="Calibri" w:hAnsi="Roboto Condensed" w:cs="Calibri"/>
                <w:b/>
                <w:bCs/>
                <w:color w:val="FFFFFF" w:themeColor="background1"/>
                <w:spacing w:val="1"/>
                <w:position w:val="1"/>
              </w:rPr>
              <w:t>v</w:t>
            </w:r>
            <w:r w:rsidRPr="001161BE">
              <w:rPr>
                <w:rFonts w:ascii="Roboto Condensed" w:eastAsia="Calibri" w:hAnsi="Roboto Condensed" w:cs="Calibri"/>
                <w:b/>
                <w:bCs/>
                <w:color w:val="FFFFFF" w:themeColor="background1"/>
                <w:spacing w:val="-1"/>
                <w:position w:val="1"/>
              </w:rPr>
              <w:t>a</w:t>
            </w:r>
            <w:r w:rsidRPr="001161BE">
              <w:rPr>
                <w:rFonts w:ascii="Roboto Condensed" w:eastAsia="Calibri" w:hAnsi="Roboto Condensed" w:cs="Calibri"/>
                <w:b/>
                <w:bCs/>
                <w:color w:val="FFFFFF" w:themeColor="background1"/>
                <w:spacing w:val="1"/>
                <w:position w:val="1"/>
              </w:rPr>
              <w:t>l</w:t>
            </w:r>
            <w:r w:rsidRPr="001161BE">
              <w:rPr>
                <w:rFonts w:ascii="Roboto Condensed" w:eastAsia="Calibri" w:hAnsi="Roboto Condensed" w:cs="Calibri"/>
                <w:b/>
                <w:bCs/>
                <w:color w:val="FFFFFF" w:themeColor="background1"/>
                <w:spacing w:val="-1"/>
                <w:position w:val="1"/>
              </w:rPr>
              <w:t>ua</w:t>
            </w:r>
            <w:r w:rsidRPr="001161BE">
              <w:rPr>
                <w:rFonts w:ascii="Roboto Condensed" w:eastAsia="Calibri" w:hAnsi="Roboto Condensed" w:cs="Calibri"/>
                <w:b/>
                <w:bCs/>
                <w:color w:val="FFFFFF" w:themeColor="background1"/>
                <w:position w:val="1"/>
              </w:rPr>
              <w:t>t</w:t>
            </w:r>
            <w:r w:rsidRPr="001161BE">
              <w:rPr>
                <w:rFonts w:ascii="Roboto Condensed" w:eastAsia="Calibri" w:hAnsi="Roboto Condensed" w:cs="Calibri"/>
                <w:b/>
                <w:bCs/>
                <w:color w:val="FFFFFF" w:themeColor="background1"/>
                <w:spacing w:val="1"/>
                <w:position w:val="1"/>
              </w:rPr>
              <w:t>i</w:t>
            </w:r>
            <w:r w:rsidRPr="001161BE">
              <w:rPr>
                <w:rFonts w:ascii="Roboto Condensed" w:eastAsia="Calibri" w:hAnsi="Roboto Condensed" w:cs="Calibri"/>
                <w:b/>
                <w:bCs/>
                <w:color w:val="FFFFFF" w:themeColor="background1"/>
                <w:spacing w:val="-1"/>
                <w:position w:val="1"/>
              </w:rPr>
              <w:t>o</w:t>
            </w:r>
            <w:r w:rsidRPr="001161BE">
              <w:rPr>
                <w:rFonts w:ascii="Roboto Condensed" w:eastAsia="Calibri" w:hAnsi="Roboto Condensed" w:cs="Calibri"/>
                <w:b/>
                <w:bCs/>
                <w:color w:val="FFFFFF" w:themeColor="background1"/>
                <w:position w:val="1"/>
              </w:rPr>
              <w:t xml:space="preserve">n </w:t>
            </w:r>
            <w:r w:rsidRPr="001161BE">
              <w:rPr>
                <w:rFonts w:ascii="Roboto Condensed" w:eastAsia="Calibri" w:hAnsi="Roboto Condensed" w:cs="Calibri"/>
                <w:b/>
                <w:bCs/>
                <w:color w:val="FFFFFF" w:themeColor="background1"/>
                <w:spacing w:val="-1"/>
              </w:rPr>
              <w:t>de</w:t>
            </w:r>
            <w:r w:rsidRPr="001161BE">
              <w:rPr>
                <w:rFonts w:ascii="Roboto Condensed" w:eastAsia="Calibri" w:hAnsi="Roboto Condensed" w:cs="Calibri"/>
                <w:b/>
                <w:bCs/>
                <w:color w:val="FFFFFF" w:themeColor="background1"/>
              </w:rPr>
              <w:t>s</w:t>
            </w:r>
            <w:r w:rsidRPr="001161BE">
              <w:rPr>
                <w:rFonts w:ascii="Roboto Condensed" w:eastAsia="Calibri" w:hAnsi="Roboto Condensed" w:cs="Calibri"/>
                <w:b/>
                <w:bCs/>
                <w:color w:val="FFFFFF" w:themeColor="background1"/>
                <w:spacing w:val="1"/>
              </w:rPr>
              <w:t xml:space="preserve"> </w:t>
            </w:r>
            <w:r w:rsidRPr="001161BE">
              <w:rPr>
                <w:rFonts w:ascii="Roboto Condensed" w:eastAsia="Calibri" w:hAnsi="Roboto Condensed" w:cs="Calibri"/>
                <w:b/>
                <w:bCs/>
                <w:color w:val="FFFFFF" w:themeColor="background1"/>
              </w:rPr>
              <w:t>ac</w:t>
            </w:r>
            <w:r w:rsidRPr="001161BE">
              <w:rPr>
                <w:rFonts w:ascii="Roboto Condensed" w:eastAsia="Calibri" w:hAnsi="Roboto Condensed" w:cs="Calibri"/>
                <w:b/>
                <w:bCs/>
                <w:color w:val="FFFFFF" w:themeColor="background1"/>
                <w:spacing w:val="-1"/>
              </w:rPr>
              <w:t>qu</w:t>
            </w:r>
            <w:r w:rsidRPr="001161BE">
              <w:rPr>
                <w:rFonts w:ascii="Roboto Condensed" w:eastAsia="Calibri" w:hAnsi="Roboto Condensed" w:cs="Calibri"/>
                <w:b/>
                <w:bCs/>
                <w:color w:val="FFFFFF" w:themeColor="background1"/>
                <w:spacing w:val="1"/>
              </w:rPr>
              <w:t>i</w:t>
            </w:r>
            <w:r w:rsidRPr="001161BE">
              <w:rPr>
                <w:rFonts w:ascii="Roboto Condensed" w:eastAsia="Calibri" w:hAnsi="Roboto Condensed" w:cs="Calibri"/>
                <w:b/>
                <w:bCs/>
                <w:color w:val="FFFFFF" w:themeColor="background1"/>
              </w:rPr>
              <w:t xml:space="preserve">s </w:t>
            </w:r>
            <w:r w:rsidRPr="001161BE">
              <w:rPr>
                <w:rFonts w:ascii="Roboto Condensed" w:eastAsia="Calibri" w:hAnsi="Roboto Condensed" w:cs="Calibri"/>
                <w:b/>
                <w:bCs/>
                <w:color w:val="FFFFFF" w:themeColor="background1"/>
                <w:spacing w:val="-1"/>
              </w:rPr>
              <w:t>d</w:t>
            </w:r>
            <w:r w:rsidRPr="001161BE">
              <w:rPr>
                <w:rFonts w:ascii="Roboto Condensed" w:eastAsia="Calibri" w:hAnsi="Roboto Condensed" w:cs="Calibri"/>
                <w:b/>
                <w:bCs/>
                <w:color w:val="FFFFFF" w:themeColor="background1"/>
              </w:rPr>
              <w:t>’a</w:t>
            </w:r>
            <w:r w:rsidRPr="001161BE">
              <w:rPr>
                <w:rFonts w:ascii="Roboto Condensed" w:eastAsia="Calibri" w:hAnsi="Roboto Condensed" w:cs="Calibri"/>
                <w:b/>
                <w:bCs/>
                <w:color w:val="FFFFFF" w:themeColor="background1"/>
                <w:spacing w:val="-1"/>
              </w:rPr>
              <w:t>pp</w:t>
            </w:r>
            <w:r w:rsidRPr="001161BE">
              <w:rPr>
                <w:rFonts w:ascii="Roboto Condensed" w:eastAsia="Calibri" w:hAnsi="Roboto Condensed" w:cs="Calibri"/>
                <w:b/>
                <w:bCs/>
                <w:color w:val="FFFFFF" w:themeColor="background1"/>
                <w:spacing w:val="1"/>
              </w:rPr>
              <w:t>r</w:t>
            </w:r>
            <w:r w:rsidRPr="001161BE">
              <w:rPr>
                <w:rFonts w:ascii="Roboto Condensed" w:eastAsia="Calibri" w:hAnsi="Roboto Condensed" w:cs="Calibri"/>
                <w:b/>
                <w:bCs/>
                <w:color w:val="FFFFFF" w:themeColor="background1"/>
                <w:spacing w:val="-1"/>
              </w:rPr>
              <w:t>en</w:t>
            </w:r>
            <w:r w:rsidRPr="001161BE">
              <w:rPr>
                <w:rFonts w:ascii="Roboto Condensed" w:eastAsia="Calibri" w:hAnsi="Roboto Condensed" w:cs="Calibri"/>
                <w:b/>
                <w:bCs/>
                <w:color w:val="FFFFFF" w:themeColor="background1"/>
              </w:rPr>
              <w:t>t</w:t>
            </w:r>
            <w:r w:rsidRPr="001161BE">
              <w:rPr>
                <w:rFonts w:ascii="Roboto Condensed" w:eastAsia="Calibri" w:hAnsi="Roboto Condensed" w:cs="Calibri"/>
                <w:b/>
                <w:bCs/>
                <w:color w:val="FFFFFF" w:themeColor="background1"/>
                <w:spacing w:val="1"/>
              </w:rPr>
              <w:t>i</w:t>
            </w:r>
            <w:r w:rsidRPr="001161BE">
              <w:rPr>
                <w:rFonts w:ascii="Roboto Condensed" w:eastAsia="Calibri" w:hAnsi="Roboto Condensed" w:cs="Calibri"/>
                <w:b/>
                <w:bCs/>
                <w:color w:val="FFFFFF" w:themeColor="background1"/>
              </w:rPr>
              <w:t>ss</w:t>
            </w:r>
            <w:r w:rsidRPr="001161BE">
              <w:rPr>
                <w:rFonts w:ascii="Roboto Condensed" w:eastAsia="Calibri" w:hAnsi="Roboto Condensed" w:cs="Calibri"/>
                <w:b/>
                <w:bCs/>
                <w:color w:val="FFFFFF" w:themeColor="background1"/>
                <w:spacing w:val="-1"/>
              </w:rPr>
              <w:t>a</w:t>
            </w:r>
            <w:r w:rsidRPr="001161BE">
              <w:rPr>
                <w:rFonts w:ascii="Roboto Condensed" w:eastAsia="Calibri" w:hAnsi="Roboto Condensed" w:cs="Calibri"/>
                <w:b/>
                <w:bCs/>
                <w:color w:val="FFFFFF" w:themeColor="background1"/>
                <w:spacing w:val="1"/>
              </w:rPr>
              <w:t>g</w:t>
            </w:r>
            <w:r w:rsidRPr="001161BE">
              <w:rPr>
                <w:rFonts w:ascii="Roboto Condensed" w:eastAsia="Calibri" w:hAnsi="Roboto Condensed" w:cs="Calibri"/>
                <w:b/>
                <w:bCs/>
                <w:color w:val="FFFFFF" w:themeColor="background1"/>
              </w:rPr>
              <w:t>e</w:t>
            </w:r>
          </w:p>
        </w:tc>
        <w:tc>
          <w:tcPr>
            <w:tcW w:w="7372" w:type="dxa"/>
            <w:gridSpan w:val="3"/>
            <w:shd w:val="clear" w:color="auto" w:fill="F1E5F7"/>
            <w:vAlign w:val="center"/>
          </w:tcPr>
          <w:p w14:paraId="6D3E6D6E" w14:textId="77777777" w:rsidR="00730EA4" w:rsidRPr="00AB049F" w:rsidRDefault="00730EA4" w:rsidP="00730EA4">
            <w:pPr>
              <w:spacing w:after="0" w:line="264" w:lineRule="exact"/>
              <w:ind w:left="100" w:right="-20"/>
              <w:rPr>
                <w:rFonts w:ascii="Roboto Condensed" w:eastAsia="Calibri" w:hAnsi="Roboto Condensed" w:cs="Calibri"/>
                <w:sz w:val="20"/>
              </w:rPr>
            </w:pPr>
            <w:r w:rsidRPr="00AB049F">
              <w:rPr>
                <w:rFonts w:ascii="Roboto Condensed" w:eastAsia="Calibri" w:hAnsi="Roboto Condensed" w:cs="Calibri"/>
                <w:position w:val="1"/>
                <w:sz w:val="20"/>
              </w:rPr>
              <w:t>C</w:t>
            </w:r>
            <w:r w:rsidRPr="00AB049F">
              <w:rPr>
                <w:rFonts w:ascii="Roboto Condensed" w:eastAsia="Calibri" w:hAnsi="Roboto Condensed" w:cs="Calibri"/>
                <w:spacing w:val="1"/>
                <w:position w:val="1"/>
                <w:sz w:val="20"/>
              </w:rPr>
              <w:t>o</w:t>
            </w:r>
            <w:r w:rsidRPr="00AB049F">
              <w:rPr>
                <w:rFonts w:ascii="Roboto Condensed" w:eastAsia="Calibri" w:hAnsi="Roboto Condensed" w:cs="Calibri"/>
                <w:spacing w:val="-1"/>
                <w:position w:val="1"/>
                <w:sz w:val="20"/>
              </w:rPr>
              <w:t>n</w:t>
            </w:r>
            <w:r w:rsidRPr="00AB049F">
              <w:rPr>
                <w:rFonts w:ascii="Roboto Condensed" w:eastAsia="Calibri" w:hAnsi="Roboto Condensed" w:cs="Calibri"/>
                <w:position w:val="1"/>
                <w:sz w:val="20"/>
              </w:rPr>
              <w:t>t</w:t>
            </w:r>
            <w:r w:rsidRPr="00AB049F">
              <w:rPr>
                <w:rFonts w:ascii="Roboto Condensed" w:eastAsia="Calibri" w:hAnsi="Roboto Condensed" w:cs="Calibri"/>
                <w:spacing w:val="-2"/>
                <w:position w:val="1"/>
                <w:sz w:val="20"/>
              </w:rPr>
              <w:t>r</w:t>
            </w:r>
            <w:r w:rsidRPr="00AB049F">
              <w:rPr>
                <w:rFonts w:ascii="Roboto Condensed" w:eastAsia="Calibri" w:hAnsi="Roboto Condensed" w:cs="Calibri"/>
                <w:spacing w:val="1"/>
                <w:position w:val="1"/>
                <w:sz w:val="20"/>
              </w:rPr>
              <w:t>ô</w:t>
            </w:r>
            <w:r w:rsidRPr="00AB049F">
              <w:rPr>
                <w:rFonts w:ascii="Roboto Condensed" w:eastAsia="Calibri" w:hAnsi="Roboto Condensed" w:cs="Calibri"/>
                <w:position w:val="1"/>
                <w:sz w:val="20"/>
              </w:rPr>
              <w:t>le in</w:t>
            </w:r>
            <w:r w:rsidRPr="00AB049F">
              <w:rPr>
                <w:rFonts w:ascii="Roboto Condensed" w:eastAsia="Calibri" w:hAnsi="Roboto Condensed" w:cs="Calibri"/>
                <w:spacing w:val="-1"/>
                <w:position w:val="1"/>
                <w:sz w:val="20"/>
              </w:rPr>
              <w:t>d</w:t>
            </w:r>
            <w:r w:rsidRPr="00AB049F">
              <w:rPr>
                <w:rFonts w:ascii="Roboto Condensed" w:eastAsia="Calibri" w:hAnsi="Roboto Condensed" w:cs="Calibri"/>
                <w:position w:val="1"/>
                <w:sz w:val="20"/>
              </w:rPr>
              <w:t>ivid</w:t>
            </w:r>
            <w:r w:rsidRPr="00AB049F">
              <w:rPr>
                <w:rFonts w:ascii="Roboto Condensed" w:eastAsia="Calibri" w:hAnsi="Roboto Condensed" w:cs="Calibri"/>
                <w:spacing w:val="-1"/>
                <w:position w:val="1"/>
                <w:sz w:val="20"/>
              </w:rPr>
              <w:t>u</w:t>
            </w:r>
            <w:r w:rsidRPr="00AB049F">
              <w:rPr>
                <w:rFonts w:ascii="Roboto Condensed" w:eastAsia="Calibri" w:hAnsi="Roboto Condensed" w:cs="Calibri"/>
                <w:position w:val="1"/>
                <w:sz w:val="20"/>
              </w:rPr>
              <w:t>el</w:t>
            </w:r>
            <w:r w:rsidRPr="00AB049F">
              <w:rPr>
                <w:rFonts w:ascii="Roboto Condensed" w:eastAsia="Calibri" w:hAnsi="Roboto Condensed" w:cs="Calibri"/>
                <w:spacing w:val="-2"/>
                <w:position w:val="1"/>
                <w:sz w:val="20"/>
              </w:rPr>
              <w:t xml:space="preserve"> </w:t>
            </w:r>
            <w:r w:rsidRPr="00AB049F">
              <w:rPr>
                <w:rFonts w:ascii="Roboto Condensed" w:eastAsia="Calibri" w:hAnsi="Roboto Condensed" w:cs="Calibri"/>
                <w:position w:val="1"/>
                <w:sz w:val="20"/>
              </w:rPr>
              <w:t>:</w:t>
            </w:r>
            <w:r w:rsidRPr="00AB049F">
              <w:rPr>
                <w:rFonts w:ascii="Roboto Condensed" w:eastAsia="Calibri" w:hAnsi="Roboto Condensed" w:cs="Calibri"/>
                <w:spacing w:val="-1"/>
                <w:position w:val="1"/>
                <w:sz w:val="20"/>
              </w:rPr>
              <w:t xml:space="preserve"> </w:t>
            </w:r>
            <w:r w:rsidRPr="00AB049F">
              <w:rPr>
                <w:rFonts w:ascii="Roboto Condensed" w:eastAsia="Calibri" w:hAnsi="Roboto Condensed" w:cs="Calibri"/>
                <w:position w:val="1"/>
                <w:sz w:val="20"/>
              </w:rPr>
              <w:t>Ex</w:t>
            </w:r>
            <w:r w:rsidRPr="00AB049F">
              <w:rPr>
                <w:rFonts w:ascii="Roboto Condensed" w:eastAsia="Calibri" w:hAnsi="Roboto Condensed" w:cs="Calibri"/>
                <w:spacing w:val="-2"/>
                <w:position w:val="1"/>
                <w:sz w:val="20"/>
              </w:rPr>
              <w:t>a</w:t>
            </w:r>
            <w:r w:rsidRPr="00AB049F">
              <w:rPr>
                <w:rFonts w:ascii="Roboto Condensed" w:eastAsia="Calibri" w:hAnsi="Roboto Condensed" w:cs="Calibri"/>
                <w:spacing w:val="1"/>
                <w:position w:val="1"/>
                <w:sz w:val="20"/>
              </w:rPr>
              <w:t>m</w:t>
            </w:r>
            <w:r w:rsidRPr="00AB049F">
              <w:rPr>
                <w:rFonts w:ascii="Roboto Condensed" w:eastAsia="Calibri" w:hAnsi="Roboto Condensed" w:cs="Calibri"/>
                <w:spacing w:val="-2"/>
                <w:position w:val="1"/>
                <w:sz w:val="20"/>
              </w:rPr>
              <w:t>e</w:t>
            </w:r>
            <w:r w:rsidRPr="00AB049F">
              <w:rPr>
                <w:rFonts w:ascii="Roboto Condensed" w:eastAsia="Calibri" w:hAnsi="Roboto Condensed" w:cs="Calibri"/>
                <w:position w:val="1"/>
                <w:sz w:val="20"/>
              </w:rPr>
              <w:t>n</w:t>
            </w:r>
            <w:r w:rsidRPr="00AB049F">
              <w:rPr>
                <w:rFonts w:ascii="Roboto Condensed" w:eastAsia="Calibri" w:hAnsi="Roboto Condensed" w:cs="Calibri"/>
                <w:spacing w:val="-1"/>
                <w:position w:val="1"/>
                <w:sz w:val="20"/>
              </w:rPr>
              <w:t xml:space="preserve"> </w:t>
            </w:r>
            <w:r w:rsidRPr="00AB049F">
              <w:rPr>
                <w:rFonts w:ascii="Roboto Condensed" w:eastAsia="Calibri" w:hAnsi="Roboto Condensed" w:cs="Calibri"/>
                <w:position w:val="1"/>
                <w:sz w:val="20"/>
              </w:rPr>
              <w:t>de</w:t>
            </w:r>
            <w:r w:rsidRPr="00AB049F">
              <w:rPr>
                <w:rFonts w:ascii="Roboto Condensed" w:eastAsia="Calibri" w:hAnsi="Roboto Condensed" w:cs="Calibri"/>
                <w:spacing w:val="1"/>
                <w:position w:val="1"/>
                <w:sz w:val="20"/>
              </w:rPr>
              <w:t xml:space="preserve"> 2</w:t>
            </w:r>
            <w:r w:rsidRPr="00AB049F">
              <w:rPr>
                <w:rFonts w:ascii="Roboto Condensed" w:eastAsia="Calibri" w:hAnsi="Roboto Condensed" w:cs="Calibri"/>
                <w:position w:val="1"/>
                <w:sz w:val="20"/>
              </w:rPr>
              <w:t>h</w:t>
            </w:r>
            <w:r w:rsidRPr="00AB049F">
              <w:rPr>
                <w:rFonts w:ascii="Roboto Condensed" w:eastAsia="Calibri" w:hAnsi="Roboto Condensed" w:cs="Calibri"/>
                <w:spacing w:val="2"/>
                <w:position w:val="1"/>
                <w:sz w:val="20"/>
              </w:rPr>
              <w:t xml:space="preserve"> </w:t>
            </w:r>
            <w:r w:rsidRPr="00AB049F">
              <w:rPr>
                <w:rFonts w:ascii="Roboto Condensed" w:eastAsia="Calibri" w:hAnsi="Roboto Condensed" w:cs="Calibri"/>
                <w:position w:val="1"/>
                <w:sz w:val="20"/>
              </w:rPr>
              <w:t>sa</w:t>
            </w:r>
            <w:r w:rsidRPr="00AB049F">
              <w:rPr>
                <w:rFonts w:ascii="Roboto Condensed" w:eastAsia="Calibri" w:hAnsi="Roboto Condensed" w:cs="Calibri"/>
                <w:spacing w:val="-1"/>
                <w:position w:val="1"/>
                <w:sz w:val="20"/>
              </w:rPr>
              <w:t>n</w:t>
            </w:r>
            <w:r w:rsidRPr="00AB049F">
              <w:rPr>
                <w:rFonts w:ascii="Roboto Condensed" w:eastAsia="Calibri" w:hAnsi="Roboto Condensed" w:cs="Calibri"/>
                <w:position w:val="1"/>
                <w:sz w:val="20"/>
              </w:rPr>
              <w:t>s</w:t>
            </w:r>
            <w:r w:rsidRPr="00AB049F">
              <w:rPr>
                <w:rFonts w:ascii="Roboto Condensed" w:eastAsia="Calibri" w:hAnsi="Roboto Condensed" w:cs="Calibri"/>
                <w:spacing w:val="-2"/>
                <w:position w:val="1"/>
                <w:sz w:val="20"/>
              </w:rPr>
              <w:t xml:space="preserve"> </w:t>
            </w:r>
            <w:r w:rsidRPr="00AB049F">
              <w:rPr>
                <w:rFonts w:ascii="Roboto Condensed" w:eastAsia="Calibri" w:hAnsi="Roboto Condensed" w:cs="Calibri"/>
                <w:position w:val="1"/>
                <w:sz w:val="20"/>
              </w:rPr>
              <w:t>d</w:t>
            </w:r>
            <w:r w:rsidRPr="00AB049F">
              <w:rPr>
                <w:rFonts w:ascii="Roboto Condensed" w:eastAsia="Calibri" w:hAnsi="Roboto Condensed" w:cs="Calibri"/>
                <w:spacing w:val="1"/>
                <w:position w:val="1"/>
                <w:sz w:val="20"/>
              </w:rPr>
              <w:t>o</w:t>
            </w:r>
            <w:r w:rsidRPr="00AB049F">
              <w:rPr>
                <w:rFonts w:ascii="Roboto Condensed" w:eastAsia="Calibri" w:hAnsi="Roboto Condensed" w:cs="Calibri"/>
                <w:position w:val="1"/>
                <w:sz w:val="20"/>
              </w:rPr>
              <w:t>c</w:t>
            </w:r>
            <w:r w:rsidRPr="00AB049F">
              <w:rPr>
                <w:rFonts w:ascii="Roboto Condensed" w:eastAsia="Calibri" w:hAnsi="Roboto Condensed" w:cs="Calibri"/>
                <w:spacing w:val="-3"/>
                <w:position w:val="1"/>
                <w:sz w:val="20"/>
              </w:rPr>
              <w:t>u</w:t>
            </w:r>
            <w:r w:rsidRPr="00AB049F">
              <w:rPr>
                <w:rFonts w:ascii="Roboto Condensed" w:eastAsia="Calibri" w:hAnsi="Roboto Condensed" w:cs="Calibri"/>
                <w:spacing w:val="1"/>
                <w:position w:val="1"/>
                <w:sz w:val="20"/>
              </w:rPr>
              <w:t>m</w:t>
            </w:r>
            <w:r w:rsidRPr="00AB049F">
              <w:rPr>
                <w:rFonts w:ascii="Roboto Condensed" w:eastAsia="Calibri" w:hAnsi="Roboto Condensed" w:cs="Calibri"/>
                <w:position w:val="1"/>
                <w:sz w:val="20"/>
              </w:rPr>
              <w:t>e</w:t>
            </w:r>
            <w:r w:rsidRPr="00AB049F">
              <w:rPr>
                <w:rFonts w:ascii="Roboto Condensed" w:eastAsia="Calibri" w:hAnsi="Roboto Condensed" w:cs="Calibri"/>
                <w:spacing w:val="-3"/>
                <w:position w:val="1"/>
                <w:sz w:val="20"/>
              </w:rPr>
              <w:t>n</w:t>
            </w:r>
            <w:r w:rsidRPr="00AB049F">
              <w:rPr>
                <w:rFonts w:ascii="Roboto Condensed" w:eastAsia="Calibri" w:hAnsi="Roboto Condensed" w:cs="Calibri"/>
                <w:position w:val="1"/>
                <w:sz w:val="20"/>
              </w:rPr>
              <w:t>ts.</w:t>
            </w:r>
          </w:p>
          <w:p w14:paraId="0EF9061B" w14:textId="77777777" w:rsidR="00730EA4" w:rsidRPr="00AB049F" w:rsidRDefault="00730EA4" w:rsidP="00730EA4">
            <w:pPr>
              <w:spacing w:after="0" w:line="240" w:lineRule="auto"/>
              <w:ind w:left="100" w:right="-20"/>
              <w:rPr>
                <w:rFonts w:ascii="Roboto Condensed" w:eastAsia="Calibri" w:hAnsi="Roboto Condensed" w:cs="Calibri"/>
                <w:sz w:val="20"/>
              </w:rPr>
            </w:pPr>
            <w:r w:rsidRPr="00AB049F">
              <w:rPr>
                <w:rFonts w:ascii="Roboto Condensed" w:eastAsia="Calibri" w:hAnsi="Roboto Condensed" w:cs="Calibri"/>
                <w:sz w:val="20"/>
              </w:rPr>
              <w:t>C</w:t>
            </w:r>
            <w:r w:rsidRPr="00AB049F">
              <w:rPr>
                <w:rFonts w:ascii="Roboto Condensed" w:eastAsia="Calibri" w:hAnsi="Roboto Condensed" w:cs="Calibri"/>
                <w:spacing w:val="1"/>
                <w:sz w:val="20"/>
              </w:rPr>
              <w:t>o</w:t>
            </w:r>
            <w:r w:rsidRPr="00AB049F">
              <w:rPr>
                <w:rFonts w:ascii="Roboto Condensed" w:eastAsia="Calibri" w:hAnsi="Roboto Condensed" w:cs="Calibri"/>
                <w:spacing w:val="-1"/>
                <w:sz w:val="20"/>
              </w:rPr>
              <w:t>n</w:t>
            </w:r>
            <w:r w:rsidRPr="00AB049F">
              <w:rPr>
                <w:rFonts w:ascii="Roboto Condensed" w:eastAsia="Calibri" w:hAnsi="Roboto Condensed" w:cs="Calibri"/>
                <w:sz w:val="20"/>
              </w:rPr>
              <w:t>t</w:t>
            </w:r>
            <w:r w:rsidRPr="00AB049F">
              <w:rPr>
                <w:rFonts w:ascii="Roboto Condensed" w:eastAsia="Calibri" w:hAnsi="Roboto Condensed" w:cs="Calibri"/>
                <w:spacing w:val="-2"/>
                <w:sz w:val="20"/>
              </w:rPr>
              <w:t>r</w:t>
            </w:r>
            <w:r w:rsidRPr="00AB049F">
              <w:rPr>
                <w:rFonts w:ascii="Roboto Condensed" w:eastAsia="Calibri" w:hAnsi="Roboto Condensed" w:cs="Calibri"/>
                <w:spacing w:val="1"/>
                <w:sz w:val="20"/>
              </w:rPr>
              <w:t>ô</w:t>
            </w:r>
            <w:r w:rsidRPr="00AB049F">
              <w:rPr>
                <w:rFonts w:ascii="Roboto Condensed" w:eastAsia="Calibri" w:hAnsi="Roboto Condensed" w:cs="Calibri"/>
                <w:sz w:val="20"/>
              </w:rPr>
              <w:t xml:space="preserve">le </w:t>
            </w:r>
            <w:r w:rsidRPr="00AB049F">
              <w:rPr>
                <w:rFonts w:ascii="Roboto Condensed" w:eastAsia="Calibri" w:hAnsi="Roboto Condensed" w:cs="Calibri"/>
                <w:spacing w:val="-2"/>
                <w:sz w:val="20"/>
              </w:rPr>
              <w:t>c</w:t>
            </w:r>
            <w:r w:rsidRPr="00AB049F">
              <w:rPr>
                <w:rFonts w:ascii="Roboto Condensed" w:eastAsia="Calibri" w:hAnsi="Roboto Condensed" w:cs="Calibri"/>
                <w:spacing w:val="1"/>
                <w:sz w:val="20"/>
              </w:rPr>
              <w:t>o</w:t>
            </w:r>
            <w:r w:rsidRPr="00AB049F">
              <w:rPr>
                <w:rFonts w:ascii="Roboto Condensed" w:eastAsia="Calibri" w:hAnsi="Roboto Condensed" w:cs="Calibri"/>
                <w:sz w:val="20"/>
              </w:rPr>
              <w:t>ll</w:t>
            </w:r>
            <w:r w:rsidRPr="00AB049F">
              <w:rPr>
                <w:rFonts w:ascii="Roboto Condensed" w:eastAsia="Calibri" w:hAnsi="Roboto Condensed" w:cs="Calibri"/>
                <w:spacing w:val="-2"/>
                <w:sz w:val="20"/>
              </w:rPr>
              <w:t>e</w:t>
            </w:r>
            <w:r w:rsidRPr="00AB049F">
              <w:rPr>
                <w:rFonts w:ascii="Roboto Condensed" w:eastAsia="Calibri" w:hAnsi="Roboto Condensed" w:cs="Calibri"/>
                <w:sz w:val="20"/>
              </w:rPr>
              <w:t>ctif</w:t>
            </w:r>
            <w:r w:rsidRPr="00AB049F">
              <w:rPr>
                <w:rFonts w:ascii="Roboto Condensed" w:eastAsia="Calibri" w:hAnsi="Roboto Condensed" w:cs="Calibri"/>
                <w:spacing w:val="-1"/>
                <w:sz w:val="20"/>
              </w:rPr>
              <w:t xml:space="preserve"> </w:t>
            </w:r>
            <w:r w:rsidRPr="00AB049F">
              <w:rPr>
                <w:rFonts w:ascii="Roboto Condensed" w:eastAsia="Calibri" w:hAnsi="Roboto Condensed" w:cs="Calibri"/>
                <w:sz w:val="20"/>
              </w:rPr>
              <w:t>:</w:t>
            </w:r>
            <w:r w:rsidRPr="00AB049F">
              <w:rPr>
                <w:rFonts w:ascii="Roboto Condensed" w:eastAsia="Calibri" w:hAnsi="Roboto Condensed" w:cs="Calibri"/>
                <w:spacing w:val="2"/>
                <w:sz w:val="20"/>
              </w:rPr>
              <w:t xml:space="preserve"> </w:t>
            </w:r>
            <w:r w:rsidRPr="00AB049F">
              <w:rPr>
                <w:rFonts w:ascii="Roboto Condensed" w:eastAsia="Calibri" w:hAnsi="Roboto Condensed" w:cs="Calibri"/>
                <w:spacing w:val="-2"/>
                <w:sz w:val="20"/>
              </w:rPr>
              <w:t>E</w:t>
            </w:r>
            <w:r w:rsidRPr="00AB049F">
              <w:rPr>
                <w:rFonts w:ascii="Roboto Condensed" w:eastAsia="Calibri" w:hAnsi="Roboto Condensed" w:cs="Calibri"/>
                <w:spacing w:val="1"/>
                <w:sz w:val="20"/>
              </w:rPr>
              <w:t>v</w:t>
            </w:r>
            <w:r w:rsidRPr="00AB049F">
              <w:rPr>
                <w:rFonts w:ascii="Roboto Condensed" w:eastAsia="Calibri" w:hAnsi="Roboto Condensed" w:cs="Calibri"/>
                <w:sz w:val="20"/>
              </w:rPr>
              <w:t>al</w:t>
            </w:r>
            <w:r w:rsidRPr="00AB049F">
              <w:rPr>
                <w:rFonts w:ascii="Roboto Condensed" w:eastAsia="Calibri" w:hAnsi="Roboto Condensed" w:cs="Calibri"/>
                <w:spacing w:val="-1"/>
                <w:sz w:val="20"/>
              </w:rPr>
              <w:t>u</w:t>
            </w:r>
            <w:r w:rsidRPr="00AB049F">
              <w:rPr>
                <w:rFonts w:ascii="Roboto Condensed" w:eastAsia="Calibri" w:hAnsi="Roboto Condensed" w:cs="Calibri"/>
                <w:sz w:val="20"/>
              </w:rPr>
              <w:t>at</w:t>
            </w:r>
            <w:r w:rsidRPr="00AB049F">
              <w:rPr>
                <w:rFonts w:ascii="Roboto Condensed" w:eastAsia="Calibri" w:hAnsi="Roboto Condensed" w:cs="Calibri"/>
                <w:spacing w:val="-2"/>
                <w:sz w:val="20"/>
              </w:rPr>
              <w:t>i</w:t>
            </w:r>
            <w:r w:rsidRPr="00AB049F">
              <w:rPr>
                <w:rFonts w:ascii="Roboto Condensed" w:eastAsia="Calibri" w:hAnsi="Roboto Condensed" w:cs="Calibri"/>
                <w:spacing w:val="1"/>
                <w:sz w:val="20"/>
              </w:rPr>
              <w:t>o</w:t>
            </w:r>
            <w:r w:rsidRPr="00AB049F">
              <w:rPr>
                <w:rFonts w:ascii="Roboto Condensed" w:eastAsia="Calibri" w:hAnsi="Roboto Condensed" w:cs="Calibri"/>
                <w:sz w:val="20"/>
              </w:rPr>
              <w:t>n</w:t>
            </w:r>
            <w:r w:rsidRPr="00AB049F">
              <w:rPr>
                <w:rFonts w:ascii="Roboto Condensed" w:eastAsia="Calibri" w:hAnsi="Roboto Condensed" w:cs="Calibri"/>
                <w:spacing w:val="-1"/>
                <w:sz w:val="20"/>
              </w:rPr>
              <w:t xml:space="preserve"> </w:t>
            </w:r>
            <w:r w:rsidRPr="00AB049F">
              <w:rPr>
                <w:rFonts w:ascii="Roboto Condensed" w:eastAsia="Calibri" w:hAnsi="Roboto Condensed" w:cs="Calibri"/>
                <w:sz w:val="20"/>
              </w:rPr>
              <w:t>d</w:t>
            </w:r>
            <w:r w:rsidRPr="00AB049F">
              <w:rPr>
                <w:rFonts w:ascii="Roboto Condensed" w:eastAsia="Calibri" w:hAnsi="Roboto Condensed" w:cs="Calibri"/>
                <w:spacing w:val="-1"/>
                <w:sz w:val="20"/>
              </w:rPr>
              <w:t>'u</w:t>
            </w:r>
            <w:r w:rsidRPr="00AB049F">
              <w:rPr>
                <w:rFonts w:ascii="Roboto Condensed" w:eastAsia="Calibri" w:hAnsi="Roboto Condensed" w:cs="Calibri"/>
                <w:sz w:val="20"/>
              </w:rPr>
              <w:t>n</w:t>
            </w:r>
            <w:r w:rsidRPr="00AB049F">
              <w:rPr>
                <w:rFonts w:ascii="Roboto Condensed" w:eastAsia="Calibri" w:hAnsi="Roboto Condensed" w:cs="Calibri"/>
                <w:spacing w:val="-1"/>
                <w:sz w:val="20"/>
              </w:rPr>
              <w:t xml:space="preserve"> </w:t>
            </w:r>
            <w:r w:rsidRPr="00AB049F">
              <w:rPr>
                <w:rFonts w:ascii="Roboto Condensed" w:eastAsia="Calibri" w:hAnsi="Roboto Condensed" w:cs="Calibri"/>
                <w:sz w:val="20"/>
              </w:rPr>
              <w:t>proj</w:t>
            </w:r>
            <w:r w:rsidRPr="00AB049F">
              <w:rPr>
                <w:rFonts w:ascii="Roboto Condensed" w:eastAsia="Calibri" w:hAnsi="Roboto Condensed" w:cs="Calibri"/>
                <w:spacing w:val="-2"/>
                <w:sz w:val="20"/>
              </w:rPr>
              <w:t>e</w:t>
            </w:r>
            <w:r w:rsidRPr="00AB049F">
              <w:rPr>
                <w:rFonts w:ascii="Roboto Condensed" w:eastAsia="Calibri" w:hAnsi="Roboto Condensed" w:cs="Calibri"/>
                <w:sz w:val="20"/>
              </w:rPr>
              <w:t>t</w:t>
            </w:r>
            <w:r w:rsidRPr="00AB049F">
              <w:rPr>
                <w:rFonts w:ascii="Roboto Condensed" w:eastAsia="Calibri" w:hAnsi="Roboto Condensed" w:cs="Calibri"/>
                <w:spacing w:val="1"/>
                <w:sz w:val="20"/>
              </w:rPr>
              <w:t xml:space="preserve"> </w:t>
            </w:r>
            <w:r w:rsidRPr="00AB049F">
              <w:rPr>
                <w:rFonts w:ascii="Roboto Condensed" w:eastAsia="Calibri" w:hAnsi="Roboto Condensed" w:cs="Calibri"/>
                <w:sz w:val="20"/>
              </w:rPr>
              <w:t xml:space="preserve">à </w:t>
            </w:r>
            <w:r w:rsidRPr="00AB049F">
              <w:rPr>
                <w:rFonts w:ascii="Roboto Condensed" w:eastAsia="Calibri" w:hAnsi="Roboto Condensed" w:cs="Calibri"/>
                <w:spacing w:val="-2"/>
                <w:sz w:val="20"/>
              </w:rPr>
              <w:t>r</w:t>
            </w:r>
            <w:r w:rsidRPr="00AB049F">
              <w:rPr>
                <w:rFonts w:ascii="Roboto Condensed" w:eastAsia="Calibri" w:hAnsi="Roboto Condensed" w:cs="Calibri"/>
                <w:sz w:val="20"/>
              </w:rPr>
              <w:t>éaliser en</w:t>
            </w:r>
            <w:r w:rsidRPr="00AB049F">
              <w:rPr>
                <w:rFonts w:ascii="Roboto Condensed" w:eastAsia="Calibri" w:hAnsi="Roboto Condensed" w:cs="Calibri"/>
                <w:spacing w:val="-2"/>
                <w:sz w:val="20"/>
              </w:rPr>
              <w:t xml:space="preserve"> </w:t>
            </w:r>
            <w:r w:rsidRPr="00AB049F">
              <w:rPr>
                <w:rFonts w:ascii="Roboto Condensed" w:eastAsia="Calibri" w:hAnsi="Roboto Condensed" w:cs="Calibri"/>
                <w:sz w:val="20"/>
              </w:rPr>
              <w:t>gr</w:t>
            </w:r>
            <w:r w:rsidRPr="00AB049F">
              <w:rPr>
                <w:rFonts w:ascii="Roboto Condensed" w:eastAsia="Calibri" w:hAnsi="Roboto Condensed" w:cs="Calibri"/>
                <w:spacing w:val="1"/>
                <w:sz w:val="20"/>
              </w:rPr>
              <w:t>o</w:t>
            </w:r>
            <w:r w:rsidRPr="00AB049F">
              <w:rPr>
                <w:rFonts w:ascii="Roboto Condensed" w:eastAsia="Calibri" w:hAnsi="Roboto Condensed" w:cs="Calibri"/>
                <w:spacing w:val="-1"/>
                <w:sz w:val="20"/>
              </w:rPr>
              <w:t>up</w:t>
            </w:r>
            <w:r w:rsidRPr="00AB049F">
              <w:rPr>
                <w:rFonts w:ascii="Roboto Condensed" w:eastAsia="Calibri" w:hAnsi="Roboto Condensed" w:cs="Calibri"/>
                <w:sz w:val="20"/>
              </w:rPr>
              <w:t>e</w:t>
            </w:r>
          </w:p>
          <w:p w14:paraId="026BF814" w14:textId="77777777" w:rsidR="00730EA4" w:rsidRPr="00AB049F" w:rsidRDefault="00730EA4" w:rsidP="00730EA4">
            <w:pPr>
              <w:spacing w:after="0" w:line="240" w:lineRule="auto"/>
              <w:ind w:left="100" w:right="-20"/>
              <w:rPr>
                <w:rFonts w:ascii="Roboto Condensed" w:eastAsia="Calibri" w:hAnsi="Roboto Condensed" w:cs="Calibri"/>
                <w:sz w:val="20"/>
              </w:rPr>
            </w:pPr>
            <w:r w:rsidRPr="00AB049F">
              <w:rPr>
                <w:rFonts w:ascii="Roboto Condensed" w:eastAsia="Calibri" w:hAnsi="Roboto Condensed" w:cs="Calibri"/>
                <w:sz w:val="20"/>
              </w:rPr>
              <w:t>Re</w:t>
            </w:r>
            <w:r w:rsidRPr="00AB049F">
              <w:rPr>
                <w:rFonts w:ascii="Roboto Condensed" w:eastAsia="Calibri" w:hAnsi="Roboto Condensed" w:cs="Calibri"/>
                <w:spacing w:val="2"/>
                <w:sz w:val="20"/>
              </w:rPr>
              <w:t>m</w:t>
            </w:r>
            <w:r w:rsidRPr="00AB049F">
              <w:rPr>
                <w:rFonts w:ascii="Roboto Condensed" w:eastAsia="Calibri" w:hAnsi="Roboto Condensed" w:cs="Calibri"/>
                <w:spacing w:val="-3"/>
                <w:sz w:val="20"/>
              </w:rPr>
              <w:t>a</w:t>
            </w:r>
            <w:r w:rsidRPr="00AB049F">
              <w:rPr>
                <w:rFonts w:ascii="Roboto Condensed" w:eastAsia="Calibri" w:hAnsi="Roboto Condensed" w:cs="Calibri"/>
                <w:sz w:val="20"/>
              </w:rPr>
              <w:t>r</w:t>
            </w:r>
            <w:r w:rsidRPr="00AB049F">
              <w:rPr>
                <w:rFonts w:ascii="Roboto Condensed" w:eastAsia="Calibri" w:hAnsi="Roboto Condensed" w:cs="Calibri"/>
                <w:spacing w:val="-1"/>
                <w:sz w:val="20"/>
              </w:rPr>
              <w:t>qu</w:t>
            </w:r>
            <w:r w:rsidRPr="00AB049F">
              <w:rPr>
                <w:rFonts w:ascii="Roboto Condensed" w:eastAsia="Calibri" w:hAnsi="Roboto Condensed" w:cs="Calibri"/>
                <w:sz w:val="20"/>
              </w:rPr>
              <w:t>e</w:t>
            </w:r>
            <w:r w:rsidRPr="00AB049F">
              <w:rPr>
                <w:rFonts w:ascii="Roboto Condensed" w:eastAsia="Calibri" w:hAnsi="Roboto Condensed" w:cs="Calibri"/>
                <w:spacing w:val="1"/>
                <w:sz w:val="20"/>
              </w:rPr>
              <w:t xml:space="preserve"> </w:t>
            </w:r>
            <w:r w:rsidRPr="00AB049F">
              <w:rPr>
                <w:rFonts w:ascii="Roboto Condensed" w:eastAsia="Calibri" w:hAnsi="Roboto Condensed" w:cs="Calibri"/>
                <w:sz w:val="20"/>
              </w:rPr>
              <w:t>:</w:t>
            </w:r>
          </w:p>
          <w:p w14:paraId="0318C893" w14:textId="77777777" w:rsidR="00730EA4" w:rsidRPr="00AB049F" w:rsidRDefault="00730EA4" w:rsidP="00730EA4">
            <w:pPr>
              <w:spacing w:after="0" w:line="240" w:lineRule="auto"/>
              <w:ind w:left="100" w:right="38"/>
              <w:rPr>
                <w:rFonts w:ascii="Roboto Condensed" w:eastAsia="Calibri" w:hAnsi="Roboto Condensed" w:cs="Calibri"/>
                <w:sz w:val="20"/>
              </w:rPr>
            </w:pPr>
            <w:r w:rsidRPr="00AB049F">
              <w:rPr>
                <w:rFonts w:ascii="Roboto Condensed" w:eastAsia="Calibri" w:hAnsi="Roboto Condensed" w:cs="Calibri"/>
                <w:sz w:val="20"/>
              </w:rPr>
              <w:t>-En</w:t>
            </w:r>
            <w:r w:rsidRPr="00AB049F">
              <w:rPr>
                <w:rFonts w:ascii="Roboto Condensed" w:eastAsia="Calibri" w:hAnsi="Roboto Condensed" w:cs="Calibri"/>
                <w:spacing w:val="12"/>
                <w:sz w:val="20"/>
              </w:rPr>
              <w:t xml:space="preserve"> </w:t>
            </w:r>
            <w:r w:rsidRPr="00AB049F">
              <w:rPr>
                <w:rFonts w:ascii="Roboto Condensed" w:eastAsia="Calibri" w:hAnsi="Roboto Condensed" w:cs="Calibri"/>
                <w:sz w:val="20"/>
              </w:rPr>
              <w:t>cas</w:t>
            </w:r>
            <w:r w:rsidRPr="00AB049F">
              <w:rPr>
                <w:rFonts w:ascii="Roboto Condensed" w:eastAsia="Calibri" w:hAnsi="Roboto Condensed" w:cs="Calibri"/>
                <w:spacing w:val="13"/>
                <w:sz w:val="20"/>
              </w:rPr>
              <w:t xml:space="preserve"> </w:t>
            </w:r>
            <w:r w:rsidRPr="00AB049F">
              <w:rPr>
                <w:rFonts w:ascii="Roboto Condensed" w:eastAsia="Calibri" w:hAnsi="Roboto Condensed" w:cs="Calibri"/>
                <w:spacing w:val="-1"/>
                <w:sz w:val="20"/>
              </w:rPr>
              <w:t>d'</w:t>
            </w:r>
            <w:r w:rsidRPr="00AB049F">
              <w:rPr>
                <w:rFonts w:ascii="Roboto Condensed" w:eastAsia="Calibri" w:hAnsi="Roboto Condensed" w:cs="Calibri"/>
                <w:spacing w:val="1"/>
                <w:sz w:val="20"/>
              </w:rPr>
              <w:t>o</w:t>
            </w:r>
            <w:r w:rsidRPr="00AB049F">
              <w:rPr>
                <w:rFonts w:ascii="Roboto Condensed" w:eastAsia="Calibri" w:hAnsi="Roboto Condensed" w:cs="Calibri"/>
                <w:spacing w:val="-1"/>
                <w:sz w:val="20"/>
              </w:rPr>
              <w:t>b</w:t>
            </w:r>
            <w:r w:rsidRPr="00AB049F">
              <w:rPr>
                <w:rFonts w:ascii="Roboto Condensed" w:eastAsia="Calibri" w:hAnsi="Roboto Condensed" w:cs="Calibri"/>
                <w:sz w:val="20"/>
              </w:rPr>
              <w:t>t</w:t>
            </w:r>
            <w:r w:rsidRPr="00AB049F">
              <w:rPr>
                <w:rFonts w:ascii="Roboto Condensed" w:eastAsia="Calibri" w:hAnsi="Roboto Condensed" w:cs="Calibri"/>
                <w:spacing w:val="1"/>
                <w:sz w:val="20"/>
              </w:rPr>
              <w:t>e</w:t>
            </w:r>
            <w:r w:rsidRPr="00AB049F">
              <w:rPr>
                <w:rFonts w:ascii="Roboto Condensed" w:eastAsia="Calibri" w:hAnsi="Roboto Condensed" w:cs="Calibri"/>
                <w:spacing w:val="-1"/>
                <w:sz w:val="20"/>
              </w:rPr>
              <w:t>n</w:t>
            </w:r>
            <w:r w:rsidRPr="00AB049F">
              <w:rPr>
                <w:rFonts w:ascii="Roboto Condensed" w:eastAsia="Calibri" w:hAnsi="Roboto Condensed" w:cs="Calibri"/>
                <w:sz w:val="20"/>
              </w:rPr>
              <w:t>ti</w:t>
            </w:r>
            <w:r w:rsidRPr="00AB049F">
              <w:rPr>
                <w:rFonts w:ascii="Roboto Condensed" w:eastAsia="Calibri" w:hAnsi="Roboto Condensed" w:cs="Calibri"/>
                <w:spacing w:val="1"/>
                <w:sz w:val="20"/>
              </w:rPr>
              <w:t>o</w:t>
            </w:r>
            <w:r w:rsidRPr="00AB049F">
              <w:rPr>
                <w:rFonts w:ascii="Roboto Condensed" w:eastAsia="Calibri" w:hAnsi="Roboto Condensed" w:cs="Calibri"/>
                <w:sz w:val="20"/>
              </w:rPr>
              <w:t>n</w:t>
            </w:r>
            <w:r w:rsidRPr="00AB049F">
              <w:rPr>
                <w:rFonts w:ascii="Roboto Condensed" w:eastAsia="Calibri" w:hAnsi="Roboto Condensed" w:cs="Calibri"/>
                <w:spacing w:val="12"/>
                <w:sz w:val="20"/>
              </w:rPr>
              <w:t xml:space="preserve"> </w:t>
            </w:r>
            <w:r w:rsidRPr="00AB049F">
              <w:rPr>
                <w:rFonts w:ascii="Roboto Condensed" w:eastAsia="Calibri" w:hAnsi="Roboto Condensed" w:cs="Calibri"/>
                <w:spacing w:val="-1"/>
                <w:sz w:val="20"/>
              </w:rPr>
              <w:t>d'un</w:t>
            </w:r>
            <w:r w:rsidRPr="00AB049F">
              <w:rPr>
                <w:rFonts w:ascii="Roboto Condensed" w:eastAsia="Calibri" w:hAnsi="Roboto Condensed" w:cs="Calibri"/>
                <w:sz w:val="20"/>
              </w:rPr>
              <w:t>e</w:t>
            </w:r>
            <w:r w:rsidRPr="00AB049F">
              <w:rPr>
                <w:rFonts w:ascii="Roboto Condensed" w:eastAsia="Calibri" w:hAnsi="Roboto Condensed" w:cs="Calibri"/>
                <w:spacing w:val="13"/>
                <w:sz w:val="20"/>
              </w:rPr>
              <w:t xml:space="preserve"> </w:t>
            </w:r>
            <w:r w:rsidRPr="00AB049F">
              <w:rPr>
                <w:rFonts w:ascii="Roboto Condensed" w:eastAsia="Calibri" w:hAnsi="Roboto Condensed" w:cs="Calibri"/>
                <w:spacing w:val="-1"/>
                <w:sz w:val="20"/>
              </w:rPr>
              <w:t>n</w:t>
            </w:r>
            <w:r w:rsidRPr="00AB049F">
              <w:rPr>
                <w:rFonts w:ascii="Roboto Condensed" w:eastAsia="Calibri" w:hAnsi="Roboto Condensed" w:cs="Calibri"/>
                <w:spacing w:val="1"/>
                <w:sz w:val="20"/>
              </w:rPr>
              <w:t>o</w:t>
            </w:r>
            <w:r w:rsidRPr="00AB049F">
              <w:rPr>
                <w:rFonts w:ascii="Roboto Condensed" w:eastAsia="Calibri" w:hAnsi="Roboto Condensed" w:cs="Calibri"/>
                <w:sz w:val="20"/>
              </w:rPr>
              <w:t>te</w:t>
            </w:r>
            <w:r w:rsidRPr="00AB049F">
              <w:rPr>
                <w:rFonts w:ascii="Roboto Condensed" w:eastAsia="Calibri" w:hAnsi="Roboto Condensed" w:cs="Calibri"/>
                <w:spacing w:val="3"/>
                <w:sz w:val="20"/>
              </w:rPr>
              <w:t xml:space="preserve"> </w:t>
            </w:r>
            <w:r w:rsidRPr="00AB049F">
              <w:rPr>
                <w:rFonts w:ascii="Roboto Condensed" w:eastAsia="Calibri" w:hAnsi="Roboto Condensed" w:cs="Calibri"/>
                <w:spacing w:val="-3"/>
                <w:sz w:val="20"/>
              </w:rPr>
              <w:t>d</w:t>
            </w:r>
            <w:r w:rsidRPr="00AB049F">
              <w:rPr>
                <w:rFonts w:ascii="Roboto Condensed" w:eastAsia="Calibri" w:hAnsi="Roboto Condensed" w:cs="Calibri"/>
                <w:sz w:val="20"/>
              </w:rPr>
              <w:t>e</w:t>
            </w:r>
            <w:r w:rsidRPr="00AB049F">
              <w:rPr>
                <w:rFonts w:ascii="Roboto Condensed" w:eastAsia="Calibri" w:hAnsi="Roboto Condensed" w:cs="Calibri"/>
                <w:spacing w:val="13"/>
                <w:sz w:val="20"/>
              </w:rPr>
              <w:t xml:space="preserve"> </w:t>
            </w:r>
            <w:r w:rsidRPr="00AB049F">
              <w:rPr>
                <w:rFonts w:ascii="Roboto Condensed" w:eastAsia="Calibri" w:hAnsi="Roboto Condensed" w:cs="Calibri"/>
                <w:sz w:val="20"/>
              </w:rPr>
              <w:t>c</w:t>
            </w:r>
            <w:r w:rsidRPr="00AB049F">
              <w:rPr>
                <w:rFonts w:ascii="Roboto Condensed" w:eastAsia="Calibri" w:hAnsi="Roboto Condensed" w:cs="Calibri"/>
                <w:spacing w:val="1"/>
                <w:sz w:val="20"/>
              </w:rPr>
              <w:t>o</w:t>
            </w:r>
            <w:r w:rsidRPr="00AB049F">
              <w:rPr>
                <w:rFonts w:ascii="Roboto Condensed" w:eastAsia="Calibri" w:hAnsi="Roboto Condensed" w:cs="Calibri"/>
                <w:spacing w:val="-1"/>
                <w:sz w:val="20"/>
              </w:rPr>
              <w:t>n</w:t>
            </w:r>
            <w:r w:rsidRPr="00AB049F">
              <w:rPr>
                <w:rFonts w:ascii="Roboto Condensed" w:eastAsia="Calibri" w:hAnsi="Roboto Condensed" w:cs="Calibri"/>
                <w:sz w:val="20"/>
              </w:rPr>
              <w:t>t</w:t>
            </w:r>
            <w:r w:rsidRPr="00AB049F">
              <w:rPr>
                <w:rFonts w:ascii="Roboto Condensed" w:eastAsia="Calibri" w:hAnsi="Roboto Condensed" w:cs="Calibri"/>
                <w:spacing w:val="-2"/>
                <w:sz w:val="20"/>
              </w:rPr>
              <w:t>r</w:t>
            </w:r>
            <w:r w:rsidRPr="00AB049F">
              <w:rPr>
                <w:rFonts w:ascii="Roboto Condensed" w:eastAsia="Calibri" w:hAnsi="Roboto Condensed" w:cs="Calibri"/>
                <w:spacing w:val="1"/>
                <w:sz w:val="20"/>
              </w:rPr>
              <w:t>ô</w:t>
            </w:r>
            <w:r w:rsidRPr="00AB049F">
              <w:rPr>
                <w:rFonts w:ascii="Roboto Condensed" w:eastAsia="Calibri" w:hAnsi="Roboto Condensed" w:cs="Calibri"/>
                <w:sz w:val="20"/>
              </w:rPr>
              <w:t>le</w:t>
            </w:r>
            <w:r w:rsidRPr="00AB049F">
              <w:rPr>
                <w:rFonts w:ascii="Roboto Condensed" w:eastAsia="Calibri" w:hAnsi="Roboto Condensed" w:cs="Calibri"/>
                <w:spacing w:val="13"/>
                <w:sz w:val="20"/>
              </w:rPr>
              <w:t xml:space="preserve"> </w:t>
            </w:r>
            <w:r w:rsidRPr="00AB049F">
              <w:rPr>
                <w:rFonts w:ascii="Roboto Condensed" w:eastAsia="Calibri" w:hAnsi="Roboto Condensed" w:cs="Calibri"/>
                <w:sz w:val="20"/>
              </w:rPr>
              <w:t>i</w:t>
            </w:r>
            <w:r w:rsidRPr="00AB049F">
              <w:rPr>
                <w:rFonts w:ascii="Roboto Condensed" w:eastAsia="Calibri" w:hAnsi="Roboto Condensed" w:cs="Calibri"/>
                <w:spacing w:val="-1"/>
                <w:sz w:val="20"/>
              </w:rPr>
              <w:t>nd</w:t>
            </w:r>
            <w:r w:rsidRPr="00AB049F">
              <w:rPr>
                <w:rFonts w:ascii="Roboto Condensed" w:eastAsia="Calibri" w:hAnsi="Roboto Condensed" w:cs="Calibri"/>
                <w:sz w:val="20"/>
              </w:rPr>
              <w:t>ivid</w:t>
            </w:r>
            <w:r w:rsidRPr="00AB049F">
              <w:rPr>
                <w:rFonts w:ascii="Roboto Condensed" w:eastAsia="Calibri" w:hAnsi="Roboto Condensed" w:cs="Calibri"/>
                <w:spacing w:val="-1"/>
                <w:sz w:val="20"/>
              </w:rPr>
              <w:t>u</w:t>
            </w:r>
            <w:r w:rsidRPr="00AB049F">
              <w:rPr>
                <w:rFonts w:ascii="Roboto Condensed" w:eastAsia="Calibri" w:hAnsi="Roboto Condensed" w:cs="Calibri"/>
                <w:sz w:val="20"/>
              </w:rPr>
              <w:t>el</w:t>
            </w:r>
            <w:r w:rsidRPr="00AB049F">
              <w:rPr>
                <w:rFonts w:ascii="Roboto Condensed" w:eastAsia="Calibri" w:hAnsi="Roboto Condensed" w:cs="Calibri"/>
                <w:spacing w:val="10"/>
                <w:sz w:val="20"/>
              </w:rPr>
              <w:t xml:space="preserve"> </w:t>
            </w:r>
            <w:r w:rsidRPr="00AB049F">
              <w:rPr>
                <w:rFonts w:ascii="Roboto Condensed" w:eastAsia="Calibri" w:hAnsi="Roboto Condensed" w:cs="Calibri"/>
                <w:sz w:val="20"/>
              </w:rPr>
              <w:t>i</w:t>
            </w:r>
            <w:r w:rsidRPr="00AB049F">
              <w:rPr>
                <w:rFonts w:ascii="Roboto Condensed" w:eastAsia="Calibri" w:hAnsi="Roboto Condensed" w:cs="Calibri"/>
                <w:spacing w:val="-1"/>
                <w:sz w:val="20"/>
              </w:rPr>
              <w:t>n</w:t>
            </w:r>
            <w:r w:rsidRPr="00AB049F">
              <w:rPr>
                <w:rFonts w:ascii="Roboto Condensed" w:eastAsia="Calibri" w:hAnsi="Roboto Condensed" w:cs="Calibri"/>
                <w:sz w:val="20"/>
              </w:rPr>
              <w:t>férieu</w:t>
            </w:r>
            <w:r w:rsidRPr="00AB049F">
              <w:rPr>
                <w:rFonts w:ascii="Roboto Condensed" w:eastAsia="Calibri" w:hAnsi="Roboto Condensed" w:cs="Calibri"/>
                <w:spacing w:val="-1"/>
                <w:sz w:val="20"/>
              </w:rPr>
              <w:t>r</w:t>
            </w:r>
            <w:r w:rsidRPr="00AB049F">
              <w:rPr>
                <w:rFonts w:ascii="Roboto Condensed" w:eastAsia="Calibri" w:hAnsi="Roboto Condensed" w:cs="Calibri"/>
                <w:sz w:val="20"/>
              </w:rPr>
              <w:t>e</w:t>
            </w:r>
            <w:r w:rsidRPr="00AB049F">
              <w:rPr>
                <w:rFonts w:ascii="Roboto Condensed" w:eastAsia="Calibri" w:hAnsi="Roboto Condensed" w:cs="Calibri"/>
                <w:spacing w:val="13"/>
                <w:sz w:val="20"/>
              </w:rPr>
              <w:t xml:space="preserve"> </w:t>
            </w:r>
            <w:r w:rsidRPr="00AB049F">
              <w:rPr>
                <w:rFonts w:ascii="Roboto Condensed" w:eastAsia="Calibri" w:hAnsi="Roboto Condensed" w:cs="Calibri"/>
                <w:sz w:val="20"/>
              </w:rPr>
              <w:t>à</w:t>
            </w:r>
            <w:r w:rsidRPr="00AB049F">
              <w:rPr>
                <w:rFonts w:ascii="Roboto Condensed" w:eastAsia="Calibri" w:hAnsi="Roboto Condensed" w:cs="Calibri"/>
                <w:spacing w:val="12"/>
                <w:sz w:val="20"/>
              </w:rPr>
              <w:t xml:space="preserve"> </w:t>
            </w:r>
            <w:r w:rsidRPr="00AB049F">
              <w:rPr>
                <w:rFonts w:ascii="Roboto Condensed" w:eastAsia="Calibri" w:hAnsi="Roboto Condensed" w:cs="Calibri"/>
                <w:spacing w:val="1"/>
                <w:sz w:val="20"/>
              </w:rPr>
              <w:t>8</w:t>
            </w:r>
            <w:r w:rsidRPr="00AB049F">
              <w:rPr>
                <w:rFonts w:ascii="Roboto Condensed" w:eastAsia="Calibri" w:hAnsi="Roboto Condensed" w:cs="Calibri"/>
                <w:sz w:val="20"/>
              </w:rPr>
              <w:t>,</w:t>
            </w:r>
            <w:r w:rsidRPr="00AB049F">
              <w:rPr>
                <w:rFonts w:ascii="Roboto Condensed" w:eastAsia="Calibri" w:hAnsi="Roboto Condensed" w:cs="Calibri"/>
                <w:spacing w:val="13"/>
                <w:sz w:val="20"/>
              </w:rPr>
              <w:t xml:space="preserve"> </w:t>
            </w:r>
            <w:r w:rsidRPr="00AB049F">
              <w:rPr>
                <w:rFonts w:ascii="Roboto Condensed" w:eastAsia="Calibri" w:hAnsi="Roboto Condensed" w:cs="Calibri"/>
                <w:sz w:val="20"/>
              </w:rPr>
              <w:t>la</w:t>
            </w:r>
            <w:r w:rsidRPr="00AB049F">
              <w:rPr>
                <w:rFonts w:ascii="Roboto Condensed" w:eastAsia="Calibri" w:hAnsi="Roboto Condensed" w:cs="Calibri"/>
                <w:spacing w:val="12"/>
                <w:sz w:val="20"/>
              </w:rPr>
              <w:t xml:space="preserve"> </w:t>
            </w:r>
            <w:r w:rsidRPr="00AB049F">
              <w:rPr>
                <w:rFonts w:ascii="Roboto Condensed" w:eastAsia="Calibri" w:hAnsi="Roboto Condensed" w:cs="Calibri"/>
                <w:spacing w:val="-1"/>
                <w:sz w:val="20"/>
              </w:rPr>
              <w:t>n</w:t>
            </w:r>
            <w:r w:rsidRPr="00AB049F">
              <w:rPr>
                <w:rFonts w:ascii="Roboto Condensed" w:eastAsia="Calibri" w:hAnsi="Roboto Condensed" w:cs="Calibri"/>
                <w:spacing w:val="1"/>
                <w:sz w:val="20"/>
              </w:rPr>
              <w:t>o</w:t>
            </w:r>
            <w:r w:rsidRPr="00AB049F">
              <w:rPr>
                <w:rFonts w:ascii="Roboto Condensed" w:eastAsia="Calibri" w:hAnsi="Roboto Condensed" w:cs="Calibri"/>
                <w:sz w:val="20"/>
              </w:rPr>
              <w:t>te</w:t>
            </w:r>
            <w:r w:rsidRPr="00AB049F">
              <w:rPr>
                <w:rFonts w:ascii="Roboto Condensed" w:eastAsia="Calibri" w:hAnsi="Roboto Condensed" w:cs="Calibri"/>
                <w:spacing w:val="13"/>
                <w:sz w:val="20"/>
              </w:rPr>
              <w:t xml:space="preserve"> </w:t>
            </w:r>
            <w:r w:rsidRPr="00AB049F">
              <w:rPr>
                <w:rFonts w:ascii="Roboto Condensed" w:eastAsia="Calibri" w:hAnsi="Roboto Condensed" w:cs="Calibri"/>
                <w:spacing w:val="-1"/>
                <w:sz w:val="20"/>
              </w:rPr>
              <w:t>d</w:t>
            </w:r>
            <w:r w:rsidRPr="00AB049F">
              <w:rPr>
                <w:rFonts w:ascii="Roboto Condensed" w:eastAsia="Calibri" w:hAnsi="Roboto Condensed" w:cs="Calibri"/>
                <w:sz w:val="20"/>
              </w:rPr>
              <w:t>e c</w:t>
            </w:r>
            <w:r w:rsidRPr="00AB049F">
              <w:rPr>
                <w:rFonts w:ascii="Roboto Condensed" w:eastAsia="Calibri" w:hAnsi="Roboto Condensed" w:cs="Calibri"/>
                <w:spacing w:val="1"/>
                <w:sz w:val="20"/>
              </w:rPr>
              <w:t>o</w:t>
            </w:r>
            <w:r w:rsidRPr="00AB049F">
              <w:rPr>
                <w:rFonts w:ascii="Roboto Condensed" w:eastAsia="Calibri" w:hAnsi="Roboto Condensed" w:cs="Calibri"/>
                <w:spacing w:val="-1"/>
                <w:sz w:val="20"/>
              </w:rPr>
              <w:t>n</w:t>
            </w:r>
            <w:r w:rsidRPr="00AB049F">
              <w:rPr>
                <w:rFonts w:ascii="Roboto Condensed" w:eastAsia="Calibri" w:hAnsi="Roboto Condensed" w:cs="Calibri"/>
                <w:sz w:val="20"/>
              </w:rPr>
              <w:t>t</w:t>
            </w:r>
            <w:r w:rsidRPr="00AB049F">
              <w:rPr>
                <w:rFonts w:ascii="Roboto Condensed" w:eastAsia="Calibri" w:hAnsi="Roboto Condensed" w:cs="Calibri"/>
                <w:spacing w:val="-2"/>
                <w:sz w:val="20"/>
              </w:rPr>
              <w:t>r</w:t>
            </w:r>
            <w:r w:rsidRPr="00AB049F">
              <w:rPr>
                <w:rFonts w:ascii="Roboto Condensed" w:eastAsia="Calibri" w:hAnsi="Roboto Condensed" w:cs="Calibri"/>
                <w:spacing w:val="1"/>
                <w:sz w:val="20"/>
              </w:rPr>
              <w:t>ô</w:t>
            </w:r>
            <w:r w:rsidRPr="00AB049F">
              <w:rPr>
                <w:rFonts w:ascii="Roboto Condensed" w:eastAsia="Calibri" w:hAnsi="Roboto Condensed" w:cs="Calibri"/>
                <w:sz w:val="20"/>
              </w:rPr>
              <w:t>le</w:t>
            </w:r>
            <w:r w:rsidRPr="00AB049F">
              <w:rPr>
                <w:rFonts w:ascii="Roboto Condensed" w:eastAsia="Calibri" w:hAnsi="Roboto Condensed" w:cs="Calibri"/>
                <w:spacing w:val="-1"/>
                <w:sz w:val="20"/>
              </w:rPr>
              <w:t xml:space="preserve"> </w:t>
            </w:r>
            <w:r w:rsidRPr="00AB049F">
              <w:rPr>
                <w:rFonts w:ascii="Roboto Condensed" w:eastAsia="Calibri" w:hAnsi="Roboto Condensed" w:cs="Calibri"/>
                <w:sz w:val="20"/>
              </w:rPr>
              <w:t>c</w:t>
            </w:r>
            <w:r w:rsidRPr="00AB049F">
              <w:rPr>
                <w:rFonts w:ascii="Roboto Condensed" w:eastAsia="Calibri" w:hAnsi="Roboto Condensed" w:cs="Calibri"/>
                <w:spacing w:val="1"/>
                <w:sz w:val="20"/>
              </w:rPr>
              <w:t>o</w:t>
            </w:r>
            <w:r w:rsidRPr="00AB049F">
              <w:rPr>
                <w:rFonts w:ascii="Roboto Condensed" w:eastAsia="Calibri" w:hAnsi="Roboto Condensed" w:cs="Calibri"/>
                <w:sz w:val="20"/>
              </w:rPr>
              <w:t>l</w:t>
            </w:r>
            <w:r w:rsidRPr="00AB049F">
              <w:rPr>
                <w:rFonts w:ascii="Roboto Condensed" w:eastAsia="Calibri" w:hAnsi="Roboto Condensed" w:cs="Calibri"/>
                <w:spacing w:val="-3"/>
                <w:sz w:val="20"/>
              </w:rPr>
              <w:t>l</w:t>
            </w:r>
            <w:r w:rsidRPr="00AB049F">
              <w:rPr>
                <w:rFonts w:ascii="Roboto Condensed" w:eastAsia="Calibri" w:hAnsi="Roboto Condensed" w:cs="Calibri"/>
                <w:sz w:val="20"/>
              </w:rPr>
              <w:t>ec</w:t>
            </w:r>
            <w:r w:rsidRPr="00AB049F">
              <w:rPr>
                <w:rFonts w:ascii="Roboto Condensed" w:eastAsia="Calibri" w:hAnsi="Roboto Condensed" w:cs="Calibri"/>
                <w:spacing w:val="1"/>
                <w:sz w:val="20"/>
              </w:rPr>
              <w:t>t</w:t>
            </w:r>
            <w:r w:rsidRPr="00AB049F">
              <w:rPr>
                <w:rFonts w:ascii="Roboto Condensed" w:eastAsia="Calibri" w:hAnsi="Roboto Condensed" w:cs="Calibri"/>
                <w:sz w:val="20"/>
              </w:rPr>
              <w:t xml:space="preserve">if </w:t>
            </w:r>
            <w:r w:rsidRPr="00AB049F">
              <w:rPr>
                <w:rFonts w:ascii="Roboto Condensed" w:eastAsia="Calibri" w:hAnsi="Roboto Condensed" w:cs="Calibri"/>
                <w:spacing w:val="-3"/>
                <w:sz w:val="20"/>
              </w:rPr>
              <w:t>n</w:t>
            </w:r>
            <w:r w:rsidRPr="00AB049F">
              <w:rPr>
                <w:rFonts w:ascii="Roboto Condensed" w:eastAsia="Calibri" w:hAnsi="Roboto Condensed" w:cs="Calibri"/>
                <w:sz w:val="20"/>
              </w:rPr>
              <w:t>e</w:t>
            </w:r>
            <w:r w:rsidRPr="00AB049F">
              <w:rPr>
                <w:rFonts w:ascii="Roboto Condensed" w:eastAsia="Calibri" w:hAnsi="Roboto Condensed" w:cs="Calibri"/>
                <w:spacing w:val="1"/>
                <w:sz w:val="20"/>
              </w:rPr>
              <w:t xml:space="preserve"> </w:t>
            </w:r>
            <w:r w:rsidRPr="00AB049F">
              <w:rPr>
                <w:rFonts w:ascii="Roboto Condensed" w:eastAsia="Calibri" w:hAnsi="Roboto Condensed" w:cs="Calibri"/>
                <w:sz w:val="20"/>
              </w:rPr>
              <w:t>sera</w:t>
            </w:r>
            <w:r w:rsidRPr="00AB049F">
              <w:rPr>
                <w:rFonts w:ascii="Roboto Condensed" w:eastAsia="Calibri" w:hAnsi="Roboto Condensed" w:cs="Calibri"/>
                <w:spacing w:val="-2"/>
                <w:sz w:val="20"/>
              </w:rPr>
              <w:t xml:space="preserve"> </w:t>
            </w:r>
            <w:r w:rsidRPr="00AB049F">
              <w:rPr>
                <w:rFonts w:ascii="Roboto Condensed" w:eastAsia="Calibri" w:hAnsi="Roboto Condensed" w:cs="Calibri"/>
                <w:spacing w:val="-3"/>
                <w:sz w:val="20"/>
              </w:rPr>
              <w:t>p</w:t>
            </w:r>
            <w:r w:rsidRPr="00AB049F">
              <w:rPr>
                <w:rFonts w:ascii="Roboto Condensed" w:eastAsia="Calibri" w:hAnsi="Roboto Condensed" w:cs="Calibri"/>
                <w:sz w:val="20"/>
              </w:rPr>
              <w:t>as comptab</w:t>
            </w:r>
            <w:r w:rsidRPr="00AB049F">
              <w:rPr>
                <w:rFonts w:ascii="Roboto Condensed" w:eastAsia="Calibri" w:hAnsi="Roboto Condensed" w:cs="Calibri"/>
                <w:spacing w:val="-1"/>
                <w:sz w:val="20"/>
              </w:rPr>
              <w:t>i</w:t>
            </w:r>
            <w:r w:rsidRPr="00AB049F">
              <w:rPr>
                <w:rFonts w:ascii="Roboto Condensed" w:eastAsia="Calibri" w:hAnsi="Roboto Condensed" w:cs="Calibri"/>
                <w:sz w:val="20"/>
              </w:rPr>
              <w:t>li</w:t>
            </w:r>
            <w:r w:rsidRPr="00AB049F">
              <w:rPr>
                <w:rFonts w:ascii="Roboto Condensed" w:eastAsia="Calibri" w:hAnsi="Roboto Condensed" w:cs="Calibri"/>
                <w:spacing w:val="-2"/>
                <w:sz w:val="20"/>
              </w:rPr>
              <w:t>s</w:t>
            </w:r>
            <w:r w:rsidRPr="00AB049F">
              <w:rPr>
                <w:rFonts w:ascii="Roboto Condensed" w:eastAsia="Calibri" w:hAnsi="Roboto Condensed" w:cs="Calibri"/>
                <w:sz w:val="20"/>
              </w:rPr>
              <w:t>ée</w:t>
            </w:r>
            <w:r w:rsidRPr="00AB049F">
              <w:rPr>
                <w:rFonts w:ascii="Roboto Condensed" w:eastAsia="Calibri" w:hAnsi="Roboto Condensed" w:cs="Calibri"/>
                <w:spacing w:val="1"/>
                <w:sz w:val="20"/>
              </w:rPr>
              <w:t xml:space="preserve"> </w:t>
            </w:r>
            <w:r w:rsidRPr="00AB049F">
              <w:rPr>
                <w:rFonts w:ascii="Roboto Condensed" w:eastAsia="Calibri" w:hAnsi="Roboto Condensed" w:cs="Calibri"/>
                <w:sz w:val="20"/>
              </w:rPr>
              <w:t>da</w:t>
            </w:r>
            <w:r w:rsidRPr="00AB049F">
              <w:rPr>
                <w:rFonts w:ascii="Roboto Condensed" w:eastAsia="Calibri" w:hAnsi="Roboto Condensed" w:cs="Calibri"/>
                <w:spacing w:val="-1"/>
                <w:sz w:val="20"/>
              </w:rPr>
              <w:t>n</w:t>
            </w:r>
            <w:r w:rsidRPr="00AB049F">
              <w:rPr>
                <w:rFonts w:ascii="Roboto Condensed" w:eastAsia="Calibri" w:hAnsi="Roboto Condensed" w:cs="Calibri"/>
                <w:sz w:val="20"/>
              </w:rPr>
              <w:t xml:space="preserve">s </w:t>
            </w:r>
            <w:r w:rsidRPr="00AB049F">
              <w:rPr>
                <w:rFonts w:ascii="Roboto Condensed" w:eastAsia="Calibri" w:hAnsi="Roboto Condensed" w:cs="Calibri"/>
                <w:spacing w:val="-2"/>
                <w:sz w:val="20"/>
              </w:rPr>
              <w:t>l</w:t>
            </w:r>
            <w:r w:rsidRPr="00AB049F">
              <w:rPr>
                <w:rFonts w:ascii="Roboto Condensed" w:eastAsia="Calibri" w:hAnsi="Roboto Condensed" w:cs="Calibri"/>
                <w:sz w:val="20"/>
              </w:rPr>
              <w:t>a n</w:t>
            </w:r>
            <w:r w:rsidRPr="00AB049F">
              <w:rPr>
                <w:rFonts w:ascii="Roboto Condensed" w:eastAsia="Calibri" w:hAnsi="Roboto Condensed" w:cs="Calibri"/>
                <w:spacing w:val="-2"/>
                <w:sz w:val="20"/>
              </w:rPr>
              <w:t>o</w:t>
            </w:r>
            <w:r w:rsidRPr="00AB049F">
              <w:rPr>
                <w:rFonts w:ascii="Roboto Condensed" w:eastAsia="Calibri" w:hAnsi="Roboto Condensed" w:cs="Calibri"/>
                <w:sz w:val="20"/>
              </w:rPr>
              <w:t>te</w:t>
            </w:r>
            <w:r w:rsidRPr="00AB049F">
              <w:rPr>
                <w:rFonts w:ascii="Roboto Condensed" w:eastAsia="Calibri" w:hAnsi="Roboto Condensed" w:cs="Calibri"/>
                <w:spacing w:val="1"/>
                <w:sz w:val="20"/>
              </w:rPr>
              <w:t xml:space="preserve"> </w:t>
            </w:r>
            <w:r w:rsidRPr="00AB049F">
              <w:rPr>
                <w:rFonts w:ascii="Roboto Condensed" w:eastAsia="Calibri" w:hAnsi="Roboto Condensed" w:cs="Calibri"/>
                <w:sz w:val="20"/>
              </w:rPr>
              <w:t>fi</w:t>
            </w:r>
            <w:r w:rsidRPr="00AB049F">
              <w:rPr>
                <w:rFonts w:ascii="Roboto Condensed" w:eastAsia="Calibri" w:hAnsi="Roboto Condensed" w:cs="Calibri"/>
                <w:spacing w:val="-1"/>
                <w:sz w:val="20"/>
              </w:rPr>
              <w:t>n</w:t>
            </w:r>
            <w:r w:rsidRPr="00AB049F">
              <w:rPr>
                <w:rFonts w:ascii="Roboto Condensed" w:eastAsia="Calibri" w:hAnsi="Roboto Condensed" w:cs="Calibri"/>
                <w:sz w:val="20"/>
              </w:rPr>
              <w:t>ale du</w:t>
            </w:r>
            <w:r w:rsidRPr="00AB049F">
              <w:rPr>
                <w:rFonts w:ascii="Roboto Condensed" w:eastAsia="Calibri" w:hAnsi="Roboto Condensed" w:cs="Calibri"/>
                <w:spacing w:val="-3"/>
                <w:sz w:val="20"/>
              </w:rPr>
              <w:t xml:space="preserve"> </w:t>
            </w:r>
            <w:r w:rsidRPr="00AB049F">
              <w:rPr>
                <w:rFonts w:ascii="Roboto Condensed" w:eastAsia="Calibri" w:hAnsi="Roboto Condensed" w:cs="Calibri"/>
                <w:spacing w:val="-1"/>
                <w:sz w:val="20"/>
              </w:rPr>
              <w:t>m</w:t>
            </w:r>
            <w:r w:rsidRPr="00AB049F">
              <w:rPr>
                <w:rFonts w:ascii="Roboto Condensed" w:eastAsia="Calibri" w:hAnsi="Roboto Condensed" w:cs="Calibri"/>
                <w:spacing w:val="1"/>
                <w:sz w:val="20"/>
              </w:rPr>
              <w:t>o</w:t>
            </w:r>
            <w:r w:rsidRPr="00AB049F">
              <w:rPr>
                <w:rFonts w:ascii="Roboto Condensed" w:eastAsia="Calibri" w:hAnsi="Roboto Condensed" w:cs="Calibri"/>
                <w:spacing w:val="-1"/>
                <w:sz w:val="20"/>
              </w:rPr>
              <w:t>du</w:t>
            </w:r>
            <w:r w:rsidRPr="00AB049F">
              <w:rPr>
                <w:rFonts w:ascii="Roboto Condensed" w:eastAsia="Calibri" w:hAnsi="Roboto Condensed" w:cs="Calibri"/>
                <w:sz w:val="20"/>
              </w:rPr>
              <w:t>le.</w:t>
            </w:r>
          </w:p>
          <w:p w14:paraId="68D35072" w14:textId="77777777" w:rsidR="00730EA4" w:rsidRPr="00AB049F" w:rsidRDefault="00730EA4" w:rsidP="00730EA4">
            <w:pPr>
              <w:spacing w:after="0" w:line="240" w:lineRule="auto"/>
              <w:ind w:left="100" w:right="35"/>
              <w:rPr>
                <w:rFonts w:ascii="Roboto Condensed" w:eastAsia="Calibri" w:hAnsi="Roboto Condensed" w:cs="Calibri"/>
                <w:sz w:val="20"/>
              </w:rPr>
            </w:pPr>
            <w:r w:rsidRPr="00AB049F">
              <w:rPr>
                <w:rFonts w:ascii="Roboto Condensed" w:eastAsia="Calibri" w:hAnsi="Roboto Condensed" w:cs="Calibri"/>
                <w:sz w:val="20"/>
              </w:rPr>
              <w:t>-</w:t>
            </w:r>
            <w:r w:rsidRPr="00AB049F">
              <w:rPr>
                <w:rFonts w:ascii="Roboto Condensed" w:eastAsia="Calibri" w:hAnsi="Roboto Condensed" w:cs="Calibri"/>
                <w:spacing w:val="-1"/>
                <w:sz w:val="20"/>
              </w:rPr>
              <w:t>Au</w:t>
            </w:r>
            <w:r w:rsidRPr="00AB049F">
              <w:rPr>
                <w:rFonts w:ascii="Roboto Condensed" w:eastAsia="Calibri" w:hAnsi="Roboto Condensed" w:cs="Calibri"/>
                <w:sz w:val="20"/>
              </w:rPr>
              <w:t>-</w:t>
            </w:r>
            <w:r w:rsidRPr="00AB049F">
              <w:rPr>
                <w:rFonts w:ascii="Roboto Condensed" w:eastAsia="Calibri" w:hAnsi="Roboto Condensed" w:cs="Calibri"/>
                <w:spacing w:val="-1"/>
                <w:sz w:val="20"/>
              </w:rPr>
              <w:t>d</w:t>
            </w:r>
            <w:r w:rsidRPr="00AB049F">
              <w:rPr>
                <w:rFonts w:ascii="Roboto Condensed" w:eastAsia="Calibri" w:hAnsi="Roboto Condensed" w:cs="Calibri"/>
                <w:sz w:val="20"/>
              </w:rPr>
              <w:t>elà</w:t>
            </w:r>
            <w:r w:rsidRPr="00AB049F">
              <w:rPr>
                <w:rFonts w:ascii="Roboto Condensed" w:eastAsia="Calibri" w:hAnsi="Roboto Condensed" w:cs="Calibri"/>
                <w:spacing w:val="20"/>
                <w:sz w:val="20"/>
              </w:rPr>
              <w:t xml:space="preserve"> </w:t>
            </w:r>
            <w:r w:rsidRPr="00AB049F">
              <w:rPr>
                <w:rFonts w:ascii="Roboto Condensed" w:eastAsia="Calibri" w:hAnsi="Roboto Condensed" w:cs="Calibri"/>
                <w:spacing w:val="-1"/>
                <w:sz w:val="20"/>
              </w:rPr>
              <w:t>d</w:t>
            </w:r>
            <w:r w:rsidRPr="00AB049F">
              <w:rPr>
                <w:rFonts w:ascii="Roboto Condensed" w:eastAsia="Calibri" w:hAnsi="Roboto Condensed" w:cs="Calibri"/>
                <w:sz w:val="20"/>
              </w:rPr>
              <w:t>e</w:t>
            </w:r>
            <w:r w:rsidRPr="00AB049F">
              <w:rPr>
                <w:rFonts w:ascii="Roboto Condensed" w:eastAsia="Calibri" w:hAnsi="Roboto Condensed" w:cs="Calibri"/>
                <w:spacing w:val="20"/>
                <w:sz w:val="20"/>
              </w:rPr>
              <w:t xml:space="preserve"> </w:t>
            </w:r>
            <w:r w:rsidRPr="00AB049F">
              <w:rPr>
                <w:rFonts w:ascii="Roboto Condensed" w:eastAsia="Calibri" w:hAnsi="Roboto Condensed" w:cs="Calibri"/>
                <w:sz w:val="20"/>
              </w:rPr>
              <w:t>3</w:t>
            </w:r>
            <w:r w:rsidRPr="00AB049F">
              <w:rPr>
                <w:rFonts w:ascii="Roboto Condensed" w:eastAsia="Calibri" w:hAnsi="Roboto Condensed" w:cs="Calibri"/>
                <w:spacing w:val="18"/>
                <w:sz w:val="20"/>
              </w:rPr>
              <w:t xml:space="preserve"> </w:t>
            </w:r>
            <w:r w:rsidRPr="00AB049F">
              <w:rPr>
                <w:rFonts w:ascii="Roboto Condensed" w:eastAsia="Calibri" w:hAnsi="Roboto Condensed" w:cs="Calibri"/>
                <w:sz w:val="20"/>
              </w:rPr>
              <w:t>a</w:t>
            </w:r>
            <w:r w:rsidRPr="00AB049F">
              <w:rPr>
                <w:rFonts w:ascii="Roboto Condensed" w:eastAsia="Calibri" w:hAnsi="Roboto Condensed" w:cs="Calibri"/>
                <w:spacing w:val="-1"/>
                <w:sz w:val="20"/>
              </w:rPr>
              <w:t>b</w:t>
            </w:r>
            <w:r w:rsidRPr="00AB049F">
              <w:rPr>
                <w:rFonts w:ascii="Roboto Condensed" w:eastAsia="Calibri" w:hAnsi="Roboto Condensed" w:cs="Calibri"/>
                <w:sz w:val="20"/>
              </w:rPr>
              <w:t>sen</w:t>
            </w:r>
            <w:r w:rsidRPr="00AB049F">
              <w:rPr>
                <w:rFonts w:ascii="Roboto Condensed" w:eastAsia="Calibri" w:hAnsi="Roboto Condensed" w:cs="Calibri"/>
                <w:spacing w:val="-2"/>
                <w:sz w:val="20"/>
              </w:rPr>
              <w:t>c</w:t>
            </w:r>
            <w:r w:rsidRPr="00AB049F">
              <w:rPr>
                <w:rFonts w:ascii="Roboto Condensed" w:eastAsia="Calibri" w:hAnsi="Roboto Condensed" w:cs="Calibri"/>
                <w:sz w:val="20"/>
              </w:rPr>
              <w:t>es</w:t>
            </w:r>
            <w:r w:rsidRPr="00AB049F">
              <w:rPr>
                <w:rFonts w:ascii="Roboto Condensed" w:eastAsia="Calibri" w:hAnsi="Roboto Condensed" w:cs="Calibri"/>
                <w:spacing w:val="20"/>
                <w:sz w:val="20"/>
              </w:rPr>
              <w:t xml:space="preserve"> </w:t>
            </w:r>
            <w:r w:rsidRPr="00AB049F">
              <w:rPr>
                <w:rFonts w:ascii="Roboto Condensed" w:eastAsia="Calibri" w:hAnsi="Roboto Condensed" w:cs="Calibri"/>
                <w:spacing w:val="-1"/>
                <w:sz w:val="20"/>
              </w:rPr>
              <w:t>no</w:t>
            </w:r>
            <w:r w:rsidRPr="00AB049F">
              <w:rPr>
                <w:rFonts w:ascii="Roboto Condensed" w:eastAsia="Calibri" w:hAnsi="Roboto Condensed" w:cs="Calibri"/>
                <w:sz w:val="20"/>
              </w:rPr>
              <w:t>n</w:t>
            </w:r>
            <w:r w:rsidRPr="00AB049F">
              <w:rPr>
                <w:rFonts w:ascii="Roboto Condensed" w:eastAsia="Calibri" w:hAnsi="Roboto Condensed" w:cs="Calibri"/>
                <w:spacing w:val="19"/>
                <w:sz w:val="20"/>
              </w:rPr>
              <w:t xml:space="preserve"> </w:t>
            </w:r>
            <w:r w:rsidRPr="00AB049F">
              <w:rPr>
                <w:rFonts w:ascii="Roboto Condensed" w:eastAsia="Calibri" w:hAnsi="Roboto Condensed" w:cs="Calibri"/>
                <w:sz w:val="20"/>
              </w:rPr>
              <w:t>j</w:t>
            </w:r>
            <w:r w:rsidRPr="00AB049F">
              <w:rPr>
                <w:rFonts w:ascii="Roboto Condensed" w:eastAsia="Calibri" w:hAnsi="Roboto Condensed" w:cs="Calibri"/>
                <w:spacing w:val="-1"/>
                <w:sz w:val="20"/>
              </w:rPr>
              <w:t>u</w:t>
            </w:r>
            <w:r w:rsidRPr="00AB049F">
              <w:rPr>
                <w:rFonts w:ascii="Roboto Condensed" w:eastAsia="Calibri" w:hAnsi="Roboto Condensed" w:cs="Calibri"/>
                <w:sz w:val="20"/>
              </w:rPr>
              <w:t>stifiées,</w:t>
            </w:r>
            <w:r w:rsidRPr="00AB049F">
              <w:rPr>
                <w:rFonts w:ascii="Roboto Condensed" w:eastAsia="Calibri" w:hAnsi="Roboto Condensed" w:cs="Calibri"/>
                <w:spacing w:val="18"/>
                <w:sz w:val="20"/>
              </w:rPr>
              <w:t xml:space="preserve"> </w:t>
            </w:r>
            <w:r w:rsidRPr="00AB049F">
              <w:rPr>
                <w:rFonts w:ascii="Roboto Condensed" w:eastAsia="Calibri" w:hAnsi="Roboto Condensed" w:cs="Calibri"/>
                <w:sz w:val="20"/>
              </w:rPr>
              <w:t>la</w:t>
            </w:r>
            <w:r w:rsidRPr="00AB049F">
              <w:rPr>
                <w:rFonts w:ascii="Roboto Condensed" w:eastAsia="Calibri" w:hAnsi="Roboto Condensed" w:cs="Calibri"/>
                <w:spacing w:val="19"/>
                <w:sz w:val="20"/>
              </w:rPr>
              <w:t xml:space="preserve"> </w:t>
            </w:r>
            <w:r w:rsidRPr="00AB049F">
              <w:rPr>
                <w:rFonts w:ascii="Roboto Condensed" w:eastAsia="Calibri" w:hAnsi="Roboto Condensed" w:cs="Calibri"/>
                <w:spacing w:val="-3"/>
                <w:sz w:val="20"/>
              </w:rPr>
              <w:t>n</w:t>
            </w:r>
            <w:r w:rsidRPr="00AB049F">
              <w:rPr>
                <w:rFonts w:ascii="Roboto Condensed" w:eastAsia="Calibri" w:hAnsi="Roboto Condensed" w:cs="Calibri"/>
                <w:spacing w:val="1"/>
                <w:sz w:val="20"/>
              </w:rPr>
              <w:t>o</w:t>
            </w:r>
            <w:r w:rsidRPr="00AB049F">
              <w:rPr>
                <w:rFonts w:ascii="Roboto Condensed" w:eastAsia="Calibri" w:hAnsi="Roboto Condensed" w:cs="Calibri"/>
                <w:sz w:val="20"/>
              </w:rPr>
              <w:t xml:space="preserve">te </w:t>
            </w:r>
            <w:r w:rsidRPr="00AB049F">
              <w:rPr>
                <w:rFonts w:ascii="Roboto Condensed" w:eastAsia="Calibri" w:hAnsi="Roboto Condensed" w:cs="Calibri"/>
                <w:spacing w:val="-1"/>
                <w:sz w:val="20"/>
              </w:rPr>
              <w:t>d</w:t>
            </w:r>
            <w:r w:rsidRPr="00AB049F">
              <w:rPr>
                <w:rFonts w:ascii="Roboto Condensed" w:eastAsia="Calibri" w:hAnsi="Roboto Condensed" w:cs="Calibri"/>
                <w:sz w:val="20"/>
              </w:rPr>
              <w:t>e</w:t>
            </w:r>
            <w:r w:rsidRPr="00AB049F">
              <w:rPr>
                <w:rFonts w:ascii="Roboto Condensed" w:eastAsia="Calibri" w:hAnsi="Roboto Condensed" w:cs="Calibri"/>
                <w:spacing w:val="20"/>
                <w:sz w:val="20"/>
              </w:rPr>
              <w:t xml:space="preserve"> </w:t>
            </w:r>
            <w:r w:rsidRPr="00AB049F">
              <w:rPr>
                <w:rFonts w:ascii="Roboto Condensed" w:eastAsia="Calibri" w:hAnsi="Roboto Condensed" w:cs="Calibri"/>
                <w:spacing w:val="-2"/>
                <w:sz w:val="20"/>
              </w:rPr>
              <w:t>c</w:t>
            </w:r>
            <w:r w:rsidRPr="00AB049F">
              <w:rPr>
                <w:rFonts w:ascii="Roboto Condensed" w:eastAsia="Calibri" w:hAnsi="Roboto Condensed" w:cs="Calibri"/>
                <w:spacing w:val="1"/>
                <w:sz w:val="20"/>
              </w:rPr>
              <w:t>o</w:t>
            </w:r>
            <w:r w:rsidRPr="00AB049F">
              <w:rPr>
                <w:rFonts w:ascii="Roboto Condensed" w:eastAsia="Calibri" w:hAnsi="Roboto Condensed" w:cs="Calibri"/>
                <w:spacing w:val="-3"/>
                <w:sz w:val="20"/>
              </w:rPr>
              <w:t>n</w:t>
            </w:r>
            <w:r w:rsidRPr="00AB049F">
              <w:rPr>
                <w:rFonts w:ascii="Roboto Condensed" w:eastAsia="Calibri" w:hAnsi="Roboto Condensed" w:cs="Calibri"/>
                <w:sz w:val="20"/>
              </w:rPr>
              <w:t>tr</w:t>
            </w:r>
            <w:r w:rsidRPr="00AB049F">
              <w:rPr>
                <w:rFonts w:ascii="Roboto Condensed" w:eastAsia="Calibri" w:hAnsi="Roboto Condensed" w:cs="Calibri"/>
                <w:spacing w:val="1"/>
                <w:sz w:val="20"/>
              </w:rPr>
              <w:t>ô</w:t>
            </w:r>
            <w:r w:rsidRPr="00AB049F">
              <w:rPr>
                <w:rFonts w:ascii="Roboto Condensed" w:eastAsia="Calibri" w:hAnsi="Roboto Condensed" w:cs="Calibri"/>
                <w:sz w:val="20"/>
              </w:rPr>
              <w:t>le</w:t>
            </w:r>
            <w:r w:rsidRPr="00AB049F">
              <w:rPr>
                <w:rFonts w:ascii="Roboto Condensed" w:eastAsia="Calibri" w:hAnsi="Roboto Condensed" w:cs="Calibri"/>
                <w:spacing w:val="17"/>
                <w:sz w:val="20"/>
              </w:rPr>
              <w:t xml:space="preserve"> </w:t>
            </w:r>
            <w:r w:rsidRPr="00AB049F">
              <w:rPr>
                <w:rFonts w:ascii="Roboto Condensed" w:eastAsia="Calibri" w:hAnsi="Roboto Condensed" w:cs="Calibri"/>
                <w:spacing w:val="-2"/>
                <w:sz w:val="20"/>
              </w:rPr>
              <w:t>c</w:t>
            </w:r>
            <w:r w:rsidRPr="00AB049F">
              <w:rPr>
                <w:rFonts w:ascii="Roboto Condensed" w:eastAsia="Calibri" w:hAnsi="Roboto Condensed" w:cs="Calibri"/>
                <w:spacing w:val="1"/>
                <w:sz w:val="20"/>
              </w:rPr>
              <w:t>o</w:t>
            </w:r>
            <w:r w:rsidRPr="00AB049F">
              <w:rPr>
                <w:rFonts w:ascii="Roboto Condensed" w:eastAsia="Calibri" w:hAnsi="Roboto Condensed" w:cs="Calibri"/>
                <w:sz w:val="20"/>
              </w:rPr>
              <w:t>llec</w:t>
            </w:r>
            <w:r w:rsidRPr="00AB049F">
              <w:rPr>
                <w:rFonts w:ascii="Roboto Condensed" w:eastAsia="Calibri" w:hAnsi="Roboto Condensed" w:cs="Calibri"/>
                <w:spacing w:val="1"/>
                <w:sz w:val="20"/>
              </w:rPr>
              <w:t>t</w:t>
            </w:r>
            <w:r w:rsidRPr="00AB049F">
              <w:rPr>
                <w:rFonts w:ascii="Roboto Condensed" w:eastAsia="Calibri" w:hAnsi="Roboto Condensed" w:cs="Calibri"/>
                <w:sz w:val="20"/>
              </w:rPr>
              <w:t>if</w:t>
            </w:r>
            <w:r w:rsidRPr="00AB049F">
              <w:rPr>
                <w:rFonts w:ascii="Roboto Condensed" w:eastAsia="Calibri" w:hAnsi="Roboto Condensed" w:cs="Calibri"/>
                <w:spacing w:val="17"/>
                <w:sz w:val="20"/>
              </w:rPr>
              <w:t xml:space="preserve"> </w:t>
            </w:r>
            <w:r w:rsidRPr="00AB049F">
              <w:rPr>
                <w:rFonts w:ascii="Roboto Condensed" w:eastAsia="Calibri" w:hAnsi="Roboto Condensed" w:cs="Calibri"/>
                <w:spacing w:val="-1"/>
                <w:sz w:val="20"/>
              </w:rPr>
              <w:t>n</w:t>
            </w:r>
            <w:r w:rsidRPr="00AB049F">
              <w:rPr>
                <w:rFonts w:ascii="Roboto Condensed" w:eastAsia="Calibri" w:hAnsi="Roboto Condensed" w:cs="Calibri"/>
                <w:sz w:val="20"/>
              </w:rPr>
              <w:t>e</w:t>
            </w:r>
            <w:r w:rsidRPr="00AB049F">
              <w:rPr>
                <w:rFonts w:ascii="Roboto Condensed" w:eastAsia="Calibri" w:hAnsi="Roboto Condensed" w:cs="Calibri"/>
                <w:spacing w:val="20"/>
                <w:sz w:val="20"/>
              </w:rPr>
              <w:t xml:space="preserve"> </w:t>
            </w:r>
            <w:r w:rsidRPr="00AB049F">
              <w:rPr>
                <w:rFonts w:ascii="Roboto Condensed" w:eastAsia="Calibri" w:hAnsi="Roboto Condensed" w:cs="Calibri"/>
                <w:spacing w:val="-2"/>
                <w:sz w:val="20"/>
              </w:rPr>
              <w:t>s</w:t>
            </w:r>
            <w:r w:rsidRPr="00AB049F">
              <w:rPr>
                <w:rFonts w:ascii="Roboto Condensed" w:eastAsia="Calibri" w:hAnsi="Roboto Condensed" w:cs="Calibri"/>
                <w:sz w:val="20"/>
              </w:rPr>
              <w:t>era</w:t>
            </w:r>
            <w:r w:rsidRPr="00AB049F">
              <w:rPr>
                <w:rFonts w:ascii="Roboto Condensed" w:eastAsia="Calibri" w:hAnsi="Roboto Condensed" w:cs="Calibri"/>
                <w:spacing w:val="20"/>
                <w:sz w:val="20"/>
              </w:rPr>
              <w:t xml:space="preserve"> </w:t>
            </w:r>
            <w:r w:rsidRPr="00AB049F">
              <w:rPr>
                <w:rFonts w:ascii="Roboto Condensed" w:eastAsia="Calibri" w:hAnsi="Roboto Condensed" w:cs="Calibri"/>
                <w:spacing w:val="-1"/>
                <w:sz w:val="20"/>
              </w:rPr>
              <w:t>p</w:t>
            </w:r>
            <w:r w:rsidRPr="00AB049F">
              <w:rPr>
                <w:rFonts w:ascii="Roboto Condensed" w:eastAsia="Calibri" w:hAnsi="Roboto Condensed" w:cs="Calibri"/>
                <w:spacing w:val="-3"/>
                <w:sz w:val="20"/>
              </w:rPr>
              <w:t>a</w:t>
            </w:r>
            <w:r w:rsidRPr="00AB049F">
              <w:rPr>
                <w:rFonts w:ascii="Roboto Condensed" w:eastAsia="Calibri" w:hAnsi="Roboto Condensed" w:cs="Calibri"/>
                <w:sz w:val="20"/>
              </w:rPr>
              <w:t>s c</w:t>
            </w:r>
            <w:r w:rsidRPr="00AB049F">
              <w:rPr>
                <w:rFonts w:ascii="Roboto Condensed" w:eastAsia="Calibri" w:hAnsi="Roboto Condensed" w:cs="Calibri"/>
                <w:spacing w:val="-1"/>
                <w:sz w:val="20"/>
              </w:rPr>
              <w:t>o</w:t>
            </w:r>
            <w:r w:rsidRPr="00AB049F">
              <w:rPr>
                <w:rFonts w:ascii="Roboto Condensed" w:eastAsia="Calibri" w:hAnsi="Roboto Condensed" w:cs="Calibri"/>
                <w:spacing w:val="1"/>
                <w:sz w:val="20"/>
              </w:rPr>
              <w:t>m</w:t>
            </w:r>
            <w:r w:rsidRPr="00AB049F">
              <w:rPr>
                <w:rFonts w:ascii="Roboto Condensed" w:eastAsia="Calibri" w:hAnsi="Roboto Condensed" w:cs="Calibri"/>
                <w:spacing w:val="-1"/>
                <w:sz w:val="20"/>
              </w:rPr>
              <w:t>p</w:t>
            </w:r>
            <w:r w:rsidRPr="00AB049F">
              <w:rPr>
                <w:rFonts w:ascii="Roboto Condensed" w:eastAsia="Calibri" w:hAnsi="Roboto Condensed" w:cs="Calibri"/>
                <w:sz w:val="20"/>
              </w:rPr>
              <w:t>tab</w:t>
            </w:r>
            <w:r w:rsidRPr="00AB049F">
              <w:rPr>
                <w:rFonts w:ascii="Roboto Condensed" w:eastAsia="Calibri" w:hAnsi="Roboto Condensed" w:cs="Calibri"/>
                <w:spacing w:val="-1"/>
                <w:sz w:val="20"/>
              </w:rPr>
              <w:t>i</w:t>
            </w:r>
            <w:r w:rsidRPr="00AB049F">
              <w:rPr>
                <w:rFonts w:ascii="Roboto Condensed" w:eastAsia="Calibri" w:hAnsi="Roboto Condensed" w:cs="Calibri"/>
                <w:sz w:val="20"/>
              </w:rPr>
              <w:t>lis</w:t>
            </w:r>
            <w:r w:rsidRPr="00AB049F">
              <w:rPr>
                <w:rFonts w:ascii="Roboto Condensed" w:eastAsia="Calibri" w:hAnsi="Roboto Condensed" w:cs="Calibri"/>
                <w:spacing w:val="-2"/>
                <w:sz w:val="20"/>
              </w:rPr>
              <w:t>é</w:t>
            </w:r>
            <w:r w:rsidRPr="00AB049F">
              <w:rPr>
                <w:rFonts w:ascii="Roboto Condensed" w:eastAsia="Calibri" w:hAnsi="Roboto Condensed" w:cs="Calibri"/>
                <w:sz w:val="20"/>
              </w:rPr>
              <w:t>e</w:t>
            </w:r>
            <w:r w:rsidRPr="00AB049F">
              <w:rPr>
                <w:rFonts w:ascii="Roboto Condensed" w:eastAsia="Calibri" w:hAnsi="Roboto Condensed" w:cs="Calibri"/>
                <w:spacing w:val="1"/>
                <w:sz w:val="20"/>
              </w:rPr>
              <w:t xml:space="preserve"> </w:t>
            </w:r>
            <w:r w:rsidRPr="00AB049F">
              <w:rPr>
                <w:rFonts w:ascii="Roboto Condensed" w:eastAsia="Calibri" w:hAnsi="Roboto Condensed" w:cs="Calibri"/>
                <w:spacing w:val="-1"/>
                <w:sz w:val="20"/>
              </w:rPr>
              <w:t>d</w:t>
            </w:r>
            <w:r w:rsidRPr="00AB049F">
              <w:rPr>
                <w:rFonts w:ascii="Roboto Condensed" w:eastAsia="Calibri" w:hAnsi="Roboto Condensed" w:cs="Calibri"/>
                <w:sz w:val="20"/>
              </w:rPr>
              <w:t>a</w:t>
            </w:r>
            <w:r w:rsidRPr="00AB049F">
              <w:rPr>
                <w:rFonts w:ascii="Roboto Condensed" w:eastAsia="Calibri" w:hAnsi="Roboto Condensed" w:cs="Calibri"/>
                <w:spacing w:val="-1"/>
                <w:sz w:val="20"/>
              </w:rPr>
              <w:t>n</w:t>
            </w:r>
            <w:r w:rsidRPr="00AB049F">
              <w:rPr>
                <w:rFonts w:ascii="Roboto Condensed" w:eastAsia="Calibri" w:hAnsi="Roboto Condensed" w:cs="Calibri"/>
                <w:sz w:val="20"/>
              </w:rPr>
              <w:t xml:space="preserve">s la </w:t>
            </w:r>
            <w:r w:rsidRPr="00AB049F">
              <w:rPr>
                <w:rFonts w:ascii="Roboto Condensed" w:eastAsia="Calibri" w:hAnsi="Roboto Condensed" w:cs="Calibri"/>
                <w:spacing w:val="-3"/>
                <w:sz w:val="20"/>
              </w:rPr>
              <w:t>n</w:t>
            </w:r>
            <w:r w:rsidRPr="00AB049F">
              <w:rPr>
                <w:rFonts w:ascii="Roboto Condensed" w:eastAsia="Calibri" w:hAnsi="Roboto Condensed" w:cs="Calibri"/>
                <w:spacing w:val="1"/>
                <w:sz w:val="20"/>
              </w:rPr>
              <w:t>o</w:t>
            </w:r>
            <w:r w:rsidRPr="00AB049F">
              <w:rPr>
                <w:rFonts w:ascii="Roboto Condensed" w:eastAsia="Calibri" w:hAnsi="Roboto Condensed" w:cs="Calibri"/>
                <w:sz w:val="20"/>
              </w:rPr>
              <w:t>te</w:t>
            </w:r>
            <w:r w:rsidRPr="00AB049F">
              <w:rPr>
                <w:rFonts w:ascii="Roboto Condensed" w:eastAsia="Calibri" w:hAnsi="Roboto Condensed" w:cs="Calibri"/>
                <w:spacing w:val="-3"/>
                <w:sz w:val="20"/>
              </w:rPr>
              <w:t xml:space="preserve"> </w:t>
            </w:r>
            <w:r w:rsidRPr="00AB049F">
              <w:rPr>
                <w:rFonts w:ascii="Roboto Condensed" w:eastAsia="Calibri" w:hAnsi="Roboto Condensed" w:cs="Calibri"/>
                <w:sz w:val="20"/>
              </w:rPr>
              <w:t>fi</w:t>
            </w:r>
            <w:r w:rsidRPr="00AB049F">
              <w:rPr>
                <w:rFonts w:ascii="Roboto Condensed" w:eastAsia="Calibri" w:hAnsi="Roboto Condensed" w:cs="Calibri"/>
                <w:spacing w:val="-1"/>
                <w:sz w:val="20"/>
              </w:rPr>
              <w:t>n</w:t>
            </w:r>
            <w:r w:rsidRPr="00AB049F">
              <w:rPr>
                <w:rFonts w:ascii="Roboto Condensed" w:eastAsia="Calibri" w:hAnsi="Roboto Condensed" w:cs="Calibri"/>
                <w:sz w:val="20"/>
              </w:rPr>
              <w:t>ale du</w:t>
            </w:r>
            <w:r w:rsidRPr="00AB049F">
              <w:rPr>
                <w:rFonts w:ascii="Roboto Condensed" w:eastAsia="Calibri" w:hAnsi="Roboto Condensed" w:cs="Calibri"/>
                <w:spacing w:val="-1"/>
                <w:sz w:val="20"/>
              </w:rPr>
              <w:t xml:space="preserve"> m</w:t>
            </w:r>
            <w:r w:rsidRPr="00AB049F">
              <w:rPr>
                <w:rFonts w:ascii="Roboto Condensed" w:eastAsia="Calibri" w:hAnsi="Roboto Condensed" w:cs="Calibri"/>
                <w:spacing w:val="1"/>
                <w:sz w:val="20"/>
              </w:rPr>
              <w:t>o</w:t>
            </w:r>
            <w:r w:rsidRPr="00AB049F">
              <w:rPr>
                <w:rFonts w:ascii="Roboto Condensed" w:eastAsia="Calibri" w:hAnsi="Roboto Condensed" w:cs="Calibri"/>
                <w:spacing w:val="-1"/>
                <w:sz w:val="20"/>
              </w:rPr>
              <w:t>du</w:t>
            </w:r>
            <w:r w:rsidRPr="00AB049F">
              <w:rPr>
                <w:rFonts w:ascii="Roboto Condensed" w:eastAsia="Calibri" w:hAnsi="Roboto Condensed" w:cs="Calibri"/>
                <w:sz w:val="20"/>
              </w:rPr>
              <w:t>le.</w:t>
            </w:r>
          </w:p>
        </w:tc>
      </w:tr>
      <w:tr w:rsidR="00730EA4" w14:paraId="3F63D000" w14:textId="77777777" w:rsidTr="001161BE">
        <w:trPr>
          <w:trHeight w:hRule="exact" w:val="1863"/>
        </w:trPr>
        <w:tc>
          <w:tcPr>
            <w:tcW w:w="2518" w:type="dxa"/>
            <w:gridSpan w:val="2"/>
            <w:shd w:val="clear" w:color="auto" w:fill="282D46"/>
            <w:vAlign w:val="center"/>
          </w:tcPr>
          <w:p w14:paraId="6A74D5B8" w14:textId="77777777" w:rsidR="00730EA4" w:rsidRPr="001161BE" w:rsidRDefault="00730EA4" w:rsidP="00730EA4">
            <w:pPr>
              <w:spacing w:after="0" w:line="267" w:lineRule="exact"/>
              <w:ind w:left="97" w:right="-20"/>
              <w:rPr>
                <w:rFonts w:ascii="Roboto Condensed" w:eastAsia="Calibri" w:hAnsi="Roboto Condensed" w:cs="Calibri"/>
                <w:b/>
                <w:color w:val="FFFFFF" w:themeColor="background1"/>
              </w:rPr>
            </w:pPr>
            <w:r w:rsidRPr="001161BE">
              <w:rPr>
                <w:rFonts w:ascii="Roboto Condensed" w:eastAsia="Calibri" w:hAnsi="Roboto Condensed" w:cs="Calibri"/>
                <w:b/>
                <w:bCs/>
                <w:color w:val="FFFFFF" w:themeColor="background1"/>
                <w:position w:val="1"/>
              </w:rPr>
              <w:t>Res</w:t>
            </w:r>
            <w:r w:rsidRPr="001161BE">
              <w:rPr>
                <w:rFonts w:ascii="Roboto Condensed" w:eastAsia="Calibri" w:hAnsi="Roboto Condensed" w:cs="Calibri"/>
                <w:b/>
                <w:bCs/>
                <w:color w:val="FFFFFF" w:themeColor="background1"/>
                <w:spacing w:val="1"/>
                <w:position w:val="1"/>
              </w:rPr>
              <w:t>s</w:t>
            </w:r>
            <w:r w:rsidRPr="001161BE">
              <w:rPr>
                <w:rFonts w:ascii="Roboto Condensed" w:eastAsia="Calibri" w:hAnsi="Roboto Condensed" w:cs="Calibri"/>
                <w:b/>
                <w:bCs/>
                <w:color w:val="FFFFFF" w:themeColor="background1"/>
                <w:spacing w:val="-1"/>
                <w:position w:val="1"/>
              </w:rPr>
              <w:t>ou</w:t>
            </w:r>
            <w:r w:rsidRPr="001161BE">
              <w:rPr>
                <w:rFonts w:ascii="Roboto Condensed" w:eastAsia="Calibri" w:hAnsi="Roboto Condensed" w:cs="Calibri"/>
                <w:b/>
                <w:bCs/>
                <w:color w:val="FFFFFF" w:themeColor="background1"/>
                <w:spacing w:val="-2"/>
                <w:position w:val="1"/>
              </w:rPr>
              <w:t>r</w:t>
            </w:r>
            <w:r w:rsidRPr="001161BE">
              <w:rPr>
                <w:rFonts w:ascii="Roboto Condensed" w:eastAsia="Calibri" w:hAnsi="Roboto Condensed" w:cs="Calibri"/>
                <w:b/>
                <w:bCs/>
                <w:color w:val="FFFFFF" w:themeColor="background1"/>
                <w:spacing w:val="1"/>
                <w:position w:val="1"/>
              </w:rPr>
              <w:t>c</w:t>
            </w:r>
            <w:r w:rsidRPr="001161BE">
              <w:rPr>
                <w:rFonts w:ascii="Roboto Condensed" w:eastAsia="Calibri" w:hAnsi="Roboto Condensed" w:cs="Calibri"/>
                <w:b/>
                <w:bCs/>
                <w:color w:val="FFFFFF" w:themeColor="background1"/>
                <w:spacing w:val="-1"/>
                <w:position w:val="1"/>
              </w:rPr>
              <w:t>e</w:t>
            </w:r>
            <w:r w:rsidRPr="001161BE">
              <w:rPr>
                <w:rFonts w:ascii="Roboto Condensed" w:eastAsia="Calibri" w:hAnsi="Roboto Condensed" w:cs="Calibri"/>
                <w:b/>
                <w:bCs/>
                <w:color w:val="FFFFFF" w:themeColor="background1"/>
                <w:position w:val="1"/>
              </w:rPr>
              <w:t>s</w:t>
            </w:r>
            <w:r w:rsidRPr="001161BE">
              <w:rPr>
                <w:rFonts w:ascii="Roboto Condensed" w:eastAsia="Calibri" w:hAnsi="Roboto Condensed" w:cs="Calibri"/>
                <w:b/>
                <w:bCs/>
                <w:color w:val="FFFFFF" w:themeColor="background1"/>
                <w:spacing w:val="1"/>
                <w:position w:val="1"/>
              </w:rPr>
              <w:t xml:space="preserve"> </w:t>
            </w:r>
            <w:r w:rsidRPr="001161BE">
              <w:rPr>
                <w:rFonts w:ascii="Roboto Condensed" w:eastAsia="Calibri" w:hAnsi="Roboto Condensed" w:cs="Calibri"/>
                <w:b/>
                <w:bCs/>
                <w:color w:val="FFFFFF" w:themeColor="background1"/>
                <w:position w:val="1"/>
              </w:rPr>
              <w:t>-</w:t>
            </w:r>
            <w:r w:rsidRPr="001161BE">
              <w:rPr>
                <w:rFonts w:ascii="Roboto Condensed" w:eastAsia="Calibri" w:hAnsi="Roboto Condensed" w:cs="Calibri"/>
                <w:b/>
                <w:bCs/>
                <w:color w:val="FFFFFF" w:themeColor="background1"/>
                <w:spacing w:val="-2"/>
                <w:position w:val="1"/>
              </w:rPr>
              <w:t xml:space="preserve"> </w:t>
            </w:r>
            <w:r w:rsidRPr="001161BE">
              <w:rPr>
                <w:rFonts w:ascii="Roboto Condensed" w:eastAsia="Calibri" w:hAnsi="Roboto Condensed" w:cs="Calibri"/>
                <w:b/>
                <w:bCs/>
                <w:color w:val="FFFFFF" w:themeColor="background1"/>
                <w:spacing w:val="1"/>
                <w:position w:val="1"/>
              </w:rPr>
              <w:t>r</w:t>
            </w:r>
            <w:r w:rsidRPr="001161BE">
              <w:rPr>
                <w:rFonts w:ascii="Roboto Condensed" w:eastAsia="Calibri" w:hAnsi="Roboto Condensed" w:cs="Calibri"/>
                <w:b/>
                <w:bCs/>
                <w:color w:val="FFFFFF" w:themeColor="background1"/>
                <w:spacing w:val="-1"/>
                <w:position w:val="1"/>
              </w:rPr>
              <w:t>é</w:t>
            </w:r>
            <w:r w:rsidRPr="001161BE">
              <w:rPr>
                <w:rFonts w:ascii="Roboto Condensed" w:eastAsia="Calibri" w:hAnsi="Roboto Condensed" w:cs="Calibri"/>
                <w:b/>
                <w:bCs/>
                <w:color w:val="FFFFFF" w:themeColor="background1"/>
                <w:position w:val="1"/>
              </w:rPr>
              <w:t>f</w:t>
            </w:r>
            <w:r w:rsidRPr="001161BE">
              <w:rPr>
                <w:rFonts w:ascii="Roboto Condensed" w:eastAsia="Calibri" w:hAnsi="Roboto Condensed" w:cs="Calibri"/>
                <w:b/>
                <w:bCs/>
                <w:color w:val="FFFFFF" w:themeColor="background1"/>
                <w:spacing w:val="-1"/>
                <w:position w:val="1"/>
              </w:rPr>
              <w:t>é</w:t>
            </w:r>
            <w:r w:rsidRPr="001161BE">
              <w:rPr>
                <w:rFonts w:ascii="Roboto Condensed" w:eastAsia="Calibri" w:hAnsi="Roboto Condensed" w:cs="Calibri"/>
                <w:b/>
                <w:bCs/>
                <w:color w:val="FFFFFF" w:themeColor="background1"/>
                <w:spacing w:val="1"/>
                <w:position w:val="1"/>
              </w:rPr>
              <w:t>r</w:t>
            </w:r>
            <w:r w:rsidRPr="001161BE">
              <w:rPr>
                <w:rFonts w:ascii="Roboto Condensed" w:eastAsia="Calibri" w:hAnsi="Roboto Condensed" w:cs="Calibri"/>
                <w:b/>
                <w:bCs/>
                <w:color w:val="FFFFFF" w:themeColor="background1"/>
                <w:spacing w:val="-1"/>
                <w:position w:val="1"/>
              </w:rPr>
              <w:t>en</w:t>
            </w:r>
            <w:r w:rsidRPr="001161BE">
              <w:rPr>
                <w:rFonts w:ascii="Roboto Condensed" w:eastAsia="Calibri" w:hAnsi="Roboto Condensed" w:cs="Calibri"/>
                <w:b/>
                <w:bCs/>
                <w:color w:val="FFFFFF" w:themeColor="background1"/>
                <w:spacing w:val="1"/>
                <w:position w:val="1"/>
              </w:rPr>
              <w:t>c</w:t>
            </w:r>
            <w:r w:rsidRPr="001161BE">
              <w:rPr>
                <w:rFonts w:ascii="Roboto Condensed" w:eastAsia="Calibri" w:hAnsi="Roboto Condensed" w:cs="Calibri"/>
                <w:b/>
                <w:bCs/>
                <w:color w:val="FFFFFF" w:themeColor="background1"/>
                <w:spacing w:val="-3"/>
                <w:position w:val="1"/>
              </w:rPr>
              <w:t>e</w:t>
            </w:r>
            <w:r w:rsidRPr="001161BE">
              <w:rPr>
                <w:rFonts w:ascii="Roboto Condensed" w:eastAsia="Calibri" w:hAnsi="Roboto Condensed" w:cs="Calibri"/>
                <w:b/>
                <w:bCs/>
                <w:color w:val="FFFFFF" w:themeColor="background1"/>
                <w:position w:val="1"/>
              </w:rPr>
              <w:t>s</w:t>
            </w:r>
          </w:p>
        </w:tc>
        <w:tc>
          <w:tcPr>
            <w:tcW w:w="7372" w:type="dxa"/>
            <w:gridSpan w:val="3"/>
            <w:shd w:val="clear" w:color="auto" w:fill="F1E5F7"/>
            <w:vAlign w:val="center"/>
          </w:tcPr>
          <w:p w14:paraId="1F37EBF5" w14:textId="77777777" w:rsidR="00730EA4" w:rsidRPr="00AB049F" w:rsidRDefault="00730EA4" w:rsidP="00730EA4">
            <w:pPr>
              <w:spacing w:before="4" w:after="0" w:line="270" w:lineRule="exact"/>
              <w:ind w:left="417" w:right="32" w:hanging="207"/>
              <w:rPr>
                <w:rFonts w:ascii="Roboto Condensed" w:eastAsia="Calibri" w:hAnsi="Roboto Condensed" w:cs="Calibri"/>
                <w:sz w:val="20"/>
              </w:rPr>
            </w:pPr>
            <w:r w:rsidRPr="00AB049F">
              <w:rPr>
                <w:rFonts w:ascii="Roboto Condensed" w:eastAsia="Symbol" w:hAnsi="Roboto Condensed" w:cs="Symbol"/>
                <w:sz w:val="20"/>
              </w:rPr>
              <w:t></w:t>
            </w:r>
            <w:r w:rsidRPr="00AB049F">
              <w:rPr>
                <w:rFonts w:ascii="Roboto Condensed" w:eastAsia="Times New Roman" w:hAnsi="Roboto Condensed" w:cs="Times New Roman"/>
                <w:sz w:val="20"/>
              </w:rPr>
              <w:t xml:space="preserve">  </w:t>
            </w:r>
            <w:r w:rsidRPr="00AB049F">
              <w:rPr>
                <w:rFonts w:ascii="Roboto Condensed" w:eastAsia="Calibri" w:hAnsi="Roboto Condensed" w:cs="Calibri"/>
                <w:spacing w:val="1"/>
                <w:sz w:val="20"/>
              </w:rPr>
              <w:t xml:space="preserve">SPRINT : Résoudre les problèmes et trouver de nouvelles idées en cinq jours de </w:t>
            </w:r>
            <w:hyperlink r:id="rId19" w:history="1">
              <w:r w:rsidRPr="00AB049F">
                <w:rPr>
                  <w:rFonts w:ascii="Roboto Condensed" w:eastAsia="Calibri" w:hAnsi="Roboto Condensed" w:cs="Calibri"/>
                  <w:sz w:val="20"/>
                </w:rPr>
                <w:t xml:space="preserve">Braden </w:t>
              </w:r>
              <w:proofErr w:type="spellStart"/>
              <w:r w:rsidRPr="00AB049F">
                <w:rPr>
                  <w:rFonts w:ascii="Roboto Condensed" w:eastAsia="Calibri" w:hAnsi="Roboto Condensed" w:cs="Calibri"/>
                  <w:sz w:val="20"/>
                </w:rPr>
                <w:t>Kowitz</w:t>
              </w:r>
              <w:proofErr w:type="spellEnd"/>
            </w:hyperlink>
            <w:r w:rsidRPr="00AB049F">
              <w:rPr>
                <w:rFonts w:ascii="Roboto Condensed" w:eastAsia="Calibri" w:hAnsi="Roboto Condensed" w:cs="Calibri"/>
                <w:sz w:val="20"/>
              </w:rPr>
              <w:t> (Auteur), </w:t>
            </w:r>
            <w:hyperlink r:id="rId20" w:history="1">
              <w:r w:rsidRPr="00AB049F">
                <w:rPr>
                  <w:rFonts w:ascii="Roboto Condensed" w:eastAsia="Calibri" w:hAnsi="Roboto Condensed" w:cs="Calibri"/>
                  <w:sz w:val="20"/>
                </w:rPr>
                <w:t xml:space="preserve">John </w:t>
              </w:r>
              <w:proofErr w:type="spellStart"/>
              <w:r w:rsidRPr="00AB049F">
                <w:rPr>
                  <w:rFonts w:ascii="Roboto Condensed" w:eastAsia="Calibri" w:hAnsi="Roboto Condensed" w:cs="Calibri"/>
                  <w:sz w:val="20"/>
                </w:rPr>
                <w:t>Zeratsky</w:t>
              </w:r>
              <w:proofErr w:type="spellEnd"/>
            </w:hyperlink>
            <w:r w:rsidRPr="00AB049F">
              <w:rPr>
                <w:rFonts w:ascii="Roboto Condensed" w:eastAsia="Calibri" w:hAnsi="Roboto Condensed" w:cs="Calibri"/>
                <w:sz w:val="20"/>
              </w:rPr>
              <w:t> (Auteur), </w:t>
            </w:r>
            <w:hyperlink r:id="rId21" w:history="1">
              <w:r w:rsidRPr="00AB049F">
                <w:rPr>
                  <w:rFonts w:ascii="Roboto Condensed" w:eastAsia="Calibri" w:hAnsi="Roboto Condensed" w:cs="Calibri"/>
                  <w:sz w:val="20"/>
                </w:rPr>
                <w:t>Jake Kn</w:t>
              </w:r>
            </w:hyperlink>
            <w:r w:rsidRPr="00AB049F">
              <w:rPr>
                <w:rFonts w:ascii="Roboto Condensed" w:eastAsia="Calibri" w:hAnsi="Roboto Condensed" w:cs="Calibri"/>
                <w:sz w:val="20"/>
              </w:rPr>
              <w:t>app, édition Eyrolles.</w:t>
            </w:r>
          </w:p>
        </w:tc>
      </w:tr>
    </w:tbl>
    <w:p w14:paraId="7F57D29F" w14:textId="5E24EEE3" w:rsidR="00730EA4" w:rsidRDefault="00730EA4">
      <w:pPr>
        <w:rPr>
          <w:rFonts w:ascii="Roboto Condensed" w:hAnsi="Roboto Condensed"/>
          <w:sz w:val="20"/>
          <w:szCs w:val="20"/>
        </w:rPr>
      </w:pPr>
    </w:p>
    <w:p w14:paraId="49ED5C52" w14:textId="77777777" w:rsidR="00730EA4" w:rsidRDefault="00730EA4">
      <w:pPr>
        <w:rPr>
          <w:rFonts w:ascii="Roboto Condensed" w:hAnsi="Roboto Condensed"/>
          <w:sz w:val="20"/>
          <w:szCs w:val="20"/>
        </w:rPr>
      </w:pPr>
      <w:r>
        <w:rPr>
          <w:rFonts w:ascii="Roboto Condensed" w:hAnsi="Roboto Condensed"/>
          <w:sz w:val="20"/>
          <w:szCs w:val="20"/>
        </w:rPr>
        <w:br w:type="page"/>
      </w:r>
    </w:p>
    <w:tbl>
      <w:tblPr>
        <w:tblW w:w="9923" w:type="dxa"/>
        <w:tblInd w:w="-10" w:type="dxa"/>
        <w:shd w:val="clear" w:color="auto" w:fill="62257F"/>
        <w:tblLayout w:type="fixed"/>
        <w:tblCellMar>
          <w:left w:w="0" w:type="dxa"/>
          <w:right w:w="0" w:type="dxa"/>
        </w:tblCellMar>
        <w:tblLook w:val="01E0" w:firstRow="1" w:lastRow="1" w:firstColumn="1" w:lastColumn="1" w:noHBand="0" w:noVBand="0"/>
      </w:tblPr>
      <w:tblGrid>
        <w:gridCol w:w="9923"/>
      </w:tblGrid>
      <w:tr w:rsidR="0097274A" w:rsidRPr="008E1048" w14:paraId="3E24BF35" w14:textId="77777777" w:rsidTr="00B35728">
        <w:trPr>
          <w:trHeight w:hRule="exact" w:val="524"/>
        </w:trPr>
        <w:tc>
          <w:tcPr>
            <w:tcW w:w="9923" w:type="dxa"/>
            <w:tcBorders>
              <w:top w:val="single" w:sz="8" w:space="0" w:color="6F2F9F"/>
              <w:left w:val="single" w:sz="8" w:space="0" w:color="6F2F9F"/>
              <w:bottom w:val="single" w:sz="8" w:space="0" w:color="6F2F9F"/>
              <w:right w:val="single" w:sz="8" w:space="0" w:color="6F2F9F"/>
            </w:tcBorders>
            <w:shd w:val="clear" w:color="auto" w:fill="62257F"/>
            <w:vAlign w:val="center"/>
          </w:tcPr>
          <w:p w14:paraId="58227D10" w14:textId="02A356AE" w:rsidR="0097274A" w:rsidRPr="008E1048" w:rsidRDefault="0097274A" w:rsidP="0097274A">
            <w:pPr>
              <w:spacing w:after="0" w:line="240" w:lineRule="auto"/>
              <w:ind w:left="143" w:right="-23"/>
              <w:jc w:val="center"/>
              <w:rPr>
                <w:rFonts w:ascii="Ando Bold" w:eastAsia="Calibri" w:hAnsi="Ando Bold" w:cs="Calibri"/>
                <w:color w:val="FFFFFF" w:themeColor="background1"/>
                <w:sz w:val="32"/>
                <w:szCs w:val="24"/>
              </w:rPr>
            </w:pPr>
            <w:r>
              <w:rPr>
                <w:rFonts w:ascii="Ando Bold" w:eastAsia="Calibri" w:hAnsi="Ando Bold" w:cs="Calibri"/>
                <w:bCs/>
                <w:color w:val="FFFFFF" w:themeColor="background1"/>
                <w:position w:val="1"/>
                <w:sz w:val="44"/>
                <w:szCs w:val="24"/>
              </w:rPr>
              <w:lastRenderedPageBreak/>
              <w:t>Parcours 2 : REPENSER L’ORGANISATION INDUSTRIELLE</w:t>
            </w:r>
          </w:p>
        </w:tc>
      </w:tr>
    </w:tbl>
    <w:p w14:paraId="22C8196A" w14:textId="79A8F272" w:rsidR="0097274A" w:rsidRDefault="0097274A" w:rsidP="00FF09D9">
      <w:pPr>
        <w:rPr>
          <w:rFonts w:ascii="Roboto Condensed" w:hAnsi="Roboto Condensed"/>
          <w:sz w:val="20"/>
          <w:szCs w:val="20"/>
        </w:rPr>
      </w:pPr>
    </w:p>
    <w:tbl>
      <w:tblPr>
        <w:tblStyle w:val="Grilledutableau"/>
        <w:tblW w:w="9913" w:type="dxa"/>
        <w:tblBorders>
          <w:top w:val="single" w:sz="12" w:space="0" w:color="FFFFFF" w:themeColor="background1"/>
          <w:left w:val="single" w:sz="12" w:space="0" w:color="FFFFFF" w:themeColor="background1"/>
          <w:bottom w:val="single" w:sz="12" w:space="0" w:color="FFFFFF" w:themeColor="background1"/>
          <w:right w:val="single" w:sz="12" w:space="0" w:color="FFFFFF" w:themeColor="background1"/>
          <w:insideH w:val="single" w:sz="12" w:space="0" w:color="FFFFFF" w:themeColor="background1"/>
          <w:insideV w:val="single" w:sz="12" w:space="0" w:color="FFFFFF" w:themeColor="background1"/>
        </w:tblBorders>
        <w:tblLook w:val="04A0" w:firstRow="1" w:lastRow="0" w:firstColumn="1" w:lastColumn="0" w:noHBand="0" w:noVBand="1"/>
      </w:tblPr>
      <w:tblGrid>
        <w:gridCol w:w="1939"/>
        <w:gridCol w:w="550"/>
        <w:gridCol w:w="1926"/>
        <w:gridCol w:w="2789"/>
        <w:gridCol w:w="2709"/>
      </w:tblGrid>
      <w:tr w:rsidR="00730EA4" w:rsidRPr="00142415" w14:paraId="2B4DEC4C" w14:textId="77777777" w:rsidTr="00B35728">
        <w:trPr>
          <w:trHeight w:val="538"/>
        </w:trPr>
        <w:tc>
          <w:tcPr>
            <w:tcW w:w="9913" w:type="dxa"/>
            <w:gridSpan w:val="5"/>
            <w:shd w:val="clear" w:color="auto" w:fill="62257F"/>
            <w:vAlign w:val="center"/>
          </w:tcPr>
          <w:p w14:paraId="3A74BB9B" w14:textId="77777777" w:rsidR="00730EA4" w:rsidRPr="008A4391" w:rsidRDefault="00730EA4" w:rsidP="00730EA4">
            <w:pPr>
              <w:jc w:val="center"/>
              <w:rPr>
                <w:rFonts w:ascii="Ando Bold" w:hAnsi="Ando Bold"/>
                <w:color w:val="FFFFFF" w:themeColor="background1"/>
                <w:sz w:val="40"/>
              </w:rPr>
            </w:pPr>
            <w:r w:rsidRPr="008A4391">
              <w:rPr>
                <w:rFonts w:ascii="Ando Bold" w:hAnsi="Ando Bold"/>
                <w:color w:val="FFFFFF" w:themeColor="background1"/>
                <w:sz w:val="40"/>
              </w:rPr>
              <w:t>[P2 C1] SUPPLY CHAIN ET GESTION DE PRODUCTION (référentiel APICS)</w:t>
            </w:r>
          </w:p>
        </w:tc>
      </w:tr>
      <w:tr w:rsidR="00730EA4" w:rsidRPr="00142415" w14:paraId="0068932F" w14:textId="77777777" w:rsidTr="00B35728">
        <w:trPr>
          <w:trHeight w:val="438"/>
        </w:trPr>
        <w:tc>
          <w:tcPr>
            <w:tcW w:w="1939" w:type="dxa"/>
            <w:shd w:val="clear" w:color="auto" w:fill="282D46"/>
            <w:vAlign w:val="center"/>
          </w:tcPr>
          <w:p w14:paraId="676EE1EB" w14:textId="77777777" w:rsidR="00730EA4" w:rsidRPr="0097274A" w:rsidRDefault="00730EA4" w:rsidP="00B35728">
            <w:pPr>
              <w:rPr>
                <w:rFonts w:ascii="Roboto Condensed" w:hAnsi="Roboto Condensed"/>
                <w:b/>
                <w:color w:val="FFFFFF" w:themeColor="background1"/>
              </w:rPr>
            </w:pPr>
            <w:r w:rsidRPr="0097274A">
              <w:rPr>
                <w:rFonts w:ascii="Roboto Condensed" w:hAnsi="Roboto Condensed"/>
                <w:b/>
                <w:color w:val="FFFFFF" w:themeColor="background1"/>
              </w:rPr>
              <w:t>SEMESTRE 9</w:t>
            </w:r>
          </w:p>
        </w:tc>
        <w:tc>
          <w:tcPr>
            <w:tcW w:w="5265" w:type="dxa"/>
            <w:gridSpan w:val="3"/>
            <w:shd w:val="clear" w:color="auto" w:fill="F1E5F7"/>
            <w:vAlign w:val="center"/>
          </w:tcPr>
          <w:p w14:paraId="23DDEB0F" w14:textId="77777777" w:rsidR="00730EA4" w:rsidRPr="00142415" w:rsidRDefault="00730EA4" w:rsidP="00B35728">
            <w:pPr>
              <w:rPr>
                <w:rFonts w:ascii="Roboto Condensed" w:hAnsi="Roboto Condensed"/>
              </w:rPr>
            </w:pPr>
            <w:r w:rsidRPr="00142415">
              <w:rPr>
                <w:rFonts w:ascii="Roboto Condensed" w:hAnsi="Roboto Condensed"/>
              </w:rPr>
              <w:t>Pôle : Génie Industriel</w:t>
            </w:r>
          </w:p>
        </w:tc>
        <w:tc>
          <w:tcPr>
            <w:tcW w:w="2709" w:type="dxa"/>
            <w:shd w:val="clear" w:color="auto" w:fill="F1E5F7"/>
            <w:vAlign w:val="center"/>
          </w:tcPr>
          <w:p w14:paraId="138F6D80" w14:textId="1A2ACBCE" w:rsidR="00730EA4" w:rsidRPr="00142415" w:rsidRDefault="00730EA4" w:rsidP="00B35728">
            <w:pPr>
              <w:rPr>
                <w:rFonts w:ascii="Roboto Condensed" w:hAnsi="Roboto Condensed"/>
                <w:i/>
              </w:rPr>
            </w:pPr>
            <w:r w:rsidRPr="00142415">
              <w:rPr>
                <w:rFonts w:ascii="Roboto Condensed" w:hAnsi="Roboto Condensed"/>
                <w:i/>
                <w:color w:val="A6A6A6" w:themeColor="background1" w:themeShade="A6"/>
              </w:rPr>
              <w:t>MAJ : 0</w:t>
            </w:r>
            <w:r w:rsidR="00D93CC3">
              <w:rPr>
                <w:rFonts w:ascii="Roboto Condensed" w:hAnsi="Roboto Condensed"/>
                <w:i/>
                <w:color w:val="A6A6A6" w:themeColor="background1" w:themeShade="A6"/>
              </w:rPr>
              <w:t>9</w:t>
            </w:r>
            <w:r w:rsidRPr="00142415">
              <w:rPr>
                <w:rFonts w:ascii="Roboto Condensed" w:hAnsi="Roboto Condensed"/>
                <w:i/>
                <w:color w:val="A6A6A6" w:themeColor="background1" w:themeShade="A6"/>
              </w:rPr>
              <w:t>/202</w:t>
            </w:r>
            <w:r w:rsidR="00D93CC3">
              <w:rPr>
                <w:rFonts w:ascii="Roboto Condensed" w:hAnsi="Roboto Condensed"/>
                <w:i/>
                <w:color w:val="A6A6A6" w:themeColor="background1" w:themeShade="A6"/>
              </w:rPr>
              <w:t>4</w:t>
            </w:r>
          </w:p>
        </w:tc>
      </w:tr>
      <w:tr w:rsidR="00730EA4" w:rsidRPr="00142415" w14:paraId="2A72EE28" w14:textId="77777777" w:rsidTr="00B35728">
        <w:trPr>
          <w:trHeight w:val="340"/>
        </w:trPr>
        <w:tc>
          <w:tcPr>
            <w:tcW w:w="4415" w:type="dxa"/>
            <w:gridSpan w:val="3"/>
            <w:shd w:val="clear" w:color="auto" w:fill="F1E5F7"/>
            <w:vAlign w:val="center"/>
          </w:tcPr>
          <w:p w14:paraId="46E310B8" w14:textId="77777777" w:rsidR="00730EA4" w:rsidRPr="00EB5E26" w:rsidRDefault="00730EA4" w:rsidP="00B35728">
            <w:pPr>
              <w:rPr>
                <w:rFonts w:ascii="Roboto Condensed" w:hAnsi="Roboto Condensed"/>
                <w:b/>
              </w:rPr>
            </w:pPr>
            <w:r w:rsidRPr="00EB5E26">
              <w:rPr>
                <w:rFonts w:ascii="Roboto Condensed" w:hAnsi="Roboto Condensed"/>
                <w:b/>
              </w:rPr>
              <w:t>Horaire présentiel : 33h TD</w:t>
            </w:r>
          </w:p>
        </w:tc>
        <w:tc>
          <w:tcPr>
            <w:tcW w:w="2789" w:type="dxa"/>
            <w:shd w:val="clear" w:color="auto" w:fill="F1E5F7"/>
            <w:vAlign w:val="center"/>
          </w:tcPr>
          <w:p w14:paraId="100547DA" w14:textId="77777777" w:rsidR="00730EA4" w:rsidRPr="00142415" w:rsidRDefault="00730EA4" w:rsidP="00B35728">
            <w:pPr>
              <w:rPr>
                <w:rFonts w:ascii="Roboto Condensed" w:hAnsi="Roboto Condensed"/>
              </w:rPr>
            </w:pPr>
            <w:r w:rsidRPr="00142415">
              <w:rPr>
                <w:rFonts w:ascii="Roboto Condensed" w:hAnsi="Roboto Condensed"/>
              </w:rPr>
              <w:t>Travail personnel : 10h</w:t>
            </w:r>
          </w:p>
        </w:tc>
        <w:tc>
          <w:tcPr>
            <w:tcW w:w="2709" w:type="dxa"/>
            <w:shd w:val="clear" w:color="auto" w:fill="F1E5F7"/>
            <w:vAlign w:val="center"/>
          </w:tcPr>
          <w:p w14:paraId="35A2325D" w14:textId="77777777" w:rsidR="00730EA4" w:rsidRPr="00142415" w:rsidRDefault="00730EA4" w:rsidP="00B35728">
            <w:pPr>
              <w:rPr>
                <w:rFonts w:ascii="Roboto Condensed" w:hAnsi="Roboto Condensed"/>
              </w:rPr>
            </w:pPr>
            <w:r w:rsidRPr="00142415">
              <w:rPr>
                <w:rFonts w:ascii="Roboto Condensed" w:hAnsi="Roboto Condensed"/>
              </w:rPr>
              <w:t>ECTS : 2</w:t>
            </w:r>
          </w:p>
        </w:tc>
      </w:tr>
      <w:tr w:rsidR="00730EA4" w:rsidRPr="00142415" w14:paraId="54DE1EEC" w14:textId="77777777" w:rsidTr="00B35728">
        <w:trPr>
          <w:trHeight w:val="379"/>
        </w:trPr>
        <w:tc>
          <w:tcPr>
            <w:tcW w:w="4415" w:type="dxa"/>
            <w:gridSpan w:val="3"/>
            <w:shd w:val="clear" w:color="auto" w:fill="282D46"/>
            <w:vAlign w:val="center"/>
          </w:tcPr>
          <w:p w14:paraId="16273C3E" w14:textId="24B22F1D" w:rsidR="00730EA4" w:rsidRPr="0097274A" w:rsidRDefault="00730EA4" w:rsidP="00730EA4">
            <w:pPr>
              <w:rPr>
                <w:rFonts w:ascii="Roboto Condensed" w:hAnsi="Roboto Condensed"/>
                <w:b/>
                <w:color w:val="FFFFFF" w:themeColor="background1"/>
              </w:rPr>
            </w:pPr>
            <w:r w:rsidRPr="0097274A">
              <w:rPr>
                <w:rFonts w:ascii="Roboto Condensed" w:hAnsi="Roboto Condensed"/>
                <w:b/>
                <w:color w:val="FFFFFF" w:themeColor="background1"/>
              </w:rPr>
              <w:t xml:space="preserve">Responsable : </w:t>
            </w:r>
            <w:proofErr w:type="spellStart"/>
            <w:proofErr w:type="gramStart"/>
            <w:r w:rsidRPr="0097274A">
              <w:rPr>
                <w:rFonts w:ascii="Roboto Condensed" w:hAnsi="Roboto Condensed"/>
                <w:b/>
                <w:color w:val="FFFFFF" w:themeColor="background1"/>
              </w:rPr>
              <w:t>B.Z</w:t>
            </w:r>
            <w:r w:rsidR="0097274A" w:rsidRPr="0097274A">
              <w:rPr>
                <w:rFonts w:ascii="Roboto Condensed" w:hAnsi="Roboto Condensed"/>
                <w:b/>
                <w:color w:val="FFFFFF" w:themeColor="background1"/>
              </w:rPr>
              <w:t>oz</w:t>
            </w:r>
            <w:proofErr w:type="spellEnd"/>
            <w:proofErr w:type="gramEnd"/>
          </w:p>
        </w:tc>
        <w:tc>
          <w:tcPr>
            <w:tcW w:w="5498" w:type="dxa"/>
            <w:gridSpan w:val="2"/>
            <w:shd w:val="clear" w:color="auto" w:fill="F1E5F7"/>
            <w:vAlign w:val="center"/>
          </w:tcPr>
          <w:p w14:paraId="7A3EC37A" w14:textId="4D30C9F1" w:rsidR="00730EA4" w:rsidRPr="00EB5E26" w:rsidRDefault="00730EA4" w:rsidP="00B35728">
            <w:pPr>
              <w:rPr>
                <w:rFonts w:ascii="Roboto Condensed" w:hAnsi="Roboto Condensed"/>
                <w:b/>
              </w:rPr>
            </w:pPr>
            <w:r w:rsidRPr="00EB5E26">
              <w:rPr>
                <w:rFonts w:ascii="Roboto Condensed" w:hAnsi="Roboto Condensed"/>
                <w:b/>
              </w:rPr>
              <w:t>Intervenants : B</w:t>
            </w:r>
            <w:r w:rsidR="0097274A" w:rsidRPr="00EB5E26">
              <w:rPr>
                <w:rFonts w:ascii="Roboto Condensed" w:hAnsi="Roboto Condensed"/>
                <w:b/>
              </w:rPr>
              <w:t xml:space="preserve">. </w:t>
            </w:r>
            <w:proofErr w:type="spellStart"/>
            <w:r w:rsidRPr="00EB5E26">
              <w:rPr>
                <w:rFonts w:ascii="Roboto Condensed" w:hAnsi="Roboto Condensed"/>
                <w:b/>
              </w:rPr>
              <w:t>Z</w:t>
            </w:r>
            <w:r w:rsidR="0097274A" w:rsidRPr="00EB5E26">
              <w:rPr>
                <w:rFonts w:ascii="Roboto Condensed" w:hAnsi="Roboto Condensed"/>
                <w:b/>
              </w:rPr>
              <w:t>oz</w:t>
            </w:r>
            <w:proofErr w:type="spellEnd"/>
            <w:r w:rsidRPr="00EB5E26">
              <w:rPr>
                <w:rFonts w:ascii="Roboto Condensed" w:hAnsi="Roboto Condensed"/>
                <w:b/>
              </w:rPr>
              <w:t>, Inter</w:t>
            </w:r>
            <w:r w:rsidR="00EB5E26">
              <w:rPr>
                <w:rFonts w:ascii="Roboto Condensed" w:hAnsi="Roboto Condensed"/>
                <w:b/>
              </w:rPr>
              <w:t>venant</w:t>
            </w:r>
            <w:r w:rsidRPr="00EB5E26">
              <w:rPr>
                <w:rFonts w:ascii="Roboto Condensed" w:hAnsi="Roboto Condensed"/>
                <w:b/>
              </w:rPr>
              <w:t xml:space="preserve"> ext</w:t>
            </w:r>
            <w:r w:rsidR="00EB5E26">
              <w:rPr>
                <w:rFonts w:ascii="Roboto Condensed" w:hAnsi="Roboto Condensed"/>
                <w:b/>
              </w:rPr>
              <w:t>érieur</w:t>
            </w:r>
          </w:p>
        </w:tc>
      </w:tr>
      <w:tr w:rsidR="00730EA4" w:rsidRPr="00142415" w14:paraId="500BCB19" w14:textId="77777777" w:rsidTr="00B35728">
        <w:trPr>
          <w:trHeight w:val="4019"/>
        </w:trPr>
        <w:tc>
          <w:tcPr>
            <w:tcW w:w="2489" w:type="dxa"/>
            <w:gridSpan w:val="2"/>
            <w:shd w:val="clear" w:color="auto" w:fill="282D46"/>
            <w:vAlign w:val="center"/>
          </w:tcPr>
          <w:p w14:paraId="68552A75" w14:textId="77777777" w:rsidR="00730EA4" w:rsidRPr="0097274A" w:rsidRDefault="00730EA4" w:rsidP="00730EA4">
            <w:pPr>
              <w:rPr>
                <w:rFonts w:ascii="Roboto Condensed" w:hAnsi="Roboto Condensed"/>
                <w:b/>
                <w:color w:val="FFFFFF" w:themeColor="background1"/>
              </w:rPr>
            </w:pPr>
            <w:r w:rsidRPr="0097274A">
              <w:rPr>
                <w:rFonts w:ascii="Roboto Condensed" w:hAnsi="Roboto Condensed"/>
                <w:b/>
                <w:color w:val="FFFFFF" w:themeColor="background1"/>
              </w:rPr>
              <w:t>Acquis d’apprentissage visés</w:t>
            </w:r>
          </w:p>
        </w:tc>
        <w:tc>
          <w:tcPr>
            <w:tcW w:w="7424" w:type="dxa"/>
            <w:gridSpan w:val="3"/>
            <w:shd w:val="clear" w:color="auto" w:fill="F1E5F7"/>
            <w:vAlign w:val="center"/>
          </w:tcPr>
          <w:p w14:paraId="264ACBD5" w14:textId="77777777" w:rsidR="00730EA4" w:rsidRPr="00763A89" w:rsidRDefault="00730EA4" w:rsidP="00730EA4">
            <w:pPr>
              <w:rPr>
                <w:rFonts w:ascii="Roboto Condensed" w:hAnsi="Roboto Condensed"/>
                <w:sz w:val="20"/>
                <w:szCs w:val="20"/>
              </w:rPr>
            </w:pPr>
            <w:r w:rsidRPr="00763A89">
              <w:rPr>
                <w:rFonts w:ascii="Roboto Condensed" w:hAnsi="Roboto Condensed"/>
                <w:sz w:val="20"/>
                <w:szCs w:val="20"/>
              </w:rPr>
              <w:t>L’étudiant devra être capable de :</w:t>
            </w:r>
          </w:p>
          <w:p w14:paraId="1E7A717D" w14:textId="77777777" w:rsidR="00730EA4" w:rsidRPr="00763A89" w:rsidRDefault="00730EA4" w:rsidP="00005323">
            <w:pPr>
              <w:pStyle w:val="Paragraphedeliste"/>
              <w:widowControl/>
              <w:numPr>
                <w:ilvl w:val="0"/>
                <w:numId w:val="28"/>
              </w:numPr>
              <w:suppressAutoHyphens w:val="0"/>
              <w:spacing w:after="0" w:line="240" w:lineRule="auto"/>
              <w:ind w:left="341" w:hanging="283"/>
              <w:rPr>
                <w:rFonts w:ascii="Roboto Condensed" w:hAnsi="Roboto Condensed"/>
                <w:sz w:val="20"/>
                <w:szCs w:val="20"/>
              </w:rPr>
            </w:pPr>
            <w:r w:rsidRPr="00763A89">
              <w:rPr>
                <w:rFonts w:ascii="Roboto Condensed" w:hAnsi="Roboto Condensed"/>
                <w:sz w:val="20"/>
                <w:szCs w:val="20"/>
              </w:rPr>
              <w:t>Reconnaitre une typologie de production (et en identifier sommairement les avantages/inconvénients)</w:t>
            </w:r>
          </w:p>
          <w:p w14:paraId="5A608A59" w14:textId="77777777" w:rsidR="00730EA4" w:rsidRPr="00763A89" w:rsidRDefault="00730EA4" w:rsidP="00005323">
            <w:pPr>
              <w:pStyle w:val="Paragraphedeliste"/>
              <w:widowControl/>
              <w:numPr>
                <w:ilvl w:val="0"/>
                <w:numId w:val="28"/>
              </w:numPr>
              <w:suppressAutoHyphens w:val="0"/>
              <w:spacing w:after="0" w:line="240" w:lineRule="auto"/>
              <w:ind w:left="341" w:hanging="283"/>
              <w:rPr>
                <w:rFonts w:ascii="Roboto Condensed" w:hAnsi="Roboto Condensed"/>
                <w:sz w:val="20"/>
                <w:szCs w:val="20"/>
              </w:rPr>
            </w:pPr>
            <w:r w:rsidRPr="00763A89">
              <w:rPr>
                <w:rFonts w:ascii="Roboto Condensed" w:hAnsi="Roboto Condensed"/>
                <w:sz w:val="20"/>
                <w:szCs w:val="20"/>
              </w:rPr>
              <w:t xml:space="preserve">Dimensionner un stock et son approvisionnement (automatique, point de commande et </w:t>
            </w:r>
            <w:proofErr w:type="spellStart"/>
            <w:r w:rsidRPr="00763A89">
              <w:rPr>
                <w:rFonts w:ascii="Roboto Condensed" w:hAnsi="Roboto Condensed"/>
                <w:sz w:val="20"/>
                <w:szCs w:val="20"/>
              </w:rPr>
              <w:t>recomplètement</w:t>
            </w:r>
            <w:proofErr w:type="spellEnd"/>
            <w:r w:rsidRPr="00763A89">
              <w:rPr>
                <w:rFonts w:ascii="Roboto Condensed" w:hAnsi="Roboto Condensed"/>
                <w:sz w:val="20"/>
                <w:szCs w:val="20"/>
              </w:rPr>
              <w:t xml:space="preserve"> périodique) en tenant compte des marges de sécurité</w:t>
            </w:r>
          </w:p>
          <w:p w14:paraId="44A84C2D" w14:textId="77777777" w:rsidR="00730EA4" w:rsidRPr="00763A89" w:rsidRDefault="00730EA4" w:rsidP="00005323">
            <w:pPr>
              <w:pStyle w:val="Paragraphedeliste"/>
              <w:widowControl/>
              <w:numPr>
                <w:ilvl w:val="0"/>
                <w:numId w:val="28"/>
              </w:numPr>
              <w:suppressAutoHyphens w:val="0"/>
              <w:spacing w:after="0" w:line="240" w:lineRule="auto"/>
              <w:ind w:left="341" w:hanging="283"/>
              <w:rPr>
                <w:rFonts w:ascii="Roboto Condensed" w:hAnsi="Roboto Condensed"/>
                <w:sz w:val="20"/>
                <w:szCs w:val="20"/>
              </w:rPr>
            </w:pPr>
            <w:r w:rsidRPr="00763A89">
              <w:rPr>
                <w:rFonts w:ascii="Roboto Condensed" w:hAnsi="Roboto Condensed"/>
                <w:sz w:val="20"/>
                <w:szCs w:val="20"/>
              </w:rPr>
              <w:t>Proposer un programme de production à partir des besoins clients (commandes ou prévisions) via la méthode MRP (calcul à la main ou logiciel selon taille du cas)</w:t>
            </w:r>
          </w:p>
          <w:p w14:paraId="077F3E02" w14:textId="77777777" w:rsidR="00730EA4" w:rsidRPr="00763A89" w:rsidRDefault="00730EA4" w:rsidP="00005323">
            <w:pPr>
              <w:pStyle w:val="Paragraphedeliste"/>
              <w:widowControl/>
              <w:numPr>
                <w:ilvl w:val="0"/>
                <w:numId w:val="28"/>
              </w:numPr>
              <w:suppressAutoHyphens w:val="0"/>
              <w:spacing w:after="0" w:line="240" w:lineRule="auto"/>
              <w:ind w:left="341" w:hanging="283"/>
              <w:rPr>
                <w:rFonts w:ascii="Roboto Condensed" w:hAnsi="Roboto Condensed"/>
                <w:sz w:val="20"/>
                <w:szCs w:val="20"/>
              </w:rPr>
            </w:pPr>
            <w:r w:rsidRPr="00763A89">
              <w:rPr>
                <w:rFonts w:ascii="Roboto Condensed" w:hAnsi="Roboto Condensed"/>
                <w:sz w:val="20"/>
                <w:szCs w:val="20"/>
              </w:rPr>
              <w:t>Connaitre les grandes fonctions d’un logiciel de GPAO</w:t>
            </w:r>
          </w:p>
          <w:p w14:paraId="377A762B" w14:textId="77777777" w:rsidR="00730EA4" w:rsidRPr="00763A89" w:rsidRDefault="00730EA4" w:rsidP="00005323">
            <w:pPr>
              <w:pStyle w:val="Paragraphedeliste"/>
              <w:widowControl/>
              <w:numPr>
                <w:ilvl w:val="0"/>
                <w:numId w:val="28"/>
              </w:numPr>
              <w:suppressAutoHyphens w:val="0"/>
              <w:spacing w:after="0" w:line="240" w:lineRule="auto"/>
              <w:ind w:left="341" w:hanging="283"/>
              <w:rPr>
                <w:rFonts w:ascii="Roboto Condensed" w:hAnsi="Roboto Condensed"/>
                <w:sz w:val="20"/>
                <w:szCs w:val="20"/>
              </w:rPr>
            </w:pPr>
            <w:r w:rsidRPr="00763A89">
              <w:rPr>
                <w:rFonts w:ascii="Roboto Condensed" w:hAnsi="Roboto Condensed"/>
                <w:sz w:val="20"/>
                <w:szCs w:val="20"/>
              </w:rPr>
              <w:t xml:space="preserve">Savoir modéliser un processus de création de valeur (type manufacturier) sur le logiciel de simulation des flux </w:t>
            </w:r>
            <w:proofErr w:type="spellStart"/>
            <w:r w:rsidRPr="00763A89">
              <w:rPr>
                <w:rFonts w:ascii="Roboto Condensed" w:hAnsi="Roboto Condensed"/>
                <w:sz w:val="20"/>
                <w:szCs w:val="20"/>
              </w:rPr>
              <w:t>Flexsim</w:t>
            </w:r>
            <w:proofErr w:type="spellEnd"/>
            <w:r w:rsidRPr="00763A89">
              <w:rPr>
                <w:rFonts w:ascii="Roboto Condensed" w:hAnsi="Roboto Condensed"/>
                <w:sz w:val="20"/>
                <w:szCs w:val="20"/>
              </w:rPr>
              <w:t>, et savoir proposer en simulation des scénarii d’implantation améliorant les indicateurs de performance du système</w:t>
            </w:r>
          </w:p>
          <w:p w14:paraId="7014263C" w14:textId="77777777" w:rsidR="00730EA4" w:rsidRPr="00763A89" w:rsidRDefault="00730EA4" w:rsidP="00005323">
            <w:pPr>
              <w:pStyle w:val="Paragraphedeliste"/>
              <w:widowControl/>
              <w:numPr>
                <w:ilvl w:val="0"/>
                <w:numId w:val="28"/>
              </w:numPr>
              <w:suppressAutoHyphens w:val="0"/>
              <w:spacing w:after="0" w:line="240" w:lineRule="auto"/>
              <w:ind w:left="341" w:hanging="283"/>
              <w:rPr>
                <w:rFonts w:ascii="Roboto Condensed" w:hAnsi="Roboto Condensed"/>
                <w:sz w:val="20"/>
                <w:szCs w:val="20"/>
              </w:rPr>
            </w:pPr>
            <w:proofErr w:type="gramStart"/>
            <w:r w:rsidRPr="00763A89">
              <w:rPr>
                <w:rFonts w:ascii="Roboto Condensed" w:hAnsi="Roboto Condensed"/>
                <w:sz w:val="20"/>
                <w:szCs w:val="20"/>
              </w:rPr>
              <w:t>de</w:t>
            </w:r>
            <w:proofErr w:type="gramEnd"/>
            <w:r w:rsidRPr="00763A89">
              <w:rPr>
                <w:rFonts w:ascii="Roboto Condensed" w:hAnsi="Roboto Condensed"/>
                <w:sz w:val="20"/>
                <w:szCs w:val="20"/>
              </w:rPr>
              <w:t xml:space="preserve"> participer à un projet de déploiement ERP (en particulier, sur les phases de description des processus et de mise en œuvre).</w:t>
            </w:r>
          </w:p>
        </w:tc>
      </w:tr>
      <w:tr w:rsidR="00730EA4" w:rsidRPr="00142415" w14:paraId="15C84D2B" w14:textId="77777777" w:rsidTr="00B35728">
        <w:trPr>
          <w:trHeight w:val="1316"/>
        </w:trPr>
        <w:tc>
          <w:tcPr>
            <w:tcW w:w="2489" w:type="dxa"/>
            <w:gridSpan w:val="2"/>
            <w:shd w:val="clear" w:color="auto" w:fill="282D46"/>
            <w:vAlign w:val="center"/>
          </w:tcPr>
          <w:p w14:paraId="6F7B6F4C" w14:textId="77777777" w:rsidR="00730EA4" w:rsidRPr="0097274A" w:rsidRDefault="00730EA4" w:rsidP="00730EA4">
            <w:pPr>
              <w:rPr>
                <w:rFonts w:ascii="Roboto Condensed" w:hAnsi="Roboto Condensed"/>
                <w:b/>
                <w:color w:val="FFFFFF" w:themeColor="background1"/>
              </w:rPr>
            </w:pPr>
            <w:r w:rsidRPr="0097274A">
              <w:rPr>
                <w:rFonts w:ascii="Roboto Condensed" w:hAnsi="Roboto Condensed"/>
                <w:b/>
                <w:color w:val="FFFFFF" w:themeColor="background1"/>
              </w:rPr>
              <w:t>Contribution au référentiel Emploi-Compétences</w:t>
            </w:r>
          </w:p>
        </w:tc>
        <w:tc>
          <w:tcPr>
            <w:tcW w:w="7424" w:type="dxa"/>
            <w:gridSpan w:val="3"/>
            <w:shd w:val="clear" w:color="auto" w:fill="F1E5F7"/>
            <w:vAlign w:val="center"/>
          </w:tcPr>
          <w:p w14:paraId="6D69A20E" w14:textId="77777777" w:rsidR="00730EA4" w:rsidRPr="00763A89" w:rsidRDefault="00730EA4" w:rsidP="00B35728">
            <w:pPr>
              <w:pStyle w:val="Paragraphedeliste"/>
              <w:autoSpaceDE w:val="0"/>
              <w:autoSpaceDN w:val="0"/>
              <w:adjustRightInd w:val="0"/>
              <w:spacing w:after="0" w:line="240" w:lineRule="auto"/>
              <w:ind w:left="84"/>
              <w:rPr>
                <w:rFonts w:ascii="Roboto Condensed" w:hAnsi="Roboto Condensed"/>
                <w:sz w:val="20"/>
                <w:szCs w:val="20"/>
              </w:rPr>
            </w:pPr>
            <w:r w:rsidRPr="00B35728">
              <w:rPr>
                <w:rFonts w:ascii="Roboto Condensed" w:hAnsi="Roboto Condensed"/>
                <w:b/>
                <w:sz w:val="20"/>
                <w:szCs w:val="20"/>
              </w:rPr>
              <w:t>C5</w:t>
            </w:r>
            <w:r w:rsidRPr="00763A89">
              <w:rPr>
                <w:rFonts w:ascii="Roboto Condensed" w:hAnsi="Roboto Condensed"/>
                <w:sz w:val="20"/>
                <w:szCs w:val="20"/>
              </w:rPr>
              <w:t xml:space="preserve"> : DIMENSIONNER ET OPTIMISER LE FONCTIONNEMENT DE SYSTEMES COMPLEXES DE PRODUCTION ET DE LA SUPPLY-CHAIN ASSOCIEE</w:t>
            </w:r>
          </w:p>
          <w:p w14:paraId="087ADF36" w14:textId="77777777" w:rsidR="00730EA4" w:rsidRPr="00763A89" w:rsidRDefault="00730EA4" w:rsidP="00B35728">
            <w:pPr>
              <w:pStyle w:val="Paragraphedeliste"/>
              <w:autoSpaceDE w:val="0"/>
              <w:autoSpaceDN w:val="0"/>
              <w:adjustRightInd w:val="0"/>
              <w:spacing w:after="0" w:line="240" w:lineRule="auto"/>
              <w:ind w:left="84"/>
              <w:rPr>
                <w:rFonts w:ascii="Roboto Condensed" w:hAnsi="Roboto Condensed"/>
                <w:sz w:val="20"/>
                <w:szCs w:val="20"/>
              </w:rPr>
            </w:pPr>
          </w:p>
          <w:p w14:paraId="6CD1D249" w14:textId="77777777" w:rsidR="00730EA4" w:rsidRPr="00763A89" w:rsidRDefault="00730EA4" w:rsidP="00B35728">
            <w:pPr>
              <w:pStyle w:val="Paragraphedeliste"/>
              <w:autoSpaceDE w:val="0"/>
              <w:autoSpaceDN w:val="0"/>
              <w:adjustRightInd w:val="0"/>
              <w:spacing w:after="0" w:line="240" w:lineRule="auto"/>
              <w:ind w:left="84"/>
              <w:rPr>
                <w:rFonts w:ascii="Roboto Condensed" w:hAnsi="Roboto Condensed"/>
                <w:sz w:val="20"/>
                <w:szCs w:val="20"/>
              </w:rPr>
            </w:pPr>
            <w:r w:rsidRPr="00B35728">
              <w:rPr>
                <w:rFonts w:ascii="Roboto Condensed" w:hAnsi="Roboto Condensed"/>
                <w:b/>
                <w:sz w:val="20"/>
                <w:szCs w:val="20"/>
              </w:rPr>
              <w:t>C6.2</w:t>
            </w:r>
            <w:r w:rsidRPr="00763A89">
              <w:rPr>
                <w:rFonts w:ascii="Roboto Condensed" w:hAnsi="Roboto Condensed"/>
                <w:sz w:val="20"/>
                <w:szCs w:val="20"/>
              </w:rPr>
              <w:t xml:space="preserve"> Identifier le fonctionnement et les pratiques de l’organisation, ses réseaux internes et externes, en déterminant les rôles et missions et en cartographiant les processus (flux informationnels, décisions).</w:t>
            </w:r>
          </w:p>
          <w:p w14:paraId="487D3926" w14:textId="77777777" w:rsidR="00730EA4" w:rsidRPr="00763A89" w:rsidRDefault="00730EA4" w:rsidP="00B35728">
            <w:pPr>
              <w:pStyle w:val="Paragraphedeliste"/>
              <w:autoSpaceDE w:val="0"/>
              <w:autoSpaceDN w:val="0"/>
              <w:adjustRightInd w:val="0"/>
              <w:spacing w:after="0" w:line="240" w:lineRule="auto"/>
              <w:ind w:left="84"/>
              <w:rPr>
                <w:rFonts w:ascii="Roboto Condensed" w:hAnsi="Roboto Condensed"/>
                <w:sz w:val="20"/>
                <w:szCs w:val="20"/>
              </w:rPr>
            </w:pPr>
          </w:p>
          <w:p w14:paraId="07063FC0" w14:textId="77777777" w:rsidR="00730EA4" w:rsidRPr="00763A89" w:rsidRDefault="00730EA4" w:rsidP="00B35728">
            <w:pPr>
              <w:pStyle w:val="Paragraphedeliste"/>
              <w:autoSpaceDE w:val="0"/>
              <w:autoSpaceDN w:val="0"/>
              <w:adjustRightInd w:val="0"/>
              <w:spacing w:after="0" w:line="240" w:lineRule="auto"/>
              <w:ind w:left="84"/>
              <w:rPr>
                <w:rFonts w:ascii="Roboto Condensed" w:hAnsi="Roboto Condensed"/>
                <w:sz w:val="20"/>
                <w:szCs w:val="20"/>
              </w:rPr>
            </w:pPr>
            <w:r w:rsidRPr="00B35728">
              <w:rPr>
                <w:rFonts w:ascii="Roboto Condensed" w:hAnsi="Roboto Condensed"/>
                <w:b/>
                <w:sz w:val="20"/>
                <w:szCs w:val="20"/>
              </w:rPr>
              <w:t>C7.7</w:t>
            </w:r>
            <w:r w:rsidRPr="00763A89">
              <w:rPr>
                <w:rFonts w:ascii="Roboto Condensed" w:hAnsi="Roboto Condensed"/>
                <w:sz w:val="20"/>
                <w:szCs w:val="20"/>
              </w:rPr>
              <w:t xml:space="preserve"> Se construire une représentation globale de sa responsabilité d’ingénieur dans ses dimensions sociales, environnementales et éthiques</w:t>
            </w:r>
          </w:p>
        </w:tc>
      </w:tr>
      <w:tr w:rsidR="00730EA4" w:rsidRPr="00142415" w14:paraId="70075FF9" w14:textId="77777777" w:rsidTr="00B35728">
        <w:trPr>
          <w:trHeight w:val="374"/>
        </w:trPr>
        <w:tc>
          <w:tcPr>
            <w:tcW w:w="2489" w:type="dxa"/>
            <w:gridSpan w:val="2"/>
            <w:shd w:val="clear" w:color="auto" w:fill="282D46"/>
            <w:vAlign w:val="center"/>
          </w:tcPr>
          <w:p w14:paraId="404528BD" w14:textId="77777777" w:rsidR="00730EA4" w:rsidRPr="0097274A" w:rsidRDefault="00730EA4" w:rsidP="00730EA4">
            <w:pPr>
              <w:rPr>
                <w:rFonts w:ascii="Roboto Condensed" w:hAnsi="Roboto Condensed"/>
                <w:b/>
                <w:color w:val="FFFFFF" w:themeColor="background1"/>
              </w:rPr>
            </w:pPr>
            <w:r w:rsidRPr="0097274A">
              <w:rPr>
                <w:rFonts w:ascii="Roboto Condensed" w:hAnsi="Roboto Condensed"/>
                <w:b/>
                <w:color w:val="FFFFFF" w:themeColor="background1"/>
              </w:rPr>
              <w:t>Prérequis</w:t>
            </w:r>
          </w:p>
        </w:tc>
        <w:tc>
          <w:tcPr>
            <w:tcW w:w="7424" w:type="dxa"/>
            <w:gridSpan w:val="3"/>
            <w:shd w:val="clear" w:color="auto" w:fill="F1E5F7"/>
            <w:vAlign w:val="center"/>
          </w:tcPr>
          <w:p w14:paraId="3838A464" w14:textId="77777777" w:rsidR="00730EA4" w:rsidRPr="00763A89" w:rsidRDefault="00730EA4" w:rsidP="00730EA4">
            <w:pPr>
              <w:rPr>
                <w:rFonts w:ascii="Roboto Condensed" w:hAnsi="Roboto Condensed"/>
                <w:sz w:val="20"/>
                <w:szCs w:val="20"/>
              </w:rPr>
            </w:pPr>
            <w:r w:rsidRPr="00763A89">
              <w:rPr>
                <w:rFonts w:ascii="Roboto Condensed" w:hAnsi="Roboto Condensed"/>
                <w:sz w:val="20"/>
                <w:szCs w:val="20"/>
              </w:rPr>
              <w:t xml:space="preserve">Bases de la comptabilité </w:t>
            </w:r>
          </w:p>
        </w:tc>
      </w:tr>
      <w:tr w:rsidR="00730EA4" w:rsidRPr="00142415" w14:paraId="16300A9C" w14:textId="77777777" w:rsidTr="00B35728">
        <w:trPr>
          <w:trHeight w:val="408"/>
        </w:trPr>
        <w:tc>
          <w:tcPr>
            <w:tcW w:w="2489" w:type="dxa"/>
            <w:gridSpan w:val="2"/>
            <w:shd w:val="clear" w:color="auto" w:fill="282D46"/>
            <w:vAlign w:val="center"/>
          </w:tcPr>
          <w:p w14:paraId="65F9D6E1" w14:textId="77777777" w:rsidR="00730EA4" w:rsidRPr="0097274A" w:rsidRDefault="00730EA4" w:rsidP="00730EA4">
            <w:pPr>
              <w:rPr>
                <w:rFonts w:ascii="Roboto Condensed" w:hAnsi="Roboto Condensed"/>
                <w:b/>
                <w:color w:val="FFFFFF" w:themeColor="background1"/>
              </w:rPr>
            </w:pPr>
            <w:r w:rsidRPr="0097274A">
              <w:rPr>
                <w:rFonts w:ascii="Roboto Condensed" w:hAnsi="Roboto Condensed"/>
                <w:b/>
                <w:color w:val="FFFFFF" w:themeColor="background1"/>
              </w:rPr>
              <w:t>Liens pédagogiques</w:t>
            </w:r>
          </w:p>
        </w:tc>
        <w:tc>
          <w:tcPr>
            <w:tcW w:w="7424" w:type="dxa"/>
            <w:gridSpan w:val="3"/>
            <w:shd w:val="clear" w:color="auto" w:fill="F1E5F7"/>
            <w:vAlign w:val="center"/>
          </w:tcPr>
          <w:p w14:paraId="3CB566A8" w14:textId="77777777" w:rsidR="00730EA4" w:rsidRPr="00763A89" w:rsidRDefault="00730EA4" w:rsidP="00730EA4">
            <w:pPr>
              <w:rPr>
                <w:rFonts w:ascii="Roboto Condensed" w:hAnsi="Roboto Condensed"/>
                <w:sz w:val="20"/>
                <w:szCs w:val="20"/>
              </w:rPr>
            </w:pPr>
            <w:r w:rsidRPr="00763A89">
              <w:rPr>
                <w:rFonts w:ascii="Roboto Condensed" w:hAnsi="Roboto Condensed"/>
                <w:sz w:val="20"/>
                <w:szCs w:val="20"/>
              </w:rPr>
              <w:t>Outils de la qualité – gestion de projet – Lean 6 Sigma</w:t>
            </w:r>
          </w:p>
        </w:tc>
      </w:tr>
      <w:tr w:rsidR="00730EA4" w:rsidRPr="00142415" w14:paraId="3961F02D" w14:textId="77777777" w:rsidTr="00B35728">
        <w:trPr>
          <w:trHeight w:hRule="exact" w:val="557"/>
        </w:trPr>
        <w:tc>
          <w:tcPr>
            <w:tcW w:w="2489" w:type="dxa"/>
            <w:gridSpan w:val="2"/>
            <w:shd w:val="clear" w:color="auto" w:fill="282D46"/>
            <w:vAlign w:val="center"/>
          </w:tcPr>
          <w:p w14:paraId="4C13B267" w14:textId="77777777" w:rsidR="00730EA4" w:rsidRPr="0097274A" w:rsidRDefault="00730EA4" w:rsidP="00730EA4">
            <w:pPr>
              <w:autoSpaceDE w:val="0"/>
              <w:autoSpaceDN w:val="0"/>
              <w:adjustRightInd w:val="0"/>
              <w:ind w:right="-20"/>
              <w:rPr>
                <w:rFonts w:ascii="Roboto Condensed" w:hAnsi="Roboto Condensed" w:cs="Times New Roman"/>
                <w:b/>
                <w:color w:val="FFFFFF" w:themeColor="background1"/>
                <w:szCs w:val="24"/>
              </w:rPr>
            </w:pPr>
            <w:r w:rsidRPr="0097274A">
              <w:rPr>
                <w:rFonts w:ascii="Roboto Condensed" w:hAnsi="Roboto Condensed" w:cs="Calibri"/>
                <w:b/>
                <w:bCs/>
                <w:color w:val="FFFFFF" w:themeColor="background1"/>
                <w:spacing w:val="-1"/>
                <w:position w:val="1"/>
              </w:rPr>
              <w:t>Moda</w:t>
            </w:r>
            <w:r w:rsidRPr="0097274A">
              <w:rPr>
                <w:rFonts w:ascii="Roboto Condensed" w:hAnsi="Roboto Condensed" w:cs="Calibri"/>
                <w:b/>
                <w:bCs/>
                <w:color w:val="FFFFFF" w:themeColor="background1"/>
                <w:spacing w:val="1"/>
                <w:position w:val="1"/>
              </w:rPr>
              <w:t>li</w:t>
            </w:r>
            <w:r w:rsidRPr="0097274A">
              <w:rPr>
                <w:rFonts w:ascii="Roboto Condensed" w:hAnsi="Roboto Condensed" w:cs="Calibri"/>
                <w:b/>
                <w:bCs/>
                <w:color w:val="FFFFFF" w:themeColor="background1"/>
                <w:position w:val="1"/>
              </w:rPr>
              <w:t xml:space="preserve">tés </w:t>
            </w:r>
            <w:r w:rsidRPr="0097274A">
              <w:rPr>
                <w:rFonts w:ascii="Roboto Condensed" w:hAnsi="Roboto Condensed" w:cs="Calibri"/>
                <w:b/>
                <w:bCs/>
                <w:color w:val="FFFFFF" w:themeColor="background1"/>
                <w:spacing w:val="-1"/>
                <w:position w:val="1"/>
              </w:rPr>
              <w:t>d</w:t>
            </w:r>
            <w:r w:rsidRPr="0097274A">
              <w:rPr>
                <w:rFonts w:ascii="Roboto Condensed" w:hAnsi="Roboto Condensed" w:cs="Calibri"/>
                <w:b/>
                <w:bCs/>
                <w:color w:val="FFFFFF" w:themeColor="background1"/>
                <w:position w:val="1"/>
              </w:rPr>
              <w:t>’e</w:t>
            </w:r>
            <w:r w:rsidRPr="0097274A">
              <w:rPr>
                <w:rFonts w:ascii="Roboto Condensed" w:hAnsi="Roboto Condensed" w:cs="Calibri"/>
                <w:b/>
                <w:bCs/>
                <w:color w:val="FFFFFF" w:themeColor="background1"/>
                <w:spacing w:val="-1"/>
                <w:position w:val="1"/>
              </w:rPr>
              <w:t>n</w:t>
            </w:r>
            <w:r w:rsidRPr="0097274A">
              <w:rPr>
                <w:rFonts w:ascii="Roboto Condensed" w:hAnsi="Roboto Condensed" w:cs="Calibri"/>
                <w:b/>
                <w:bCs/>
                <w:color w:val="FFFFFF" w:themeColor="background1"/>
                <w:position w:val="1"/>
              </w:rPr>
              <w:t>s</w:t>
            </w:r>
            <w:r w:rsidRPr="0097274A">
              <w:rPr>
                <w:rFonts w:ascii="Roboto Condensed" w:hAnsi="Roboto Condensed" w:cs="Calibri"/>
                <w:b/>
                <w:bCs/>
                <w:color w:val="FFFFFF" w:themeColor="background1"/>
                <w:spacing w:val="-1"/>
                <w:position w:val="1"/>
              </w:rPr>
              <w:t>e</w:t>
            </w:r>
            <w:r w:rsidRPr="0097274A">
              <w:rPr>
                <w:rFonts w:ascii="Roboto Condensed" w:hAnsi="Roboto Condensed" w:cs="Calibri"/>
                <w:b/>
                <w:bCs/>
                <w:color w:val="FFFFFF" w:themeColor="background1"/>
                <w:spacing w:val="1"/>
                <w:position w:val="1"/>
              </w:rPr>
              <w:t>ig</w:t>
            </w:r>
            <w:r w:rsidRPr="0097274A">
              <w:rPr>
                <w:rFonts w:ascii="Roboto Condensed" w:hAnsi="Roboto Condensed" w:cs="Calibri"/>
                <w:b/>
                <w:bCs/>
                <w:color w:val="FFFFFF" w:themeColor="background1"/>
                <w:spacing w:val="-1"/>
                <w:position w:val="1"/>
              </w:rPr>
              <w:t>ne</w:t>
            </w:r>
            <w:r w:rsidRPr="0097274A">
              <w:rPr>
                <w:rFonts w:ascii="Roboto Condensed" w:hAnsi="Roboto Condensed" w:cs="Calibri"/>
                <w:b/>
                <w:bCs/>
                <w:color w:val="FFFFFF" w:themeColor="background1"/>
                <w:position w:val="1"/>
              </w:rPr>
              <w:t>me</w:t>
            </w:r>
            <w:r w:rsidRPr="0097274A">
              <w:rPr>
                <w:rFonts w:ascii="Roboto Condensed" w:hAnsi="Roboto Condensed" w:cs="Calibri"/>
                <w:b/>
                <w:bCs/>
                <w:color w:val="FFFFFF" w:themeColor="background1"/>
                <w:spacing w:val="-1"/>
                <w:position w:val="1"/>
              </w:rPr>
              <w:t>n</w:t>
            </w:r>
            <w:r w:rsidRPr="0097274A">
              <w:rPr>
                <w:rFonts w:ascii="Roboto Condensed" w:hAnsi="Roboto Condensed" w:cs="Calibri"/>
                <w:b/>
                <w:bCs/>
                <w:color w:val="FFFFFF" w:themeColor="background1"/>
                <w:position w:val="1"/>
              </w:rPr>
              <w:t>t</w:t>
            </w:r>
          </w:p>
        </w:tc>
        <w:tc>
          <w:tcPr>
            <w:tcW w:w="7424" w:type="dxa"/>
            <w:gridSpan w:val="3"/>
            <w:shd w:val="clear" w:color="auto" w:fill="F1E5F7"/>
            <w:vAlign w:val="center"/>
          </w:tcPr>
          <w:p w14:paraId="2AAFE7F2" w14:textId="77777777" w:rsidR="00730EA4" w:rsidRPr="00763A89" w:rsidRDefault="00730EA4" w:rsidP="00730EA4">
            <w:pPr>
              <w:autoSpaceDE w:val="0"/>
              <w:autoSpaceDN w:val="0"/>
              <w:adjustRightInd w:val="0"/>
              <w:ind w:right="-20"/>
              <w:rPr>
                <w:rFonts w:ascii="Roboto Condensed" w:hAnsi="Roboto Condensed" w:cs="Times New Roman"/>
                <w:sz w:val="20"/>
                <w:szCs w:val="20"/>
              </w:rPr>
            </w:pPr>
            <w:r w:rsidRPr="00763A89">
              <w:rPr>
                <w:rFonts w:ascii="Roboto Condensed" w:hAnsi="Roboto Condensed" w:cs="Calibri"/>
                <w:position w:val="1"/>
                <w:sz w:val="20"/>
                <w:szCs w:val="20"/>
              </w:rPr>
              <w:t>CM</w:t>
            </w:r>
            <w:r w:rsidRPr="00763A89">
              <w:rPr>
                <w:rFonts w:ascii="Roboto Condensed" w:hAnsi="Roboto Condensed" w:cs="Calibri"/>
                <w:spacing w:val="-1"/>
                <w:position w:val="1"/>
                <w:sz w:val="20"/>
                <w:szCs w:val="20"/>
              </w:rPr>
              <w:t>/</w:t>
            </w:r>
            <w:r w:rsidRPr="00763A89">
              <w:rPr>
                <w:rFonts w:ascii="Roboto Condensed" w:hAnsi="Roboto Condensed" w:cs="Calibri"/>
                <w:position w:val="1"/>
                <w:sz w:val="20"/>
                <w:szCs w:val="20"/>
              </w:rPr>
              <w:t>T</w:t>
            </w:r>
            <w:r w:rsidRPr="00763A89">
              <w:rPr>
                <w:rFonts w:ascii="Roboto Condensed" w:hAnsi="Roboto Condensed" w:cs="Calibri"/>
                <w:spacing w:val="2"/>
                <w:position w:val="1"/>
                <w:sz w:val="20"/>
                <w:szCs w:val="20"/>
              </w:rPr>
              <w:t>D</w:t>
            </w:r>
            <w:r w:rsidRPr="00763A89">
              <w:rPr>
                <w:rFonts w:ascii="Roboto Condensed" w:hAnsi="Roboto Condensed" w:cs="Calibri"/>
                <w:position w:val="1"/>
                <w:sz w:val="20"/>
                <w:szCs w:val="20"/>
              </w:rPr>
              <w:t>-</w:t>
            </w:r>
            <w:r w:rsidRPr="00763A89">
              <w:rPr>
                <w:rFonts w:ascii="Roboto Condensed" w:hAnsi="Roboto Condensed" w:cs="Calibri"/>
                <w:spacing w:val="-2"/>
                <w:position w:val="1"/>
                <w:sz w:val="20"/>
                <w:szCs w:val="20"/>
              </w:rPr>
              <w:t xml:space="preserve"> </w:t>
            </w:r>
            <w:r w:rsidRPr="00763A89">
              <w:rPr>
                <w:rFonts w:ascii="Roboto Condensed" w:hAnsi="Roboto Condensed" w:cs="Calibri"/>
                <w:position w:val="1"/>
                <w:sz w:val="20"/>
                <w:szCs w:val="20"/>
              </w:rPr>
              <w:t>é</w:t>
            </w:r>
            <w:r w:rsidRPr="00763A89">
              <w:rPr>
                <w:rFonts w:ascii="Roboto Condensed" w:hAnsi="Roboto Condensed" w:cs="Calibri"/>
                <w:spacing w:val="1"/>
                <w:position w:val="1"/>
                <w:sz w:val="20"/>
                <w:szCs w:val="20"/>
              </w:rPr>
              <w:t>t</w:t>
            </w:r>
            <w:r w:rsidRPr="00763A89">
              <w:rPr>
                <w:rFonts w:ascii="Roboto Condensed" w:hAnsi="Roboto Condensed" w:cs="Calibri"/>
                <w:spacing w:val="-1"/>
                <w:position w:val="1"/>
                <w:sz w:val="20"/>
                <w:szCs w:val="20"/>
              </w:rPr>
              <w:t>ud</w:t>
            </w:r>
            <w:r w:rsidRPr="00763A89">
              <w:rPr>
                <w:rFonts w:ascii="Roboto Condensed" w:hAnsi="Roboto Condensed" w:cs="Calibri"/>
                <w:position w:val="1"/>
                <w:sz w:val="20"/>
                <w:szCs w:val="20"/>
              </w:rPr>
              <w:t>es</w:t>
            </w:r>
            <w:r w:rsidRPr="00763A89">
              <w:rPr>
                <w:rFonts w:ascii="Roboto Condensed" w:hAnsi="Roboto Condensed" w:cs="Calibri"/>
                <w:spacing w:val="1"/>
                <w:position w:val="1"/>
                <w:sz w:val="20"/>
                <w:szCs w:val="20"/>
              </w:rPr>
              <w:t xml:space="preserve"> </w:t>
            </w:r>
            <w:r w:rsidRPr="00763A89">
              <w:rPr>
                <w:rFonts w:ascii="Roboto Condensed" w:hAnsi="Roboto Condensed" w:cs="Calibri"/>
                <w:spacing w:val="-3"/>
                <w:position w:val="1"/>
                <w:sz w:val="20"/>
                <w:szCs w:val="20"/>
              </w:rPr>
              <w:t>d</w:t>
            </w:r>
            <w:r w:rsidRPr="00763A89">
              <w:rPr>
                <w:rFonts w:ascii="Roboto Condensed" w:hAnsi="Roboto Condensed" w:cs="Calibri"/>
                <w:position w:val="1"/>
                <w:sz w:val="20"/>
                <w:szCs w:val="20"/>
              </w:rPr>
              <w:t>e</w:t>
            </w:r>
            <w:r w:rsidRPr="00763A89">
              <w:rPr>
                <w:rFonts w:ascii="Roboto Condensed" w:hAnsi="Roboto Condensed" w:cs="Calibri"/>
                <w:spacing w:val="1"/>
                <w:position w:val="1"/>
                <w:sz w:val="20"/>
                <w:szCs w:val="20"/>
              </w:rPr>
              <w:t xml:space="preserve"> </w:t>
            </w:r>
            <w:r w:rsidRPr="00763A89">
              <w:rPr>
                <w:rFonts w:ascii="Roboto Condensed" w:hAnsi="Roboto Condensed" w:cs="Calibri"/>
                <w:position w:val="1"/>
                <w:sz w:val="20"/>
                <w:szCs w:val="20"/>
              </w:rPr>
              <w:t xml:space="preserve">cas </w:t>
            </w:r>
            <w:r w:rsidRPr="00763A89">
              <w:rPr>
                <w:rFonts w:ascii="Roboto Condensed" w:hAnsi="Roboto Condensed" w:cs="Calibri"/>
                <w:spacing w:val="1"/>
                <w:position w:val="1"/>
                <w:sz w:val="20"/>
                <w:szCs w:val="20"/>
              </w:rPr>
              <w:t>e</w:t>
            </w:r>
            <w:r w:rsidRPr="00763A89">
              <w:rPr>
                <w:rFonts w:ascii="Roboto Condensed" w:hAnsi="Roboto Condensed" w:cs="Calibri"/>
                <w:position w:val="1"/>
                <w:sz w:val="20"/>
                <w:szCs w:val="20"/>
              </w:rPr>
              <w:t>t</w:t>
            </w:r>
            <w:r w:rsidRPr="00763A89">
              <w:rPr>
                <w:rFonts w:ascii="Roboto Condensed" w:hAnsi="Roboto Condensed" w:cs="Calibri"/>
                <w:spacing w:val="-2"/>
                <w:position w:val="1"/>
                <w:sz w:val="20"/>
                <w:szCs w:val="20"/>
              </w:rPr>
              <w:t xml:space="preserve"> </w:t>
            </w:r>
            <w:r w:rsidRPr="00763A89">
              <w:rPr>
                <w:rFonts w:ascii="Roboto Condensed" w:hAnsi="Roboto Condensed" w:cs="Calibri"/>
                <w:spacing w:val="1"/>
                <w:position w:val="1"/>
                <w:sz w:val="20"/>
                <w:szCs w:val="20"/>
              </w:rPr>
              <w:t>exercices à préparer</w:t>
            </w:r>
          </w:p>
        </w:tc>
      </w:tr>
      <w:tr w:rsidR="00730EA4" w:rsidRPr="00142415" w14:paraId="153A6CF1" w14:textId="77777777" w:rsidTr="00B35728">
        <w:trPr>
          <w:trHeight w:hRule="exact" w:val="826"/>
        </w:trPr>
        <w:tc>
          <w:tcPr>
            <w:tcW w:w="2489" w:type="dxa"/>
            <w:gridSpan w:val="2"/>
            <w:shd w:val="clear" w:color="auto" w:fill="282D46"/>
            <w:vAlign w:val="center"/>
          </w:tcPr>
          <w:p w14:paraId="7D47D033" w14:textId="77777777" w:rsidR="00730EA4" w:rsidRPr="0097274A" w:rsidRDefault="00730EA4" w:rsidP="00730EA4">
            <w:pPr>
              <w:autoSpaceDE w:val="0"/>
              <w:autoSpaceDN w:val="0"/>
              <w:adjustRightInd w:val="0"/>
              <w:ind w:right="-20"/>
              <w:rPr>
                <w:rFonts w:ascii="Roboto Condensed" w:hAnsi="Roboto Condensed" w:cs="Times New Roman"/>
                <w:b/>
                <w:color w:val="FFFFFF" w:themeColor="background1"/>
                <w:szCs w:val="24"/>
              </w:rPr>
            </w:pPr>
            <w:r w:rsidRPr="0097274A">
              <w:rPr>
                <w:rFonts w:ascii="Roboto Condensed" w:hAnsi="Roboto Condensed" w:cs="Calibri"/>
                <w:b/>
                <w:bCs/>
                <w:color w:val="FFFFFF" w:themeColor="background1"/>
                <w:spacing w:val="-1"/>
                <w:position w:val="1"/>
              </w:rPr>
              <w:t>Moda</w:t>
            </w:r>
            <w:r w:rsidRPr="0097274A">
              <w:rPr>
                <w:rFonts w:ascii="Roboto Condensed" w:hAnsi="Roboto Condensed" w:cs="Calibri"/>
                <w:b/>
                <w:bCs/>
                <w:color w:val="FFFFFF" w:themeColor="background1"/>
                <w:spacing w:val="1"/>
                <w:position w:val="1"/>
              </w:rPr>
              <w:t>li</w:t>
            </w:r>
            <w:r w:rsidRPr="0097274A">
              <w:rPr>
                <w:rFonts w:ascii="Roboto Condensed" w:hAnsi="Roboto Condensed" w:cs="Calibri"/>
                <w:b/>
                <w:bCs/>
                <w:color w:val="FFFFFF" w:themeColor="background1"/>
                <w:position w:val="1"/>
              </w:rPr>
              <w:t>tés</w:t>
            </w:r>
            <w:r w:rsidRPr="0097274A">
              <w:rPr>
                <w:rFonts w:ascii="Roboto Condensed" w:hAnsi="Roboto Condensed" w:cs="Calibri"/>
                <w:b/>
                <w:bCs/>
                <w:color w:val="FFFFFF" w:themeColor="background1"/>
                <w:spacing w:val="1"/>
                <w:position w:val="1"/>
              </w:rPr>
              <w:t xml:space="preserve"> </w:t>
            </w:r>
            <w:r w:rsidRPr="0097274A">
              <w:rPr>
                <w:rFonts w:ascii="Roboto Condensed" w:hAnsi="Roboto Condensed" w:cs="Calibri"/>
                <w:b/>
                <w:bCs/>
                <w:color w:val="FFFFFF" w:themeColor="background1"/>
                <w:spacing w:val="-1"/>
                <w:position w:val="1"/>
              </w:rPr>
              <w:t>d</w:t>
            </w:r>
            <w:r w:rsidRPr="0097274A">
              <w:rPr>
                <w:rFonts w:ascii="Roboto Condensed" w:hAnsi="Roboto Condensed" w:cs="Calibri"/>
                <w:b/>
                <w:bCs/>
                <w:color w:val="FFFFFF" w:themeColor="background1"/>
                <w:position w:val="1"/>
              </w:rPr>
              <w:t>’</w:t>
            </w:r>
            <w:r w:rsidRPr="0097274A">
              <w:rPr>
                <w:rFonts w:ascii="Roboto Condensed" w:hAnsi="Roboto Condensed" w:cs="Calibri"/>
                <w:b/>
                <w:bCs/>
                <w:color w:val="FFFFFF" w:themeColor="background1"/>
                <w:spacing w:val="-2"/>
                <w:position w:val="1"/>
              </w:rPr>
              <w:t>é</w:t>
            </w:r>
            <w:r w:rsidRPr="0097274A">
              <w:rPr>
                <w:rFonts w:ascii="Roboto Condensed" w:hAnsi="Roboto Condensed" w:cs="Calibri"/>
                <w:b/>
                <w:bCs/>
                <w:color w:val="FFFFFF" w:themeColor="background1"/>
                <w:spacing w:val="1"/>
                <w:position w:val="1"/>
              </w:rPr>
              <w:t>v</w:t>
            </w:r>
            <w:r w:rsidRPr="0097274A">
              <w:rPr>
                <w:rFonts w:ascii="Roboto Condensed" w:hAnsi="Roboto Condensed" w:cs="Calibri"/>
                <w:b/>
                <w:bCs/>
                <w:color w:val="FFFFFF" w:themeColor="background1"/>
                <w:spacing w:val="-1"/>
                <w:position w:val="1"/>
              </w:rPr>
              <w:t>a</w:t>
            </w:r>
            <w:r w:rsidRPr="0097274A">
              <w:rPr>
                <w:rFonts w:ascii="Roboto Condensed" w:hAnsi="Roboto Condensed" w:cs="Calibri"/>
                <w:b/>
                <w:bCs/>
                <w:color w:val="FFFFFF" w:themeColor="background1"/>
                <w:spacing w:val="1"/>
                <w:position w:val="1"/>
              </w:rPr>
              <w:t>l</w:t>
            </w:r>
            <w:r w:rsidRPr="0097274A">
              <w:rPr>
                <w:rFonts w:ascii="Roboto Condensed" w:hAnsi="Roboto Condensed" w:cs="Calibri"/>
                <w:b/>
                <w:bCs/>
                <w:color w:val="FFFFFF" w:themeColor="background1"/>
                <w:spacing w:val="-1"/>
                <w:position w:val="1"/>
              </w:rPr>
              <w:t>ua</w:t>
            </w:r>
            <w:r w:rsidRPr="0097274A">
              <w:rPr>
                <w:rFonts w:ascii="Roboto Condensed" w:hAnsi="Roboto Condensed" w:cs="Calibri"/>
                <w:b/>
                <w:bCs/>
                <w:color w:val="FFFFFF" w:themeColor="background1"/>
                <w:position w:val="1"/>
              </w:rPr>
              <w:t>t</w:t>
            </w:r>
            <w:r w:rsidRPr="0097274A">
              <w:rPr>
                <w:rFonts w:ascii="Roboto Condensed" w:hAnsi="Roboto Condensed" w:cs="Calibri"/>
                <w:b/>
                <w:bCs/>
                <w:color w:val="FFFFFF" w:themeColor="background1"/>
                <w:spacing w:val="1"/>
                <w:position w:val="1"/>
              </w:rPr>
              <w:t>i</w:t>
            </w:r>
            <w:r w:rsidRPr="0097274A">
              <w:rPr>
                <w:rFonts w:ascii="Roboto Condensed" w:hAnsi="Roboto Condensed" w:cs="Calibri"/>
                <w:b/>
                <w:bCs/>
                <w:color w:val="FFFFFF" w:themeColor="background1"/>
                <w:spacing w:val="-1"/>
                <w:position w:val="1"/>
              </w:rPr>
              <w:t>o</w:t>
            </w:r>
            <w:r w:rsidRPr="0097274A">
              <w:rPr>
                <w:rFonts w:ascii="Roboto Condensed" w:hAnsi="Roboto Condensed" w:cs="Calibri"/>
                <w:b/>
                <w:bCs/>
                <w:color w:val="FFFFFF" w:themeColor="background1"/>
                <w:position w:val="1"/>
              </w:rPr>
              <w:t xml:space="preserve">n </w:t>
            </w:r>
            <w:r w:rsidRPr="0097274A">
              <w:rPr>
                <w:rFonts w:ascii="Roboto Condensed" w:hAnsi="Roboto Condensed" w:cs="Calibri"/>
                <w:b/>
                <w:bCs/>
                <w:color w:val="FFFFFF" w:themeColor="background1"/>
                <w:spacing w:val="-1"/>
              </w:rPr>
              <w:t>de</w:t>
            </w:r>
            <w:r w:rsidRPr="0097274A">
              <w:rPr>
                <w:rFonts w:ascii="Roboto Condensed" w:hAnsi="Roboto Condensed" w:cs="Calibri"/>
                <w:b/>
                <w:bCs/>
                <w:color w:val="FFFFFF" w:themeColor="background1"/>
              </w:rPr>
              <w:t>s</w:t>
            </w:r>
            <w:r w:rsidRPr="0097274A">
              <w:rPr>
                <w:rFonts w:ascii="Roboto Condensed" w:hAnsi="Roboto Condensed" w:cs="Calibri"/>
                <w:b/>
                <w:bCs/>
                <w:color w:val="FFFFFF" w:themeColor="background1"/>
                <w:spacing w:val="1"/>
              </w:rPr>
              <w:t xml:space="preserve"> </w:t>
            </w:r>
            <w:r w:rsidRPr="0097274A">
              <w:rPr>
                <w:rFonts w:ascii="Roboto Condensed" w:hAnsi="Roboto Condensed" w:cs="Calibri"/>
                <w:b/>
                <w:bCs/>
                <w:color w:val="FFFFFF" w:themeColor="background1"/>
                <w:spacing w:val="-1"/>
              </w:rPr>
              <w:t>a</w:t>
            </w:r>
            <w:r w:rsidRPr="0097274A">
              <w:rPr>
                <w:rFonts w:ascii="Roboto Condensed" w:hAnsi="Roboto Condensed" w:cs="Calibri"/>
                <w:b/>
                <w:bCs/>
                <w:color w:val="FFFFFF" w:themeColor="background1"/>
                <w:spacing w:val="1"/>
              </w:rPr>
              <w:t>c</w:t>
            </w:r>
            <w:r w:rsidRPr="0097274A">
              <w:rPr>
                <w:rFonts w:ascii="Roboto Condensed" w:hAnsi="Roboto Condensed" w:cs="Calibri"/>
                <w:b/>
                <w:bCs/>
                <w:color w:val="FFFFFF" w:themeColor="background1"/>
                <w:spacing w:val="-1"/>
              </w:rPr>
              <w:t>qu</w:t>
            </w:r>
            <w:r w:rsidRPr="0097274A">
              <w:rPr>
                <w:rFonts w:ascii="Roboto Condensed" w:hAnsi="Roboto Condensed" w:cs="Calibri"/>
                <w:b/>
                <w:bCs/>
                <w:color w:val="FFFFFF" w:themeColor="background1"/>
                <w:spacing w:val="1"/>
              </w:rPr>
              <w:t>i</w:t>
            </w:r>
            <w:r w:rsidRPr="0097274A">
              <w:rPr>
                <w:rFonts w:ascii="Roboto Condensed" w:hAnsi="Roboto Condensed" w:cs="Calibri"/>
                <w:b/>
                <w:bCs/>
                <w:color w:val="FFFFFF" w:themeColor="background1"/>
              </w:rPr>
              <w:t xml:space="preserve">s </w:t>
            </w:r>
            <w:r w:rsidRPr="0097274A">
              <w:rPr>
                <w:rFonts w:ascii="Roboto Condensed" w:hAnsi="Roboto Condensed" w:cs="Calibri"/>
                <w:b/>
                <w:bCs/>
                <w:color w:val="FFFFFF" w:themeColor="background1"/>
                <w:spacing w:val="-1"/>
                <w:position w:val="1"/>
              </w:rPr>
              <w:t>d</w:t>
            </w:r>
            <w:r w:rsidRPr="0097274A">
              <w:rPr>
                <w:rFonts w:ascii="Roboto Condensed" w:hAnsi="Roboto Condensed" w:cs="Calibri"/>
                <w:b/>
                <w:bCs/>
                <w:color w:val="FFFFFF" w:themeColor="background1"/>
                <w:position w:val="1"/>
              </w:rPr>
              <w:t>’a</w:t>
            </w:r>
            <w:r w:rsidRPr="0097274A">
              <w:rPr>
                <w:rFonts w:ascii="Roboto Condensed" w:hAnsi="Roboto Condensed" w:cs="Calibri"/>
                <w:b/>
                <w:bCs/>
                <w:color w:val="FFFFFF" w:themeColor="background1"/>
                <w:spacing w:val="-1"/>
                <w:position w:val="1"/>
              </w:rPr>
              <w:t>pp</w:t>
            </w:r>
            <w:r w:rsidRPr="0097274A">
              <w:rPr>
                <w:rFonts w:ascii="Roboto Condensed" w:hAnsi="Roboto Condensed" w:cs="Calibri"/>
                <w:b/>
                <w:bCs/>
                <w:color w:val="FFFFFF" w:themeColor="background1"/>
                <w:spacing w:val="1"/>
                <w:position w:val="1"/>
              </w:rPr>
              <w:t>r</w:t>
            </w:r>
            <w:r w:rsidRPr="0097274A">
              <w:rPr>
                <w:rFonts w:ascii="Roboto Condensed" w:hAnsi="Roboto Condensed" w:cs="Calibri"/>
                <w:b/>
                <w:bCs/>
                <w:color w:val="FFFFFF" w:themeColor="background1"/>
                <w:spacing w:val="-1"/>
                <w:position w:val="1"/>
              </w:rPr>
              <w:t>en</w:t>
            </w:r>
            <w:r w:rsidRPr="0097274A">
              <w:rPr>
                <w:rFonts w:ascii="Roboto Condensed" w:hAnsi="Roboto Condensed" w:cs="Calibri"/>
                <w:b/>
                <w:bCs/>
                <w:color w:val="FFFFFF" w:themeColor="background1"/>
                <w:position w:val="1"/>
              </w:rPr>
              <w:t>t</w:t>
            </w:r>
            <w:r w:rsidRPr="0097274A">
              <w:rPr>
                <w:rFonts w:ascii="Roboto Condensed" w:hAnsi="Roboto Condensed" w:cs="Calibri"/>
                <w:b/>
                <w:bCs/>
                <w:color w:val="FFFFFF" w:themeColor="background1"/>
                <w:spacing w:val="1"/>
                <w:position w:val="1"/>
              </w:rPr>
              <w:t>i</w:t>
            </w:r>
            <w:r w:rsidRPr="0097274A">
              <w:rPr>
                <w:rFonts w:ascii="Roboto Condensed" w:hAnsi="Roboto Condensed" w:cs="Calibri"/>
                <w:b/>
                <w:bCs/>
                <w:color w:val="FFFFFF" w:themeColor="background1"/>
                <w:position w:val="1"/>
              </w:rPr>
              <w:t>ss</w:t>
            </w:r>
            <w:r w:rsidRPr="0097274A">
              <w:rPr>
                <w:rFonts w:ascii="Roboto Condensed" w:hAnsi="Roboto Condensed" w:cs="Calibri"/>
                <w:b/>
                <w:bCs/>
                <w:color w:val="FFFFFF" w:themeColor="background1"/>
                <w:spacing w:val="-1"/>
                <w:position w:val="1"/>
              </w:rPr>
              <w:t>a</w:t>
            </w:r>
            <w:r w:rsidRPr="0097274A">
              <w:rPr>
                <w:rFonts w:ascii="Roboto Condensed" w:hAnsi="Roboto Condensed" w:cs="Calibri"/>
                <w:b/>
                <w:bCs/>
                <w:color w:val="FFFFFF" w:themeColor="background1"/>
                <w:spacing w:val="1"/>
                <w:position w:val="1"/>
              </w:rPr>
              <w:t>g</w:t>
            </w:r>
            <w:r w:rsidRPr="0097274A">
              <w:rPr>
                <w:rFonts w:ascii="Roboto Condensed" w:hAnsi="Roboto Condensed" w:cs="Calibri"/>
                <w:b/>
                <w:bCs/>
                <w:color w:val="FFFFFF" w:themeColor="background1"/>
                <w:position w:val="1"/>
              </w:rPr>
              <w:t>e</w:t>
            </w:r>
          </w:p>
        </w:tc>
        <w:tc>
          <w:tcPr>
            <w:tcW w:w="7424" w:type="dxa"/>
            <w:gridSpan w:val="3"/>
            <w:shd w:val="clear" w:color="auto" w:fill="F1E5F7"/>
            <w:vAlign w:val="center"/>
          </w:tcPr>
          <w:p w14:paraId="470B3D45" w14:textId="77777777" w:rsidR="00730EA4" w:rsidRPr="00763A89" w:rsidRDefault="00730EA4" w:rsidP="00730EA4">
            <w:pPr>
              <w:autoSpaceDE w:val="0"/>
              <w:autoSpaceDN w:val="0"/>
              <w:adjustRightInd w:val="0"/>
              <w:ind w:right="-20"/>
              <w:rPr>
                <w:rFonts w:ascii="Roboto Condensed" w:hAnsi="Roboto Condensed" w:cs="Times New Roman"/>
                <w:sz w:val="20"/>
                <w:szCs w:val="20"/>
              </w:rPr>
            </w:pPr>
            <w:r w:rsidRPr="00763A89">
              <w:rPr>
                <w:rFonts w:ascii="Roboto Condensed" w:hAnsi="Roboto Condensed" w:cs="Calibri"/>
                <w:position w:val="1"/>
                <w:sz w:val="20"/>
                <w:szCs w:val="20"/>
              </w:rPr>
              <w:t>E</w:t>
            </w:r>
            <w:r w:rsidRPr="00763A89">
              <w:rPr>
                <w:rFonts w:ascii="Roboto Condensed" w:hAnsi="Roboto Condensed" w:cs="Calibri"/>
                <w:spacing w:val="1"/>
                <w:position w:val="1"/>
                <w:sz w:val="20"/>
                <w:szCs w:val="20"/>
              </w:rPr>
              <w:t>v</w:t>
            </w:r>
            <w:r w:rsidRPr="00763A89">
              <w:rPr>
                <w:rFonts w:ascii="Roboto Condensed" w:hAnsi="Roboto Condensed" w:cs="Calibri"/>
                <w:position w:val="1"/>
                <w:sz w:val="20"/>
                <w:szCs w:val="20"/>
              </w:rPr>
              <w:t>al</w:t>
            </w:r>
            <w:r w:rsidRPr="00763A89">
              <w:rPr>
                <w:rFonts w:ascii="Roboto Condensed" w:hAnsi="Roboto Condensed" w:cs="Calibri"/>
                <w:spacing w:val="-1"/>
                <w:position w:val="1"/>
                <w:sz w:val="20"/>
                <w:szCs w:val="20"/>
              </w:rPr>
              <w:t>u</w:t>
            </w:r>
            <w:r w:rsidRPr="00763A89">
              <w:rPr>
                <w:rFonts w:ascii="Roboto Condensed" w:hAnsi="Roboto Condensed" w:cs="Calibri"/>
                <w:position w:val="1"/>
                <w:sz w:val="20"/>
                <w:szCs w:val="20"/>
              </w:rPr>
              <w:t>at</w:t>
            </w:r>
            <w:r w:rsidRPr="00763A89">
              <w:rPr>
                <w:rFonts w:ascii="Roboto Condensed" w:hAnsi="Roboto Condensed" w:cs="Calibri"/>
                <w:spacing w:val="-2"/>
                <w:position w:val="1"/>
                <w:sz w:val="20"/>
                <w:szCs w:val="20"/>
              </w:rPr>
              <w:t>i</w:t>
            </w:r>
            <w:r w:rsidRPr="00763A89">
              <w:rPr>
                <w:rFonts w:ascii="Roboto Condensed" w:hAnsi="Roboto Condensed" w:cs="Calibri"/>
                <w:spacing w:val="1"/>
                <w:position w:val="1"/>
                <w:sz w:val="20"/>
                <w:szCs w:val="20"/>
              </w:rPr>
              <w:t>o</w:t>
            </w:r>
            <w:r w:rsidRPr="00763A89">
              <w:rPr>
                <w:rFonts w:ascii="Roboto Condensed" w:hAnsi="Roboto Condensed" w:cs="Calibri"/>
                <w:position w:val="1"/>
                <w:sz w:val="20"/>
                <w:szCs w:val="20"/>
              </w:rPr>
              <w:t>n</w:t>
            </w:r>
            <w:r w:rsidRPr="00763A89">
              <w:rPr>
                <w:rFonts w:ascii="Roboto Condensed" w:hAnsi="Roboto Condensed" w:cs="Calibri"/>
                <w:spacing w:val="-1"/>
                <w:position w:val="1"/>
                <w:sz w:val="20"/>
                <w:szCs w:val="20"/>
              </w:rPr>
              <w:t xml:space="preserve"> Contrôle Individuel 1h sans document autorisé</w:t>
            </w:r>
          </w:p>
        </w:tc>
      </w:tr>
      <w:tr w:rsidR="00730EA4" w:rsidRPr="00142415" w14:paraId="25D45CEA" w14:textId="77777777" w:rsidTr="00B35728">
        <w:trPr>
          <w:trHeight w:hRule="exact" w:val="1012"/>
        </w:trPr>
        <w:tc>
          <w:tcPr>
            <w:tcW w:w="2489" w:type="dxa"/>
            <w:gridSpan w:val="2"/>
            <w:shd w:val="clear" w:color="auto" w:fill="282D46"/>
            <w:vAlign w:val="center"/>
          </w:tcPr>
          <w:p w14:paraId="7D720A1A" w14:textId="77777777" w:rsidR="00730EA4" w:rsidRPr="0097274A" w:rsidRDefault="00730EA4" w:rsidP="00730EA4">
            <w:pPr>
              <w:autoSpaceDE w:val="0"/>
              <w:autoSpaceDN w:val="0"/>
              <w:adjustRightInd w:val="0"/>
              <w:ind w:right="-20"/>
              <w:rPr>
                <w:rFonts w:ascii="Roboto Condensed" w:hAnsi="Roboto Condensed" w:cs="Times New Roman"/>
                <w:b/>
                <w:color w:val="FFFFFF" w:themeColor="background1"/>
                <w:szCs w:val="24"/>
              </w:rPr>
            </w:pPr>
            <w:r w:rsidRPr="0097274A">
              <w:rPr>
                <w:rFonts w:ascii="Roboto Condensed" w:hAnsi="Roboto Condensed" w:cs="Calibri"/>
                <w:b/>
                <w:bCs/>
                <w:color w:val="FFFFFF" w:themeColor="background1"/>
                <w:position w:val="1"/>
              </w:rPr>
              <w:t>Res</w:t>
            </w:r>
            <w:r w:rsidRPr="0097274A">
              <w:rPr>
                <w:rFonts w:ascii="Roboto Condensed" w:hAnsi="Roboto Condensed" w:cs="Calibri"/>
                <w:b/>
                <w:bCs/>
                <w:color w:val="FFFFFF" w:themeColor="background1"/>
                <w:spacing w:val="1"/>
                <w:position w:val="1"/>
              </w:rPr>
              <w:t>s</w:t>
            </w:r>
            <w:r w:rsidRPr="0097274A">
              <w:rPr>
                <w:rFonts w:ascii="Roboto Condensed" w:hAnsi="Roboto Condensed" w:cs="Calibri"/>
                <w:b/>
                <w:bCs/>
                <w:color w:val="FFFFFF" w:themeColor="background1"/>
                <w:spacing w:val="-1"/>
                <w:position w:val="1"/>
              </w:rPr>
              <w:t>ou</w:t>
            </w:r>
            <w:r w:rsidRPr="0097274A">
              <w:rPr>
                <w:rFonts w:ascii="Roboto Condensed" w:hAnsi="Roboto Condensed" w:cs="Calibri"/>
                <w:b/>
                <w:bCs/>
                <w:color w:val="FFFFFF" w:themeColor="background1"/>
                <w:spacing w:val="-2"/>
                <w:position w:val="1"/>
              </w:rPr>
              <w:t>r</w:t>
            </w:r>
            <w:r w:rsidRPr="0097274A">
              <w:rPr>
                <w:rFonts w:ascii="Roboto Condensed" w:hAnsi="Roboto Condensed" w:cs="Calibri"/>
                <w:b/>
                <w:bCs/>
                <w:color w:val="FFFFFF" w:themeColor="background1"/>
                <w:spacing w:val="1"/>
                <w:position w:val="1"/>
              </w:rPr>
              <w:t>c</w:t>
            </w:r>
            <w:r w:rsidRPr="0097274A">
              <w:rPr>
                <w:rFonts w:ascii="Roboto Condensed" w:hAnsi="Roboto Condensed" w:cs="Calibri"/>
                <w:b/>
                <w:bCs/>
                <w:color w:val="FFFFFF" w:themeColor="background1"/>
                <w:spacing w:val="-1"/>
                <w:position w:val="1"/>
              </w:rPr>
              <w:t>e</w:t>
            </w:r>
            <w:r w:rsidRPr="0097274A">
              <w:rPr>
                <w:rFonts w:ascii="Roboto Condensed" w:hAnsi="Roboto Condensed" w:cs="Calibri"/>
                <w:b/>
                <w:bCs/>
                <w:color w:val="FFFFFF" w:themeColor="background1"/>
                <w:position w:val="1"/>
              </w:rPr>
              <w:t>s</w:t>
            </w:r>
            <w:r w:rsidRPr="0097274A">
              <w:rPr>
                <w:rFonts w:ascii="Roboto Condensed" w:hAnsi="Roboto Condensed" w:cs="Calibri"/>
                <w:b/>
                <w:bCs/>
                <w:color w:val="FFFFFF" w:themeColor="background1"/>
                <w:spacing w:val="1"/>
                <w:position w:val="1"/>
              </w:rPr>
              <w:t xml:space="preserve"> </w:t>
            </w:r>
            <w:r w:rsidRPr="0097274A">
              <w:rPr>
                <w:rFonts w:ascii="Roboto Condensed" w:hAnsi="Roboto Condensed" w:cs="Calibri"/>
                <w:b/>
                <w:bCs/>
                <w:color w:val="FFFFFF" w:themeColor="background1"/>
                <w:position w:val="1"/>
              </w:rPr>
              <w:t>-</w:t>
            </w:r>
            <w:r w:rsidRPr="0097274A">
              <w:rPr>
                <w:rFonts w:ascii="Roboto Condensed" w:hAnsi="Roboto Condensed" w:cs="Calibri"/>
                <w:b/>
                <w:bCs/>
                <w:color w:val="FFFFFF" w:themeColor="background1"/>
                <w:spacing w:val="-2"/>
                <w:position w:val="1"/>
              </w:rPr>
              <w:t xml:space="preserve"> </w:t>
            </w:r>
            <w:r w:rsidRPr="0097274A">
              <w:rPr>
                <w:rFonts w:ascii="Roboto Condensed" w:hAnsi="Roboto Condensed" w:cs="Calibri"/>
                <w:b/>
                <w:bCs/>
                <w:color w:val="FFFFFF" w:themeColor="background1"/>
                <w:spacing w:val="1"/>
                <w:position w:val="1"/>
              </w:rPr>
              <w:t>r</w:t>
            </w:r>
            <w:r w:rsidRPr="0097274A">
              <w:rPr>
                <w:rFonts w:ascii="Roboto Condensed" w:hAnsi="Roboto Condensed" w:cs="Calibri"/>
                <w:b/>
                <w:bCs/>
                <w:color w:val="FFFFFF" w:themeColor="background1"/>
                <w:spacing w:val="-1"/>
                <w:position w:val="1"/>
              </w:rPr>
              <w:t>é</w:t>
            </w:r>
            <w:r w:rsidRPr="0097274A">
              <w:rPr>
                <w:rFonts w:ascii="Roboto Condensed" w:hAnsi="Roboto Condensed" w:cs="Calibri"/>
                <w:b/>
                <w:bCs/>
                <w:color w:val="FFFFFF" w:themeColor="background1"/>
                <w:position w:val="1"/>
              </w:rPr>
              <w:t>f</w:t>
            </w:r>
            <w:r w:rsidRPr="0097274A">
              <w:rPr>
                <w:rFonts w:ascii="Roboto Condensed" w:hAnsi="Roboto Condensed" w:cs="Calibri"/>
                <w:b/>
                <w:bCs/>
                <w:color w:val="FFFFFF" w:themeColor="background1"/>
                <w:spacing w:val="-1"/>
                <w:position w:val="1"/>
              </w:rPr>
              <w:t>é</w:t>
            </w:r>
            <w:r w:rsidRPr="0097274A">
              <w:rPr>
                <w:rFonts w:ascii="Roboto Condensed" w:hAnsi="Roboto Condensed" w:cs="Calibri"/>
                <w:b/>
                <w:bCs/>
                <w:color w:val="FFFFFF" w:themeColor="background1"/>
                <w:spacing w:val="1"/>
                <w:position w:val="1"/>
              </w:rPr>
              <w:t>r</w:t>
            </w:r>
            <w:r w:rsidRPr="0097274A">
              <w:rPr>
                <w:rFonts w:ascii="Roboto Condensed" w:hAnsi="Roboto Condensed" w:cs="Calibri"/>
                <w:b/>
                <w:bCs/>
                <w:color w:val="FFFFFF" w:themeColor="background1"/>
                <w:spacing w:val="-1"/>
                <w:position w:val="1"/>
              </w:rPr>
              <w:t>en</w:t>
            </w:r>
            <w:r w:rsidRPr="0097274A">
              <w:rPr>
                <w:rFonts w:ascii="Roboto Condensed" w:hAnsi="Roboto Condensed" w:cs="Calibri"/>
                <w:b/>
                <w:bCs/>
                <w:color w:val="FFFFFF" w:themeColor="background1"/>
                <w:spacing w:val="1"/>
                <w:position w:val="1"/>
              </w:rPr>
              <w:t>c</w:t>
            </w:r>
            <w:r w:rsidRPr="0097274A">
              <w:rPr>
                <w:rFonts w:ascii="Roboto Condensed" w:hAnsi="Roboto Condensed" w:cs="Calibri"/>
                <w:b/>
                <w:bCs/>
                <w:color w:val="FFFFFF" w:themeColor="background1"/>
                <w:spacing w:val="-3"/>
                <w:position w:val="1"/>
              </w:rPr>
              <w:t>e</w:t>
            </w:r>
            <w:r w:rsidRPr="0097274A">
              <w:rPr>
                <w:rFonts w:ascii="Roboto Condensed" w:hAnsi="Roboto Condensed" w:cs="Calibri"/>
                <w:b/>
                <w:bCs/>
                <w:color w:val="FFFFFF" w:themeColor="background1"/>
                <w:position w:val="1"/>
              </w:rPr>
              <w:t>s</w:t>
            </w:r>
          </w:p>
        </w:tc>
        <w:tc>
          <w:tcPr>
            <w:tcW w:w="7424" w:type="dxa"/>
            <w:gridSpan w:val="3"/>
            <w:shd w:val="clear" w:color="auto" w:fill="F1E5F7"/>
            <w:vAlign w:val="center"/>
          </w:tcPr>
          <w:p w14:paraId="1AFA7C43" w14:textId="77777777" w:rsidR="00730EA4" w:rsidRPr="00763A89" w:rsidRDefault="00730EA4" w:rsidP="00B35728">
            <w:pPr>
              <w:autoSpaceDE w:val="0"/>
              <w:autoSpaceDN w:val="0"/>
              <w:adjustRightInd w:val="0"/>
              <w:ind w:right="113"/>
              <w:rPr>
                <w:rFonts w:ascii="Roboto Condensed" w:hAnsi="Roboto Condensed" w:cs="Calibri"/>
                <w:spacing w:val="1"/>
                <w:sz w:val="20"/>
                <w:szCs w:val="20"/>
              </w:rPr>
            </w:pPr>
            <w:r w:rsidRPr="00763A89">
              <w:rPr>
                <w:rFonts w:ascii="Roboto Condensed" w:hAnsi="Roboto Condensed" w:cs="Calibri"/>
                <w:spacing w:val="1"/>
                <w:sz w:val="20"/>
                <w:szCs w:val="20"/>
              </w:rPr>
              <w:t>APICS – référentiel BASICS</w:t>
            </w:r>
          </w:p>
          <w:p w14:paraId="167DD0B6" w14:textId="77777777" w:rsidR="00730EA4" w:rsidRPr="00763A89" w:rsidRDefault="00730EA4" w:rsidP="00B35728">
            <w:pPr>
              <w:autoSpaceDE w:val="0"/>
              <w:autoSpaceDN w:val="0"/>
              <w:adjustRightInd w:val="0"/>
              <w:ind w:right="113"/>
              <w:rPr>
                <w:rFonts w:ascii="Roboto Condensed" w:hAnsi="Roboto Condensed" w:cs="Times New Roman"/>
                <w:sz w:val="20"/>
                <w:szCs w:val="20"/>
              </w:rPr>
            </w:pPr>
            <w:r w:rsidRPr="00763A89">
              <w:rPr>
                <w:rFonts w:ascii="Roboto Condensed" w:hAnsi="Roboto Condensed" w:cs="Times New Roman"/>
                <w:sz w:val="20"/>
                <w:szCs w:val="20"/>
              </w:rPr>
              <w:t xml:space="preserve">Tutoriels </w:t>
            </w:r>
            <w:proofErr w:type="spellStart"/>
            <w:r w:rsidRPr="00763A89">
              <w:rPr>
                <w:rFonts w:ascii="Roboto Condensed" w:hAnsi="Roboto Condensed" w:cs="Times New Roman"/>
                <w:sz w:val="20"/>
                <w:szCs w:val="20"/>
              </w:rPr>
              <w:t>Flexsim</w:t>
            </w:r>
            <w:proofErr w:type="spellEnd"/>
          </w:p>
          <w:p w14:paraId="73BC9CB2" w14:textId="77777777" w:rsidR="00730EA4" w:rsidRPr="00763A89" w:rsidRDefault="00730EA4" w:rsidP="00B35728">
            <w:pPr>
              <w:autoSpaceDE w:val="0"/>
              <w:autoSpaceDN w:val="0"/>
              <w:adjustRightInd w:val="0"/>
              <w:ind w:right="113"/>
              <w:rPr>
                <w:rFonts w:ascii="Roboto Condensed" w:hAnsi="Roboto Condensed" w:cs="Times New Roman"/>
                <w:sz w:val="20"/>
                <w:szCs w:val="20"/>
              </w:rPr>
            </w:pPr>
            <w:r w:rsidRPr="00763A89">
              <w:rPr>
                <w:rFonts w:ascii="Roboto Condensed" w:hAnsi="Roboto Condensed" w:cs="Times New Roman"/>
                <w:sz w:val="20"/>
                <w:szCs w:val="20"/>
              </w:rPr>
              <w:t xml:space="preserve">Management de la Production – Anne </w:t>
            </w:r>
            <w:proofErr w:type="spellStart"/>
            <w:r w:rsidRPr="00763A89">
              <w:rPr>
                <w:rFonts w:ascii="Roboto Condensed" w:hAnsi="Roboto Condensed" w:cs="Times New Roman"/>
                <w:sz w:val="20"/>
                <w:szCs w:val="20"/>
              </w:rPr>
              <w:t>Gratacap</w:t>
            </w:r>
            <w:proofErr w:type="spellEnd"/>
            <w:r w:rsidRPr="00763A89">
              <w:rPr>
                <w:rFonts w:ascii="Roboto Condensed" w:hAnsi="Roboto Condensed" w:cs="Times New Roman"/>
                <w:sz w:val="20"/>
                <w:szCs w:val="20"/>
              </w:rPr>
              <w:t xml:space="preserve"> – Ed Dunod</w:t>
            </w:r>
          </w:p>
        </w:tc>
      </w:tr>
    </w:tbl>
    <w:p w14:paraId="5EFD4769" w14:textId="77777777" w:rsidR="00730EA4" w:rsidRDefault="00730EA4" w:rsidP="00730EA4">
      <w:r>
        <w:br w:type="page"/>
      </w:r>
    </w:p>
    <w:tbl>
      <w:tblPr>
        <w:tblW w:w="0" w:type="auto"/>
        <w:tblInd w:w="108" w:type="dxa"/>
        <w:tblBorders>
          <w:top w:val="single" w:sz="12" w:space="0" w:color="FFFFFF" w:themeColor="background1"/>
          <w:left w:val="single" w:sz="12" w:space="0" w:color="FFFFFF" w:themeColor="background1"/>
          <w:bottom w:val="single" w:sz="12" w:space="0" w:color="FFFFFF" w:themeColor="background1"/>
          <w:right w:val="single" w:sz="12" w:space="0" w:color="FFFFFF" w:themeColor="background1"/>
          <w:insideH w:val="single" w:sz="12" w:space="0" w:color="FFFFFF" w:themeColor="background1"/>
          <w:insideV w:val="single" w:sz="12" w:space="0" w:color="FFFFFF" w:themeColor="background1"/>
        </w:tblBorders>
        <w:tblCellMar>
          <w:left w:w="0" w:type="dxa"/>
          <w:right w:w="0" w:type="dxa"/>
        </w:tblCellMar>
        <w:tblLook w:val="0000" w:firstRow="0" w:lastRow="0" w:firstColumn="0" w:lastColumn="0" w:noHBand="0" w:noVBand="0"/>
      </w:tblPr>
      <w:tblGrid>
        <w:gridCol w:w="10"/>
        <w:gridCol w:w="1860"/>
        <w:gridCol w:w="589"/>
        <w:gridCol w:w="1435"/>
        <w:gridCol w:w="2782"/>
        <w:gridCol w:w="2268"/>
      </w:tblGrid>
      <w:tr w:rsidR="00730EA4" w:rsidRPr="00142415" w14:paraId="37E0E12C" w14:textId="77777777" w:rsidTr="00C56028">
        <w:trPr>
          <w:trHeight w:hRule="exact" w:val="458"/>
        </w:trPr>
        <w:tc>
          <w:tcPr>
            <w:tcW w:w="8944" w:type="dxa"/>
            <w:gridSpan w:val="6"/>
            <w:shd w:val="clear" w:color="auto" w:fill="62257F"/>
            <w:vAlign w:val="center"/>
          </w:tcPr>
          <w:p w14:paraId="654C36D8" w14:textId="77777777" w:rsidR="00730EA4" w:rsidRPr="00B35728" w:rsidRDefault="00730EA4" w:rsidP="00B35728">
            <w:pPr>
              <w:autoSpaceDE w:val="0"/>
              <w:autoSpaceDN w:val="0"/>
              <w:adjustRightInd w:val="0"/>
              <w:spacing w:after="0" w:line="240" w:lineRule="auto"/>
              <w:ind w:left="22" w:right="-23"/>
              <w:jc w:val="center"/>
              <w:rPr>
                <w:rFonts w:ascii="Ando Bold" w:hAnsi="Ando Bold" w:cs="Times New Roman"/>
                <w:color w:val="FFFFFF" w:themeColor="background1"/>
                <w:sz w:val="40"/>
                <w:szCs w:val="24"/>
              </w:rPr>
            </w:pPr>
            <w:r w:rsidRPr="00B35728">
              <w:rPr>
                <w:rFonts w:ascii="Roboto Condensed" w:hAnsi="Roboto Condensed"/>
                <w:color w:val="FFFFFF" w:themeColor="background1"/>
                <w:sz w:val="40"/>
              </w:rPr>
              <w:lastRenderedPageBreak/>
              <w:br w:type="page"/>
            </w:r>
            <w:r w:rsidRPr="00B35728">
              <w:rPr>
                <w:rFonts w:ascii="Ando Bold" w:hAnsi="Ando Bold" w:cs="Calibri"/>
                <w:bCs/>
                <w:color w:val="FFFFFF" w:themeColor="background1"/>
                <w:spacing w:val="-1"/>
                <w:position w:val="1"/>
                <w:sz w:val="40"/>
                <w:szCs w:val="24"/>
              </w:rPr>
              <w:t>[</w:t>
            </w:r>
            <w:r w:rsidRPr="00B35728">
              <w:rPr>
                <w:rFonts w:ascii="Ando Bold" w:hAnsi="Ando Bold" w:cs="Calibri"/>
                <w:bCs/>
                <w:color w:val="FFFFFF" w:themeColor="background1"/>
                <w:position w:val="1"/>
                <w:sz w:val="40"/>
                <w:szCs w:val="24"/>
              </w:rPr>
              <w:t>P2 C</w:t>
            </w:r>
            <w:proofErr w:type="gramStart"/>
            <w:r w:rsidRPr="00B35728">
              <w:rPr>
                <w:rFonts w:ascii="Ando Bold" w:hAnsi="Ando Bold" w:cs="Calibri"/>
                <w:bCs/>
                <w:color w:val="FFFFFF" w:themeColor="background1"/>
                <w:position w:val="1"/>
                <w:sz w:val="40"/>
                <w:szCs w:val="24"/>
              </w:rPr>
              <w:t>2]</w:t>
            </w:r>
            <w:r w:rsidRPr="00B35728">
              <w:rPr>
                <w:rFonts w:ascii="Ando Bold" w:hAnsi="Ando Bold" w:cs="Calibri"/>
                <w:bCs/>
                <w:color w:val="FFFFFF" w:themeColor="background1"/>
                <w:spacing w:val="1"/>
                <w:position w:val="1"/>
                <w:sz w:val="40"/>
                <w:szCs w:val="24"/>
              </w:rPr>
              <w:t>-</w:t>
            </w:r>
            <w:proofErr w:type="gramEnd"/>
            <w:r w:rsidRPr="00B35728">
              <w:rPr>
                <w:rFonts w:ascii="Ando Bold" w:hAnsi="Ando Bold" w:cs="Calibri"/>
                <w:bCs/>
                <w:color w:val="FFFFFF" w:themeColor="background1"/>
                <w:position w:val="1"/>
                <w:sz w:val="40"/>
                <w:szCs w:val="24"/>
              </w:rPr>
              <w:t>S</w:t>
            </w:r>
            <w:r w:rsidRPr="00B35728">
              <w:rPr>
                <w:rFonts w:ascii="Ando Bold" w:hAnsi="Ando Bold" w:cs="Calibri"/>
                <w:bCs/>
                <w:color w:val="FFFFFF" w:themeColor="background1"/>
                <w:spacing w:val="-1"/>
                <w:position w:val="1"/>
                <w:sz w:val="40"/>
                <w:szCs w:val="24"/>
              </w:rPr>
              <w:t>U</w:t>
            </w:r>
            <w:r w:rsidRPr="00B35728">
              <w:rPr>
                <w:rFonts w:ascii="Ando Bold" w:hAnsi="Ando Bold" w:cs="Calibri"/>
                <w:bCs/>
                <w:color w:val="FFFFFF" w:themeColor="background1"/>
                <w:position w:val="1"/>
                <w:sz w:val="40"/>
                <w:szCs w:val="24"/>
              </w:rPr>
              <w:t>P</w:t>
            </w:r>
            <w:r w:rsidRPr="00B35728">
              <w:rPr>
                <w:rFonts w:ascii="Ando Bold" w:hAnsi="Ando Bold" w:cs="Calibri"/>
                <w:bCs/>
                <w:color w:val="FFFFFF" w:themeColor="background1"/>
                <w:spacing w:val="-1"/>
                <w:position w:val="1"/>
                <w:sz w:val="40"/>
                <w:szCs w:val="24"/>
              </w:rPr>
              <w:t>PL</w:t>
            </w:r>
            <w:r w:rsidRPr="00B35728">
              <w:rPr>
                <w:rFonts w:ascii="Ando Bold" w:hAnsi="Ando Bold" w:cs="Calibri"/>
                <w:bCs/>
                <w:color w:val="FFFFFF" w:themeColor="background1"/>
                <w:position w:val="1"/>
                <w:sz w:val="40"/>
                <w:szCs w:val="24"/>
              </w:rPr>
              <w:t>Y</w:t>
            </w:r>
            <w:r w:rsidRPr="00B35728">
              <w:rPr>
                <w:rFonts w:ascii="Ando Bold" w:hAnsi="Ando Bold" w:cs="Calibri"/>
                <w:bCs/>
                <w:color w:val="FFFFFF" w:themeColor="background1"/>
                <w:spacing w:val="-10"/>
                <w:position w:val="1"/>
                <w:sz w:val="40"/>
                <w:szCs w:val="24"/>
              </w:rPr>
              <w:t xml:space="preserve"> </w:t>
            </w:r>
            <w:r w:rsidRPr="00B35728">
              <w:rPr>
                <w:rFonts w:ascii="Ando Bold" w:hAnsi="Ando Bold" w:cs="Calibri"/>
                <w:bCs/>
                <w:color w:val="FFFFFF" w:themeColor="background1"/>
                <w:position w:val="1"/>
                <w:sz w:val="40"/>
                <w:szCs w:val="24"/>
              </w:rPr>
              <w:t>CH</w:t>
            </w:r>
            <w:r w:rsidRPr="00B35728">
              <w:rPr>
                <w:rFonts w:ascii="Ando Bold" w:hAnsi="Ando Bold" w:cs="Calibri"/>
                <w:bCs/>
                <w:color w:val="FFFFFF" w:themeColor="background1"/>
                <w:spacing w:val="1"/>
                <w:position w:val="1"/>
                <w:sz w:val="40"/>
                <w:szCs w:val="24"/>
              </w:rPr>
              <w:t>AI</w:t>
            </w:r>
            <w:r w:rsidRPr="00B35728">
              <w:rPr>
                <w:rFonts w:ascii="Ando Bold" w:hAnsi="Ando Bold" w:cs="Calibri"/>
                <w:bCs/>
                <w:color w:val="FFFFFF" w:themeColor="background1"/>
                <w:position w:val="1"/>
                <w:sz w:val="40"/>
                <w:szCs w:val="24"/>
              </w:rPr>
              <w:t>N ET GESTION DES ACHATS</w:t>
            </w:r>
          </w:p>
        </w:tc>
      </w:tr>
      <w:tr w:rsidR="0023481F" w:rsidRPr="00142415" w14:paraId="70824593" w14:textId="77777777" w:rsidTr="00C56028">
        <w:trPr>
          <w:trHeight w:hRule="exact" w:val="418"/>
        </w:trPr>
        <w:tc>
          <w:tcPr>
            <w:tcW w:w="1870" w:type="dxa"/>
            <w:gridSpan w:val="2"/>
            <w:shd w:val="clear" w:color="auto" w:fill="282D46"/>
          </w:tcPr>
          <w:p w14:paraId="492B339E" w14:textId="77777777" w:rsidR="0023481F" w:rsidRPr="004368A2" w:rsidRDefault="0023481F" w:rsidP="004368A2">
            <w:pPr>
              <w:autoSpaceDE w:val="0"/>
              <w:autoSpaceDN w:val="0"/>
              <w:adjustRightInd w:val="0"/>
              <w:spacing w:before="60" w:after="0" w:line="240" w:lineRule="auto"/>
              <w:ind w:left="306" w:right="-20" w:hanging="142"/>
              <w:rPr>
                <w:rFonts w:ascii="Roboto Condensed" w:hAnsi="Roboto Condensed" w:cs="Times New Roman"/>
                <w:b/>
                <w:color w:val="FFFFFF" w:themeColor="background1"/>
                <w:szCs w:val="24"/>
              </w:rPr>
            </w:pPr>
            <w:r w:rsidRPr="004368A2">
              <w:rPr>
                <w:rFonts w:ascii="Roboto Condensed" w:hAnsi="Roboto Condensed" w:cs="Calibri"/>
                <w:b/>
                <w:bCs/>
                <w:color w:val="FFFFFF" w:themeColor="background1"/>
                <w:spacing w:val="-1"/>
              </w:rPr>
              <w:t>S</w:t>
            </w:r>
            <w:r w:rsidRPr="004368A2">
              <w:rPr>
                <w:rFonts w:ascii="Roboto Condensed" w:hAnsi="Roboto Condensed" w:cs="Calibri"/>
                <w:b/>
                <w:bCs/>
                <w:color w:val="FFFFFF" w:themeColor="background1"/>
              </w:rPr>
              <w:t>E</w:t>
            </w:r>
            <w:r w:rsidRPr="004368A2">
              <w:rPr>
                <w:rFonts w:ascii="Roboto Condensed" w:hAnsi="Roboto Condensed" w:cs="Calibri"/>
                <w:b/>
                <w:bCs/>
                <w:color w:val="FFFFFF" w:themeColor="background1"/>
                <w:spacing w:val="-1"/>
              </w:rPr>
              <w:t>M</w:t>
            </w:r>
            <w:r w:rsidRPr="004368A2">
              <w:rPr>
                <w:rFonts w:ascii="Roboto Condensed" w:hAnsi="Roboto Condensed" w:cs="Calibri"/>
                <w:b/>
                <w:bCs/>
                <w:color w:val="FFFFFF" w:themeColor="background1"/>
              </w:rPr>
              <w:t>E</w:t>
            </w:r>
            <w:r w:rsidRPr="004368A2">
              <w:rPr>
                <w:rFonts w:ascii="Roboto Condensed" w:hAnsi="Roboto Condensed" w:cs="Calibri"/>
                <w:b/>
                <w:bCs/>
                <w:color w:val="FFFFFF" w:themeColor="background1"/>
                <w:spacing w:val="-1"/>
              </w:rPr>
              <w:t>S</w:t>
            </w:r>
            <w:r w:rsidRPr="004368A2">
              <w:rPr>
                <w:rFonts w:ascii="Roboto Condensed" w:hAnsi="Roboto Condensed" w:cs="Calibri"/>
                <w:b/>
                <w:bCs/>
                <w:color w:val="FFFFFF" w:themeColor="background1"/>
                <w:spacing w:val="1"/>
              </w:rPr>
              <w:t>T</w:t>
            </w:r>
            <w:r w:rsidRPr="004368A2">
              <w:rPr>
                <w:rFonts w:ascii="Roboto Condensed" w:hAnsi="Roboto Condensed" w:cs="Calibri"/>
                <w:b/>
                <w:bCs/>
                <w:color w:val="FFFFFF" w:themeColor="background1"/>
              </w:rPr>
              <w:t>RE</w:t>
            </w:r>
            <w:r w:rsidRPr="004368A2">
              <w:rPr>
                <w:rFonts w:ascii="Roboto Condensed" w:hAnsi="Roboto Condensed" w:cs="Calibri"/>
                <w:b/>
                <w:bCs/>
                <w:color w:val="FFFFFF" w:themeColor="background1"/>
                <w:spacing w:val="-1"/>
              </w:rPr>
              <w:t xml:space="preserve"> </w:t>
            </w:r>
            <w:r w:rsidRPr="004368A2">
              <w:rPr>
                <w:rFonts w:ascii="Roboto Condensed" w:hAnsi="Roboto Condensed" w:cs="Calibri"/>
                <w:b/>
                <w:bCs/>
                <w:color w:val="FFFFFF" w:themeColor="background1"/>
              </w:rPr>
              <w:t>9</w:t>
            </w:r>
          </w:p>
        </w:tc>
        <w:tc>
          <w:tcPr>
            <w:tcW w:w="4806" w:type="dxa"/>
            <w:gridSpan w:val="3"/>
            <w:shd w:val="clear" w:color="auto" w:fill="F1E5F7"/>
            <w:vAlign w:val="center"/>
          </w:tcPr>
          <w:p w14:paraId="19681E0D" w14:textId="77777777" w:rsidR="0023481F" w:rsidRPr="00142415" w:rsidRDefault="0023481F" w:rsidP="00730EA4">
            <w:pPr>
              <w:autoSpaceDE w:val="0"/>
              <w:autoSpaceDN w:val="0"/>
              <w:adjustRightInd w:val="0"/>
              <w:spacing w:after="0" w:line="240" w:lineRule="auto"/>
              <w:rPr>
                <w:rFonts w:ascii="Roboto Condensed" w:hAnsi="Roboto Condensed" w:cs="Times New Roman"/>
                <w:sz w:val="24"/>
                <w:szCs w:val="24"/>
              </w:rPr>
            </w:pPr>
            <w:r>
              <w:rPr>
                <w:rFonts w:ascii="Roboto Condensed" w:hAnsi="Roboto Condensed" w:cs="Calibri"/>
                <w:spacing w:val="1"/>
                <w:position w:val="1"/>
              </w:rPr>
              <w:t xml:space="preserve"> </w:t>
            </w:r>
            <w:r w:rsidRPr="00142415">
              <w:rPr>
                <w:rFonts w:ascii="Roboto Condensed" w:hAnsi="Roboto Condensed" w:cs="Calibri"/>
                <w:spacing w:val="1"/>
                <w:position w:val="1"/>
              </w:rPr>
              <w:t>Pô</w:t>
            </w:r>
            <w:r w:rsidRPr="00142415">
              <w:rPr>
                <w:rFonts w:ascii="Roboto Condensed" w:hAnsi="Roboto Condensed" w:cs="Calibri"/>
                <w:spacing w:val="-3"/>
                <w:position w:val="1"/>
              </w:rPr>
              <w:t>l</w:t>
            </w:r>
            <w:r w:rsidRPr="00142415">
              <w:rPr>
                <w:rFonts w:ascii="Roboto Condensed" w:hAnsi="Roboto Condensed" w:cs="Calibri"/>
                <w:position w:val="1"/>
              </w:rPr>
              <w:t>e</w:t>
            </w:r>
            <w:r w:rsidRPr="00142415">
              <w:rPr>
                <w:rFonts w:ascii="Roboto Condensed" w:hAnsi="Roboto Condensed" w:cs="Calibri"/>
                <w:spacing w:val="2"/>
                <w:position w:val="1"/>
              </w:rPr>
              <w:t xml:space="preserve"> </w:t>
            </w:r>
            <w:r w:rsidRPr="00142415">
              <w:rPr>
                <w:rFonts w:ascii="Roboto Condensed" w:hAnsi="Roboto Condensed" w:cs="Calibri"/>
                <w:position w:val="1"/>
              </w:rPr>
              <w:t>:</w:t>
            </w:r>
            <w:r w:rsidRPr="00142415">
              <w:rPr>
                <w:rFonts w:ascii="Roboto Condensed" w:hAnsi="Roboto Condensed" w:cs="Calibri"/>
                <w:spacing w:val="-1"/>
                <w:position w:val="1"/>
              </w:rPr>
              <w:t xml:space="preserve"> </w:t>
            </w:r>
            <w:r w:rsidRPr="00142415">
              <w:rPr>
                <w:rFonts w:ascii="Roboto Condensed" w:hAnsi="Roboto Condensed" w:cs="Calibri"/>
                <w:position w:val="1"/>
              </w:rPr>
              <w:t>G</w:t>
            </w:r>
            <w:r w:rsidRPr="00142415">
              <w:rPr>
                <w:rFonts w:ascii="Roboto Condensed" w:hAnsi="Roboto Condensed" w:cs="Calibri"/>
                <w:spacing w:val="1"/>
                <w:position w:val="1"/>
              </w:rPr>
              <w:t>é</w:t>
            </w:r>
            <w:r w:rsidRPr="00142415">
              <w:rPr>
                <w:rFonts w:ascii="Roboto Condensed" w:hAnsi="Roboto Condensed" w:cs="Calibri"/>
                <w:spacing w:val="-1"/>
                <w:position w:val="1"/>
              </w:rPr>
              <w:t>n</w:t>
            </w:r>
            <w:r w:rsidRPr="00142415">
              <w:rPr>
                <w:rFonts w:ascii="Roboto Condensed" w:hAnsi="Roboto Condensed" w:cs="Calibri"/>
                <w:position w:val="1"/>
              </w:rPr>
              <w:t>ie</w:t>
            </w:r>
            <w:r w:rsidRPr="00142415">
              <w:rPr>
                <w:rFonts w:ascii="Roboto Condensed" w:hAnsi="Roboto Condensed" w:cs="Calibri"/>
                <w:spacing w:val="-2"/>
                <w:position w:val="1"/>
              </w:rPr>
              <w:t xml:space="preserve"> </w:t>
            </w:r>
            <w:r w:rsidRPr="00142415">
              <w:rPr>
                <w:rFonts w:ascii="Roboto Condensed" w:hAnsi="Roboto Condensed" w:cs="Calibri"/>
                <w:position w:val="1"/>
              </w:rPr>
              <w:t>I</w:t>
            </w:r>
            <w:r w:rsidRPr="00142415">
              <w:rPr>
                <w:rFonts w:ascii="Roboto Condensed" w:hAnsi="Roboto Condensed" w:cs="Calibri"/>
                <w:spacing w:val="-1"/>
                <w:position w:val="1"/>
              </w:rPr>
              <w:t>ndu</w:t>
            </w:r>
            <w:r w:rsidRPr="00142415">
              <w:rPr>
                <w:rFonts w:ascii="Roboto Condensed" w:hAnsi="Roboto Condensed" w:cs="Calibri"/>
                <w:position w:val="1"/>
              </w:rPr>
              <w:t>striel</w:t>
            </w:r>
          </w:p>
        </w:tc>
        <w:tc>
          <w:tcPr>
            <w:tcW w:w="2268" w:type="dxa"/>
            <w:shd w:val="clear" w:color="auto" w:fill="F1E5F7"/>
          </w:tcPr>
          <w:p w14:paraId="4F970AB3" w14:textId="5EF57C62" w:rsidR="0023481F" w:rsidRPr="00142415" w:rsidRDefault="0023481F" w:rsidP="00730EA4">
            <w:pPr>
              <w:autoSpaceDE w:val="0"/>
              <w:autoSpaceDN w:val="0"/>
              <w:adjustRightInd w:val="0"/>
              <w:spacing w:after="0" w:line="240" w:lineRule="auto"/>
              <w:ind w:left="95" w:right="-20"/>
              <w:rPr>
                <w:rFonts w:ascii="Roboto Condensed" w:hAnsi="Roboto Condensed" w:cs="Times New Roman"/>
                <w:sz w:val="24"/>
                <w:szCs w:val="24"/>
              </w:rPr>
            </w:pPr>
            <w:r w:rsidRPr="00142415">
              <w:rPr>
                <w:rFonts w:ascii="Roboto Condensed" w:hAnsi="Roboto Condensed" w:cs="Calibri"/>
                <w:i/>
                <w:iCs/>
                <w:color w:val="A6A6A6"/>
                <w:spacing w:val="1"/>
              </w:rPr>
              <w:t>M</w:t>
            </w:r>
            <w:r w:rsidRPr="00142415">
              <w:rPr>
                <w:rFonts w:ascii="Roboto Condensed" w:hAnsi="Roboto Condensed" w:cs="Calibri"/>
                <w:i/>
                <w:iCs/>
                <w:color w:val="A6A6A6"/>
              </w:rPr>
              <w:t>AJ</w:t>
            </w:r>
            <w:r w:rsidRPr="00142415">
              <w:rPr>
                <w:rFonts w:ascii="Roboto Condensed" w:hAnsi="Roboto Condensed" w:cs="Calibri"/>
                <w:i/>
                <w:iCs/>
                <w:color w:val="A6A6A6"/>
                <w:spacing w:val="-1"/>
              </w:rPr>
              <w:t xml:space="preserve"> </w:t>
            </w:r>
            <w:r w:rsidRPr="00142415">
              <w:rPr>
                <w:rFonts w:ascii="Roboto Condensed" w:hAnsi="Roboto Condensed" w:cs="Calibri"/>
                <w:i/>
                <w:iCs/>
                <w:color w:val="A6A6A6"/>
              </w:rPr>
              <w:t>:</w:t>
            </w:r>
            <w:r w:rsidRPr="00142415">
              <w:rPr>
                <w:rFonts w:ascii="Roboto Condensed" w:hAnsi="Roboto Condensed" w:cs="Calibri"/>
                <w:i/>
                <w:iCs/>
                <w:color w:val="A6A6A6"/>
                <w:spacing w:val="-1"/>
              </w:rPr>
              <w:t xml:space="preserve"> </w:t>
            </w:r>
            <w:r w:rsidRPr="00142415">
              <w:rPr>
                <w:rFonts w:ascii="Roboto Condensed" w:hAnsi="Roboto Condensed" w:cs="Calibri"/>
                <w:i/>
                <w:iCs/>
                <w:color w:val="A6A6A6"/>
                <w:spacing w:val="1"/>
              </w:rPr>
              <w:t>0</w:t>
            </w:r>
            <w:r w:rsidRPr="00142415">
              <w:rPr>
                <w:rFonts w:ascii="Roboto Condensed" w:hAnsi="Roboto Condensed" w:cs="Calibri"/>
                <w:i/>
                <w:iCs/>
                <w:color w:val="A6A6A6"/>
                <w:spacing w:val="-2"/>
              </w:rPr>
              <w:t>9</w:t>
            </w:r>
            <w:r w:rsidRPr="00142415">
              <w:rPr>
                <w:rFonts w:ascii="Roboto Condensed" w:hAnsi="Roboto Condensed" w:cs="Calibri"/>
                <w:i/>
                <w:iCs/>
                <w:color w:val="A6A6A6"/>
                <w:spacing w:val="1"/>
              </w:rPr>
              <w:t>/</w:t>
            </w:r>
            <w:r w:rsidRPr="00142415">
              <w:rPr>
                <w:rFonts w:ascii="Roboto Condensed" w:hAnsi="Roboto Condensed" w:cs="Calibri"/>
                <w:i/>
                <w:iCs/>
                <w:color w:val="A6A6A6"/>
                <w:spacing w:val="-2"/>
              </w:rPr>
              <w:t>20</w:t>
            </w:r>
            <w:r>
              <w:rPr>
                <w:rFonts w:ascii="Roboto Condensed" w:hAnsi="Roboto Condensed" w:cs="Calibri"/>
                <w:i/>
                <w:iCs/>
                <w:color w:val="A6A6A6"/>
                <w:spacing w:val="-2"/>
              </w:rPr>
              <w:t>2</w:t>
            </w:r>
            <w:r w:rsidR="006C1497">
              <w:rPr>
                <w:rFonts w:ascii="Roboto Condensed" w:hAnsi="Roboto Condensed" w:cs="Calibri"/>
                <w:i/>
                <w:iCs/>
                <w:color w:val="A6A6A6"/>
                <w:spacing w:val="-2"/>
              </w:rPr>
              <w:t>4</w:t>
            </w:r>
          </w:p>
        </w:tc>
      </w:tr>
      <w:tr w:rsidR="0023481F" w:rsidRPr="00142415" w14:paraId="25DE3889" w14:textId="77777777" w:rsidTr="00C56028">
        <w:trPr>
          <w:trHeight w:hRule="exact" w:val="360"/>
        </w:trPr>
        <w:tc>
          <w:tcPr>
            <w:tcW w:w="3894" w:type="dxa"/>
            <w:gridSpan w:val="4"/>
            <w:shd w:val="clear" w:color="auto" w:fill="F1E5F7"/>
            <w:vAlign w:val="center"/>
          </w:tcPr>
          <w:p w14:paraId="50B3FC5B" w14:textId="77777777" w:rsidR="0023481F" w:rsidRPr="00EB5E26" w:rsidRDefault="0023481F" w:rsidP="00730EA4">
            <w:pPr>
              <w:autoSpaceDE w:val="0"/>
              <w:autoSpaceDN w:val="0"/>
              <w:adjustRightInd w:val="0"/>
              <w:spacing w:after="0" w:line="264" w:lineRule="exact"/>
              <w:ind w:left="97" w:right="-20"/>
              <w:rPr>
                <w:rFonts w:ascii="Roboto Condensed" w:hAnsi="Roboto Condensed" w:cs="Times New Roman"/>
                <w:b/>
                <w:sz w:val="24"/>
                <w:szCs w:val="24"/>
              </w:rPr>
            </w:pPr>
            <w:r w:rsidRPr="00EB5E26">
              <w:rPr>
                <w:rFonts w:ascii="Roboto Condensed" w:hAnsi="Roboto Condensed" w:cs="Calibri"/>
                <w:b/>
                <w:spacing w:val="-1"/>
                <w:position w:val="1"/>
              </w:rPr>
              <w:t>H</w:t>
            </w:r>
            <w:r w:rsidRPr="00EB5E26">
              <w:rPr>
                <w:rFonts w:ascii="Roboto Condensed" w:hAnsi="Roboto Condensed" w:cs="Calibri"/>
                <w:b/>
                <w:spacing w:val="1"/>
                <w:position w:val="1"/>
              </w:rPr>
              <w:t>o</w:t>
            </w:r>
            <w:r w:rsidRPr="00EB5E26">
              <w:rPr>
                <w:rFonts w:ascii="Roboto Condensed" w:hAnsi="Roboto Condensed" w:cs="Calibri"/>
                <w:b/>
                <w:position w:val="1"/>
              </w:rPr>
              <w:t>ra</w:t>
            </w:r>
            <w:r w:rsidRPr="00EB5E26">
              <w:rPr>
                <w:rFonts w:ascii="Roboto Condensed" w:hAnsi="Roboto Condensed" w:cs="Calibri"/>
                <w:b/>
                <w:spacing w:val="-1"/>
                <w:position w:val="1"/>
              </w:rPr>
              <w:t>i</w:t>
            </w:r>
            <w:r w:rsidRPr="00EB5E26">
              <w:rPr>
                <w:rFonts w:ascii="Roboto Condensed" w:hAnsi="Roboto Condensed" w:cs="Calibri"/>
                <w:b/>
                <w:position w:val="1"/>
              </w:rPr>
              <w:t>re</w:t>
            </w:r>
            <w:r w:rsidRPr="00EB5E26">
              <w:rPr>
                <w:rFonts w:ascii="Roboto Condensed" w:hAnsi="Roboto Condensed" w:cs="Calibri"/>
                <w:b/>
                <w:spacing w:val="1"/>
                <w:position w:val="1"/>
              </w:rPr>
              <w:t xml:space="preserve"> </w:t>
            </w:r>
            <w:r w:rsidRPr="00EB5E26">
              <w:rPr>
                <w:rFonts w:ascii="Roboto Condensed" w:hAnsi="Roboto Condensed" w:cs="Calibri"/>
                <w:b/>
                <w:spacing w:val="-1"/>
                <w:position w:val="1"/>
              </w:rPr>
              <w:t>p</w:t>
            </w:r>
            <w:r w:rsidRPr="00EB5E26">
              <w:rPr>
                <w:rFonts w:ascii="Roboto Condensed" w:hAnsi="Roboto Condensed" w:cs="Calibri"/>
                <w:b/>
                <w:spacing w:val="-3"/>
                <w:position w:val="1"/>
              </w:rPr>
              <w:t>r</w:t>
            </w:r>
            <w:r w:rsidRPr="00EB5E26">
              <w:rPr>
                <w:rFonts w:ascii="Roboto Condensed" w:hAnsi="Roboto Condensed" w:cs="Calibri"/>
                <w:b/>
                <w:position w:val="1"/>
              </w:rPr>
              <w:t>és</w:t>
            </w:r>
            <w:r w:rsidRPr="00EB5E26">
              <w:rPr>
                <w:rFonts w:ascii="Roboto Condensed" w:hAnsi="Roboto Condensed" w:cs="Calibri"/>
                <w:b/>
                <w:spacing w:val="1"/>
                <w:position w:val="1"/>
              </w:rPr>
              <w:t>e</w:t>
            </w:r>
            <w:r w:rsidRPr="00EB5E26">
              <w:rPr>
                <w:rFonts w:ascii="Roboto Condensed" w:hAnsi="Roboto Condensed" w:cs="Calibri"/>
                <w:b/>
                <w:spacing w:val="-1"/>
                <w:position w:val="1"/>
              </w:rPr>
              <w:t>n</w:t>
            </w:r>
            <w:r w:rsidRPr="00EB5E26">
              <w:rPr>
                <w:rFonts w:ascii="Roboto Condensed" w:hAnsi="Roboto Condensed" w:cs="Calibri"/>
                <w:b/>
                <w:position w:val="1"/>
              </w:rPr>
              <w:t>t</w:t>
            </w:r>
            <w:r w:rsidRPr="00EB5E26">
              <w:rPr>
                <w:rFonts w:ascii="Roboto Condensed" w:hAnsi="Roboto Condensed" w:cs="Calibri"/>
                <w:b/>
                <w:spacing w:val="-2"/>
                <w:position w:val="1"/>
              </w:rPr>
              <w:t>i</w:t>
            </w:r>
            <w:r w:rsidRPr="00EB5E26">
              <w:rPr>
                <w:rFonts w:ascii="Roboto Condensed" w:hAnsi="Roboto Condensed" w:cs="Calibri"/>
                <w:b/>
                <w:position w:val="1"/>
              </w:rPr>
              <w:t>el</w:t>
            </w:r>
            <w:r w:rsidRPr="00EB5E26">
              <w:rPr>
                <w:rFonts w:ascii="Roboto Condensed" w:hAnsi="Roboto Condensed" w:cs="Calibri"/>
                <w:b/>
                <w:spacing w:val="1"/>
                <w:position w:val="1"/>
              </w:rPr>
              <w:t xml:space="preserve"> </w:t>
            </w:r>
            <w:r w:rsidRPr="00EB5E26">
              <w:rPr>
                <w:rFonts w:ascii="Roboto Condensed" w:hAnsi="Roboto Condensed" w:cs="Calibri"/>
                <w:b/>
                <w:position w:val="1"/>
              </w:rPr>
              <w:t>:</w:t>
            </w:r>
            <w:r w:rsidRPr="00EB5E26">
              <w:rPr>
                <w:rFonts w:ascii="Roboto Condensed" w:hAnsi="Roboto Condensed" w:cs="Calibri"/>
                <w:b/>
                <w:spacing w:val="-1"/>
                <w:position w:val="1"/>
              </w:rPr>
              <w:t xml:space="preserve"> 28h TD</w:t>
            </w:r>
          </w:p>
        </w:tc>
        <w:tc>
          <w:tcPr>
            <w:tcW w:w="2782" w:type="dxa"/>
            <w:shd w:val="clear" w:color="auto" w:fill="F1E5F7"/>
            <w:vAlign w:val="center"/>
          </w:tcPr>
          <w:p w14:paraId="23E514E3" w14:textId="77777777" w:rsidR="0023481F" w:rsidRPr="00142415" w:rsidRDefault="0023481F" w:rsidP="00730EA4">
            <w:pPr>
              <w:autoSpaceDE w:val="0"/>
              <w:autoSpaceDN w:val="0"/>
              <w:adjustRightInd w:val="0"/>
              <w:spacing w:after="0" w:line="264" w:lineRule="exact"/>
              <w:ind w:left="97" w:right="-20"/>
              <w:rPr>
                <w:rFonts w:ascii="Roboto Condensed" w:hAnsi="Roboto Condensed" w:cs="Times New Roman"/>
                <w:sz w:val="24"/>
                <w:szCs w:val="24"/>
              </w:rPr>
            </w:pPr>
            <w:r w:rsidRPr="00142415">
              <w:rPr>
                <w:rFonts w:ascii="Roboto Condensed" w:hAnsi="Roboto Condensed" w:cs="Calibri"/>
                <w:position w:val="1"/>
              </w:rPr>
              <w:t>Tra</w:t>
            </w:r>
            <w:r w:rsidRPr="00142415">
              <w:rPr>
                <w:rFonts w:ascii="Roboto Condensed" w:hAnsi="Roboto Condensed" w:cs="Calibri"/>
                <w:spacing w:val="1"/>
                <w:position w:val="1"/>
              </w:rPr>
              <w:t>v</w:t>
            </w:r>
            <w:r w:rsidRPr="00142415">
              <w:rPr>
                <w:rFonts w:ascii="Roboto Condensed" w:hAnsi="Roboto Condensed" w:cs="Calibri"/>
                <w:position w:val="1"/>
              </w:rPr>
              <w:t xml:space="preserve">ail </w:t>
            </w:r>
            <w:r w:rsidRPr="00142415">
              <w:rPr>
                <w:rFonts w:ascii="Roboto Condensed" w:hAnsi="Roboto Condensed" w:cs="Calibri"/>
                <w:spacing w:val="-3"/>
                <w:position w:val="1"/>
              </w:rPr>
              <w:t>p</w:t>
            </w:r>
            <w:r w:rsidRPr="00142415">
              <w:rPr>
                <w:rFonts w:ascii="Roboto Condensed" w:hAnsi="Roboto Condensed" w:cs="Calibri"/>
                <w:position w:val="1"/>
              </w:rPr>
              <w:t>ers</w:t>
            </w:r>
            <w:r w:rsidRPr="00142415">
              <w:rPr>
                <w:rFonts w:ascii="Roboto Condensed" w:hAnsi="Roboto Condensed" w:cs="Calibri"/>
                <w:spacing w:val="1"/>
                <w:position w:val="1"/>
              </w:rPr>
              <w:t>o</w:t>
            </w:r>
            <w:r w:rsidRPr="00142415">
              <w:rPr>
                <w:rFonts w:ascii="Roboto Condensed" w:hAnsi="Roboto Condensed" w:cs="Calibri"/>
                <w:spacing w:val="-1"/>
                <w:position w:val="1"/>
              </w:rPr>
              <w:t>nn</w:t>
            </w:r>
            <w:r w:rsidRPr="00142415">
              <w:rPr>
                <w:rFonts w:ascii="Roboto Condensed" w:hAnsi="Roboto Condensed" w:cs="Calibri"/>
                <w:position w:val="1"/>
              </w:rPr>
              <w:t>el</w:t>
            </w:r>
            <w:r w:rsidRPr="00142415">
              <w:rPr>
                <w:rFonts w:ascii="Roboto Condensed" w:hAnsi="Roboto Condensed" w:cs="Calibri"/>
                <w:spacing w:val="-1"/>
                <w:position w:val="1"/>
              </w:rPr>
              <w:t xml:space="preserve"> </w:t>
            </w:r>
            <w:r w:rsidRPr="00142415">
              <w:rPr>
                <w:rFonts w:ascii="Roboto Condensed" w:hAnsi="Roboto Condensed" w:cs="Calibri"/>
                <w:position w:val="1"/>
              </w:rPr>
              <w:t>:</w:t>
            </w:r>
            <w:r w:rsidRPr="00142415">
              <w:rPr>
                <w:rFonts w:ascii="Roboto Condensed" w:hAnsi="Roboto Condensed" w:cs="Calibri"/>
                <w:spacing w:val="-1"/>
                <w:position w:val="1"/>
              </w:rPr>
              <w:t xml:space="preserve"> </w:t>
            </w:r>
            <w:r w:rsidRPr="00142415">
              <w:rPr>
                <w:rFonts w:ascii="Roboto Condensed" w:hAnsi="Roboto Condensed" w:cs="Calibri"/>
                <w:spacing w:val="-2"/>
                <w:position w:val="1"/>
              </w:rPr>
              <w:t>1</w:t>
            </w:r>
            <w:r w:rsidRPr="00142415">
              <w:rPr>
                <w:rFonts w:ascii="Roboto Condensed" w:hAnsi="Roboto Condensed" w:cs="Calibri"/>
                <w:spacing w:val="1"/>
                <w:position w:val="1"/>
              </w:rPr>
              <w:t>0</w:t>
            </w:r>
            <w:r w:rsidRPr="00142415">
              <w:rPr>
                <w:rFonts w:ascii="Roboto Condensed" w:hAnsi="Roboto Condensed" w:cs="Calibri"/>
                <w:position w:val="1"/>
              </w:rPr>
              <w:t>h</w:t>
            </w:r>
          </w:p>
        </w:tc>
        <w:tc>
          <w:tcPr>
            <w:tcW w:w="2268" w:type="dxa"/>
            <w:shd w:val="clear" w:color="auto" w:fill="F1E5F7"/>
            <w:vAlign w:val="center"/>
          </w:tcPr>
          <w:p w14:paraId="29D685F8" w14:textId="198B514E" w:rsidR="0023481F" w:rsidRPr="00142415" w:rsidRDefault="0023481F" w:rsidP="0023481F">
            <w:pPr>
              <w:autoSpaceDE w:val="0"/>
              <w:autoSpaceDN w:val="0"/>
              <w:adjustRightInd w:val="0"/>
              <w:spacing w:after="0" w:line="240" w:lineRule="auto"/>
              <w:ind w:left="10"/>
              <w:rPr>
                <w:rFonts w:ascii="Roboto Condensed" w:hAnsi="Roboto Condensed" w:cs="Times New Roman"/>
                <w:sz w:val="24"/>
                <w:szCs w:val="24"/>
              </w:rPr>
            </w:pPr>
            <w:r w:rsidRPr="00142415">
              <w:rPr>
                <w:rFonts w:ascii="Roboto Condensed" w:hAnsi="Roboto Condensed" w:cs="Calibri"/>
                <w:position w:val="1"/>
              </w:rPr>
              <w:t>ECTS</w:t>
            </w:r>
            <w:r w:rsidRPr="00142415">
              <w:rPr>
                <w:rFonts w:ascii="Roboto Condensed" w:hAnsi="Roboto Condensed" w:cs="Calibri"/>
                <w:spacing w:val="1"/>
                <w:position w:val="1"/>
              </w:rPr>
              <w:t xml:space="preserve"> </w:t>
            </w:r>
            <w:r w:rsidRPr="00142415">
              <w:rPr>
                <w:rFonts w:ascii="Roboto Condensed" w:hAnsi="Roboto Condensed" w:cs="Calibri"/>
                <w:position w:val="1"/>
              </w:rPr>
              <w:t>:</w:t>
            </w:r>
            <w:r w:rsidRPr="00142415">
              <w:rPr>
                <w:rFonts w:ascii="Roboto Condensed" w:hAnsi="Roboto Condensed" w:cs="Calibri"/>
                <w:spacing w:val="-1"/>
                <w:position w:val="1"/>
              </w:rPr>
              <w:t xml:space="preserve"> </w:t>
            </w:r>
            <w:r w:rsidRPr="00142415">
              <w:rPr>
                <w:rFonts w:ascii="Roboto Condensed" w:hAnsi="Roboto Condensed" w:cs="Calibri"/>
                <w:position w:val="1"/>
              </w:rPr>
              <w:t>2</w:t>
            </w:r>
          </w:p>
        </w:tc>
      </w:tr>
      <w:tr w:rsidR="00C56028" w:rsidRPr="00142415" w14:paraId="6C9FEC98" w14:textId="77777777" w:rsidTr="00C56028">
        <w:trPr>
          <w:trHeight w:hRule="exact" w:val="913"/>
        </w:trPr>
        <w:tc>
          <w:tcPr>
            <w:tcW w:w="3894" w:type="dxa"/>
            <w:gridSpan w:val="4"/>
            <w:shd w:val="clear" w:color="auto" w:fill="282D46"/>
            <w:vAlign w:val="center"/>
          </w:tcPr>
          <w:p w14:paraId="7D2BEAF6" w14:textId="01C665D1" w:rsidR="00C56028" w:rsidRPr="008B4412" w:rsidRDefault="00C56028" w:rsidP="003402AC">
            <w:pPr>
              <w:autoSpaceDE w:val="0"/>
              <w:autoSpaceDN w:val="0"/>
              <w:adjustRightInd w:val="0"/>
              <w:spacing w:after="0" w:line="240" w:lineRule="auto"/>
              <w:ind w:left="149" w:hanging="7"/>
              <w:rPr>
                <w:rFonts w:ascii="Ando Bold" w:hAnsi="Ando Bold" w:cs="Times New Roman"/>
                <w:sz w:val="28"/>
                <w:szCs w:val="24"/>
              </w:rPr>
            </w:pPr>
            <w:r w:rsidRPr="004368A2">
              <w:rPr>
                <w:rFonts w:ascii="Roboto Condensed" w:hAnsi="Roboto Condensed" w:cs="Calibri"/>
                <w:b/>
                <w:bCs/>
                <w:color w:val="FFFFFF" w:themeColor="background1"/>
              </w:rPr>
              <w:t>Resp</w:t>
            </w:r>
            <w:r w:rsidRPr="004368A2">
              <w:rPr>
                <w:rFonts w:ascii="Roboto Condensed" w:hAnsi="Roboto Condensed" w:cs="Calibri"/>
                <w:b/>
                <w:bCs/>
                <w:color w:val="FFFFFF" w:themeColor="background1"/>
                <w:spacing w:val="-1"/>
              </w:rPr>
              <w:t>on</w:t>
            </w:r>
            <w:r w:rsidRPr="004368A2">
              <w:rPr>
                <w:rFonts w:ascii="Roboto Condensed" w:hAnsi="Roboto Condensed" w:cs="Calibri"/>
                <w:b/>
                <w:bCs/>
                <w:color w:val="FFFFFF" w:themeColor="background1"/>
              </w:rPr>
              <w:t>s</w:t>
            </w:r>
            <w:r w:rsidRPr="004368A2">
              <w:rPr>
                <w:rFonts w:ascii="Roboto Condensed" w:hAnsi="Roboto Condensed" w:cs="Calibri"/>
                <w:b/>
                <w:bCs/>
                <w:color w:val="FFFFFF" w:themeColor="background1"/>
                <w:spacing w:val="-1"/>
              </w:rPr>
              <w:t>ab</w:t>
            </w:r>
            <w:r w:rsidRPr="004368A2">
              <w:rPr>
                <w:rFonts w:ascii="Roboto Condensed" w:hAnsi="Roboto Condensed" w:cs="Calibri"/>
                <w:b/>
                <w:bCs/>
                <w:color w:val="FFFFFF" w:themeColor="background1"/>
                <w:spacing w:val="1"/>
              </w:rPr>
              <w:t>l</w:t>
            </w:r>
            <w:r w:rsidRPr="004368A2">
              <w:rPr>
                <w:rFonts w:ascii="Roboto Condensed" w:hAnsi="Roboto Condensed" w:cs="Calibri"/>
                <w:b/>
                <w:bCs/>
                <w:color w:val="FFFFFF" w:themeColor="background1"/>
              </w:rPr>
              <w:t>e :</w:t>
            </w:r>
            <w:r w:rsidRPr="004368A2">
              <w:rPr>
                <w:rFonts w:ascii="Roboto Condensed" w:hAnsi="Roboto Condensed" w:cs="Calibri"/>
                <w:b/>
                <w:bCs/>
                <w:color w:val="FFFFFF" w:themeColor="background1"/>
                <w:spacing w:val="-1"/>
              </w:rPr>
              <w:t xml:space="preserve"> </w:t>
            </w:r>
            <w:r w:rsidRPr="004368A2">
              <w:rPr>
                <w:rFonts w:ascii="Roboto Condensed" w:hAnsi="Roboto Condensed" w:cs="Calibri"/>
                <w:b/>
                <w:bCs/>
                <w:color w:val="FFFFFF" w:themeColor="background1"/>
              </w:rPr>
              <w:t>M.</w:t>
            </w:r>
            <w:r w:rsidRPr="004368A2">
              <w:rPr>
                <w:rFonts w:ascii="Roboto Condensed" w:hAnsi="Roboto Condensed" w:cs="Calibri"/>
                <w:b/>
                <w:bCs/>
                <w:color w:val="FFFFFF" w:themeColor="background1"/>
                <w:spacing w:val="-1"/>
              </w:rPr>
              <w:t xml:space="preserve"> </w:t>
            </w:r>
            <w:r w:rsidRPr="004368A2">
              <w:rPr>
                <w:rFonts w:ascii="Roboto Condensed" w:hAnsi="Roboto Condensed" w:cs="Calibri"/>
                <w:b/>
                <w:bCs/>
                <w:color w:val="FFFFFF" w:themeColor="background1"/>
                <w:spacing w:val="1"/>
              </w:rPr>
              <w:t>Camargo</w:t>
            </w:r>
          </w:p>
        </w:tc>
        <w:tc>
          <w:tcPr>
            <w:tcW w:w="5050" w:type="dxa"/>
            <w:gridSpan w:val="2"/>
            <w:shd w:val="clear" w:color="auto" w:fill="F1E5F7"/>
            <w:vAlign w:val="center"/>
          </w:tcPr>
          <w:p w14:paraId="2C44F60C" w14:textId="73F4C280" w:rsidR="00C56028" w:rsidRPr="00EB5E26" w:rsidRDefault="00C56028" w:rsidP="00730EA4">
            <w:pPr>
              <w:autoSpaceDE w:val="0"/>
              <w:autoSpaceDN w:val="0"/>
              <w:adjustRightInd w:val="0"/>
              <w:spacing w:after="0" w:line="240" w:lineRule="auto"/>
              <w:rPr>
                <w:rFonts w:ascii="Roboto Condensed" w:hAnsi="Roboto Condensed" w:cs="Times New Roman"/>
                <w:b/>
                <w:sz w:val="24"/>
                <w:szCs w:val="24"/>
              </w:rPr>
            </w:pPr>
            <w:r w:rsidRPr="00EB5E26">
              <w:rPr>
                <w:rFonts w:ascii="Roboto Condensed" w:hAnsi="Roboto Condensed" w:cs="Calibri"/>
                <w:b/>
              </w:rPr>
              <w:t>I</w:t>
            </w:r>
            <w:r w:rsidRPr="00EB5E26">
              <w:rPr>
                <w:rFonts w:ascii="Roboto Condensed" w:hAnsi="Roboto Condensed" w:cs="Calibri"/>
                <w:b/>
                <w:spacing w:val="-1"/>
              </w:rPr>
              <w:t>n</w:t>
            </w:r>
            <w:r w:rsidRPr="00EB5E26">
              <w:rPr>
                <w:rFonts w:ascii="Roboto Condensed" w:hAnsi="Roboto Condensed" w:cs="Calibri"/>
                <w:b/>
              </w:rPr>
              <w:t>t</w:t>
            </w:r>
            <w:r w:rsidRPr="00EB5E26">
              <w:rPr>
                <w:rFonts w:ascii="Roboto Condensed" w:hAnsi="Roboto Condensed" w:cs="Calibri"/>
                <w:b/>
                <w:spacing w:val="1"/>
              </w:rPr>
              <w:t>e</w:t>
            </w:r>
            <w:r w:rsidRPr="00EB5E26">
              <w:rPr>
                <w:rFonts w:ascii="Roboto Condensed" w:hAnsi="Roboto Condensed" w:cs="Calibri"/>
                <w:b/>
              </w:rPr>
              <w:t>r</w:t>
            </w:r>
            <w:r w:rsidRPr="00EB5E26">
              <w:rPr>
                <w:rFonts w:ascii="Roboto Condensed" w:hAnsi="Roboto Condensed" w:cs="Calibri"/>
                <w:b/>
                <w:spacing w:val="1"/>
              </w:rPr>
              <w:t>v</w:t>
            </w:r>
            <w:r w:rsidRPr="00EB5E26">
              <w:rPr>
                <w:rFonts w:ascii="Roboto Condensed" w:hAnsi="Roboto Condensed" w:cs="Calibri"/>
                <w:b/>
              </w:rPr>
              <w:t>ena</w:t>
            </w:r>
            <w:r w:rsidRPr="00EB5E26">
              <w:rPr>
                <w:rFonts w:ascii="Roboto Condensed" w:hAnsi="Roboto Condensed" w:cs="Calibri"/>
                <w:b/>
                <w:spacing w:val="-1"/>
              </w:rPr>
              <w:t>n</w:t>
            </w:r>
            <w:r w:rsidRPr="00EB5E26">
              <w:rPr>
                <w:rFonts w:ascii="Roboto Condensed" w:hAnsi="Roboto Condensed" w:cs="Calibri"/>
                <w:b/>
                <w:spacing w:val="-2"/>
              </w:rPr>
              <w:t>t</w:t>
            </w:r>
            <w:r w:rsidRPr="00EB5E26">
              <w:rPr>
                <w:rFonts w:ascii="Roboto Condensed" w:hAnsi="Roboto Condensed" w:cs="Calibri"/>
                <w:b/>
              </w:rPr>
              <w:t>s</w:t>
            </w:r>
            <w:r w:rsidRPr="00EB5E26">
              <w:rPr>
                <w:rFonts w:ascii="Roboto Condensed" w:hAnsi="Roboto Condensed" w:cs="Calibri"/>
                <w:b/>
                <w:spacing w:val="2"/>
              </w:rPr>
              <w:t xml:space="preserve"> </w:t>
            </w:r>
            <w:r w:rsidRPr="00EB5E26">
              <w:rPr>
                <w:rFonts w:ascii="Roboto Condensed" w:hAnsi="Roboto Condensed" w:cs="Calibri"/>
                <w:b/>
              </w:rPr>
              <w:t>:</w:t>
            </w:r>
            <w:r w:rsidRPr="00EB5E26">
              <w:rPr>
                <w:rFonts w:ascii="Roboto Condensed" w:hAnsi="Roboto Condensed" w:cs="Calibri"/>
                <w:b/>
                <w:spacing w:val="-1"/>
              </w:rPr>
              <w:t xml:space="preserve"> </w:t>
            </w:r>
            <w:r w:rsidRPr="00EB5E26">
              <w:rPr>
                <w:rFonts w:ascii="Roboto Condensed" w:hAnsi="Roboto Condensed" w:cs="Calibri"/>
                <w:b/>
                <w:spacing w:val="1"/>
              </w:rPr>
              <w:t>M</w:t>
            </w:r>
            <w:r w:rsidRPr="00EB5E26">
              <w:rPr>
                <w:rFonts w:ascii="Roboto Condensed" w:hAnsi="Roboto Condensed" w:cs="Calibri"/>
                <w:b/>
              </w:rPr>
              <w:t>.</w:t>
            </w:r>
            <w:r w:rsidRPr="00EB5E26">
              <w:rPr>
                <w:rFonts w:ascii="Roboto Condensed" w:hAnsi="Roboto Condensed" w:cs="Calibri"/>
                <w:b/>
                <w:spacing w:val="-2"/>
              </w:rPr>
              <w:t xml:space="preserve"> </w:t>
            </w:r>
            <w:r w:rsidRPr="00EB5E26">
              <w:rPr>
                <w:rFonts w:ascii="Roboto Condensed" w:hAnsi="Roboto Condensed" w:cs="Calibri"/>
                <w:b/>
              </w:rPr>
              <w:t>Ca</w:t>
            </w:r>
            <w:r w:rsidRPr="00EB5E26">
              <w:rPr>
                <w:rFonts w:ascii="Roboto Condensed" w:hAnsi="Roboto Condensed" w:cs="Calibri"/>
                <w:b/>
                <w:spacing w:val="1"/>
              </w:rPr>
              <w:t>m</w:t>
            </w:r>
            <w:r w:rsidRPr="00EB5E26">
              <w:rPr>
                <w:rFonts w:ascii="Roboto Condensed" w:hAnsi="Roboto Condensed" w:cs="Calibri"/>
                <w:b/>
                <w:spacing w:val="-3"/>
              </w:rPr>
              <w:t>a</w:t>
            </w:r>
            <w:r w:rsidRPr="00EB5E26">
              <w:rPr>
                <w:rFonts w:ascii="Roboto Condensed" w:hAnsi="Roboto Condensed" w:cs="Calibri"/>
                <w:b/>
              </w:rPr>
              <w:t>r</w:t>
            </w:r>
            <w:r w:rsidRPr="00EB5E26">
              <w:rPr>
                <w:rFonts w:ascii="Roboto Condensed" w:hAnsi="Roboto Condensed" w:cs="Calibri"/>
                <w:b/>
                <w:spacing w:val="-1"/>
              </w:rPr>
              <w:t>g</w:t>
            </w:r>
            <w:r w:rsidRPr="00EB5E26">
              <w:rPr>
                <w:rFonts w:ascii="Roboto Condensed" w:hAnsi="Roboto Condensed" w:cs="Calibri"/>
                <w:b/>
              </w:rPr>
              <w:t>o –</w:t>
            </w:r>
            <w:r w:rsidRPr="00EB5E26">
              <w:rPr>
                <w:rFonts w:ascii="Roboto Condensed" w:hAnsi="Roboto Condensed" w:cs="Calibri"/>
                <w:b/>
                <w:spacing w:val="1"/>
              </w:rPr>
              <w:t xml:space="preserve"> F. Osorio</w:t>
            </w:r>
            <w:r w:rsidRPr="00EB5E26">
              <w:rPr>
                <w:rFonts w:ascii="Roboto Condensed" w:hAnsi="Roboto Condensed" w:cs="Calibri"/>
                <w:b/>
              </w:rPr>
              <w:t xml:space="preserve"> – J. </w:t>
            </w:r>
            <w:proofErr w:type="spellStart"/>
            <w:r w:rsidRPr="00EB5E26">
              <w:rPr>
                <w:rFonts w:ascii="Roboto Condensed" w:hAnsi="Roboto Condensed" w:cs="Calibri"/>
                <w:b/>
              </w:rPr>
              <w:t>Nowaczyk</w:t>
            </w:r>
            <w:proofErr w:type="spellEnd"/>
            <w:r w:rsidRPr="00EB5E26">
              <w:rPr>
                <w:rFonts w:ascii="Roboto Condensed" w:hAnsi="Roboto Condensed" w:cs="Calibri"/>
                <w:b/>
              </w:rPr>
              <w:t xml:space="preserve"> (« Onvabosser.fr »)</w:t>
            </w:r>
          </w:p>
        </w:tc>
      </w:tr>
      <w:tr w:rsidR="00730EA4" w:rsidRPr="00142415" w14:paraId="65B96E56" w14:textId="77777777" w:rsidTr="00C56028">
        <w:trPr>
          <w:trHeight w:hRule="exact" w:val="2914"/>
        </w:trPr>
        <w:tc>
          <w:tcPr>
            <w:tcW w:w="2459" w:type="dxa"/>
            <w:gridSpan w:val="3"/>
            <w:shd w:val="clear" w:color="auto" w:fill="282D46"/>
            <w:vAlign w:val="center"/>
          </w:tcPr>
          <w:p w14:paraId="4E4472F0" w14:textId="77777777" w:rsidR="00730EA4" w:rsidRPr="004368A2" w:rsidRDefault="00730EA4" w:rsidP="00730EA4">
            <w:pPr>
              <w:autoSpaceDE w:val="0"/>
              <w:autoSpaceDN w:val="0"/>
              <w:adjustRightInd w:val="0"/>
              <w:spacing w:after="0" w:line="264" w:lineRule="exact"/>
              <w:ind w:left="97" w:right="-20"/>
              <w:rPr>
                <w:rFonts w:ascii="Roboto Condensed" w:hAnsi="Roboto Condensed" w:cs="Times New Roman"/>
                <w:b/>
                <w:color w:val="FFFFFF" w:themeColor="background1"/>
                <w:szCs w:val="24"/>
              </w:rPr>
            </w:pPr>
            <w:r w:rsidRPr="004368A2">
              <w:rPr>
                <w:rFonts w:ascii="Roboto Condensed" w:hAnsi="Roboto Condensed" w:cs="Calibri"/>
                <w:b/>
                <w:bCs/>
                <w:color w:val="FFFFFF" w:themeColor="background1"/>
                <w:position w:val="1"/>
              </w:rPr>
              <w:t>A</w:t>
            </w:r>
            <w:r w:rsidRPr="004368A2">
              <w:rPr>
                <w:rFonts w:ascii="Roboto Condensed" w:hAnsi="Roboto Condensed" w:cs="Calibri"/>
                <w:b/>
                <w:bCs/>
                <w:color w:val="FFFFFF" w:themeColor="background1"/>
                <w:spacing w:val="2"/>
                <w:position w:val="1"/>
              </w:rPr>
              <w:t>c</w:t>
            </w:r>
            <w:r w:rsidRPr="004368A2">
              <w:rPr>
                <w:rFonts w:ascii="Roboto Condensed" w:hAnsi="Roboto Condensed" w:cs="Calibri"/>
                <w:b/>
                <w:bCs/>
                <w:color w:val="FFFFFF" w:themeColor="background1"/>
                <w:spacing w:val="-1"/>
                <w:position w:val="1"/>
              </w:rPr>
              <w:t>qu</w:t>
            </w:r>
            <w:r w:rsidRPr="004368A2">
              <w:rPr>
                <w:rFonts w:ascii="Roboto Condensed" w:hAnsi="Roboto Condensed" w:cs="Calibri"/>
                <w:b/>
                <w:bCs/>
                <w:color w:val="FFFFFF" w:themeColor="background1"/>
                <w:spacing w:val="-2"/>
                <w:position w:val="1"/>
              </w:rPr>
              <w:t>i</w:t>
            </w:r>
            <w:r w:rsidRPr="004368A2">
              <w:rPr>
                <w:rFonts w:ascii="Roboto Condensed" w:hAnsi="Roboto Condensed" w:cs="Calibri"/>
                <w:b/>
                <w:bCs/>
                <w:color w:val="FFFFFF" w:themeColor="background1"/>
                <w:position w:val="1"/>
              </w:rPr>
              <w:t>s</w:t>
            </w:r>
            <w:r w:rsidRPr="004368A2">
              <w:rPr>
                <w:rFonts w:ascii="Roboto Condensed" w:hAnsi="Roboto Condensed" w:cs="Calibri"/>
                <w:b/>
                <w:bCs/>
                <w:color w:val="FFFFFF" w:themeColor="background1"/>
                <w:spacing w:val="1"/>
                <w:position w:val="1"/>
              </w:rPr>
              <w:t xml:space="preserve"> </w:t>
            </w:r>
            <w:r w:rsidRPr="004368A2">
              <w:rPr>
                <w:rFonts w:ascii="Roboto Condensed" w:hAnsi="Roboto Condensed" w:cs="Calibri"/>
                <w:b/>
                <w:bCs/>
                <w:color w:val="FFFFFF" w:themeColor="background1"/>
                <w:position w:val="1"/>
              </w:rPr>
              <w:t>d’</w:t>
            </w:r>
            <w:r w:rsidRPr="004368A2">
              <w:rPr>
                <w:rFonts w:ascii="Roboto Condensed" w:hAnsi="Roboto Condensed" w:cs="Calibri"/>
                <w:b/>
                <w:bCs/>
                <w:color w:val="FFFFFF" w:themeColor="background1"/>
                <w:spacing w:val="-1"/>
                <w:position w:val="1"/>
              </w:rPr>
              <w:t>app</w:t>
            </w:r>
            <w:r w:rsidRPr="004368A2">
              <w:rPr>
                <w:rFonts w:ascii="Roboto Condensed" w:hAnsi="Roboto Condensed" w:cs="Calibri"/>
                <w:b/>
                <w:bCs/>
                <w:color w:val="FFFFFF" w:themeColor="background1"/>
                <w:spacing w:val="1"/>
                <w:position w:val="1"/>
              </w:rPr>
              <w:t>r</w:t>
            </w:r>
            <w:r w:rsidRPr="004368A2">
              <w:rPr>
                <w:rFonts w:ascii="Roboto Condensed" w:hAnsi="Roboto Condensed" w:cs="Calibri"/>
                <w:b/>
                <w:bCs/>
                <w:color w:val="FFFFFF" w:themeColor="background1"/>
                <w:spacing w:val="-1"/>
                <w:position w:val="1"/>
              </w:rPr>
              <w:t>en</w:t>
            </w:r>
            <w:r w:rsidRPr="004368A2">
              <w:rPr>
                <w:rFonts w:ascii="Roboto Condensed" w:hAnsi="Roboto Condensed" w:cs="Calibri"/>
                <w:b/>
                <w:bCs/>
                <w:color w:val="FFFFFF" w:themeColor="background1"/>
                <w:position w:val="1"/>
              </w:rPr>
              <w:t>t</w:t>
            </w:r>
            <w:r w:rsidRPr="004368A2">
              <w:rPr>
                <w:rFonts w:ascii="Roboto Condensed" w:hAnsi="Roboto Condensed" w:cs="Calibri"/>
                <w:b/>
                <w:bCs/>
                <w:color w:val="FFFFFF" w:themeColor="background1"/>
                <w:spacing w:val="-1"/>
                <w:position w:val="1"/>
              </w:rPr>
              <w:t>i</w:t>
            </w:r>
            <w:r w:rsidRPr="004368A2">
              <w:rPr>
                <w:rFonts w:ascii="Roboto Condensed" w:hAnsi="Roboto Condensed" w:cs="Calibri"/>
                <w:b/>
                <w:bCs/>
                <w:color w:val="FFFFFF" w:themeColor="background1"/>
                <w:position w:val="1"/>
              </w:rPr>
              <w:t>ss</w:t>
            </w:r>
            <w:r w:rsidRPr="004368A2">
              <w:rPr>
                <w:rFonts w:ascii="Roboto Condensed" w:hAnsi="Roboto Condensed" w:cs="Calibri"/>
                <w:b/>
                <w:bCs/>
                <w:color w:val="FFFFFF" w:themeColor="background1"/>
                <w:spacing w:val="-1"/>
                <w:position w:val="1"/>
              </w:rPr>
              <w:t>a</w:t>
            </w:r>
            <w:r w:rsidRPr="004368A2">
              <w:rPr>
                <w:rFonts w:ascii="Roboto Condensed" w:hAnsi="Roboto Condensed" w:cs="Calibri"/>
                <w:b/>
                <w:bCs/>
                <w:color w:val="FFFFFF" w:themeColor="background1"/>
                <w:spacing w:val="1"/>
                <w:position w:val="1"/>
              </w:rPr>
              <w:t>g</w:t>
            </w:r>
            <w:r w:rsidRPr="004368A2">
              <w:rPr>
                <w:rFonts w:ascii="Roboto Condensed" w:hAnsi="Roboto Condensed" w:cs="Calibri"/>
                <w:b/>
                <w:bCs/>
                <w:color w:val="FFFFFF" w:themeColor="background1"/>
                <w:position w:val="1"/>
              </w:rPr>
              <w:t xml:space="preserve">e </w:t>
            </w:r>
            <w:r w:rsidRPr="004368A2">
              <w:rPr>
                <w:rFonts w:ascii="Roboto Condensed" w:hAnsi="Roboto Condensed" w:cs="Calibri"/>
                <w:b/>
                <w:bCs/>
                <w:color w:val="FFFFFF" w:themeColor="background1"/>
                <w:spacing w:val="1"/>
              </w:rPr>
              <w:t>v</w:t>
            </w:r>
            <w:r w:rsidRPr="004368A2">
              <w:rPr>
                <w:rFonts w:ascii="Roboto Condensed" w:hAnsi="Roboto Condensed" w:cs="Calibri"/>
                <w:b/>
                <w:bCs/>
                <w:color w:val="FFFFFF" w:themeColor="background1"/>
                <w:spacing w:val="-1"/>
              </w:rPr>
              <w:t>i</w:t>
            </w:r>
            <w:r w:rsidRPr="004368A2">
              <w:rPr>
                <w:rFonts w:ascii="Roboto Condensed" w:hAnsi="Roboto Condensed" w:cs="Calibri"/>
                <w:b/>
                <w:bCs/>
                <w:color w:val="FFFFFF" w:themeColor="background1"/>
              </w:rPr>
              <w:t>s</w:t>
            </w:r>
            <w:r w:rsidRPr="004368A2">
              <w:rPr>
                <w:rFonts w:ascii="Roboto Condensed" w:hAnsi="Roboto Condensed" w:cs="Calibri"/>
                <w:b/>
                <w:bCs/>
                <w:color w:val="FFFFFF" w:themeColor="background1"/>
                <w:spacing w:val="-1"/>
              </w:rPr>
              <w:t>é</w:t>
            </w:r>
            <w:r w:rsidRPr="004368A2">
              <w:rPr>
                <w:rFonts w:ascii="Roboto Condensed" w:hAnsi="Roboto Condensed" w:cs="Calibri"/>
                <w:b/>
                <w:bCs/>
                <w:color w:val="FFFFFF" w:themeColor="background1"/>
              </w:rPr>
              <w:t>s</w:t>
            </w:r>
          </w:p>
        </w:tc>
        <w:tc>
          <w:tcPr>
            <w:tcW w:w="6485" w:type="dxa"/>
            <w:gridSpan w:val="3"/>
            <w:shd w:val="clear" w:color="auto" w:fill="F1E5F7"/>
            <w:vAlign w:val="center"/>
          </w:tcPr>
          <w:p w14:paraId="32FA346F" w14:textId="77777777" w:rsidR="00730EA4" w:rsidRPr="008D7003" w:rsidRDefault="00730EA4" w:rsidP="008D7003">
            <w:pPr>
              <w:autoSpaceDE w:val="0"/>
              <w:autoSpaceDN w:val="0"/>
              <w:adjustRightInd w:val="0"/>
              <w:spacing w:after="0" w:line="264" w:lineRule="exact"/>
              <w:ind w:left="102" w:right="113"/>
              <w:rPr>
                <w:rFonts w:ascii="Roboto Condensed" w:hAnsi="Roboto Condensed" w:cs="Calibri"/>
                <w:sz w:val="20"/>
                <w:szCs w:val="20"/>
              </w:rPr>
            </w:pPr>
            <w:r w:rsidRPr="008D7003">
              <w:rPr>
                <w:rFonts w:ascii="Roboto Condensed" w:hAnsi="Roboto Condensed" w:cs="Calibri"/>
                <w:position w:val="1"/>
                <w:sz w:val="20"/>
                <w:szCs w:val="20"/>
              </w:rPr>
              <w:t>-I</w:t>
            </w:r>
            <w:r w:rsidRPr="008D7003">
              <w:rPr>
                <w:rFonts w:ascii="Roboto Condensed" w:hAnsi="Roboto Condensed" w:cs="Calibri"/>
                <w:spacing w:val="-1"/>
                <w:position w:val="1"/>
                <w:sz w:val="20"/>
                <w:szCs w:val="20"/>
              </w:rPr>
              <w:t>d</w:t>
            </w:r>
            <w:r w:rsidRPr="008D7003">
              <w:rPr>
                <w:rFonts w:ascii="Roboto Condensed" w:hAnsi="Roboto Condensed" w:cs="Calibri"/>
                <w:position w:val="1"/>
                <w:sz w:val="20"/>
                <w:szCs w:val="20"/>
              </w:rPr>
              <w:t>entif</w:t>
            </w:r>
            <w:r w:rsidRPr="008D7003">
              <w:rPr>
                <w:rFonts w:ascii="Roboto Condensed" w:hAnsi="Roboto Condensed" w:cs="Calibri"/>
                <w:spacing w:val="-1"/>
                <w:position w:val="1"/>
                <w:sz w:val="20"/>
                <w:szCs w:val="20"/>
              </w:rPr>
              <w:t>i</w:t>
            </w:r>
            <w:r w:rsidRPr="008D7003">
              <w:rPr>
                <w:rFonts w:ascii="Roboto Condensed" w:hAnsi="Roboto Condensed" w:cs="Calibri"/>
                <w:position w:val="1"/>
                <w:sz w:val="20"/>
                <w:szCs w:val="20"/>
              </w:rPr>
              <w:t>er</w:t>
            </w:r>
            <w:r w:rsidRPr="008D7003">
              <w:rPr>
                <w:rFonts w:ascii="Roboto Condensed" w:hAnsi="Roboto Condensed" w:cs="Calibri"/>
                <w:spacing w:val="37"/>
                <w:position w:val="1"/>
                <w:sz w:val="20"/>
                <w:szCs w:val="20"/>
              </w:rPr>
              <w:t xml:space="preserve"> </w:t>
            </w:r>
            <w:r w:rsidRPr="008D7003">
              <w:rPr>
                <w:rFonts w:ascii="Roboto Condensed" w:hAnsi="Roboto Condensed" w:cs="Calibri"/>
                <w:position w:val="1"/>
                <w:sz w:val="20"/>
                <w:szCs w:val="20"/>
              </w:rPr>
              <w:t>l’e</w:t>
            </w:r>
            <w:r w:rsidRPr="008D7003">
              <w:rPr>
                <w:rFonts w:ascii="Roboto Condensed" w:hAnsi="Roboto Condensed" w:cs="Calibri"/>
                <w:spacing w:val="-1"/>
                <w:position w:val="1"/>
                <w:sz w:val="20"/>
                <w:szCs w:val="20"/>
              </w:rPr>
              <w:t>n</w:t>
            </w:r>
            <w:r w:rsidRPr="008D7003">
              <w:rPr>
                <w:rFonts w:ascii="Roboto Condensed" w:hAnsi="Roboto Condensed" w:cs="Calibri"/>
                <w:position w:val="1"/>
                <w:sz w:val="20"/>
                <w:szCs w:val="20"/>
              </w:rPr>
              <w:t>s</w:t>
            </w:r>
            <w:r w:rsidRPr="008D7003">
              <w:rPr>
                <w:rFonts w:ascii="Roboto Condensed" w:hAnsi="Roboto Condensed" w:cs="Calibri"/>
                <w:spacing w:val="-2"/>
                <w:position w:val="1"/>
                <w:sz w:val="20"/>
                <w:szCs w:val="20"/>
              </w:rPr>
              <w:t>e</w:t>
            </w:r>
            <w:r w:rsidRPr="008D7003">
              <w:rPr>
                <w:rFonts w:ascii="Roboto Condensed" w:hAnsi="Roboto Condensed" w:cs="Calibri"/>
                <w:spacing w:val="1"/>
                <w:position w:val="1"/>
                <w:sz w:val="20"/>
                <w:szCs w:val="20"/>
              </w:rPr>
              <w:t>m</w:t>
            </w:r>
            <w:r w:rsidRPr="008D7003">
              <w:rPr>
                <w:rFonts w:ascii="Roboto Condensed" w:hAnsi="Roboto Condensed" w:cs="Calibri"/>
                <w:spacing w:val="-1"/>
                <w:position w:val="1"/>
                <w:sz w:val="20"/>
                <w:szCs w:val="20"/>
              </w:rPr>
              <w:t>b</w:t>
            </w:r>
            <w:r w:rsidRPr="008D7003">
              <w:rPr>
                <w:rFonts w:ascii="Roboto Condensed" w:hAnsi="Roboto Condensed" w:cs="Calibri"/>
                <w:position w:val="1"/>
                <w:sz w:val="20"/>
                <w:szCs w:val="20"/>
              </w:rPr>
              <w:t>le</w:t>
            </w:r>
            <w:r w:rsidRPr="008D7003">
              <w:rPr>
                <w:rFonts w:ascii="Roboto Condensed" w:hAnsi="Roboto Condensed" w:cs="Calibri"/>
                <w:spacing w:val="37"/>
                <w:position w:val="1"/>
                <w:sz w:val="20"/>
                <w:szCs w:val="20"/>
              </w:rPr>
              <w:t xml:space="preserve"> </w:t>
            </w:r>
            <w:r w:rsidRPr="008D7003">
              <w:rPr>
                <w:rFonts w:ascii="Roboto Condensed" w:hAnsi="Roboto Condensed" w:cs="Calibri"/>
                <w:spacing w:val="-1"/>
                <w:position w:val="1"/>
                <w:sz w:val="20"/>
                <w:szCs w:val="20"/>
              </w:rPr>
              <w:t>d</w:t>
            </w:r>
            <w:r w:rsidRPr="008D7003">
              <w:rPr>
                <w:rFonts w:ascii="Roboto Condensed" w:hAnsi="Roboto Condensed" w:cs="Calibri"/>
                <w:position w:val="1"/>
                <w:sz w:val="20"/>
                <w:szCs w:val="20"/>
              </w:rPr>
              <w:t>’i</w:t>
            </w:r>
            <w:r w:rsidRPr="008D7003">
              <w:rPr>
                <w:rFonts w:ascii="Roboto Condensed" w:hAnsi="Roboto Condensed" w:cs="Calibri"/>
                <w:spacing w:val="-1"/>
                <w:position w:val="1"/>
                <w:sz w:val="20"/>
                <w:szCs w:val="20"/>
              </w:rPr>
              <w:t>nd</w:t>
            </w:r>
            <w:r w:rsidRPr="008D7003">
              <w:rPr>
                <w:rFonts w:ascii="Roboto Condensed" w:hAnsi="Roboto Condensed" w:cs="Calibri"/>
                <w:position w:val="1"/>
                <w:sz w:val="20"/>
                <w:szCs w:val="20"/>
              </w:rPr>
              <w:t>icateurs</w:t>
            </w:r>
            <w:r w:rsidRPr="008D7003">
              <w:rPr>
                <w:rFonts w:ascii="Roboto Condensed" w:hAnsi="Roboto Condensed" w:cs="Calibri"/>
                <w:spacing w:val="36"/>
                <w:position w:val="1"/>
                <w:sz w:val="20"/>
                <w:szCs w:val="20"/>
              </w:rPr>
              <w:t xml:space="preserve"> </w:t>
            </w:r>
            <w:r w:rsidRPr="008D7003">
              <w:rPr>
                <w:rFonts w:ascii="Roboto Condensed" w:hAnsi="Roboto Condensed" w:cs="Calibri"/>
                <w:position w:val="1"/>
                <w:sz w:val="20"/>
                <w:szCs w:val="20"/>
              </w:rPr>
              <w:t>l</w:t>
            </w:r>
            <w:r w:rsidRPr="008D7003">
              <w:rPr>
                <w:rFonts w:ascii="Roboto Condensed" w:hAnsi="Roboto Condensed" w:cs="Calibri"/>
                <w:spacing w:val="1"/>
                <w:position w:val="1"/>
                <w:sz w:val="20"/>
                <w:szCs w:val="20"/>
              </w:rPr>
              <w:t>o</w:t>
            </w:r>
            <w:r w:rsidRPr="008D7003">
              <w:rPr>
                <w:rFonts w:ascii="Roboto Condensed" w:hAnsi="Roboto Condensed" w:cs="Calibri"/>
                <w:spacing w:val="-1"/>
                <w:position w:val="1"/>
                <w:sz w:val="20"/>
                <w:szCs w:val="20"/>
              </w:rPr>
              <w:t>g</w:t>
            </w:r>
            <w:r w:rsidRPr="008D7003">
              <w:rPr>
                <w:rFonts w:ascii="Roboto Condensed" w:hAnsi="Roboto Condensed" w:cs="Calibri"/>
                <w:position w:val="1"/>
                <w:sz w:val="20"/>
                <w:szCs w:val="20"/>
              </w:rPr>
              <w:t>i</w:t>
            </w:r>
            <w:r w:rsidRPr="008D7003">
              <w:rPr>
                <w:rFonts w:ascii="Roboto Condensed" w:hAnsi="Roboto Condensed" w:cs="Calibri"/>
                <w:spacing w:val="-3"/>
                <w:position w:val="1"/>
                <w:sz w:val="20"/>
                <w:szCs w:val="20"/>
              </w:rPr>
              <w:t>s</w:t>
            </w:r>
            <w:r w:rsidRPr="008D7003">
              <w:rPr>
                <w:rFonts w:ascii="Roboto Condensed" w:hAnsi="Roboto Condensed" w:cs="Calibri"/>
                <w:position w:val="1"/>
                <w:sz w:val="20"/>
                <w:szCs w:val="20"/>
              </w:rPr>
              <w:t>ti</w:t>
            </w:r>
            <w:r w:rsidRPr="008D7003">
              <w:rPr>
                <w:rFonts w:ascii="Roboto Condensed" w:hAnsi="Roboto Condensed" w:cs="Calibri"/>
                <w:spacing w:val="-1"/>
                <w:position w:val="1"/>
                <w:sz w:val="20"/>
                <w:szCs w:val="20"/>
              </w:rPr>
              <w:t>qu</w:t>
            </w:r>
            <w:r w:rsidRPr="008D7003">
              <w:rPr>
                <w:rFonts w:ascii="Roboto Condensed" w:hAnsi="Roboto Condensed" w:cs="Calibri"/>
                <w:position w:val="1"/>
                <w:sz w:val="20"/>
                <w:szCs w:val="20"/>
              </w:rPr>
              <w:t>es</w:t>
            </w:r>
            <w:r w:rsidRPr="008D7003">
              <w:rPr>
                <w:rFonts w:ascii="Roboto Condensed" w:hAnsi="Roboto Condensed" w:cs="Calibri"/>
                <w:spacing w:val="37"/>
                <w:position w:val="1"/>
                <w:sz w:val="20"/>
                <w:szCs w:val="20"/>
              </w:rPr>
              <w:t xml:space="preserve"> </w:t>
            </w:r>
            <w:r w:rsidRPr="008D7003">
              <w:rPr>
                <w:rFonts w:ascii="Roboto Condensed" w:hAnsi="Roboto Condensed" w:cs="Calibri"/>
                <w:spacing w:val="-1"/>
                <w:position w:val="1"/>
                <w:sz w:val="20"/>
                <w:szCs w:val="20"/>
              </w:rPr>
              <w:t>n</w:t>
            </w:r>
            <w:r w:rsidRPr="008D7003">
              <w:rPr>
                <w:rFonts w:ascii="Roboto Condensed" w:hAnsi="Roboto Condensed" w:cs="Calibri"/>
                <w:position w:val="1"/>
                <w:sz w:val="20"/>
                <w:szCs w:val="20"/>
              </w:rPr>
              <w:t>éc</w:t>
            </w:r>
            <w:r w:rsidRPr="008D7003">
              <w:rPr>
                <w:rFonts w:ascii="Roboto Condensed" w:hAnsi="Roboto Condensed" w:cs="Calibri"/>
                <w:spacing w:val="1"/>
                <w:position w:val="1"/>
                <w:sz w:val="20"/>
                <w:szCs w:val="20"/>
              </w:rPr>
              <w:t>e</w:t>
            </w:r>
            <w:r w:rsidRPr="008D7003">
              <w:rPr>
                <w:rFonts w:ascii="Roboto Condensed" w:hAnsi="Roboto Condensed" w:cs="Calibri"/>
                <w:spacing w:val="-2"/>
                <w:position w:val="1"/>
                <w:sz w:val="20"/>
                <w:szCs w:val="20"/>
              </w:rPr>
              <w:t>ss</w:t>
            </w:r>
            <w:r w:rsidRPr="008D7003">
              <w:rPr>
                <w:rFonts w:ascii="Roboto Condensed" w:hAnsi="Roboto Condensed" w:cs="Calibri"/>
                <w:position w:val="1"/>
                <w:sz w:val="20"/>
                <w:szCs w:val="20"/>
              </w:rPr>
              <w:t>ai</w:t>
            </w:r>
            <w:r w:rsidRPr="008D7003">
              <w:rPr>
                <w:rFonts w:ascii="Roboto Condensed" w:hAnsi="Roboto Condensed" w:cs="Calibri"/>
                <w:spacing w:val="-1"/>
                <w:position w:val="1"/>
                <w:sz w:val="20"/>
                <w:szCs w:val="20"/>
              </w:rPr>
              <w:t>r</w:t>
            </w:r>
            <w:r w:rsidRPr="008D7003">
              <w:rPr>
                <w:rFonts w:ascii="Roboto Condensed" w:hAnsi="Roboto Condensed" w:cs="Calibri"/>
                <w:position w:val="1"/>
                <w:sz w:val="20"/>
                <w:szCs w:val="20"/>
              </w:rPr>
              <w:t>es</w:t>
            </w:r>
            <w:r w:rsidRPr="008D7003">
              <w:rPr>
                <w:rFonts w:ascii="Roboto Condensed" w:hAnsi="Roboto Condensed" w:cs="Calibri"/>
                <w:spacing w:val="37"/>
                <w:position w:val="1"/>
                <w:sz w:val="20"/>
                <w:szCs w:val="20"/>
              </w:rPr>
              <w:t xml:space="preserve"> </w:t>
            </w:r>
            <w:r w:rsidRPr="008D7003">
              <w:rPr>
                <w:rFonts w:ascii="Roboto Condensed" w:hAnsi="Roboto Condensed" w:cs="Calibri"/>
                <w:spacing w:val="-1"/>
                <w:position w:val="1"/>
                <w:sz w:val="20"/>
                <w:szCs w:val="20"/>
              </w:rPr>
              <w:t>p</w:t>
            </w:r>
            <w:r w:rsidRPr="008D7003">
              <w:rPr>
                <w:rFonts w:ascii="Roboto Condensed" w:hAnsi="Roboto Condensed" w:cs="Calibri"/>
                <w:spacing w:val="1"/>
                <w:position w:val="1"/>
                <w:sz w:val="20"/>
                <w:szCs w:val="20"/>
              </w:rPr>
              <w:t>o</w:t>
            </w:r>
            <w:r w:rsidRPr="008D7003">
              <w:rPr>
                <w:rFonts w:ascii="Roboto Condensed" w:hAnsi="Roboto Condensed" w:cs="Calibri"/>
                <w:spacing w:val="-1"/>
                <w:position w:val="1"/>
                <w:sz w:val="20"/>
                <w:szCs w:val="20"/>
              </w:rPr>
              <w:t>u</w:t>
            </w:r>
            <w:r w:rsidRPr="008D7003">
              <w:rPr>
                <w:rFonts w:ascii="Roboto Condensed" w:hAnsi="Roboto Condensed" w:cs="Calibri"/>
                <w:position w:val="1"/>
                <w:sz w:val="20"/>
                <w:szCs w:val="20"/>
              </w:rPr>
              <w:t>r</w:t>
            </w:r>
            <w:r w:rsidRPr="008D7003">
              <w:rPr>
                <w:rFonts w:ascii="Roboto Condensed" w:hAnsi="Roboto Condensed" w:cs="Calibri"/>
                <w:spacing w:val="36"/>
                <w:position w:val="1"/>
                <w:sz w:val="20"/>
                <w:szCs w:val="20"/>
              </w:rPr>
              <w:t xml:space="preserve"> </w:t>
            </w:r>
            <w:r w:rsidRPr="008D7003">
              <w:rPr>
                <w:rFonts w:ascii="Roboto Condensed" w:hAnsi="Roboto Condensed" w:cs="Calibri"/>
                <w:spacing w:val="-1"/>
                <w:position w:val="1"/>
                <w:sz w:val="20"/>
                <w:szCs w:val="20"/>
              </w:rPr>
              <w:t>p</w:t>
            </w:r>
            <w:r w:rsidRPr="008D7003">
              <w:rPr>
                <w:rFonts w:ascii="Roboto Condensed" w:hAnsi="Roboto Condensed" w:cs="Calibri"/>
                <w:position w:val="1"/>
                <w:sz w:val="20"/>
                <w:szCs w:val="20"/>
              </w:rPr>
              <w:t>ren</w:t>
            </w:r>
            <w:r w:rsidRPr="008D7003">
              <w:rPr>
                <w:rFonts w:ascii="Roboto Condensed" w:hAnsi="Roboto Condensed" w:cs="Calibri"/>
                <w:spacing w:val="-1"/>
                <w:position w:val="1"/>
                <w:sz w:val="20"/>
                <w:szCs w:val="20"/>
              </w:rPr>
              <w:t>d</w:t>
            </w:r>
            <w:r w:rsidRPr="008D7003">
              <w:rPr>
                <w:rFonts w:ascii="Roboto Condensed" w:hAnsi="Roboto Condensed" w:cs="Calibri"/>
                <w:position w:val="1"/>
                <w:sz w:val="20"/>
                <w:szCs w:val="20"/>
              </w:rPr>
              <w:t>re</w:t>
            </w:r>
            <w:r w:rsidRPr="008D7003">
              <w:rPr>
                <w:rFonts w:ascii="Roboto Condensed" w:hAnsi="Roboto Condensed" w:cs="Calibri"/>
                <w:spacing w:val="37"/>
                <w:position w:val="1"/>
                <w:sz w:val="20"/>
                <w:szCs w:val="20"/>
              </w:rPr>
              <w:t xml:space="preserve"> </w:t>
            </w:r>
            <w:r w:rsidRPr="008D7003">
              <w:rPr>
                <w:rFonts w:ascii="Roboto Condensed" w:hAnsi="Roboto Condensed" w:cs="Calibri"/>
                <w:spacing w:val="-1"/>
                <w:position w:val="1"/>
                <w:sz w:val="20"/>
                <w:szCs w:val="20"/>
              </w:rPr>
              <w:t>d</w:t>
            </w:r>
            <w:r w:rsidRPr="008D7003">
              <w:rPr>
                <w:rFonts w:ascii="Roboto Condensed" w:hAnsi="Roboto Condensed" w:cs="Calibri"/>
                <w:position w:val="1"/>
                <w:sz w:val="20"/>
                <w:szCs w:val="20"/>
              </w:rPr>
              <w:t xml:space="preserve">es </w:t>
            </w:r>
            <w:r w:rsidRPr="008D7003">
              <w:rPr>
                <w:rFonts w:ascii="Roboto Condensed" w:hAnsi="Roboto Condensed" w:cs="Calibri"/>
                <w:spacing w:val="-1"/>
                <w:sz w:val="20"/>
                <w:szCs w:val="20"/>
              </w:rPr>
              <w:t>décisions</w:t>
            </w:r>
            <w:r w:rsidRPr="008D7003">
              <w:rPr>
                <w:rFonts w:ascii="Roboto Condensed" w:hAnsi="Roboto Condensed" w:cs="Calibri"/>
                <w:spacing w:val="-2"/>
                <w:sz w:val="20"/>
                <w:szCs w:val="20"/>
              </w:rPr>
              <w:t xml:space="preserve"> </w:t>
            </w:r>
            <w:r w:rsidRPr="008D7003">
              <w:rPr>
                <w:rFonts w:ascii="Roboto Condensed" w:hAnsi="Roboto Condensed" w:cs="Calibri"/>
                <w:sz w:val="20"/>
                <w:szCs w:val="20"/>
              </w:rPr>
              <w:t>tac</w:t>
            </w:r>
            <w:r w:rsidRPr="008D7003">
              <w:rPr>
                <w:rFonts w:ascii="Roboto Condensed" w:hAnsi="Roboto Condensed" w:cs="Calibri"/>
                <w:spacing w:val="1"/>
                <w:sz w:val="20"/>
                <w:szCs w:val="20"/>
              </w:rPr>
              <w:t>t</w:t>
            </w:r>
            <w:r w:rsidRPr="008D7003">
              <w:rPr>
                <w:rFonts w:ascii="Roboto Condensed" w:hAnsi="Roboto Condensed" w:cs="Calibri"/>
                <w:sz w:val="20"/>
                <w:szCs w:val="20"/>
              </w:rPr>
              <w:t>i</w:t>
            </w:r>
            <w:r w:rsidRPr="008D7003">
              <w:rPr>
                <w:rFonts w:ascii="Roboto Condensed" w:hAnsi="Roboto Condensed" w:cs="Calibri"/>
                <w:spacing w:val="-1"/>
                <w:sz w:val="20"/>
                <w:szCs w:val="20"/>
              </w:rPr>
              <w:t>qu</w:t>
            </w:r>
            <w:r w:rsidRPr="008D7003">
              <w:rPr>
                <w:rFonts w:ascii="Roboto Condensed" w:hAnsi="Roboto Condensed" w:cs="Calibri"/>
                <w:spacing w:val="-2"/>
                <w:sz w:val="20"/>
                <w:szCs w:val="20"/>
              </w:rPr>
              <w:t>e</w:t>
            </w:r>
            <w:r w:rsidRPr="008D7003">
              <w:rPr>
                <w:rFonts w:ascii="Roboto Condensed" w:hAnsi="Roboto Condensed" w:cs="Calibri"/>
                <w:sz w:val="20"/>
                <w:szCs w:val="20"/>
              </w:rPr>
              <w:t xml:space="preserve">s </w:t>
            </w:r>
            <w:r w:rsidRPr="008D7003">
              <w:rPr>
                <w:rFonts w:ascii="Roboto Condensed" w:hAnsi="Roboto Condensed" w:cs="Calibri"/>
                <w:spacing w:val="1"/>
                <w:sz w:val="20"/>
                <w:szCs w:val="20"/>
              </w:rPr>
              <w:t>e</w:t>
            </w:r>
            <w:r w:rsidRPr="008D7003">
              <w:rPr>
                <w:rFonts w:ascii="Roboto Condensed" w:hAnsi="Roboto Condensed" w:cs="Calibri"/>
                <w:sz w:val="20"/>
                <w:szCs w:val="20"/>
              </w:rPr>
              <w:t>t</w:t>
            </w:r>
            <w:r w:rsidRPr="008D7003">
              <w:rPr>
                <w:rFonts w:ascii="Roboto Condensed" w:hAnsi="Roboto Condensed" w:cs="Calibri"/>
                <w:spacing w:val="-2"/>
                <w:sz w:val="20"/>
                <w:szCs w:val="20"/>
              </w:rPr>
              <w:t xml:space="preserve"> </w:t>
            </w:r>
            <w:r w:rsidRPr="008D7003">
              <w:rPr>
                <w:rFonts w:ascii="Roboto Condensed" w:hAnsi="Roboto Condensed" w:cs="Calibri"/>
                <w:sz w:val="20"/>
                <w:szCs w:val="20"/>
              </w:rPr>
              <w:t>s</w:t>
            </w:r>
            <w:r w:rsidRPr="008D7003">
              <w:rPr>
                <w:rFonts w:ascii="Roboto Condensed" w:hAnsi="Roboto Condensed" w:cs="Calibri"/>
                <w:spacing w:val="1"/>
                <w:sz w:val="20"/>
                <w:szCs w:val="20"/>
              </w:rPr>
              <w:t>t</w:t>
            </w:r>
            <w:r w:rsidRPr="008D7003">
              <w:rPr>
                <w:rFonts w:ascii="Roboto Condensed" w:hAnsi="Roboto Condensed" w:cs="Calibri"/>
                <w:sz w:val="20"/>
                <w:szCs w:val="20"/>
              </w:rPr>
              <w:t>r</w:t>
            </w:r>
            <w:r w:rsidRPr="008D7003">
              <w:rPr>
                <w:rFonts w:ascii="Roboto Condensed" w:hAnsi="Roboto Condensed" w:cs="Calibri"/>
                <w:spacing w:val="-3"/>
                <w:sz w:val="20"/>
                <w:szCs w:val="20"/>
              </w:rPr>
              <w:t>a</w:t>
            </w:r>
            <w:r w:rsidRPr="008D7003">
              <w:rPr>
                <w:rFonts w:ascii="Roboto Condensed" w:hAnsi="Roboto Condensed" w:cs="Calibri"/>
                <w:spacing w:val="-2"/>
                <w:sz w:val="20"/>
                <w:szCs w:val="20"/>
              </w:rPr>
              <w:t>t</w:t>
            </w:r>
            <w:r w:rsidRPr="008D7003">
              <w:rPr>
                <w:rFonts w:ascii="Roboto Condensed" w:hAnsi="Roboto Condensed" w:cs="Calibri"/>
                <w:sz w:val="20"/>
                <w:szCs w:val="20"/>
              </w:rPr>
              <w:t>égi</w:t>
            </w:r>
            <w:r w:rsidRPr="008D7003">
              <w:rPr>
                <w:rFonts w:ascii="Roboto Condensed" w:hAnsi="Roboto Condensed" w:cs="Calibri"/>
                <w:spacing w:val="-1"/>
                <w:sz w:val="20"/>
                <w:szCs w:val="20"/>
              </w:rPr>
              <w:t>qu</w:t>
            </w:r>
            <w:r w:rsidRPr="008D7003">
              <w:rPr>
                <w:rFonts w:ascii="Roboto Condensed" w:hAnsi="Roboto Condensed" w:cs="Calibri"/>
                <w:sz w:val="20"/>
                <w:szCs w:val="20"/>
              </w:rPr>
              <w:t>es</w:t>
            </w:r>
          </w:p>
          <w:p w14:paraId="43BA5898" w14:textId="77777777" w:rsidR="00730EA4" w:rsidRPr="008D7003" w:rsidRDefault="00730EA4" w:rsidP="008D7003">
            <w:pPr>
              <w:autoSpaceDE w:val="0"/>
              <w:autoSpaceDN w:val="0"/>
              <w:adjustRightInd w:val="0"/>
              <w:spacing w:after="0" w:line="240" w:lineRule="auto"/>
              <w:ind w:left="102" w:right="113"/>
              <w:rPr>
                <w:rFonts w:ascii="Roboto Condensed" w:hAnsi="Roboto Condensed" w:cs="Calibri"/>
                <w:sz w:val="20"/>
                <w:szCs w:val="20"/>
              </w:rPr>
            </w:pPr>
            <w:r w:rsidRPr="008D7003">
              <w:rPr>
                <w:rFonts w:ascii="Roboto Condensed" w:hAnsi="Roboto Condensed" w:cs="Calibri"/>
                <w:sz w:val="20"/>
                <w:szCs w:val="20"/>
              </w:rPr>
              <w:t>-C</w:t>
            </w:r>
            <w:r w:rsidRPr="008D7003">
              <w:rPr>
                <w:rFonts w:ascii="Roboto Condensed" w:hAnsi="Roboto Condensed" w:cs="Calibri"/>
                <w:spacing w:val="1"/>
                <w:sz w:val="20"/>
                <w:szCs w:val="20"/>
              </w:rPr>
              <w:t>o</w:t>
            </w:r>
            <w:r w:rsidRPr="008D7003">
              <w:rPr>
                <w:rFonts w:ascii="Roboto Condensed" w:hAnsi="Roboto Condensed" w:cs="Calibri"/>
                <w:spacing w:val="-1"/>
                <w:sz w:val="20"/>
                <w:szCs w:val="20"/>
              </w:rPr>
              <w:t>n</w:t>
            </w:r>
            <w:r w:rsidRPr="008D7003">
              <w:rPr>
                <w:rFonts w:ascii="Roboto Condensed" w:hAnsi="Roboto Condensed" w:cs="Calibri"/>
                <w:sz w:val="20"/>
                <w:szCs w:val="20"/>
              </w:rPr>
              <w:t>stit</w:t>
            </w:r>
            <w:r w:rsidRPr="008D7003">
              <w:rPr>
                <w:rFonts w:ascii="Roboto Condensed" w:hAnsi="Roboto Condensed" w:cs="Calibri"/>
                <w:spacing w:val="-3"/>
                <w:sz w:val="20"/>
                <w:szCs w:val="20"/>
              </w:rPr>
              <w:t>u</w:t>
            </w:r>
            <w:r w:rsidRPr="008D7003">
              <w:rPr>
                <w:rFonts w:ascii="Roboto Condensed" w:hAnsi="Roboto Condensed" w:cs="Calibri"/>
                <w:sz w:val="20"/>
                <w:szCs w:val="20"/>
              </w:rPr>
              <w:t>er</w:t>
            </w:r>
            <w:r w:rsidRPr="008D7003">
              <w:rPr>
                <w:rFonts w:ascii="Roboto Condensed" w:hAnsi="Roboto Condensed" w:cs="Calibri"/>
                <w:spacing w:val="1"/>
                <w:sz w:val="20"/>
                <w:szCs w:val="20"/>
              </w:rPr>
              <w:t xml:space="preserve"> </w:t>
            </w:r>
            <w:r w:rsidRPr="008D7003">
              <w:rPr>
                <w:rFonts w:ascii="Roboto Condensed" w:hAnsi="Roboto Condensed" w:cs="Calibri"/>
                <w:spacing w:val="-1"/>
                <w:sz w:val="20"/>
                <w:szCs w:val="20"/>
              </w:rPr>
              <w:t>d</w:t>
            </w:r>
            <w:r w:rsidRPr="008D7003">
              <w:rPr>
                <w:rFonts w:ascii="Roboto Condensed" w:hAnsi="Roboto Condensed" w:cs="Calibri"/>
                <w:sz w:val="20"/>
                <w:szCs w:val="20"/>
              </w:rPr>
              <w:t>es</w:t>
            </w:r>
            <w:r w:rsidRPr="008D7003">
              <w:rPr>
                <w:rFonts w:ascii="Roboto Condensed" w:hAnsi="Roboto Condensed" w:cs="Calibri"/>
                <w:spacing w:val="-1"/>
                <w:sz w:val="20"/>
                <w:szCs w:val="20"/>
              </w:rPr>
              <w:t xml:space="preserve"> </w:t>
            </w:r>
            <w:r w:rsidRPr="008D7003">
              <w:rPr>
                <w:rFonts w:ascii="Roboto Condensed" w:hAnsi="Roboto Condensed" w:cs="Calibri"/>
                <w:sz w:val="20"/>
                <w:szCs w:val="20"/>
              </w:rPr>
              <w:t>tab</w:t>
            </w:r>
            <w:r w:rsidRPr="008D7003">
              <w:rPr>
                <w:rFonts w:ascii="Roboto Condensed" w:hAnsi="Roboto Condensed" w:cs="Calibri"/>
                <w:spacing w:val="-1"/>
                <w:sz w:val="20"/>
                <w:szCs w:val="20"/>
              </w:rPr>
              <w:t>l</w:t>
            </w:r>
            <w:r w:rsidRPr="008D7003">
              <w:rPr>
                <w:rFonts w:ascii="Roboto Condensed" w:hAnsi="Roboto Condensed" w:cs="Calibri"/>
                <w:sz w:val="20"/>
                <w:szCs w:val="20"/>
              </w:rPr>
              <w:t>eaux</w:t>
            </w:r>
            <w:r w:rsidRPr="008D7003">
              <w:rPr>
                <w:rFonts w:ascii="Roboto Condensed" w:hAnsi="Roboto Condensed" w:cs="Calibri"/>
                <w:spacing w:val="-2"/>
                <w:sz w:val="20"/>
                <w:szCs w:val="20"/>
              </w:rPr>
              <w:t xml:space="preserve"> </w:t>
            </w:r>
            <w:r w:rsidRPr="008D7003">
              <w:rPr>
                <w:rFonts w:ascii="Roboto Condensed" w:hAnsi="Roboto Condensed" w:cs="Calibri"/>
                <w:sz w:val="20"/>
                <w:szCs w:val="20"/>
              </w:rPr>
              <w:t>de</w:t>
            </w:r>
            <w:r w:rsidRPr="008D7003">
              <w:rPr>
                <w:rFonts w:ascii="Roboto Condensed" w:hAnsi="Roboto Condensed" w:cs="Calibri"/>
                <w:spacing w:val="-2"/>
                <w:sz w:val="20"/>
                <w:szCs w:val="20"/>
              </w:rPr>
              <w:t xml:space="preserve"> </w:t>
            </w:r>
            <w:r w:rsidRPr="008D7003">
              <w:rPr>
                <w:rFonts w:ascii="Roboto Condensed" w:hAnsi="Roboto Condensed" w:cs="Calibri"/>
                <w:spacing w:val="-1"/>
                <w:sz w:val="20"/>
                <w:szCs w:val="20"/>
              </w:rPr>
              <w:t>b</w:t>
            </w:r>
            <w:r w:rsidRPr="008D7003">
              <w:rPr>
                <w:rFonts w:ascii="Roboto Condensed" w:hAnsi="Roboto Condensed" w:cs="Calibri"/>
                <w:spacing w:val="1"/>
                <w:sz w:val="20"/>
                <w:szCs w:val="20"/>
              </w:rPr>
              <w:t>o</w:t>
            </w:r>
            <w:r w:rsidRPr="008D7003">
              <w:rPr>
                <w:rFonts w:ascii="Roboto Condensed" w:hAnsi="Roboto Condensed" w:cs="Calibri"/>
                <w:sz w:val="20"/>
                <w:szCs w:val="20"/>
              </w:rPr>
              <w:t>rd</w:t>
            </w:r>
            <w:r w:rsidRPr="008D7003">
              <w:rPr>
                <w:rFonts w:ascii="Roboto Condensed" w:hAnsi="Roboto Condensed" w:cs="Calibri"/>
                <w:spacing w:val="-1"/>
                <w:sz w:val="20"/>
                <w:szCs w:val="20"/>
              </w:rPr>
              <w:t xml:space="preserve"> </w:t>
            </w:r>
            <w:r w:rsidRPr="008D7003">
              <w:rPr>
                <w:rFonts w:ascii="Roboto Condensed" w:hAnsi="Roboto Condensed" w:cs="Calibri"/>
                <w:spacing w:val="1"/>
                <w:sz w:val="20"/>
                <w:szCs w:val="20"/>
              </w:rPr>
              <w:t>e</w:t>
            </w:r>
            <w:r w:rsidRPr="008D7003">
              <w:rPr>
                <w:rFonts w:ascii="Roboto Condensed" w:hAnsi="Roboto Condensed" w:cs="Calibri"/>
                <w:sz w:val="20"/>
                <w:szCs w:val="20"/>
              </w:rPr>
              <w:t>n</w:t>
            </w:r>
            <w:r w:rsidRPr="008D7003">
              <w:rPr>
                <w:rFonts w:ascii="Roboto Condensed" w:hAnsi="Roboto Condensed" w:cs="Calibri"/>
                <w:spacing w:val="-1"/>
                <w:sz w:val="20"/>
                <w:szCs w:val="20"/>
              </w:rPr>
              <w:t xml:space="preserve"> </w:t>
            </w:r>
            <w:r w:rsidRPr="008D7003">
              <w:rPr>
                <w:rFonts w:ascii="Roboto Condensed" w:hAnsi="Roboto Condensed" w:cs="Calibri"/>
                <w:spacing w:val="-2"/>
                <w:sz w:val="20"/>
                <w:szCs w:val="20"/>
              </w:rPr>
              <w:t>c</w:t>
            </w:r>
            <w:r w:rsidRPr="008D7003">
              <w:rPr>
                <w:rFonts w:ascii="Roboto Condensed" w:hAnsi="Roboto Condensed" w:cs="Calibri"/>
                <w:spacing w:val="1"/>
                <w:sz w:val="20"/>
                <w:szCs w:val="20"/>
              </w:rPr>
              <w:t>o</w:t>
            </w:r>
            <w:r w:rsidRPr="008D7003">
              <w:rPr>
                <w:rFonts w:ascii="Roboto Condensed" w:hAnsi="Roboto Condensed" w:cs="Calibri"/>
                <w:spacing w:val="-1"/>
                <w:sz w:val="20"/>
                <w:szCs w:val="20"/>
              </w:rPr>
              <w:t>n</w:t>
            </w:r>
            <w:r w:rsidRPr="008D7003">
              <w:rPr>
                <w:rFonts w:ascii="Roboto Condensed" w:hAnsi="Roboto Condensed" w:cs="Calibri"/>
                <w:sz w:val="20"/>
                <w:szCs w:val="20"/>
              </w:rPr>
              <w:t>séq</w:t>
            </w:r>
            <w:r w:rsidRPr="008D7003">
              <w:rPr>
                <w:rFonts w:ascii="Roboto Condensed" w:hAnsi="Roboto Condensed" w:cs="Calibri"/>
                <w:spacing w:val="-1"/>
                <w:sz w:val="20"/>
                <w:szCs w:val="20"/>
              </w:rPr>
              <w:t>u</w:t>
            </w:r>
            <w:r w:rsidRPr="008D7003">
              <w:rPr>
                <w:rFonts w:ascii="Roboto Condensed" w:hAnsi="Roboto Condensed" w:cs="Calibri"/>
                <w:sz w:val="20"/>
                <w:szCs w:val="20"/>
              </w:rPr>
              <w:t>e</w:t>
            </w:r>
            <w:r w:rsidRPr="008D7003">
              <w:rPr>
                <w:rFonts w:ascii="Roboto Condensed" w:hAnsi="Roboto Condensed" w:cs="Calibri"/>
                <w:spacing w:val="-3"/>
                <w:sz w:val="20"/>
                <w:szCs w:val="20"/>
              </w:rPr>
              <w:t>n</w:t>
            </w:r>
            <w:r w:rsidRPr="008D7003">
              <w:rPr>
                <w:rFonts w:ascii="Roboto Condensed" w:hAnsi="Roboto Condensed" w:cs="Calibri"/>
                <w:sz w:val="20"/>
                <w:szCs w:val="20"/>
              </w:rPr>
              <w:t>ce</w:t>
            </w:r>
          </w:p>
          <w:p w14:paraId="5EE5A9FD" w14:textId="77777777" w:rsidR="00730EA4" w:rsidRPr="008D7003" w:rsidRDefault="00730EA4" w:rsidP="008D7003">
            <w:pPr>
              <w:autoSpaceDE w:val="0"/>
              <w:autoSpaceDN w:val="0"/>
              <w:adjustRightInd w:val="0"/>
              <w:spacing w:after="0" w:line="240" w:lineRule="auto"/>
              <w:ind w:left="102" w:right="113"/>
              <w:rPr>
                <w:rFonts w:ascii="Roboto Condensed" w:hAnsi="Roboto Condensed" w:cs="Calibri"/>
                <w:sz w:val="20"/>
                <w:szCs w:val="20"/>
              </w:rPr>
            </w:pPr>
            <w:r w:rsidRPr="008D7003">
              <w:rPr>
                <w:rFonts w:ascii="Roboto Condensed" w:hAnsi="Roboto Condensed" w:cs="Calibri"/>
                <w:sz w:val="20"/>
                <w:szCs w:val="20"/>
              </w:rPr>
              <w:t>-Implémenter le tableau de bord à l’aide de l’outil Power BI et faire les analyses correspondantes</w:t>
            </w:r>
          </w:p>
          <w:p w14:paraId="2BB748E5" w14:textId="77777777" w:rsidR="00730EA4" w:rsidRPr="008D7003" w:rsidRDefault="00730EA4" w:rsidP="008D7003">
            <w:pPr>
              <w:autoSpaceDE w:val="0"/>
              <w:autoSpaceDN w:val="0"/>
              <w:adjustRightInd w:val="0"/>
              <w:spacing w:after="0" w:line="240" w:lineRule="auto"/>
              <w:ind w:left="102" w:right="113"/>
              <w:rPr>
                <w:rFonts w:ascii="Roboto Condensed" w:hAnsi="Roboto Condensed" w:cs="Calibri"/>
                <w:sz w:val="20"/>
                <w:szCs w:val="20"/>
              </w:rPr>
            </w:pPr>
            <w:r w:rsidRPr="008D7003">
              <w:rPr>
                <w:rFonts w:ascii="Roboto Condensed" w:hAnsi="Roboto Condensed" w:cs="Calibri"/>
                <w:sz w:val="20"/>
                <w:szCs w:val="20"/>
              </w:rPr>
              <w:t>-C</w:t>
            </w:r>
            <w:r w:rsidRPr="008D7003">
              <w:rPr>
                <w:rFonts w:ascii="Roboto Condensed" w:hAnsi="Roboto Condensed" w:cs="Calibri"/>
                <w:spacing w:val="-1"/>
                <w:sz w:val="20"/>
                <w:szCs w:val="20"/>
              </w:rPr>
              <w:t>h</w:t>
            </w:r>
            <w:r w:rsidRPr="008D7003">
              <w:rPr>
                <w:rFonts w:ascii="Roboto Condensed" w:hAnsi="Roboto Condensed" w:cs="Calibri"/>
                <w:sz w:val="20"/>
                <w:szCs w:val="20"/>
              </w:rPr>
              <w:t>ercher,</w:t>
            </w:r>
            <w:r w:rsidRPr="008D7003">
              <w:rPr>
                <w:rFonts w:ascii="Roboto Condensed" w:hAnsi="Roboto Condensed" w:cs="Calibri"/>
                <w:spacing w:val="-2"/>
                <w:sz w:val="20"/>
                <w:szCs w:val="20"/>
              </w:rPr>
              <w:t xml:space="preserve"> </w:t>
            </w:r>
            <w:r w:rsidRPr="008D7003">
              <w:rPr>
                <w:rFonts w:ascii="Roboto Condensed" w:hAnsi="Roboto Condensed" w:cs="Calibri"/>
                <w:spacing w:val="1"/>
                <w:sz w:val="20"/>
                <w:szCs w:val="20"/>
              </w:rPr>
              <w:t>m</w:t>
            </w:r>
            <w:r w:rsidRPr="008D7003">
              <w:rPr>
                <w:rFonts w:ascii="Roboto Condensed" w:hAnsi="Roboto Condensed" w:cs="Calibri"/>
                <w:sz w:val="20"/>
                <w:szCs w:val="20"/>
              </w:rPr>
              <w:t>a</w:t>
            </w:r>
            <w:r w:rsidRPr="008D7003">
              <w:rPr>
                <w:rFonts w:ascii="Roboto Condensed" w:hAnsi="Roboto Condensed" w:cs="Calibri"/>
                <w:spacing w:val="-1"/>
                <w:sz w:val="20"/>
                <w:szCs w:val="20"/>
              </w:rPr>
              <w:t>n</w:t>
            </w:r>
            <w:r w:rsidRPr="008D7003">
              <w:rPr>
                <w:rFonts w:ascii="Roboto Condensed" w:hAnsi="Roboto Condensed" w:cs="Calibri"/>
                <w:sz w:val="20"/>
                <w:szCs w:val="20"/>
              </w:rPr>
              <w:t>i</w:t>
            </w:r>
            <w:r w:rsidRPr="008D7003">
              <w:rPr>
                <w:rFonts w:ascii="Roboto Condensed" w:hAnsi="Roboto Condensed" w:cs="Calibri"/>
                <w:spacing w:val="-1"/>
                <w:sz w:val="20"/>
                <w:szCs w:val="20"/>
              </w:rPr>
              <w:t>pu</w:t>
            </w:r>
            <w:r w:rsidRPr="008D7003">
              <w:rPr>
                <w:rFonts w:ascii="Roboto Condensed" w:hAnsi="Roboto Condensed" w:cs="Calibri"/>
                <w:sz w:val="20"/>
                <w:szCs w:val="20"/>
              </w:rPr>
              <w:t xml:space="preserve">ler </w:t>
            </w:r>
            <w:r w:rsidRPr="008D7003">
              <w:rPr>
                <w:rFonts w:ascii="Roboto Condensed" w:hAnsi="Roboto Condensed" w:cs="Calibri"/>
                <w:spacing w:val="-2"/>
                <w:sz w:val="20"/>
                <w:szCs w:val="20"/>
              </w:rPr>
              <w:t>e</w:t>
            </w:r>
            <w:r w:rsidRPr="008D7003">
              <w:rPr>
                <w:rFonts w:ascii="Roboto Condensed" w:hAnsi="Roboto Condensed" w:cs="Calibri"/>
                <w:sz w:val="20"/>
                <w:szCs w:val="20"/>
              </w:rPr>
              <w:t>t</w:t>
            </w:r>
            <w:r w:rsidRPr="008D7003">
              <w:rPr>
                <w:rFonts w:ascii="Roboto Condensed" w:hAnsi="Roboto Condensed" w:cs="Calibri"/>
                <w:spacing w:val="1"/>
                <w:sz w:val="20"/>
                <w:szCs w:val="20"/>
              </w:rPr>
              <w:t xml:space="preserve"> </w:t>
            </w:r>
            <w:r w:rsidRPr="008D7003">
              <w:rPr>
                <w:rFonts w:ascii="Roboto Condensed" w:hAnsi="Roboto Condensed" w:cs="Calibri"/>
                <w:sz w:val="20"/>
                <w:szCs w:val="20"/>
              </w:rPr>
              <w:t>i</w:t>
            </w:r>
            <w:r w:rsidRPr="008D7003">
              <w:rPr>
                <w:rFonts w:ascii="Roboto Condensed" w:hAnsi="Roboto Condensed" w:cs="Calibri"/>
                <w:spacing w:val="-1"/>
                <w:sz w:val="20"/>
                <w:szCs w:val="20"/>
              </w:rPr>
              <w:t>n</w:t>
            </w:r>
            <w:r w:rsidRPr="008D7003">
              <w:rPr>
                <w:rFonts w:ascii="Roboto Condensed" w:hAnsi="Roboto Condensed" w:cs="Calibri"/>
                <w:spacing w:val="-2"/>
                <w:sz w:val="20"/>
                <w:szCs w:val="20"/>
              </w:rPr>
              <w:t>t</w:t>
            </w:r>
            <w:r w:rsidRPr="008D7003">
              <w:rPr>
                <w:rFonts w:ascii="Roboto Condensed" w:hAnsi="Roboto Condensed" w:cs="Calibri"/>
                <w:sz w:val="20"/>
                <w:szCs w:val="20"/>
              </w:rPr>
              <w:t>erp</w:t>
            </w:r>
            <w:r w:rsidRPr="008D7003">
              <w:rPr>
                <w:rFonts w:ascii="Roboto Condensed" w:hAnsi="Roboto Condensed" w:cs="Calibri"/>
                <w:spacing w:val="-1"/>
                <w:sz w:val="20"/>
                <w:szCs w:val="20"/>
              </w:rPr>
              <w:t>r</w:t>
            </w:r>
            <w:r w:rsidRPr="008D7003">
              <w:rPr>
                <w:rFonts w:ascii="Roboto Condensed" w:hAnsi="Roboto Condensed" w:cs="Calibri"/>
                <w:sz w:val="20"/>
                <w:szCs w:val="20"/>
              </w:rPr>
              <w:t>é</w:t>
            </w:r>
            <w:r w:rsidRPr="008D7003">
              <w:rPr>
                <w:rFonts w:ascii="Roboto Condensed" w:hAnsi="Roboto Condensed" w:cs="Calibri"/>
                <w:spacing w:val="1"/>
                <w:sz w:val="20"/>
                <w:szCs w:val="20"/>
              </w:rPr>
              <w:t>t</w:t>
            </w:r>
            <w:r w:rsidRPr="008D7003">
              <w:rPr>
                <w:rFonts w:ascii="Roboto Condensed" w:hAnsi="Roboto Condensed" w:cs="Calibri"/>
                <w:sz w:val="20"/>
                <w:szCs w:val="20"/>
              </w:rPr>
              <w:t>er</w:t>
            </w:r>
            <w:r w:rsidRPr="008D7003">
              <w:rPr>
                <w:rFonts w:ascii="Roboto Condensed" w:hAnsi="Roboto Condensed" w:cs="Calibri"/>
                <w:spacing w:val="1"/>
                <w:sz w:val="20"/>
                <w:szCs w:val="20"/>
              </w:rPr>
              <w:t xml:space="preserve"> </w:t>
            </w:r>
            <w:r w:rsidRPr="008D7003">
              <w:rPr>
                <w:rFonts w:ascii="Roboto Condensed" w:hAnsi="Roboto Condensed" w:cs="Calibri"/>
                <w:spacing w:val="-3"/>
                <w:sz w:val="20"/>
                <w:szCs w:val="20"/>
              </w:rPr>
              <w:t>l</w:t>
            </w:r>
            <w:r w:rsidRPr="008D7003">
              <w:rPr>
                <w:rFonts w:ascii="Roboto Condensed" w:hAnsi="Roboto Condensed" w:cs="Calibri"/>
                <w:sz w:val="20"/>
                <w:szCs w:val="20"/>
              </w:rPr>
              <w:t>’i</w:t>
            </w:r>
            <w:r w:rsidRPr="008D7003">
              <w:rPr>
                <w:rFonts w:ascii="Roboto Condensed" w:hAnsi="Roboto Condensed" w:cs="Calibri"/>
                <w:spacing w:val="-1"/>
                <w:sz w:val="20"/>
                <w:szCs w:val="20"/>
              </w:rPr>
              <w:t>n</w:t>
            </w:r>
            <w:r w:rsidRPr="008D7003">
              <w:rPr>
                <w:rFonts w:ascii="Roboto Condensed" w:hAnsi="Roboto Condensed" w:cs="Calibri"/>
                <w:sz w:val="20"/>
                <w:szCs w:val="20"/>
              </w:rPr>
              <w:t>f</w:t>
            </w:r>
            <w:r w:rsidRPr="008D7003">
              <w:rPr>
                <w:rFonts w:ascii="Roboto Condensed" w:hAnsi="Roboto Condensed" w:cs="Calibri"/>
                <w:spacing w:val="1"/>
                <w:sz w:val="20"/>
                <w:szCs w:val="20"/>
              </w:rPr>
              <w:t>o</w:t>
            </w:r>
            <w:r w:rsidRPr="008D7003">
              <w:rPr>
                <w:rFonts w:ascii="Roboto Condensed" w:hAnsi="Roboto Condensed" w:cs="Calibri"/>
                <w:spacing w:val="-3"/>
                <w:sz w:val="20"/>
                <w:szCs w:val="20"/>
              </w:rPr>
              <w:t>r</w:t>
            </w:r>
            <w:r w:rsidRPr="008D7003">
              <w:rPr>
                <w:rFonts w:ascii="Roboto Condensed" w:hAnsi="Roboto Condensed" w:cs="Calibri"/>
                <w:spacing w:val="1"/>
                <w:sz w:val="20"/>
                <w:szCs w:val="20"/>
              </w:rPr>
              <w:t>m</w:t>
            </w:r>
            <w:r w:rsidRPr="008D7003">
              <w:rPr>
                <w:rFonts w:ascii="Roboto Condensed" w:hAnsi="Roboto Condensed" w:cs="Calibri"/>
                <w:sz w:val="20"/>
                <w:szCs w:val="20"/>
              </w:rPr>
              <w:t>at</w:t>
            </w:r>
            <w:r w:rsidRPr="008D7003">
              <w:rPr>
                <w:rFonts w:ascii="Roboto Condensed" w:hAnsi="Roboto Condensed" w:cs="Calibri"/>
                <w:spacing w:val="-2"/>
                <w:sz w:val="20"/>
                <w:szCs w:val="20"/>
              </w:rPr>
              <w:t>i</w:t>
            </w:r>
            <w:r w:rsidRPr="008D7003">
              <w:rPr>
                <w:rFonts w:ascii="Roboto Condensed" w:hAnsi="Roboto Condensed" w:cs="Calibri"/>
                <w:spacing w:val="1"/>
                <w:sz w:val="20"/>
                <w:szCs w:val="20"/>
              </w:rPr>
              <w:t>o</w:t>
            </w:r>
            <w:r w:rsidRPr="008D7003">
              <w:rPr>
                <w:rFonts w:ascii="Roboto Condensed" w:hAnsi="Roboto Condensed" w:cs="Calibri"/>
                <w:sz w:val="20"/>
                <w:szCs w:val="20"/>
              </w:rPr>
              <w:t>n né</w:t>
            </w:r>
            <w:r w:rsidRPr="008D7003">
              <w:rPr>
                <w:rFonts w:ascii="Roboto Condensed" w:hAnsi="Roboto Condensed" w:cs="Calibri"/>
                <w:spacing w:val="-2"/>
                <w:sz w:val="20"/>
                <w:szCs w:val="20"/>
              </w:rPr>
              <w:t>ce</w:t>
            </w:r>
            <w:r w:rsidRPr="008D7003">
              <w:rPr>
                <w:rFonts w:ascii="Roboto Condensed" w:hAnsi="Roboto Condensed" w:cs="Calibri"/>
                <w:sz w:val="20"/>
                <w:szCs w:val="20"/>
              </w:rPr>
              <w:t>ssai</w:t>
            </w:r>
            <w:r w:rsidRPr="008D7003">
              <w:rPr>
                <w:rFonts w:ascii="Roboto Condensed" w:hAnsi="Roboto Condensed" w:cs="Calibri"/>
                <w:spacing w:val="-1"/>
                <w:sz w:val="20"/>
                <w:szCs w:val="20"/>
              </w:rPr>
              <w:t>r</w:t>
            </w:r>
            <w:r w:rsidRPr="008D7003">
              <w:rPr>
                <w:rFonts w:ascii="Roboto Condensed" w:hAnsi="Roboto Condensed" w:cs="Calibri"/>
                <w:sz w:val="20"/>
                <w:szCs w:val="20"/>
              </w:rPr>
              <w:t>e</w:t>
            </w:r>
            <w:r w:rsidRPr="008D7003">
              <w:rPr>
                <w:rFonts w:ascii="Roboto Condensed" w:hAnsi="Roboto Condensed" w:cs="Calibri"/>
                <w:spacing w:val="1"/>
                <w:sz w:val="20"/>
                <w:szCs w:val="20"/>
              </w:rPr>
              <w:t xml:space="preserve"> </w:t>
            </w:r>
            <w:r w:rsidRPr="008D7003">
              <w:rPr>
                <w:rFonts w:ascii="Roboto Condensed" w:hAnsi="Roboto Condensed" w:cs="Calibri"/>
                <w:spacing w:val="-1"/>
                <w:sz w:val="20"/>
                <w:szCs w:val="20"/>
              </w:rPr>
              <w:t>p</w:t>
            </w:r>
            <w:r w:rsidRPr="008D7003">
              <w:rPr>
                <w:rFonts w:ascii="Roboto Condensed" w:hAnsi="Roboto Condensed" w:cs="Calibri"/>
                <w:spacing w:val="1"/>
                <w:sz w:val="20"/>
                <w:szCs w:val="20"/>
              </w:rPr>
              <w:t>o</w:t>
            </w:r>
            <w:r w:rsidRPr="008D7003">
              <w:rPr>
                <w:rFonts w:ascii="Roboto Condensed" w:hAnsi="Roboto Condensed" w:cs="Calibri"/>
                <w:spacing w:val="-1"/>
                <w:sz w:val="20"/>
                <w:szCs w:val="20"/>
              </w:rPr>
              <w:t>u</w:t>
            </w:r>
            <w:r w:rsidRPr="008D7003">
              <w:rPr>
                <w:rFonts w:ascii="Roboto Condensed" w:hAnsi="Roboto Condensed" w:cs="Calibri"/>
                <w:sz w:val="20"/>
                <w:szCs w:val="20"/>
              </w:rPr>
              <w:t>r p</w:t>
            </w:r>
            <w:r w:rsidRPr="008D7003">
              <w:rPr>
                <w:rFonts w:ascii="Roboto Condensed" w:hAnsi="Roboto Condensed" w:cs="Calibri"/>
                <w:spacing w:val="-3"/>
                <w:sz w:val="20"/>
                <w:szCs w:val="20"/>
              </w:rPr>
              <w:t>r</w:t>
            </w:r>
            <w:r w:rsidRPr="008D7003">
              <w:rPr>
                <w:rFonts w:ascii="Roboto Condensed" w:hAnsi="Roboto Condensed" w:cs="Calibri"/>
                <w:spacing w:val="1"/>
                <w:sz w:val="20"/>
                <w:szCs w:val="20"/>
              </w:rPr>
              <w:t>o</w:t>
            </w:r>
            <w:r w:rsidRPr="008D7003">
              <w:rPr>
                <w:rFonts w:ascii="Roboto Condensed" w:hAnsi="Roboto Condensed" w:cs="Calibri"/>
                <w:spacing w:val="-1"/>
                <w:sz w:val="20"/>
                <w:szCs w:val="20"/>
              </w:rPr>
              <w:t>p</w:t>
            </w:r>
            <w:r w:rsidRPr="008D7003">
              <w:rPr>
                <w:rFonts w:ascii="Roboto Condensed" w:hAnsi="Roboto Condensed" w:cs="Calibri"/>
                <w:spacing w:val="1"/>
                <w:sz w:val="20"/>
                <w:szCs w:val="20"/>
              </w:rPr>
              <w:t>o</w:t>
            </w:r>
            <w:r w:rsidRPr="008D7003">
              <w:rPr>
                <w:rFonts w:ascii="Roboto Condensed" w:hAnsi="Roboto Condensed" w:cs="Calibri"/>
                <w:spacing w:val="-2"/>
                <w:sz w:val="20"/>
                <w:szCs w:val="20"/>
              </w:rPr>
              <w:t>s</w:t>
            </w:r>
            <w:r w:rsidRPr="008D7003">
              <w:rPr>
                <w:rFonts w:ascii="Roboto Condensed" w:hAnsi="Roboto Condensed" w:cs="Calibri"/>
                <w:sz w:val="20"/>
                <w:szCs w:val="20"/>
              </w:rPr>
              <w:t>er</w:t>
            </w:r>
            <w:r w:rsidRPr="008D7003">
              <w:rPr>
                <w:rFonts w:ascii="Roboto Condensed" w:hAnsi="Roboto Condensed" w:cs="Calibri"/>
                <w:spacing w:val="1"/>
                <w:sz w:val="20"/>
                <w:szCs w:val="20"/>
              </w:rPr>
              <w:t xml:space="preserve"> </w:t>
            </w:r>
            <w:r w:rsidRPr="008D7003">
              <w:rPr>
                <w:rFonts w:ascii="Roboto Condensed" w:hAnsi="Roboto Condensed" w:cs="Calibri"/>
                <w:spacing w:val="-1"/>
                <w:sz w:val="20"/>
                <w:szCs w:val="20"/>
              </w:rPr>
              <w:t>d</w:t>
            </w:r>
            <w:r w:rsidRPr="008D7003">
              <w:rPr>
                <w:rFonts w:ascii="Roboto Condensed" w:hAnsi="Roboto Condensed" w:cs="Calibri"/>
                <w:sz w:val="20"/>
                <w:szCs w:val="20"/>
              </w:rPr>
              <w:t>es strat</w:t>
            </w:r>
            <w:r w:rsidRPr="008D7003">
              <w:rPr>
                <w:rFonts w:ascii="Roboto Condensed" w:hAnsi="Roboto Condensed" w:cs="Calibri"/>
                <w:spacing w:val="1"/>
                <w:sz w:val="20"/>
                <w:szCs w:val="20"/>
              </w:rPr>
              <w:t>é</w:t>
            </w:r>
            <w:r w:rsidRPr="008D7003">
              <w:rPr>
                <w:rFonts w:ascii="Roboto Condensed" w:hAnsi="Roboto Condensed" w:cs="Calibri"/>
                <w:spacing w:val="-1"/>
                <w:sz w:val="20"/>
                <w:szCs w:val="20"/>
              </w:rPr>
              <w:t>g</w:t>
            </w:r>
            <w:r w:rsidRPr="008D7003">
              <w:rPr>
                <w:rFonts w:ascii="Roboto Condensed" w:hAnsi="Roboto Condensed" w:cs="Calibri"/>
                <w:sz w:val="20"/>
                <w:szCs w:val="20"/>
              </w:rPr>
              <w:t>i</w:t>
            </w:r>
            <w:r w:rsidRPr="008D7003">
              <w:rPr>
                <w:rFonts w:ascii="Roboto Condensed" w:hAnsi="Roboto Condensed" w:cs="Calibri"/>
                <w:spacing w:val="-2"/>
                <w:sz w:val="20"/>
                <w:szCs w:val="20"/>
              </w:rPr>
              <w:t>e</w:t>
            </w:r>
            <w:r w:rsidRPr="008D7003">
              <w:rPr>
                <w:rFonts w:ascii="Roboto Condensed" w:hAnsi="Roboto Condensed" w:cs="Calibri"/>
                <w:sz w:val="20"/>
                <w:szCs w:val="20"/>
              </w:rPr>
              <w:t>s d’</w:t>
            </w:r>
            <w:r w:rsidRPr="008D7003">
              <w:rPr>
                <w:rFonts w:ascii="Roboto Condensed" w:hAnsi="Roboto Condensed" w:cs="Calibri"/>
                <w:spacing w:val="-3"/>
                <w:sz w:val="20"/>
                <w:szCs w:val="20"/>
              </w:rPr>
              <w:t>a</w:t>
            </w:r>
            <w:r w:rsidRPr="008D7003">
              <w:rPr>
                <w:rFonts w:ascii="Roboto Condensed" w:hAnsi="Roboto Condensed" w:cs="Calibri"/>
                <w:spacing w:val="1"/>
                <w:sz w:val="20"/>
                <w:szCs w:val="20"/>
              </w:rPr>
              <w:t>m</w:t>
            </w:r>
            <w:r w:rsidRPr="008D7003">
              <w:rPr>
                <w:rFonts w:ascii="Roboto Condensed" w:hAnsi="Roboto Condensed" w:cs="Calibri"/>
                <w:sz w:val="20"/>
                <w:szCs w:val="20"/>
              </w:rPr>
              <w:t>él</w:t>
            </w:r>
            <w:r w:rsidRPr="008D7003">
              <w:rPr>
                <w:rFonts w:ascii="Roboto Condensed" w:hAnsi="Roboto Condensed" w:cs="Calibri"/>
                <w:spacing w:val="-3"/>
                <w:sz w:val="20"/>
                <w:szCs w:val="20"/>
              </w:rPr>
              <w:t>i</w:t>
            </w:r>
            <w:r w:rsidRPr="008D7003">
              <w:rPr>
                <w:rFonts w:ascii="Roboto Condensed" w:hAnsi="Roboto Condensed" w:cs="Calibri"/>
                <w:spacing w:val="1"/>
                <w:sz w:val="20"/>
                <w:szCs w:val="20"/>
              </w:rPr>
              <w:t>o</w:t>
            </w:r>
            <w:r w:rsidRPr="008D7003">
              <w:rPr>
                <w:rFonts w:ascii="Roboto Condensed" w:hAnsi="Roboto Condensed" w:cs="Calibri"/>
                <w:sz w:val="20"/>
                <w:szCs w:val="20"/>
              </w:rPr>
              <w:t>rat</w:t>
            </w:r>
            <w:r w:rsidRPr="008D7003">
              <w:rPr>
                <w:rFonts w:ascii="Roboto Condensed" w:hAnsi="Roboto Condensed" w:cs="Calibri"/>
                <w:spacing w:val="-3"/>
                <w:sz w:val="20"/>
                <w:szCs w:val="20"/>
              </w:rPr>
              <w:t>i</w:t>
            </w:r>
            <w:r w:rsidRPr="008D7003">
              <w:rPr>
                <w:rFonts w:ascii="Roboto Condensed" w:hAnsi="Roboto Condensed" w:cs="Calibri"/>
                <w:spacing w:val="1"/>
                <w:sz w:val="20"/>
                <w:szCs w:val="20"/>
              </w:rPr>
              <w:t>o</w:t>
            </w:r>
            <w:r w:rsidRPr="008D7003">
              <w:rPr>
                <w:rFonts w:ascii="Roboto Condensed" w:hAnsi="Roboto Condensed" w:cs="Calibri"/>
                <w:spacing w:val="-1"/>
                <w:sz w:val="20"/>
                <w:szCs w:val="20"/>
              </w:rPr>
              <w:t>n</w:t>
            </w:r>
            <w:r w:rsidRPr="008D7003">
              <w:rPr>
                <w:rFonts w:ascii="Roboto Condensed" w:hAnsi="Roboto Condensed" w:cs="Calibri"/>
                <w:sz w:val="20"/>
                <w:szCs w:val="20"/>
              </w:rPr>
              <w:t>.</w:t>
            </w:r>
          </w:p>
          <w:p w14:paraId="317447F1" w14:textId="77777777" w:rsidR="00730EA4" w:rsidRPr="008D7003" w:rsidRDefault="00730EA4" w:rsidP="008D7003">
            <w:pPr>
              <w:autoSpaceDE w:val="0"/>
              <w:autoSpaceDN w:val="0"/>
              <w:adjustRightInd w:val="0"/>
              <w:spacing w:after="0" w:line="264" w:lineRule="exact"/>
              <w:ind w:left="102" w:right="113"/>
              <w:rPr>
                <w:rFonts w:ascii="Roboto Condensed" w:hAnsi="Roboto Condensed" w:cs="Calibri"/>
                <w:sz w:val="20"/>
                <w:szCs w:val="20"/>
              </w:rPr>
            </w:pPr>
            <w:r w:rsidRPr="008D7003">
              <w:rPr>
                <w:rFonts w:ascii="Roboto Condensed" w:hAnsi="Roboto Condensed" w:cs="Calibri"/>
                <w:position w:val="1"/>
                <w:sz w:val="20"/>
                <w:szCs w:val="20"/>
              </w:rPr>
              <w:t>-Se</w:t>
            </w:r>
            <w:r w:rsidRPr="008D7003">
              <w:rPr>
                <w:rFonts w:ascii="Roboto Condensed" w:hAnsi="Roboto Condensed" w:cs="Calibri"/>
                <w:spacing w:val="-1"/>
                <w:position w:val="1"/>
                <w:sz w:val="20"/>
                <w:szCs w:val="20"/>
              </w:rPr>
              <w:t>n</w:t>
            </w:r>
            <w:r w:rsidRPr="008D7003">
              <w:rPr>
                <w:rFonts w:ascii="Roboto Condensed" w:hAnsi="Roboto Condensed" w:cs="Calibri"/>
                <w:position w:val="1"/>
                <w:sz w:val="20"/>
                <w:szCs w:val="20"/>
              </w:rPr>
              <w:t>si</w:t>
            </w:r>
            <w:r w:rsidRPr="008D7003">
              <w:rPr>
                <w:rFonts w:ascii="Roboto Condensed" w:hAnsi="Roboto Condensed" w:cs="Calibri"/>
                <w:spacing w:val="-1"/>
                <w:position w:val="1"/>
                <w:sz w:val="20"/>
                <w:szCs w:val="20"/>
              </w:rPr>
              <w:t>b</w:t>
            </w:r>
            <w:r w:rsidRPr="008D7003">
              <w:rPr>
                <w:rFonts w:ascii="Roboto Condensed" w:hAnsi="Roboto Condensed" w:cs="Calibri"/>
                <w:position w:val="1"/>
                <w:sz w:val="20"/>
                <w:szCs w:val="20"/>
              </w:rPr>
              <w:t>i</w:t>
            </w:r>
            <w:r w:rsidRPr="008D7003">
              <w:rPr>
                <w:rFonts w:ascii="Roboto Condensed" w:hAnsi="Roboto Condensed" w:cs="Calibri"/>
                <w:spacing w:val="-1"/>
                <w:position w:val="1"/>
                <w:sz w:val="20"/>
                <w:szCs w:val="20"/>
              </w:rPr>
              <w:t>l</w:t>
            </w:r>
            <w:r w:rsidRPr="008D7003">
              <w:rPr>
                <w:rFonts w:ascii="Roboto Condensed" w:hAnsi="Roboto Condensed" w:cs="Calibri"/>
                <w:position w:val="1"/>
                <w:sz w:val="20"/>
                <w:szCs w:val="20"/>
              </w:rPr>
              <w:t>iser</w:t>
            </w:r>
            <w:r w:rsidRPr="008D7003">
              <w:rPr>
                <w:rFonts w:ascii="Roboto Condensed" w:hAnsi="Roboto Condensed" w:cs="Calibri"/>
                <w:spacing w:val="39"/>
                <w:position w:val="1"/>
                <w:sz w:val="20"/>
                <w:szCs w:val="20"/>
              </w:rPr>
              <w:t xml:space="preserve"> </w:t>
            </w:r>
            <w:r w:rsidRPr="008D7003">
              <w:rPr>
                <w:rFonts w:ascii="Roboto Condensed" w:hAnsi="Roboto Condensed" w:cs="Calibri"/>
                <w:position w:val="1"/>
                <w:sz w:val="20"/>
                <w:szCs w:val="20"/>
              </w:rPr>
              <w:t>l’étu</w:t>
            </w:r>
            <w:r w:rsidRPr="008D7003">
              <w:rPr>
                <w:rFonts w:ascii="Roboto Condensed" w:hAnsi="Roboto Condensed" w:cs="Calibri"/>
                <w:spacing w:val="-1"/>
                <w:position w:val="1"/>
                <w:sz w:val="20"/>
                <w:szCs w:val="20"/>
              </w:rPr>
              <w:t>d</w:t>
            </w:r>
            <w:r w:rsidRPr="008D7003">
              <w:rPr>
                <w:rFonts w:ascii="Roboto Condensed" w:hAnsi="Roboto Condensed" w:cs="Calibri"/>
                <w:position w:val="1"/>
                <w:sz w:val="20"/>
                <w:szCs w:val="20"/>
              </w:rPr>
              <w:t>ia</w:t>
            </w:r>
            <w:r w:rsidRPr="008D7003">
              <w:rPr>
                <w:rFonts w:ascii="Roboto Condensed" w:hAnsi="Roboto Condensed" w:cs="Calibri"/>
                <w:spacing w:val="-1"/>
                <w:position w:val="1"/>
                <w:sz w:val="20"/>
                <w:szCs w:val="20"/>
              </w:rPr>
              <w:t>n</w:t>
            </w:r>
            <w:r w:rsidRPr="008D7003">
              <w:rPr>
                <w:rFonts w:ascii="Roboto Condensed" w:hAnsi="Roboto Condensed" w:cs="Calibri"/>
                <w:position w:val="1"/>
                <w:sz w:val="20"/>
                <w:szCs w:val="20"/>
              </w:rPr>
              <w:t>t</w:t>
            </w:r>
            <w:r w:rsidRPr="008D7003">
              <w:rPr>
                <w:rFonts w:ascii="Roboto Condensed" w:hAnsi="Roboto Condensed" w:cs="Calibri"/>
                <w:spacing w:val="40"/>
                <w:position w:val="1"/>
                <w:sz w:val="20"/>
                <w:szCs w:val="20"/>
              </w:rPr>
              <w:t xml:space="preserve"> </w:t>
            </w:r>
            <w:r w:rsidRPr="008D7003">
              <w:rPr>
                <w:rFonts w:ascii="Roboto Condensed" w:hAnsi="Roboto Condensed" w:cs="Calibri"/>
                <w:position w:val="1"/>
                <w:sz w:val="20"/>
                <w:szCs w:val="20"/>
              </w:rPr>
              <w:t>à</w:t>
            </w:r>
            <w:r w:rsidRPr="008D7003">
              <w:rPr>
                <w:rFonts w:ascii="Roboto Condensed" w:hAnsi="Roboto Condensed" w:cs="Calibri"/>
                <w:spacing w:val="39"/>
                <w:position w:val="1"/>
                <w:sz w:val="20"/>
                <w:szCs w:val="20"/>
              </w:rPr>
              <w:t xml:space="preserve"> </w:t>
            </w:r>
            <w:r w:rsidRPr="008D7003">
              <w:rPr>
                <w:rFonts w:ascii="Roboto Condensed" w:hAnsi="Roboto Condensed" w:cs="Calibri"/>
                <w:position w:val="1"/>
                <w:sz w:val="20"/>
                <w:szCs w:val="20"/>
              </w:rPr>
              <w:t>l’</w:t>
            </w:r>
            <w:r w:rsidRPr="008D7003">
              <w:rPr>
                <w:rFonts w:ascii="Roboto Condensed" w:hAnsi="Roboto Condensed" w:cs="Calibri"/>
                <w:spacing w:val="-3"/>
                <w:position w:val="1"/>
                <w:sz w:val="20"/>
                <w:szCs w:val="20"/>
              </w:rPr>
              <w:t>i</w:t>
            </w:r>
            <w:r w:rsidRPr="008D7003">
              <w:rPr>
                <w:rFonts w:ascii="Roboto Condensed" w:hAnsi="Roboto Condensed" w:cs="Calibri"/>
                <w:spacing w:val="1"/>
                <w:position w:val="1"/>
                <w:sz w:val="20"/>
                <w:szCs w:val="20"/>
              </w:rPr>
              <w:t>m</w:t>
            </w:r>
            <w:r w:rsidRPr="008D7003">
              <w:rPr>
                <w:rFonts w:ascii="Roboto Condensed" w:hAnsi="Roboto Condensed" w:cs="Calibri"/>
                <w:spacing w:val="-1"/>
                <w:position w:val="1"/>
                <w:sz w:val="20"/>
                <w:szCs w:val="20"/>
              </w:rPr>
              <w:t>p</w:t>
            </w:r>
            <w:r w:rsidRPr="008D7003">
              <w:rPr>
                <w:rFonts w:ascii="Roboto Condensed" w:hAnsi="Roboto Condensed" w:cs="Calibri"/>
                <w:spacing w:val="1"/>
                <w:position w:val="1"/>
                <w:sz w:val="20"/>
                <w:szCs w:val="20"/>
              </w:rPr>
              <w:t>o</w:t>
            </w:r>
            <w:r w:rsidRPr="008D7003">
              <w:rPr>
                <w:rFonts w:ascii="Roboto Condensed" w:hAnsi="Roboto Condensed" w:cs="Calibri"/>
                <w:spacing w:val="-3"/>
                <w:position w:val="1"/>
                <w:sz w:val="20"/>
                <w:szCs w:val="20"/>
              </w:rPr>
              <w:t>r</w:t>
            </w:r>
            <w:r w:rsidRPr="008D7003">
              <w:rPr>
                <w:rFonts w:ascii="Roboto Condensed" w:hAnsi="Roboto Condensed" w:cs="Calibri"/>
                <w:position w:val="1"/>
                <w:sz w:val="20"/>
                <w:szCs w:val="20"/>
              </w:rPr>
              <w:t>tance</w:t>
            </w:r>
            <w:r w:rsidRPr="008D7003">
              <w:rPr>
                <w:rFonts w:ascii="Roboto Condensed" w:hAnsi="Roboto Condensed" w:cs="Calibri"/>
                <w:spacing w:val="39"/>
                <w:position w:val="1"/>
                <w:sz w:val="20"/>
                <w:szCs w:val="20"/>
              </w:rPr>
              <w:t xml:space="preserve"> </w:t>
            </w:r>
            <w:r w:rsidRPr="008D7003">
              <w:rPr>
                <w:rFonts w:ascii="Roboto Condensed" w:hAnsi="Roboto Condensed" w:cs="Calibri"/>
                <w:spacing w:val="-1"/>
                <w:position w:val="1"/>
                <w:sz w:val="20"/>
                <w:szCs w:val="20"/>
              </w:rPr>
              <w:t>d</w:t>
            </w:r>
            <w:r w:rsidRPr="008D7003">
              <w:rPr>
                <w:rFonts w:ascii="Roboto Condensed" w:hAnsi="Roboto Condensed" w:cs="Calibri"/>
                <w:position w:val="1"/>
                <w:sz w:val="20"/>
                <w:szCs w:val="20"/>
              </w:rPr>
              <w:t>e</w:t>
            </w:r>
            <w:r w:rsidRPr="008D7003">
              <w:rPr>
                <w:rFonts w:ascii="Roboto Condensed" w:hAnsi="Roboto Condensed" w:cs="Calibri"/>
                <w:spacing w:val="40"/>
                <w:position w:val="1"/>
                <w:sz w:val="20"/>
                <w:szCs w:val="20"/>
              </w:rPr>
              <w:t xml:space="preserve"> </w:t>
            </w:r>
            <w:r w:rsidRPr="008D7003">
              <w:rPr>
                <w:rFonts w:ascii="Roboto Condensed" w:hAnsi="Roboto Condensed" w:cs="Calibri"/>
                <w:position w:val="1"/>
                <w:sz w:val="20"/>
                <w:szCs w:val="20"/>
              </w:rPr>
              <w:t>la</w:t>
            </w:r>
            <w:r w:rsidRPr="008D7003">
              <w:rPr>
                <w:rFonts w:ascii="Roboto Condensed" w:hAnsi="Roboto Condensed" w:cs="Calibri"/>
                <w:spacing w:val="39"/>
                <w:position w:val="1"/>
                <w:sz w:val="20"/>
                <w:szCs w:val="20"/>
              </w:rPr>
              <w:t xml:space="preserve"> </w:t>
            </w:r>
            <w:r w:rsidRPr="008D7003">
              <w:rPr>
                <w:rFonts w:ascii="Roboto Condensed" w:hAnsi="Roboto Condensed" w:cs="Calibri"/>
                <w:spacing w:val="-3"/>
                <w:position w:val="1"/>
                <w:sz w:val="20"/>
                <w:szCs w:val="20"/>
              </w:rPr>
              <w:t>f</w:t>
            </w:r>
            <w:r w:rsidRPr="008D7003">
              <w:rPr>
                <w:rFonts w:ascii="Roboto Condensed" w:hAnsi="Roboto Condensed" w:cs="Calibri"/>
                <w:spacing w:val="1"/>
                <w:position w:val="1"/>
                <w:sz w:val="20"/>
                <w:szCs w:val="20"/>
              </w:rPr>
              <w:t>o</w:t>
            </w:r>
            <w:r w:rsidRPr="008D7003">
              <w:rPr>
                <w:rFonts w:ascii="Roboto Condensed" w:hAnsi="Roboto Condensed" w:cs="Calibri"/>
                <w:spacing w:val="-1"/>
                <w:position w:val="1"/>
                <w:sz w:val="20"/>
                <w:szCs w:val="20"/>
              </w:rPr>
              <w:t>n</w:t>
            </w:r>
            <w:r w:rsidRPr="008D7003">
              <w:rPr>
                <w:rFonts w:ascii="Roboto Condensed" w:hAnsi="Roboto Condensed" w:cs="Calibri"/>
                <w:position w:val="1"/>
                <w:sz w:val="20"/>
                <w:szCs w:val="20"/>
              </w:rPr>
              <w:t>ct</w:t>
            </w:r>
            <w:r w:rsidRPr="008D7003">
              <w:rPr>
                <w:rFonts w:ascii="Roboto Condensed" w:hAnsi="Roboto Condensed" w:cs="Calibri"/>
                <w:spacing w:val="-2"/>
                <w:position w:val="1"/>
                <w:sz w:val="20"/>
                <w:szCs w:val="20"/>
              </w:rPr>
              <w:t>i</w:t>
            </w:r>
            <w:r w:rsidRPr="008D7003">
              <w:rPr>
                <w:rFonts w:ascii="Roboto Condensed" w:hAnsi="Roboto Condensed" w:cs="Calibri"/>
                <w:spacing w:val="1"/>
                <w:position w:val="1"/>
                <w:sz w:val="20"/>
                <w:szCs w:val="20"/>
              </w:rPr>
              <w:t>o</w:t>
            </w:r>
            <w:r w:rsidRPr="008D7003">
              <w:rPr>
                <w:rFonts w:ascii="Roboto Condensed" w:hAnsi="Roboto Condensed" w:cs="Calibri"/>
                <w:position w:val="1"/>
                <w:sz w:val="20"/>
                <w:szCs w:val="20"/>
              </w:rPr>
              <w:t>n</w:t>
            </w:r>
            <w:r w:rsidRPr="008D7003">
              <w:rPr>
                <w:rFonts w:ascii="Roboto Condensed" w:hAnsi="Roboto Condensed" w:cs="Calibri"/>
                <w:spacing w:val="36"/>
                <w:position w:val="1"/>
                <w:sz w:val="20"/>
                <w:szCs w:val="20"/>
              </w:rPr>
              <w:t xml:space="preserve"> </w:t>
            </w:r>
            <w:r w:rsidRPr="008D7003">
              <w:rPr>
                <w:rFonts w:ascii="Roboto Condensed" w:hAnsi="Roboto Condensed" w:cs="Calibri"/>
                <w:position w:val="1"/>
                <w:sz w:val="20"/>
                <w:szCs w:val="20"/>
              </w:rPr>
              <w:t>ac</w:t>
            </w:r>
            <w:r w:rsidRPr="008D7003">
              <w:rPr>
                <w:rFonts w:ascii="Roboto Condensed" w:hAnsi="Roboto Condensed" w:cs="Calibri"/>
                <w:spacing w:val="-1"/>
                <w:position w:val="1"/>
                <w:sz w:val="20"/>
                <w:szCs w:val="20"/>
              </w:rPr>
              <w:t>h</w:t>
            </w:r>
            <w:r w:rsidRPr="008D7003">
              <w:rPr>
                <w:rFonts w:ascii="Roboto Condensed" w:hAnsi="Roboto Condensed" w:cs="Calibri"/>
                <w:position w:val="1"/>
                <w:sz w:val="20"/>
                <w:szCs w:val="20"/>
              </w:rPr>
              <w:t>at</w:t>
            </w:r>
            <w:r w:rsidRPr="008D7003">
              <w:rPr>
                <w:rFonts w:ascii="Roboto Condensed" w:hAnsi="Roboto Condensed" w:cs="Calibri"/>
                <w:spacing w:val="39"/>
                <w:position w:val="1"/>
                <w:sz w:val="20"/>
                <w:szCs w:val="20"/>
              </w:rPr>
              <w:t xml:space="preserve"> </w:t>
            </w:r>
            <w:r w:rsidRPr="008D7003">
              <w:rPr>
                <w:rFonts w:ascii="Roboto Condensed" w:hAnsi="Roboto Condensed" w:cs="Calibri"/>
                <w:spacing w:val="-1"/>
                <w:position w:val="1"/>
                <w:sz w:val="20"/>
                <w:szCs w:val="20"/>
              </w:rPr>
              <w:t>d</w:t>
            </w:r>
            <w:r w:rsidRPr="008D7003">
              <w:rPr>
                <w:rFonts w:ascii="Roboto Condensed" w:hAnsi="Roboto Condensed" w:cs="Calibri"/>
                <w:position w:val="1"/>
                <w:sz w:val="20"/>
                <w:szCs w:val="20"/>
              </w:rPr>
              <w:t>a</w:t>
            </w:r>
            <w:r w:rsidRPr="008D7003">
              <w:rPr>
                <w:rFonts w:ascii="Roboto Condensed" w:hAnsi="Roboto Condensed" w:cs="Calibri"/>
                <w:spacing w:val="-1"/>
                <w:position w:val="1"/>
                <w:sz w:val="20"/>
                <w:szCs w:val="20"/>
              </w:rPr>
              <w:t>n</w:t>
            </w:r>
            <w:r w:rsidRPr="008D7003">
              <w:rPr>
                <w:rFonts w:ascii="Roboto Condensed" w:hAnsi="Roboto Condensed" w:cs="Calibri"/>
                <w:position w:val="1"/>
                <w:sz w:val="20"/>
                <w:szCs w:val="20"/>
              </w:rPr>
              <w:t>s</w:t>
            </w:r>
            <w:r w:rsidRPr="008D7003">
              <w:rPr>
                <w:rFonts w:ascii="Roboto Condensed" w:hAnsi="Roboto Condensed" w:cs="Calibri"/>
                <w:spacing w:val="39"/>
                <w:position w:val="1"/>
                <w:sz w:val="20"/>
                <w:szCs w:val="20"/>
              </w:rPr>
              <w:t xml:space="preserve"> </w:t>
            </w:r>
            <w:r w:rsidRPr="008D7003">
              <w:rPr>
                <w:rFonts w:ascii="Roboto Condensed" w:hAnsi="Roboto Condensed" w:cs="Calibri"/>
                <w:spacing w:val="-1"/>
                <w:position w:val="1"/>
                <w:sz w:val="20"/>
                <w:szCs w:val="20"/>
              </w:rPr>
              <w:t>un</w:t>
            </w:r>
            <w:r w:rsidRPr="008D7003">
              <w:rPr>
                <w:rFonts w:ascii="Roboto Condensed" w:hAnsi="Roboto Condensed" w:cs="Calibri"/>
                <w:position w:val="1"/>
                <w:sz w:val="20"/>
                <w:szCs w:val="20"/>
              </w:rPr>
              <w:t>e</w:t>
            </w:r>
            <w:r w:rsidRPr="008D7003">
              <w:rPr>
                <w:rFonts w:ascii="Roboto Condensed" w:hAnsi="Roboto Condensed" w:cs="Calibri"/>
                <w:sz w:val="20"/>
                <w:szCs w:val="20"/>
              </w:rPr>
              <w:t xml:space="preserve"> c</w:t>
            </w:r>
            <w:r w:rsidRPr="008D7003">
              <w:rPr>
                <w:rFonts w:ascii="Roboto Condensed" w:hAnsi="Roboto Condensed" w:cs="Calibri"/>
                <w:spacing w:val="1"/>
                <w:sz w:val="20"/>
                <w:szCs w:val="20"/>
              </w:rPr>
              <w:t>o</w:t>
            </w:r>
            <w:r w:rsidRPr="008D7003">
              <w:rPr>
                <w:rFonts w:ascii="Roboto Condensed" w:hAnsi="Roboto Condensed" w:cs="Calibri"/>
                <w:spacing w:val="-1"/>
                <w:sz w:val="20"/>
                <w:szCs w:val="20"/>
              </w:rPr>
              <w:t>ndu</w:t>
            </w:r>
            <w:r w:rsidRPr="008D7003">
              <w:rPr>
                <w:rFonts w:ascii="Roboto Condensed" w:hAnsi="Roboto Condensed" w:cs="Calibri"/>
                <w:sz w:val="20"/>
                <w:szCs w:val="20"/>
              </w:rPr>
              <w:t>ite</w:t>
            </w:r>
            <w:r w:rsidRPr="008D7003">
              <w:rPr>
                <w:rFonts w:ascii="Roboto Condensed" w:hAnsi="Roboto Condensed" w:cs="Calibri"/>
                <w:spacing w:val="1"/>
                <w:sz w:val="20"/>
                <w:szCs w:val="20"/>
              </w:rPr>
              <w:t xml:space="preserve"> </w:t>
            </w:r>
            <w:r w:rsidRPr="008D7003">
              <w:rPr>
                <w:rFonts w:ascii="Roboto Condensed" w:hAnsi="Roboto Condensed" w:cs="Calibri"/>
                <w:spacing w:val="-3"/>
                <w:sz w:val="20"/>
                <w:szCs w:val="20"/>
              </w:rPr>
              <w:t>d</w:t>
            </w:r>
            <w:r w:rsidRPr="008D7003">
              <w:rPr>
                <w:rFonts w:ascii="Roboto Condensed" w:hAnsi="Roboto Condensed" w:cs="Calibri"/>
                <w:sz w:val="20"/>
                <w:szCs w:val="20"/>
              </w:rPr>
              <w:t>e</w:t>
            </w:r>
            <w:r w:rsidRPr="008D7003">
              <w:rPr>
                <w:rFonts w:ascii="Roboto Condensed" w:hAnsi="Roboto Condensed" w:cs="Calibri"/>
                <w:spacing w:val="1"/>
                <w:sz w:val="20"/>
                <w:szCs w:val="20"/>
              </w:rPr>
              <w:t xml:space="preserve"> </w:t>
            </w:r>
            <w:r w:rsidRPr="008D7003">
              <w:rPr>
                <w:rFonts w:ascii="Roboto Condensed" w:hAnsi="Roboto Condensed" w:cs="Calibri"/>
                <w:spacing w:val="-1"/>
                <w:sz w:val="20"/>
                <w:szCs w:val="20"/>
              </w:rPr>
              <w:t>p</w:t>
            </w:r>
            <w:r w:rsidRPr="008D7003">
              <w:rPr>
                <w:rFonts w:ascii="Roboto Condensed" w:hAnsi="Roboto Condensed" w:cs="Calibri"/>
                <w:sz w:val="20"/>
                <w:szCs w:val="20"/>
              </w:rPr>
              <w:t>r</w:t>
            </w:r>
            <w:r w:rsidRPr="008D7003">
              <w:rPr>
                <w:rFonts w:ascii="Roboto Condensed" w:hAnsi="Roboto Condensed" w:cs="Calibri"/>
                <w:spacing w:val="1"/>
                <w:sz w:val="20"/>
                <w:szCs w:val="20"/>
              </w:rPr>
              <w:t>o</w:t>
            </w:r>
            <w:r w:rsidRPr="008D7003">
              <w:rPr>
                <w:rFonts w:ascii="Roboto Condensed" w:hAnsi="Roboto Condensed" w:cs="Calibri"/>
                <w:spacing w:val="-2"/>
                <w:sz w:val="20"/>
                <w:szCs w:val="20"/>
              </w:rPr>
              <w:t>j</w:t>
            </w:r>
            <w:r w:rsidRPr="008D7003">
              <w:rPr>
                <w:rFonts w:ascii="Roboto Condensed" w:hAnsi="Roboto Condensed" w:cs="Calibri"/>
                <w:sz w:val="20"/>
                <w:szCs w:val="20"/>
              </w:rPr>
              <w:t>et</w:t>
            </w:r>
            <w:r w:rsidRPr="008D7003">
              <w:rPr>
                <w:rFonts w:ascii="Roboto Condensed" w:hAnsi="Roboto Condensed" w:cs="Calibri"/>
                <w:spacing w:val="1"/>
                <w:sz w:val="20"/>
                <w:szCs w:val="20"/>
              </w:rPr>
              <w:t xml:space="preserve"> </w:t>
            </w:r>
            <w:r w:rsidRPr="008D7003">
              <w:rPr>
                <w:rFonts w:ascii="Roboto Condensed" w:hAnsi="Roboto Condensed" w:cs="Calibri"/>
                <w:sz w:val="20"/>
                <w:szCs w:val="20"/>
              </w:rPr>
              <w:t>in</w:t>
            </w:r>
            <w:r w:rsidRPr="008D7003">
              <w:rPr>
                <w:rFonts w:ascii="Roboto Condensed" w:hAnsi="Roboto Condensed" w:cs="Calibri"/>
                <w:spacing w:val="-4"/>
                <w:sz w:val="20"/>
                <w:szCs w:val="20"/>
              </w:rPr>
              <w:t>n</w:t>
            </w:r>
            <w:r w:rsidRPr="008D7003">
              <w:rPr>
                <w:rFonts w:ascii="Roboto Condensed" w:hAnsi="Roboto Condensed" w:cs="Calibri"/>
                <w:spacing w:val="1"/>
                <w:sz w:val="20"/>
                <w:szCs w:val="20"/>
              </w:rPr>
              <w:t>ov</w:t>
            </w:r>
            <w:r w:rsidRPr="008D7003">
              <w:rPr>
                <w:rFonts w:ascii="Roboto Condensed" w:hAnsi="Roboto Condensed" w:cs="Calibri"/>
                <w:sz w:val="20"/>
                <w:szCs w:val="20"/>
              </w:rPr>
              <w:t>a</w:t>
            </w:r>
            <w:r w:rsidRPr="008D7003">
              <w:rPr>
                <w:rFonts w:ascii="Roboto Condensed" w:hAnsi="Roboto Condensed" w:cs="Calibri"/>
                <w:spacing w:val="-3"/>
                <w:sz w:val="20"/>
                <w:szCs w:val="20"/>
              </w:rPr>
              <w:t>n</w:t>
            </w:r>
            <w:r w:rsidRPr="008D7003">
              <w:rPr>
                <w:rFonts w:ascii="Roboto Condensed" w:hAnsi="Roboto Condensed" w:cs="Calibri"/>
                <w:sz w:val="20"/>
                <w:szCs w:val="20"/>
              </w:rPr>
              <w:t>t.</w:t>
            </w:r>
          </w:p>
          <w:p w14:paraId="54F8BEB8" w14:textId="77777777" w:rsidR="00730EA4" w:rsidRPr="008D7003" w:rsidRDefault="00730EA4" w:rsidP="008D7003">
            <w:pPr>
              <w:autoSpaceDE w:val="0"/>
              <w:autoSpaceDN w:val="0"/>
              <w:adjustRightInd w:val="0"/>
              <w:spacing w:after="0" w:line="240" w:lineRule="auto"/>
              <w:ind w:left="102" w:right="113"/>
              <w:rPr>
                <w:rFonts w:ascii="Roboto Condensed" w:hAnsi="Roboto Condensed" w:cs="Times New Roman"/>
                <w:sz w:val="20"/>
                <w:szCs w:val="20"/>
              </w:rPr>
            </w:pPr>
            <w:r w:rsidRPr="008D7003">
              <w:rPr>
                <w:rFonts w:ascii="Roboto Condensed" w:hAnsi="Roboto Condensed" w:cs="Calibri"/>
                <w:sz w:val="20"/>
                <w:szCs w:val="20"/>
              </w:rPr>
              <w:t>-Fo</w:t>
            </w:r>
            <w:r w:rsidRPr="008D7003">
              <w:rPr>
                <w:rFonts w:ascii="Roboto Condensed" w:hAnsi="Roboto Condensed" w:cs="Calibri"/>
                <w:spacing w:val="-1"/>
                <w:sz w:val="20"/>
                <w:szCs w:val="20"/>
              </w:rPr>
              <w:t>u</w:t>
            </w:r>
            <w:r w:rsidRPr="008D7003">
              <w:rPr>
                <w:rFonts w:ascii="Roboto Condensed" w:hAnsi="Roboto Condensed" w:cs="Calibri"/>
                <w:sz w:val="20"/>
                <w:szCs w:val="20"/>
              </w:rPr>
              <w:t>r</w:t>
            </w:r>
            <w:r w:rsidRPr="008D7003">
              <w:rPr>
                <w:rFonts w:ascii="Roboto Condensed" w:hAnsi="Roboto Condensed" w:cs="Calibri"/>
                <w:spacing w:val="-1"/>
                <w:sz w:val="20"/>
                <w:szCs w:val="20"/>
              </w:rPr>
              <w:t>n</w:t>
            </w:r>
            <w:r w:rsidRPr="008D7003">
              <w:rPr>
                <w:rFonts w:ascii="Roboto Condensed" w:hAnsi="Roboto Condensed" w:cs="Calibri"/>
                <w:sz w:val="20"/>
                <w:szCs w:val="20"/>
              </w:rPr>
              <w:t>ir</w:t>
            </w:r>
            <w:r w:rsidRPr="008D7003">
              <w:rPr>
                <w:rFonts w:ascii="Roboto Condensed" w:hAnsi="Roboto Condensed" w:cs="Calibri"/>
                <w:spacing w:val="38"/>
                <w:sz w:val="20"/>
                <w:szCs w:val="20"/>
              </w:rPr>
              <w:t xml:space="preserve"> </w:t>
            </w:r>
            <w:r w:rsidRPr="008D7003">
              <w:rPr>
                <w:rFonts w:ascii="Roboto Condensed" w:hAnsi="Roboto Condensed" w:cs="Calibri"/>
                <w:sz w:val="20"/>
                <w:szCs w:val="20"/>
              </w:rPr>
              <w:t>les</w:t>
            </w:r>
            <w:r w:rsidRPr="008D7003">
              <w:rPr>
                <w:rFonts w:ascii="Roboto Condensed" w:hAnsi="Roboto Condensed" w:cs="Calibri"/>
                <w:spacing w:val="37"/>
                <w:sz w:val="20"/>
                <w:szCs w:val="20"/>
              </w:rPr>
              <w:t xml:space="preserve"> </w:t>
            </w:r>
            <w:r w:rsidRPr="008D7003">
              <w:rPr>
                <w:rFonts w:ascii="Roboto Condensed" w:hAnsi="Roboto Condensed" w:cs="Calibri"/>
                <w:spacing w:val="1"/>
                <w:sz w:val="20"/>
                <w:szCs w:val="20"/>
              </w:rPr>
              <w:t>m</w:t>
            </w:r>
            <w:r w:rsidRPr="008D7003">
              <w:rPr>
                <w:rFonts w:ascii="Roboto Condensed" w:hAnsi="Roboto Condensed" w:cs="Calibri"/>
                <w:spacing w:val="-1"/>
                <w:sz w:val="20"/>
                <w:szCs w:val="20"/>
              </w:rPr>
              <w:t>o</w:t>
            </w:r>
            <w:r w:rsidRPr="008D7003">
              <w:rPr>
                <w:rFonts w:ascii="Roboto Condensed" w:hAnsi="Roboto Condensed" w:cs="Calibri"/>
                <w:spacing w:val="1"/>
                <w:sz w:val="20"/>
                <w:szCs w:val="20"/>
              </w:rPr>
              <w:t>y</w:t>
            </w:r>
            <w:r w:rsidRPr="008D7003">
              <w:rPr>
                <w:rFonts w:ascii="Roboto Condensed" w:hAnsi="Roboto Condensed" w:cs="Calibri"/>
                <w:sz w:val="20"/>
                <w:szCs w:val="20"/>
              </w:rPr>
              <w:t>ens</w:t>
            </w:r>
            <w:r w:rsidRPr="008D7003">
              <w:rPr>
                <w:rFonts w:ascii="Roboto Condensed" w:hAnsi="Roboto Condensed" w:cs="Calibri"/>
                <w:spacing w:val="39"/>
                <w:sz w:val="20"/>
                <w:szCs w:val="20"/>
              </w:rPr>
              <w:t xml:space="preserve"> </w:t>
            </w:r>
            <w:r w:rsidRPr="008D7003">
              <w:rPr>
                <w:rFonts w:ascii="Roboto Condensed" w:hAnsi="Roboto Condensed" w:cs="Calibri"/>
                <w:spacing w:val="-1"/>
                <w:sz w:val="20"/>
                <w:szCs w:val="20"/>
              </w:rPr>
              <w:t>d</w:t>
            </w:r>
            <w:r w:rsidRPr="008D7003">
              <w:rPr>
                <w:rFonts w:ascii="Roboto Condensed" w:hAnsi="Roboto Condensed" w:cs="Calibri"/>
                <w:sz w:val="20"/>
                <w:szCs w:val="20"/>
              </w:rPr>
              <w:t>’</w:t>
            </w:r>
            <w:r w:rsidRPr="008D7003">
              <w:rPr>
                <w:rFonts w:ascii="Roboto Condensed" w:hAnsi="Roboto Condensed" w:cs="Calibri"/>
                <w:spacing w:val="-1"/>
                <w:sz w:val="20"/>
                <w:szCs w:val="20"/>
              </w:rPr>
              <w:t>u</w:t>
            </w:r>
            <w:r w:rsidRPr="008D7003">
              <w:rPr>
                <w:rFonts w:ascii="Roboto Condensed" w:hAnsi="Roboto Condensed" w:cs="Calibri"/>
                <w:sz w:val="20"/>
                <w:szCs w:val="20"/>
              </w:rPr>
              <w:t>til</w:t>
            </w:r>
            <w:r w:rsidRPr="008D7003">
              <w:rPr>
                <w:rFonts w:ascii="Roboto Condensed" w:hAnsi="Roboto Condensed" w:cs="Calibri"/>
                <w:spacing w:val="-3"/>
                <w:sz w:val="20"/>
                <w:szCs w:val="20"/>
              </w:rPr>
              <w:t>i</w:t>
            </w:r>
            <w:r w:rsidRPr="008D7003">
              <w:rPr>
                <w:rFonts w:ascii="Roboto Condensed" w:hAnsi="Roboto Condensed" w:cs="Calibri"/>
                <w:sz w:val="20"/>
                <w:szCs w:val="20"/>
              </w:rPr>
              <w:t>ser</w:t>
            </w:r>
            <w:r w:rsidRPr="008D7003">
              <w:rPr>
                <w:rFonts w:ascii="Roboto Condensed" w:hAnsi="Roboto Condensed" w:cs="Calibri"/>
                <w:spacing w:val="39"/>
                <w:sz w:val="20"/>
                <w:szCs w:val="20"/>
              </w:rPr>
              <w:t xml:space="preserve"> </w:t>
            </w:r>
            <w:r w:rsidRPr="008D7003">
              <w:rPr>
                <w:rFonts w:ascii="Roboto Condensed" w:hAnsi="Roboto Condensed" w:cs="Calibri"/>
                <w:sz w:val="20"/>
                <w:szCs w:val="20"/>
              </w:rPr>
              <w:t>et</w:t>
            </w:r>
            <w:r w:rsidRPr="008D7003">
              <w:rPr>
                <w:rFonts w:ascii="Roboto Condensed" w:hAnsi="Roboto Condensed" w:cs="Calibri"/>
                <w:spacing w:val="40"/>
                <w:sz w:val="20"/>
                <w:szCs w:val="20"/>
              </w:rPr>
              <w:t xml:space="preserve"> </w:t>
            </w:r>
            <w:r w:rsidRPr="008D7003">
              <w:rPr>
                <w:rFonts w:ascii="Roboto Condensed" w:hAnsi="Roboto Condensed" w:cs="Calibri"/>
                <w:spacing w:val="-3"/>
                <w:sz w:val="20"/>
                <w:szCs w:val="20"/>
              </w:rPr>
              <w:t>d</w:t>
            </w:r>
            <w:r w:rsidRPr="008D7003">
              <w:rPr>
                <w:rFonts w:ascii="Roboto Condensed" w:hAnsi="Roboto Condensed" w:cs="Calibri"/>
                <w:sz w:val="20"/>
                <w:szCs w:val="20"/>
              </w:rPr>
              <w:t>e</w:t>
            </w:r>
            <w:r w:rsidRPr="008D7003">
              <w:rPr>
                <w:rFonts w:ascii="Roboto Condensed" w:hAnsi="Roboto Condensed" w:cs="Calibri"/>
                <w:spacing w:val="40"/>
                <w:sz w:val="20"/>
                <w:szCs w:val="20"/>
              </w:rPr>
              <w:t xml:space="preserve"> </w:t>
            </w:r>
            <w:r w:rsidRPr="008D7003">
              <w:rPr>
                <w:rFonts w:ascii="Roboto Condensed" w:hAnsi="Roboto Condensed" w:cs="Calibri"/>
                <w:sz w:val="20"/>
                <w:szCs w:val="20"/>
              </w:rPr>
              <w:t>ré</w:t>
            </w:r>
            <w:r w:rsidRPr="008D7003">
              <w:rPr>
                <w:rFonts w:ascii="Roboto Condensed" w:hAnsi="Roboto Condensed" w:cs="Calibri"/>
                <w:spacing w:val="-3"/>
                <w:sz w:val="20"/>
                <w:szCs w:val="20"/>
              </w:rPr>
              <w:t>n</w:t>
            </w:r>
            <w:r w:rsidRPr="008D7003">
              <w:rPr>
                <w:rFonts w:ascii="Roboto Condensed" w:hAnsi="Roboto Condensed" w:cs="Calibri"/>
                <w:spacing w:val="1"/>
                <w:sz w:val="20"/>
                <w:szCs w:val="20"/>
              </w:rPr>
              <w:t>o</w:t>
            </w:r>
            <w:r w:rsidRPr="008D7003">
              <w:rPr>
                <w:rFonts w:ascii="Roboto Condensed" w:hAnsi="Roboto Condensed" w:cs="Calibri"/>
                <w:spacing w:val="-1"/>
                <w:sz w:val="20"/>
                <w:szCs w:val="20"/>
              </w:rPr>
              <w:t>v</w:t>
            </w:r>
            <w:r w:rsidRPr="008D7003">
              <w:rPr>
                <w:rFonts w:ascii="Roboto Condensed" w:hAnsi="Roboto Condensed" w:cs="Calibri"/>
                <w:sz w:val="20"/>
                <w:szCs w:val="20"/>
              </w:rPr>
              <w:t>er</w:t>
            </w:r>
            <w:r w:rsidRPr="008D7003">
              <w:rPr>
                <w:rFonts w:ascii="Roboto Condensed" w:hAnsi="Roboto Condensed" w:cs="Calibri"/>
                <w:spacing w:val="39"/>
                <w:sz w:val="20"/>
                <w:szCs w:val="20"/>
              </w:rPr>
              <w:t xml:space="preserve"> </w:t>
            </w:r>
            <w:r w:rsidRPr="008D7003">
              <w:rPr>
                <w:rFonts w:ascii="Roboto Condensed" w:hAnsi="Roboto Condensed" w:cs="Calibri"/>
                <w:sz w:val="20"/>
                <w:szCs w:val="20"/>
              </w:rPr>
              <w:t>les</w:t>
            </w:r>
            <w:r w:rsidRPr="008D7003">
              <w:rPr>
                <w:rFonts w:ascii="Roboto Condensed" w:hAnsi="Roboto Condensed" w:cs="Calibri"/>
                <w:spacing w:val="39"/>
                <w:sz w:val="20"/>
                <w:szCs w:val="20"/>
              </w:rPr>
              <w:t xml:space="preserve"> </w:t>
            </w:r>
            <w:r w:rsidRPr="008D7003">
              <w:rPr>
                <w:rFonts w:ascii="Roboto Condensed" w:hAnsi="Roboto Condensed" w:cs="Calibri"/>
                <w:spacing w:val="-1"/>
                <w:sz w:val="20"/>
                <w:szCs w:val="20"/>
              </w:rPr>
              <w:t>p</w:t>
            </w:r>
            <w:r w:rsidRPr="008D7003">
              <w:rPr>
                <w:rFonts w:ascii="Roboto Condensed" w:hAnsi="Roboto Condensed" w:cs="Calibri"/>
                <w:sz w:val="20"/>
                <w:szCs w:val="20"/>
              </w:rPr>
              <w:t>ra</w:t>
            </w:r>
            <w:r w:rsidRPr="008D7003">
              <w:rPr>
                <w:rFonts w:ascii="Roboto Condensed" w:hAnsi="Roboto Condensed" w:cs="Calibri"/>
                <w:spacing w:val="-2"/>
                <w:sz w:val="20"/>
                <w:szCs w:val="20"/>
              </w:rPr>
              <w:t>t</w:t>
            </w:r>
            <w:r w:rsidRPr="008D7003">
              <w:rPr>
                <w:rFonts w:ascii="Roboto Condensed" w:hAnsi="Roboto Condensed" w:cs="Calibri"/>
                <w:sz w:val="20"/>
                <w:szCs w:val="20"/>
              </w:rPr>
              <w:t>i</w:t>
            </w:r>
            <w:r w:rsidRPr="008D7003">
              <w:rPr>
                <w:rFonts w:ascii="Roboto Condensed" w:hAnsi="Roboto Condensed" w:cs="Calibri"/>
                <w:spacing w:val="-1"/>
                <w:sz w:val="20"/>
                <w:szCs w:val="20"/>
              </w:rPr>
              <w:t>qu</w:t>
            </w:r>
            <w:r w:rsidRPr="008D7003">
              <w:rPr>
                <w:rFonts w:ascii="Roboto Condensed" w:hAnsi="Roboto Condensed" w:cs="Calibri"/>
                <w:sz w:val="20"/>
                <w:szCs w:val="20"/>
              </w:rPr>
              <w:t>es</w:t>
            </w:r>
            <w:r w:rsidRPr="008D7003">
              <w:rPr>
                <w:rFonts w:ascii="Roboto Condensed" w:hAnsi="Roboto Condensed" w:cs="Calibri"/>
                <w:spacing w:val="43"/>
                <w:sz w:val="20"/>
                <w:szCs w:val="20"/>
              </w:rPr>
              <w:t xml:space="preserve"> </w:t>
            </w:r>
            <w:r w:rsidRPr="008D7003">
              <w:rPr>
                <w:rFonts w:ascii="Roboto Condensed" w:hAnsi="Roboto Condensed" w:cs="Calibri"/>
                <w:sz w:val="20"/>
                <w:szCs w:val="20"/>
              </w:rPr>
              <w:t>e</w:t>
            </w:r>
            <w:r w:rsidRPr="008D7003">
              <w:rPr>
                <w:rFonts w:ascii="Roboto Condensed" w:hAnsi="Roboto Condensed" w:cs="Calibri"/>
                <w:spacing w:val="1"/>
                <w:sz w:val="20"/>
                <w:szCs w:val="20"/>
              </w:rPr>
              <w:t>x</w:t>
            </w:r>
            <w:r w:rsidRPr="008D7003">
              <w:rPr>
                <w:rFonts w:ascii="Roboto Condensed" w:hAnsi="Roboto Condensed" w:cs="Calibri"/>
                <w:sz w:val="20"/>
                <w:szCs w:val="20"/>
              </w:rPr>
              <w:t>ista</w:t>
            </w:r>
            <w:r w:rsidRPr="008D7003">
              <w:rPr>
                <w:rFonts w:ascii="Roboto Condensed" w:hAnsi="Roboto Condensed" w:cs="Calibri"/>
                <w:spacing w:val="-3"/>
                <w:sz w:val="20"/>
                <w:szCs w:val="20"/>
              </w:rPr>
              <w:t>n</w:t>
            </w:r>
            <w:r w:rsidRPr="008D7003">
              <w:rPr>
                <w:rFonts w:ascii="Roboto Condensed" w:hAnsi="Roboto Condensed" w:cs="Calibri"/>
                <w:sz w:val="20"/>
                <w:szCs w:val="20"/>
              </w:rPr>
              <w:t>t</w:t>
            </w:r>
            <w:r w:rsidRPr="008D7003">
              <w:rPr>
                <w:rFonts w:ascii="Roboto Condensed" w:hAnsi="Roboto Condensed" w:cs="Calibri"/>
                <w:spacing w:val="-1"/>
                <w:sz w:val="20"/>
                <w:szCs w:val="20"/>
              </w:rPr>
              <w:t>e</w:t>
            </w:r>
            <w:r w:rsidRPr="008D7003">
              <w:rPr>
                <w:rFonts w:ascii="Roboto Condensed" w:hAnsi="Roboto Condensed" w:cs="Calibri"/>
                <w:sz w:val="20"/>
                <w:szCs w:val="20"/>
              </w:rPr>
              <w:t>s actuell</w:t>
            </w:r>
            <w:r w:rsidRPr="008D7003">
              <w:rPr>
                <w:rFonts w:ascii="Roboto Condensed" w:hAnsi="Roboto Condensed" w:cs="Calibri"/>
                <w:spacing w:val="-2"/>
                <w:sz w:val="20"/>
                <w:szCs w:val="20"/>
              </w:rPr>
              <w:t>e</w:t>
            </w:r>
            <w:r w:rsidRPr="008D7003">
              <w:rPr>
                <w:rFonts w:ascii="Roboto Condensed" w:hAnsi="Roboto Condensed" w:cs="Calibri"/>
                <w:spacing w:val="1"/>
                <w:sz w:val="20"/>
                <w:szCs w:val="20"/>
              </w:rPr>
              <w:t>m</w:t>
            </w:r>
            <w:r w:rsidRPr="008D7003">
              <w:rPr>
                <w:rFonts w:ascii="Roboto Condensed" w:hAnsi="Roboto Condensed" w:cs="Calibri"/>
                <w:sz w:val="20"/>
                <w:szCs w:val="20"/>
              </w:rPr>
              <w:t>ent</w:t>
            </w:r>
            <w:r w:rsidRPr="008D7003">
              <w:rPr>
                <w:rFonts w:ascii="Roboto Condensed" w:hAnsi="Roboto Condensed" w:cs="Calibri"/>
                <w:spacing w:val="-2"/>
                <w:sz w:val="20"/>
                <w:szCs w:val="20"/>
              </w:rPr>
              <w:t xml:space="preserve"> </w:t>
            </w:r>
            <w:r w:rsidRPr="008D7003">
              <w:rPr>
                <w:rFonts w:ascii="Roboto Condensed" w:hAnsi="Roboto Condensed" w:cs="Calibri"/>
                <w:spacing w:val="1"/>
                <w:sz w:val="20"/>
                <w:szCs w:val="20"/>
              </w:rPr>
              <w:t>e</w:t>
            </w:r>
            <w:r w:rsidRPr="008D7003">
              <w:rPr>
                <w:rFonts w:ascii="Roboto Condensed" w:hAnsi="Roboto Condensed" w:cs="Calibri"/>
                <w:sz w:val="20"/>
                <w:szCs w:val="20"/>
              </w:rPr>
              <w:t>n</w:t>
            </w:r>
            <w:r w:rsidRPr="008D7003">
              <w:rPr>
                <w:rFonts w:ascii="Roboto Condensed" w:hAnsi="Roboto Condensed" w:cs="Calibri"/>
                <w:spacing w:val="-3"/>
                <w:sz w:val="20"/>
                <w:szCs w:val="20"/>
              </w:rPr>
              <w:t xml:space="preserve"> </w:t>
            </w:r>
            <w:r w:rsidRPr="008D7003">
              <w:rPr>
                <w:rFonts w:ascii="Roboto Condensed" w:hAnsi="Roboto Condensed" w:cs="Calibri"/>
                <w:sz w:val="20"/>
                <w:szCs w:val="20"/>
              </w:rPr>
              <w:t>entrepr</w:t>
            </w:r>
            <w:r w:rsidRPr="008D7003">
              <w:rPr>
                <w:rFonts w:ascii="Roboto Condensed" w:hAnsi="Roboto Condensed" w:cs="Calibri"/>
                <w:spacing w:val="-1"/>
                <w:sz w:val="20"/>
                <w:szCs w:val="20"/>
              </w:rPr>
              <w:t>i</w:t>
            </w:r>
            <w:r w:rsidRPr="008D7003">
              <w:rPr>
                <w:rFonts w:ascii="Roboto Condensed" w:hAnsi="Roboto Condensed" w:cs="Calibri"/>
                <w:spacing w:val="-2"/>
                <w:sz w:val="20"/>
                <w:szCs w:val="20"/>
              </w:rPr>
              <w:t>se</w:t>
            </w:r>
            <w:r w:rsidRPr="008D7003">
              <w:rPr>
                <w:rFonts w:ascii="Roboto Condensed" w:hAnsi="Roboto Condensed" w:cs="Calibri"/>
                <w:sz w:val="20"/>
                <w:szCs w:val="20"/>
              </w:rPr>
              <w:t>.</w:t>
            </w:r>
          </w:p>
        </w:tc>
      </w:tr>
      <w:tr w:rsidR="00730EA4" w:rsidRPr="00142415" w14:paraId="49621B30" w14:textId="77777777" w:rsidTr="003402AC">
        <w:trPr>
          <w:trHeight w:hRule="exact" w:val="5448"/>
        </w:trPr>
        <w:tc>
          <w:tcPr>
            <w:tcW w:w="2459" w:type="dxa"/>
            <w:gridSpan w:val="3"/>
            <w:shd w:val="clear" w:color="auto" w:fill="282D46"/>
            <w:vAlign w:val="center"/>
          </w:tcPr>
          <w:p w14:paraId="15CABCC0" w14:textId="77777777" w:rsidR="00730EA4" w:rsidRPr="004368A2" w:rsidRDefault="00730EA4" w:rsidP="00730EA4">
            <w:pPr>
              <w:autoSpaceDE w:val="0"/>
              <w:autoSpaceDN w:val="0"/>
              <w:adjustRightInd w:val="0"/>
              <w:spacing w:after="0" w:line="267" w:lineRule="exact"/>
              <w:ind w:left="97" w:right="-20"/>
              <w:rPr>
                <w:rFonts w:ascii="Roboto Condensed" w:hAnsi="Roboto Condensed" w:cs="Times New Roman"/>
                <w:b/>
                <w:color w:val="FFFFFF" w:themeColor="background1"/>
                <w:szCs w:val="24"/>
              </w:rPr>
            </w:pPr>
            <w:r w:rsidRPr="004368A2">
              <w:rPr>
                <w:rFonts w:ascii="Roboto Condensed" w:hAnsi="Roboto Condensed" w:cs="Calibri"/>
                <w:b/>
                <w:bCs/>
                <w:color w:val="FFFFFF" w:themeColor="background1"/>
                <w:spacing w:val="1"/>
                <w:position w:val="1"/>
              </w:rPr>
              <w:t>C</w:t>
            </w:r>
            <w:r w:rsidRPr="004368A2">
              <w:rPr>
                <w:rFonts w:ascii="Roboto Condensed" w:hAnsi="Roboto Condensed" w:cs="Calibri"/>
                <w:b/>
                <w:bCs/>
                <w:color w:val="FFFFFF" w:themeColor="background1"/>
                <w:spacing w:val="-1"/>
                <w:position w:val="1"/>
              </w:rPr>
              <w:t>on</w:t>
            </w:r>
            <w:r w:rsidRPr="004368A2">
              <w:rPr>
                <w:rFonts w:ascii="Roboto Condensed" w:hAnsi="Roboto Condensed" w:cs="Calibri"/>
                <w:b/>
                <w:bCs/>
                <w:color w:val="FFFFFF" w:themeColor="background1"/>
                <w:position w:val="1"/>
              </w:rPr>
              <w:t>t</w:t>
            </w:r>
            <w:r w:rsidRPr="004368A2">
              <w:rPr>
                <w:rFonts w:ascii="Roboto Condensed" w:hAnsi="Roboto Condensed" w:cs="Calibri"/>
                <w:b/>
                <w:bCs/>
                <w:color w:val="FFFFFF" w:themeColor="background1"/>
                <w:spacing w:val="1"/>
                <w:position w:val="1"/>
              </w:rPr>
              <w:t>ri</w:t>
            </w:r>
            <w:r w:rsidRPr="004368A2">
              <w:rPr>
                <w:rFonts w:ascii="Roboto Condensed" w:hAnsi="Roboto Condensed" w:cs="Calibri"/>
                <w:b/>
                <w:bCs/>
                <w:color w:val="FFFFFF" w:themeColor="background1"/>
                <w:spacing w:val="-1"/>
                <w:position w:val="1"/>
              </w:rPr>
              <w:t>bu</w:t>
            </w:r>
            <w:r w:rsidRPr="004368A2">
              <w:rPr>
                <w:rFonts w:ascii="Roboto Condensed" w:hAnsi="Roboto Condensed" w:cs="Calibri"/>
                <w:b/>
                <w:bCs/>
                <w:color w:val="FFFFFF" w:themeColor="background1"/>
                <w:position w:val="1"/>
              </w:rPr>
              <w:t>t</w:t>
            </w:r>
            <w:r w:rsidRPr="004368A2">
              <w:rPr>
                <w:rFonts w:ascii="Roboto Condensed" w:hAnsi="Roboto Condensed" w:cs="Calibri"/>
                <w:b/>
                <w:bCs/>
                <w:color w:val="FFFFFF" w:themeColor="background1"/>
                <w:spacing w:val="1"/>
                <w:position w:val="1"/>
              </w:rPr>
              <w:t>i</w:t>
            </w:r>
            <w:r w:rsidRPr="004368A2">
              <w:rPr>
                <w:rFonts w:ascii="Roboto Condensed" w:hAnsi="Roboto Condensed" w:cs="Calibri"/>
                <w:b/>
                <w:bCs/>
                <w:color w:val="FFFFFF" w:themeColor="background1"/>
                <w:spacing w:val="-1"/>
                <w:position w:val="1"/>
              </w:rPr>
              <w:t>o</w:t>
            </w:r>
            <w:r w:rsidRPr="004368A2">
              <w:rPr>
                <w:rFonts w:ascii="Roboto Condensed" w:hAnsi="Roboto Condensed" w:cs="Calibri"/>
                <w:b/>
                <w:bCs/>
                <w:color w:val="FFFFFF" w:themeColor="background1"/>
                <w:position w:val="1"/>
              </w:rPr>
              <w:t>n</w:t>
            </w:r>
            <w:r w:rsidRPr="004368A2">
              <w:rPr>
                <w:rFonts w:ascii="Roboto Condensed" w:hAnsi="Roboto Condensed" w:cs="Calibri"/>
                <w:b/>
                <w:bCs/>
                <w:color w:val="FFFFFF" w:themeColor="background1"/>
                <w:spacing w:val="-1"/>
                <w:position w:val="1"/>
              </w:rPr>
              <w:t xml:space="preserve"> </w:t>
            </w:r>
            <w:r w:rsidRPr="004368A2">
              <w:rPr>
                <w:rFonts w:ascii="Roboto Condensed" w:hAnsi="Roboto Condensed" w:cs="Calibri"/>
                <w:b/>
                <w:bCs/>
                <w:color w:val="FFFFFF" w:themeColor="background1"/>
                <w:position w:val="1"/>
              </w:rPr>
              <w:t xml:space="preserve">au </w:t>
            </w:r>
            <w:r w:rsidRPr="004368A2">
              <w:rPr>
                <w:rFonts w:ascii="Roboto Condensed" w:hAnsi="Roboto Condensed" w:cs="Calibri"/>
                <w:b/>
                <w:bCs/>
                <w:color w:val="FFFFFF" w:themeColor="background1"/>
                <w:spacing w:val="1"/>
              </w:rPr>
              <w:t>r</w:t>
            </w:r>
            <w:r w:rsidRPr="004368A2">
              <w:rPr>
                <w:rFonts w:ascii="Roboto Condensed" w:hAnsi="Roboto Condensed" w:cs="Calibri"/>
                <w:b/>
                <w:bCs/>
                <w:color w:val="FFFFFF" w:themeColor="background1"/>
                <w:spacing w:val="-1"/>
              </w:rPr>
              <w:t>é</w:t>
            </w:r>
            <w:r w:rsidRPr="004368A2">
              <w:rPr>
                <w:rFonts w:ascii="Roboto Condensed" w:hAnsi="Roboto Condensed" w:cs="Calibri"/>
                <w:b/>
                <w:bCs/>
                <w:color w:val="FFFFFF" w:themeColor="background1"/>
              </w:rPr>
              <w:t>f</w:t>
            </w:r>
            <w:r w:rsidRPr="004368A2">
              <w:rPr>
                <w:rFonts w:ascii="Roboto Condensed" w:hAnsi="Roboto Condensed" w:cs="Calibri"/>
                <w:b/>
                <w:bCs/>
                <w:color w:val="FFFFFF" w:themeColor="background1"/>
                <w:spacing w:val="-1"/>
              </w:rPr>
              <w:t>é</w:t>
            </w:r>
            <w:r w:rsidRPr="004368A2">
              <w:rPr>
                <w:rFonts w:ascii="Roboto Condensed" w:hAnsi="Roboto Condensed" w:cs="Calibri"/>
                <w:b/>
                <w:bCs/>
                <w:color w:val="FFFFFF" w:themeColor="background1"/>
                <w:spacing w:val="1"/>
              </w:rPr>
              <w:t>r</w:t>
            </w:r>
            <w:r w:rsidRPr="004368A2">
              <w:rPr>
                <w:rFonts w:ascii="Roboto Condensed" w:hAnsi="Roboto Condensed" w:cs="Calibri"/>
                <w:b/>
                <w:bCs/>
                <w:color w:val="FFFFFF" w:themeColor="background1"/>
                <w:spacing w:val="-1"/>
              </w:rPr>
              <w:t>en</w:t>
            </w:r>
            <w:r w:rsidRPr="004368A2">
              <w:rPr>
                <w:rFonts w:ascii="Roboto Condensed" w:hAnsi="Roboto Condensed" w:cs="Calibri"/>
                <w:b/>
                <w:bCs/>
                <w:color w:val="FFFFFF" w:themeColor="background1"/>
              </w:rPr>
              <w:t>t</w:t>
            </w:r>
            <w:r w:rsidRPr="004368A2">
              <w:rPr>
                <w:rFonts w:ascii="Roboto Condensed" w:hAnsi="Roboto Condensed" w:cs="Calibri"/>
                <w:b/>
                <w:bCs/>
                <w:color w:val="FFFFFF" w:themeColor="background1"/>
                <w:spacing w:val="1"/>
              </w:rPr>
              <w:t>i</w:t>
            </w:r>
            <w:r w:rsidRPr="004368A2">
              <w:rPr>
                <w:rFonts w:ascii="Roboto Condensed" w:hAnsi="Roboto Condensed" w:cs="Calibri"/>
                <w:b/>
                <w:bCs/>
                <w:color w:val="FFFFFF" w:themeColor="background1"/>
                <w:spacing w:val="-1"/>
              </w:rPr>
              <w:t>e</w:t>
            </w:r>
            <w:r w:rsidRPr="004368A2">
              <w:rPr>
                <w:rFonts w:ascii="Roboto Condensed" w:hAnsi="Roboto Condensed" w:cs="Calibri"/>
                <w:b/>
                <w:bCs/>
                <w:color w:val="FFFFFF" w:themeColor="background1"/>
              </w:rPr>
              <w:t>l</w:t>
            </w:r>
            <w:r w:rsidRPr="004368A2">
              <w:rPr>
                <w:rFonts w:ascii="Roboto Condensed" w:hAnsi="Roboto Condensed" w:cs="Calibri"/>
                <w:b/>
                <w:bCs/>
                <w:color w:val="FFFFFF" w:themeColor="background1"/>
                <w:spacing w:val="-1"/>
              </w:rPr>
              <w:t xml:space="preserve"> </w:t>
            </w:r>
            <w:r w:rsidRPr="004368A2">
              <w:rPr>
                <w:rFonts w:ascii="Roboto Condensed" w:hAnsi="Roboto Condensed" w:cs="Calibri"/>
                <w:b/>
                <w:bCs/>
                <w:color w:val="FFFFFF" w:themeColor="background1"/>
              </w:rPr>
              <w:t>Em</w:t>
            </w:r>
            <w:r w:rsidRPr="004368A2">
              <w:rPr>
                <w:rFonts w:ascii="Roboto Condensed" w:hAnsi="Roboto Condensed" w:cs="Calibri"/>
                <w:b/>
                <w:bCs/>
                <w:color w:val="FFFFFF" w:themeColor="background1"/>
                <w:spacing w:val="-1"/>
              </w:rPr>
              <w:t>p</w:t>
            </w:r>
            <w:r w:rsidRPr="004368A2">
              <w:rPr>
                <w:rFonts w:ascii="Roboto Condensed" w:hAnsi="Roboto Condensed" w:cs="Calibri"/>
                <w:b/>
                <w:bCs/>
                <w:color w:val="FFFFFF" w:themeColor="background1"/>
                <w:spacing w:val="1"/>
              </w:rPr>
              <w:t>l</w:t>
            </w:r>
            <w:r w:rsidRPr="004368A2">
              <w:rPr>
                <w:rFonts w:ascii="Roboto Condensed" w:hAnsi="Roboto Condensed" w:cs="Calibri"/>
                <w:b/>
                <w:bCs/>
                <w:color w:val="FFFFFF" w:themeColor="background1"/>
                <w:spacing w:val="-3"/>
              </w:rPr>
              <w:t>o</w:t>
            </w:r>
            <w:r w:rsidRPr="004368A2">
              <w:rPr>
                <w:rFonts w:ascii="Roboto Condensed" w:hAnsi="Roboto Condensed" w:cs="Calibri"/>
                <w:b/>
                <w:bCs/>
                <w:color w:val="FFFFFF" w:themeColor="background1"/>
                <w:spacing w:val="2"/>
              </w:rPr>
              <w:t>i</w:t>
            </w:r>
            <w:r w:rsidRPr="004368A2">
              <w:rPr>
                <w:rFonts w:ascii="Roboto Condensed" w:hAnsi="Roboto Condensed" w:cs="Calibri"/>
                <w:b/>
                <w:bCs/>
                <w:color w:val="FFFFFF" w:themeColor="background1"/>
              </w:rPr>
              <w:t xml:space="preserve">- </w:t>
            </w:r>
            <w:r w:rsidRPr="004368A2">
              <w:rPr>
                <w:rFonts w:ascii="Roboto Condensed" w:hAnsi="Roboto Condensed" w:cs="Calibri"/>
                <w:b/>
                <w:bCs/>
                <w:color w:val="FFFFFF" w:themeColor="background1"/>
                <w:spacing w:val="1"/>
              </w:rPr>
              <w:t>C</w:t>
            </w:r>
            <w:r w:rsidRPr="004368A2">
              <w:rPr>
                <w:rFonts w:ascii="Roboto Condensed" w:hAnsi="Roboto Condensed" w:cs="Calibri"/>
                <w:b/>
                <w:bCs/>
                <w:color w:val="FFFFFF" w:themeColor="background1"/>
                <w:spacing w:val="-1"/>
              </w:rPr>
              <w:t>o</w:t>
            </w:r>
            <w:r w:rsidRPr="004368A2">
              <w:rPr>
                <w:rFonts w:ascii="Roboto Condensed" w:hAnsi="Roboto Condensed" w:cs="Calibri"/>
                <w:b/>
                <w:bCs/>
                <w:color w:val="FFFFFF" w:themeColor="background1"/>
              </w:rPr>
              <w:t>mp</w:t>
            </w:r>
            <w:r w:rsidRPr="004368A2">
              <w:rPr>
                <w:rFonts w:ascii="Roboto Condensed" w:hAnsi="Roboto Condensed" w:cs="Calibri"/>
                <w:b/>
                <w:bCs/>
                <w:color w:val="FFFFFF" w:themeColor="background1"/>
                <w:spacing w:val="-1"/>
              </w:rPr>
              <w:t>é</w:t>
            </w:r>
            <w:r w:rsidRPr="004368A2">
              <w:rPr>
                <w:rFonts w:ascii="Roboto Condensed" w:hAnsi="Roboto Condensed" w:cs="Calibri"/>
                <w:b/>
                <w:bCs/>
                <w:color w:val="FFFFFF" w:themeColor="background1"/>
              </w:rPr>
              <w:t>te</w:t>
            </w:r>
            <w:r w:rsidRPr="004368A2">
              <w:rPr>
                <w:rFonts w:ascii="Roboto Condensed" w:hAnsi="Roboto Condensed" w:cs="Calibri"/>
                <w:b/>
                <w:bCs/>
                <w:color w:val="FFFFFF" w:themeColor="background1"/>
                <w:spacing w:val="-1"/>
              </w:rPr>
              <w:t>n</w:t>
            </w:r>
            <w:r w:rsidRPr="004368A2">
              <w:rPr>
                <w:rFonts w:ascii="Roboto Condensed" w:hAnsi="Roboto Condensed" w:cs="Calibri"/>
                <w:b/>
                <w:bCs/>
                <w:color w:val="FFFFFF" w:themeColor="background1"/>
                <w:spacing w:val="1"/>
              </w:rPr>
              <w:t>c</w:t>
            </w:r>
            <w:r w:rsidRPr="004368A2">
              <w:rPr>
                <w:rFonts w:ascii="Roboto Condensed" w:hAnsi="Roboto Condensed" w:cs="Calibri"/>
                <w:b/>
                <w:bCs/>
                <w:color w:val="FFFFFF" w:themeColor="background1"/>
                <w:spacing w:val="-1"/>
              </w:rPr>
              <w:t>e</w:t>
            </w:r>
            <w:r w:rsidRPr="004368A2">
              <w:rPr>
                <w:rFonts w:ascii="Roboto Condensed" w:hAnsi="Roboto Condensed" w:cs="Calibri"/>
                <w:b/>
                <w:bCs/>
                <w:color w:val="FFFFFF" w:themeColor="background1"/>
              </w:rPr>
              <w:t>s</w:t>
            </w:r>
          </w:p>
        </w:tc>
        <w:tc>
          <w:tcPr>
            <w:tcW w:w="6485" w:type="dxa"/>
            <w:gridSpan w:val="3"/>
            <w:shd w:val="clear" w:color="auto" w:fill="F1E5F7"/>
            <w:vAlign w:val="center"/>
          </w:tcPr>
          <w:p w14:paraId="1DB7CD9F" w14:textId="77777777" w:rsidR="00730EA4" w:rsidRPr="008D7003" w:rsidRDefault="00730EA4" w:rsidP="003402AC">
            <w:pPr>
              <w:autoSpaceDE w:val="0"/>
              <w:autoSpaceDN w:val="0"/>
              <w:adjustRightInd w:val="0"/>
              <w:spacing w:after="0" w:line="240" w:lineRule="auto"/>
              <w:ind w:left="49" w:right="113"/>
              <w:rPr>
                <w:rFonts w:ascii="Roboto Condensed" w:hAnsi="Roboto Condensed" w:cs="Calibri"/>
                <w:b/>
                <w:sz w:val="20"/>
                <w:szCs w:val="20"/>
              </w:rPr>
            </w:pPr>
            <w:r w:rsidRPr="008D7003">
              <w:rPr>
                <w:rFonts w:ascii="Roboto Condensed" w:hAnsi="Roboto Condensed" w:cs="Calibri"/>
                <w:b/>
                <w:spacing w:val="-1"/>
                <w:sz w:val="20"/>
                <w:szCs w:val="20"/>
              </w:rPr>
              <w:t>C</w:t>
            </w:r>
            <w:r w:rsidRPr="008D7003">
              <w:rPr>
                <w:rFonts w:ascii="Roboto Condensed" w:hAnsi="Roboto Condensed" w:cs="Calibri"/>
                <w:b/>
                <w:sz w:val="20"/>
                <w:szCs w:val="20"/>
              </w:rPr>
              <w:t xml:space="preserve">1. </w:t>
            </w:r>
            <w:r w:rsidRPr="008D7003">
              <w:rPr>
                <w:rFonts w:ascii="Roboto Condensed" w:hAnsi="Roboto Condensed" w:cs="Calibri"/>
                <w:b/>
                <w:spacing w:val="1"/>
                <w:sz w:val="20"/>
                <w:szCs w:val="20"/>
              </w:rPr>
              <w:t>Collecter, traiter et diffuser des données et de l’information</w:t>
            </w:r>
          </w:p>
          <w:p w14:paraId="2F580542" w14:textId="77777777" w:rsidR="00730EA4" w:rsidRPr="008D7003" w:rsidRDefault="00730EA4" w:rsidP="003402AC">
            <w:pPr>
              <w:autoSpaceDE w:val="0"/>
              <w:autoSpaceDN w:val="0"/>
              <w:adjustRightInd w:val="0"/>
              <w:spacing w:after="0" w:line="240" w:lineRule="auto"/>
              <w:ind w:left="284" w:right="113"/>
              <w:rPr>
                <w:rFonts w:ascii="Roboto Condensed" w:hAnsi="Roboto Condensed" w:cs="Calibri"/>
                <w:spacing w:val="-1"/>
                <w:sz w:val="20"/>
                <w:szCs w:val="20"/>
              </w:rPr>
            </w:pPr>
            <w:r w:rsidRPr="008D7003">
              <w:rPr>
                <w:rFonts w:ascii="Roboto Condensed" w:hAnsi="Roboto Condensed" w:cs="Calibri"/>
                <w:spacing w:val="-1"/>
                <w:sz w:val="20"/>
                <w:szCs w:val="20"/>
              </w:rPr>
              <w:t>C1.1</w:t>
            </w:r>
            <w:r w:rsidRPr="008D7003">
              <w:rPr>
                <w:rFonts w:ascii="Roboto Condensed" w:hAnsi="Roboto Condensed" w:cs="Calibri"/>
                <w:spacing w:val="-1"/>
                <w:sz w:val="20"/>
                <w:szCs w:val="20"/>
              </w:rPr>
              <w:tab/>
              <w:t xml:space="preserve"> Collecter, traiter, analyser, interpréter des données ou des informations, quantitatives ou qualitatives, en sachant notamment concevoir les bases de données constitutives d’un système d’information</w:t>
            </w:r>
          </w:p>
          <w:p w14:paraId="5ECE8D2A" w14:textId="77777777" w:rsidR="00730EA4" w:rsidRPr="008D7003" w:rsidRDefault="00730EA4" w:rsidP="003402AC">
            <w:pPr>
              <w:autoSpaceDE w:val="0"/>
              <w:autoSpaceDN w:val="0"/>
              <w:adjustRightInd w:val="0"/>
              <w:spacing w:after="0" w:line="240" w:lineRule="auto"/>
              <w:ind w:left="284" w:right="113"/>
              <w:rPr>
                <w:rFonts w:ascii="Roboto Condensed" w:hAnsi="Roboto Condensed" w:cs="Calibri"/>
                <w:spacing w:val="-1"/>
                <w:sz w:val="20"/>
                <w:szCs w:val="20"/>
              </w:rPr>
            </w:pPr>
            <w:r w:rsidRPr="008D7003">
              <w:rPr>
                <w:rFonts w:ascii="Roboto Condensed" w:hAnsi="Roboto Condensed" w:cs="Calibri"/>
                <w:spacing w:val="-1"/>
                <w:sz w:val="20"/>
                <w:szCs w:val="20"/>
              </w:rPr>
              <w:t>C1.2 Choisir et mettre en œuvre des langages, outils, méthodes (formels et analytiques/analogiques et systémiques) permettant de modéliser ou représenter un problème, une situation, un système de complexité variable, et les traduire en textes ou schémas simples, accessibles et signifiants qui favorisent la communication, la participation et la co-construction collective.</w:t>
            </w:r>
          </w:p>
          <w:p w14:paraId="350A7C72" w14:textId="77777777" w:rsidR="00730EA4" w:rsidRPr="008D7003" w:rsidRDefault="00730EA4" w:rsidP="003402AC">
            <w:pPr>
              <w:autoSpaceDE w:val="0"/>
              <w:autoSpaceDN w:val="0"/>
              <w:adjustRightInd w:val="0"/>
              <w:spacing w:after="0" w:line="240" w:lineRule="auto"/>
              <w:ind w:left="284" w:right="113"/>
              <w:rPr>
                <w:rFonts w:ascii="Roboto Condensed" w:hAnsi="Roboto Condensed" w:cs="Calibri"/>
                <w:sz w:val="20"/>
                <w:szCs w:val="20"/>
              </w:rPr>
            </w:pPr>
            <w:r w:rsidRPr="008D7003">
              <w:rPr>
                <w:rFonts w:ascii="Roboto Condensed" w:hAnsi="Roboto Condensed" w:cs="Calibri"/>
                <w:sz w:val="20"/>
                <w:szCs w:val="20"/>
              </w:rPr>
              <w:t>C1.4 Définir des indicateurs et élaborer un tableau de bord en fonction des objectifs et besoins des parties prenantes</w:t>
            </w:r>
          </w:p>
          <w:p w14:paraId="6E54E260" w14:textId="77777777" w:rsidR="00730EA4" w:rsidRPr="008D7003" w:rsidRDefault="00730EA4" w:rsidP="003402AC">
            <w:pPr>
              <w:autoSpaceDE w:val="0"/>
              <w:autoSpaceDN w:val="0"/>
              <w:adjustRightInd w:val="0"/>
              <w:spacing w:after="0" w:line="240" w:lineRule="auto"/>
              <w:ind w:left="49" w:right="113"/>
              <w:rPr>
                <w:rFonts w:ascii="Roboto Condensed" w:hAnsi="Roboto Condensed" w:cs="Calibri"/>
                <w:b/>
                <w:sz w:val="20"/>
                <w:szCs w:val="20"/>
              </w:rPr>
            </w:pPr>
            <w:r w:rsidRPr="008D7003">
              <w:rPr>
                <w:rFonts w:ascii="Roboto Condensed" w:hAnsi="Roboto Condensed" w:cs="Calibri"/>
                <w:b/>
                <w:spacing w:val="-1"/>
                <w:sz w:val="20"/>
                <w:szCs w:val="20"/>
              </w:rPr>
              <w:t>C5</w:t>
            </w:r>
            <w:r w:rsidRPr="008D7003">
              <w:rPr>
                <w:rFonts w:ascii="Roboto Condensed" w:hAnsi="Roboto Condensed" w:cs="Calibri"/>
                <w:b/>
                <w:sz w:val="20"/>
                <w:szCs w:val="20"/>
              </w:rPr>
              <w:t xml:space="preserve">. </w:t>
            </w:r>
            <w:r w:rsidRPr="008D7003">
              <w:rPr>
                <w:rFonts w:ascii="Roboto Condensed" w:hAnsi="Roboto Condensed" w:cs="Calibri"/>
                <w:b/>
                <w:spacing w:val="1"/>
                <w:sz w:val="20"/>
                <w:szCs w:val="20"/>
              </w:rPr>
              <w:t xml:space="preserve">Dimensionner et optimiser le fonctionnement de systèmes complexes de production et de la </w:t>
            </w:r>
            <w:proofErr w:type="spellStart"/>
            <w:r w:rsidRPr="008D7003">
              <w:rPr>
                <w:rFonts w:ascii="Roboto Condensed" w:hAnsi="Roboto Condensed" w:cs="Calibri"/>
                <w:b/>
                <w:spacing w:val="1"/>
                <w:sz w:val="20"/>
                <w:szCs w:val="20"/>
              </w:rPr>
              <w:t>supply-chain</w:t>
            </w:r>
            <w:proofErr w:type="spellEnd"/>
            <w:r w:rsidRPr="008D7003">
              <w:rPr>
                <w:rFonts w:ascii="Roboto Condensed" w:hAnsi="Roboto Condensed" w:cs="Calibri"/>
                <w:b/>
                <w:spacing w:val="1"/>
                <w:sz w:val="20"/>
                <w:szCs w:val="20"/>
              </w:rPr>
              <w:t xml:space="preserve"> associée</w:t>
            </w:r>
          </w:p>
          <w:p w14:paraId="497D6939" w14:textId="77777777" w:rsidR="00730EA4" w:rsidRPr="008D7003" w:rsidRDefault="00730EA4" w:rsidP="003402AC">
            <w:pPr>
              <w:autoSpaceDE w:val="0"/>
              <w:autoSpaceDN w:val="0"/>
              <w:adjustRightInd w:val="0"/>
              <w:spacing w:after="0" w:line="240" w:lineRule="auto"/>
              <w:ind w:left="284" w:right="113"/>
              <w:rPr>
                <w:rFonts w:ascii="Roboto Condensed" w:hAnsi="Roboto Condensed" w:cs="Calibri"/>
                <w:spacing w:val="-1"/>
                <w:sz w:val="20"/>
                <w:szCs w:val="20"/>
              </w:rPr>
            </w:pPr>
            <w:r w:rsidRPr="008D7003">
              <w:rPr>
                <w:rFonts w:ascii="Roboto Condensed" w:hAnsi="Roboto Condensed" w:cs="Calibri"/>
                <w:spacing w:val="-1"/>
                <w:sz w:val="20"/>
                <w:szCs w:val="20"/>
              </w:rPr>
              <w:t>C5.4</w:t>
            </w:r>
            <w:r w:rsidRPr="008D7003">
              <w:rPr>
                <w:rFonts w:ascii="Roboto Condensed" w:hAnsi="Roboto Condensed" w:cs="Calibri"/>
                <w:b/>
                <w:bCs/>
                <w:spacing w:val="-1"/>
                <w:sz w:val="20"/>
                <w:szCs w:val="20"/>
              </w:rPr>
              <w:t xml:space="preserve"> </w:t>
            </w:r>
            <w:r w:rsidRPr="008D7003">
              <w:rPr>
                <w:rFonts w:ascii="Roboto Condensed" w:hAnsi="Roboto Condensed" w:cs="Calibri"/>
                <w:spacing w:val="-1"/>
                <w:sz w:val="20"/>
                <w:szCs w:val="20"/>
              </w:rPr>
              <w:t>Définir et animer le déploiement d'une stratégie industrielle basée sur des observations et mesures sur le terrain, à l'aide d'outils formels d'aide à la décision (traitement de données qualitatives et quantitatives)</w:t>
            </w:r>
          </w:p>
          <w:p w14:paraId="6B3A7C5B" w14:textId="134F7804" w:rsidR="00730EA4" w:rsidRPr="008D7003" w:rsidRDefault="00730EA4" w:rsidP="003402AC">
            <w:pPr>
              <w:autoSpaceDE w:val="0"/>
              <w:autoSpaceDN w:val="0"/>
              <w:adjustRightInd w:val="0"/>
              <w:spacing w:after="0" w:line="240" w:lineRule="auto"/>
              <w:ind w:left="49" w:right="113"/>
              <w:rPr>
                <w:rFonts w:ascii="Roboto Condensed" w:hAnsi="Roboto Condensed" w:cs="Calibri"/>
                <w:b/>
                <w:spacing w:val="1"/>
                <w:sz w:val="20"/>
                <w:szCs w:val="20"/>
              </w:rPr>
            </w:pPr>
            <w:r w:rsidRPr="008D7003">
              <w:rPr>
                <w:rFonts w:ascii="Roboto Condensed" w:hAnsi="Roboto Condensed" w:cs="Calibri"/>
                <w:b/>
                <w:spacing w:val="-1"/>
                <w:sz w:val="20"/>
                <w:szCs w:val="20"/>
              </w:rPr>
              <w:t>C</w:t>
            </w:r>
            <w:r w:rsidR="008D7003" w:rsidRPr="008D7003">
              <w:rPr>
                <w:rFonts w:ascii="Roboto Condensed" w:hAnsi="Roboto Condensed" w:cs="Calibri"/>
                <w:b/>
                <w:spacing w:val="-1"/>
                <w:sz w:val="20"/>
                <w:szCs w:val="20"/>
              </w:rPr>
              <w:t>6</w:t>
            </w:r>
            <w:r w:rsidRPr="008D7003">
              <w:rPr>
                <w:rFonts w:ascii="Roboto Condensed" w:hAnsi="Roboto Condensed" w:cs="Calibri"/>
                <w:b/>
                <w:sz w:val="20"/>
                <w:szCs w:val="20"/>
              </w:rPr>
              <w:t xml:space="preserve">. </w:t>
            </w:r>
            <w:r w:rsidR="008D7003" w:rsidRPr="008D7003">
              <w:rPr>
                <w:rFonts w:ascii="Roboto Condensed" w:hAnsi="Roboto Condensed" w:cs="Calibri"/>
                <w:b/>
                <w:spacing w:val="1"/>
                <w:sz w:val="20"/>
                <w:szCs w:val="20"/>
              </w:rPr>
              <w:t xml:space="preserve">Réaliser un diagnostic multi-échelle et multi-dimensionnel des </w:t>
            </w:r>
            <w:proofErr w:type="spellStart"/>
            <w:r w:rsidR="008D7003" w:rsidRPr="008D7003">
              <w:rPr>
                <w:rFonts w:ascii="Roboto Condensed" w:hAnsi="Roboto Condensed" w:cs="Calibri"/>
                <w:b/>
                <w:spacing w:val="1"/>
                <w:sz w:val="20"/>
                <w:szCs w:val="20"/>
              </w:rPr>
              <w:t>éco-systèmes</w:t>
            </w:r>
            <w:proofErr w:type="spellEnd"/>
            <w:r w:rsidR="008D7003" w:rsidRPr="008D7003">
              <w:rPr>
                <w:rFonts w:ascii="Roboto Condensed" w:hAnsi="Roboto Condensed" w:cs="Calibri"/>
                <w:b/>
                <w:spacing w:val="1"/>
                <w:sz w:val="20"/>
                <w:szCs w:val="20"/>
              </w:rPr>
              <w:t xml:space="preserve"> et de leur dynamique d’évolution</w:t>
            </w:r>
          </w:p>
          <w:p w14:paraId="3DC1A84B" w14:textId="77777777" w:rsidR="00730EA4" w:rsidRPr="008D7003" w:rsidRDefault="00730EA4" w:rsidP="003402AC">
            <w:pPr>
              <w:autoSpaceDE w:val="0"/>
              <w:autoSpaceDN w:val="0"/>
              <w:adjustRightInd w:val="0"/>
              <w:spacing w:after="0" w:line="240" w:lineRule="auto"/>
              <w:ind w:left="284" w:right="113"/>
              <w:rPr>
                <w:rFonts w:ascii="Roboto Condensed" w:hAnsi="Roboto Condensed" w:cs="Times New Roman"/>
                <w:sz w:val="20"/>
                <w:szCs w:val="20"/>
              </w:rPr>
            </w:pPr>
            <w:r w:rsidRPr="008D7003">
              <w:rPr>
                <w:rFonts w:ascii="Roboto Condensed" w:hAnsi="Roboto Condensed" w:cs="Calibri"/>
                <w:spacing w:val="-1"/>
                <w:sz w:val="20"/>
                <w:szCs w:val="20"/>
              </w:rPr>
              <w:t>C6.2 Identifier le fonctionnement et les pratiques de l’organisation, ses réseaux internes et externes, en déterminant les rôles et missions et en cartographiant les processus (flux informationnels, décisions)</w:t>
            </w:r>
          </w:p>
        </w:tc>
      </w:tr>
      <w:tr w:rsidR="00730EA4" w:rsidRPr="00142415" w14:paraId="6902BC7C" w14:textId="77777777" w:rsidTr="00C56028">
        <w:trPr>
          <w:gridBefore w:val="1"/>
          <w:wBefore w:w="10" w:type="dxa"/>
          <w:trHeight w:hRule="exact" w:val="563"/>
        </w:trPr>
        <w:tc>
          <w:tcPr>
            <w:tcW w:w="2449" w:type="dxa"/>
            <w:gridSpan w:val="2"/>
            <w:shd w:val="clear" w:color="auto" w:fill="282D46"/>
            <w:vAlign w:val="center"/>
          </w:tcPr>
          <w:p w14:paraId="53B9E763" w14:textId="77777777" w:rsidR="00730EA4" w:rsidRPr="004368A2" w:rsidRDefault="00730EA4" w:rsidP="00730EA4">
            <w:pPr>
              <w:autoSpaceDE w:val="0"/>
              <w:autoSpaceDN w:val="0"/>
              <w:adjustRightInd w:val="0"/>
              <w:spacing w:after="0" w:line="264" w:lineRule="exact"/>
              <w:ind w:left="97" w:right="-20"/>
              <w:rPr>
                <w:rFonts w:ascii="Roboto Condensed" w:hAnsi="Roboto Condensed" w:cs="Times New Roman"/>
                <w:b/>
                <w:color w:val="FFFFFF" w:themeColor="background1"/>
                <w:szCs w:val="24"/>
              </w:rPr>
            </w:pPr>
            <w:r w:rsidRPr="004368A2">
              <w:rPr>
                <w:rFonts w:ascii="Roboto Condensed" w:hAnsi="Roboto Condensed" w:cs="Calibri"/>
                <w:b/>
                <w:bCs/>
                <w:color w:val="FFFFFF" w:themeColor="background1"/>
                <w:position w:val="1"/>
              </w:rPr>
              <w:t>P</w:t>
            </w:r>
            <w:r w:rsidRPr="004368A2">
              <w:rPr>
                <w:rFonts w:ascii="Roboto Condensed" w:hAnsi="Roboto Condensed" w:cs="Calibri"/>
                <w:b/>
                <w:bCs/>
                <w:color w:val="FFFFFF" w:themeColor="background1"/>
                <w:spacing w:val="1"/>
                <w:position w:val="1"/>
              </w:rPr>
              <w:t>r</w:t>
            </w:r>
            <w:r w:rsidRPr="004368A2">
              <w:rPr>
                <w:rFonts w:ascii="Roboto Condensed" w:hAnsi="Roboto Condensed" w:cs="Calibri"/>
                <w:b/>
                <w:bCs/>
                <w:color w:val="FFFFFF" w:themeColor="background1"/>
                <w:spacing w:val="-1"/>
                <w:position w:val="1"/>
              </w:rPr>
              <w:t>é</w:t>
            </w:r>
            <w:r w:rsidRPr="004368A2">
              <w:rPr>
                <w:rFonts w:ascii="Roboto Condensed" w:hAnsi="Roboto Condensed" w:cs="Calibri"/>
                <w:b/>
                <w:bCs/>
                <w:color w:val="FFFFFF" w:themeColor="background1"/>
                <w:spacing w:val="1"/>
                <w:position w:val="1"/>
              </w:rPr>
              <w:t>r</w:t>
            </w:r>
            <w:r w:rsidRPr="004368A2">
              <w:rPr>
                <w:rFonts w:ascii="Roboto Condensed" w:hAnsi="Roboto Condensed" w:cs="Calibri"/>
                <w:b/>
                <w:bCs/>
                <w:color w:val="FFFFFF" w:themeColor="background1"/>
                <w:spacing w:val="-1"/>
                <w:position w:val="1"/>
              </w:rPr>
              <w:t>equ</w:t>
            </w:r>
            <w:r w:rsidRPr="004368A2">
              <w:rPr>
                <w:rFonts w:ascii="Roboto Condensed" w:hAnsi="Roboto Condensed" w:cs="Calibri"/>
                <w:b/>
                <w:bCs/>
                <w:color w:val="FFFFFF" w:themeColor="background1"/>
                <w:spacing w:val="1"/>
                <w:position w:val="1"/>
              </w:rPr>
              <w:t>i</w:t>
            </w:r>
            <w:r w:rsidRPr="004368A2">
              <w:rPr>
                <w:rFonts w:ascii="Roboto Condensed" w:hAnsi="Roboto Condensed" w:cs="Calibri"/>
                <w:b/>
                <w:bCs/>
                <w:color w:val="FFFFFF" w:themeColor="background1"/>
                <w:position w:val="1"/>
              </w:rPr>
              <w:t>s</w:t>
            </w:r>
          </w:p>
        </w:tc>
        <w:tc>
          <w:tcPr>
            <w:tcW w:w="6485" w:type="dxa"/>
            <w:gridSpan w:val="3"/>
            <w:shd w:val="clear" w:color="auto" w:fill="F1E5F7"/>
            <w:vAlign w:val="center"/>
          </w:tcPr>
          <w:p w14:paraId="1DEEB0D6" w14:textId="77777777" w:rsidR="00730EA4" w:rsidRPr="008D7003" w:rsidRDefault="00730EA4" w:rsidP="008D7003">
            <w:pPr>
              <w:autoSpaceDE w:val="0"/>
              <w:autoSpaceDN w:val="0"/>
              <w:adjustRightInd w:val="0"/>
              <w:spacing w:after="0" w:line="264" w:lineRule="exact"/>
              <w:ind w:left="100" w:right="-20"/>
              <w:rPr>
                <w:rFonts w:ascii="Roboto Condensed" w:hAnsi="Roboto Condensed" w:cs="Times New Roman"/>
                <w:sz w:val="20"/>
                <w:szCs w:val="20"/>
              </w:rPr>
            </w:pPr>
            <w:r w:rsidRPr="008D7003">
              <w:rPr>
                <w:rFonts w:ascii="Roboto Condensed" w:hAnsi="Roboto Condensed" w:cs="Calibri"/>
                <w:position w:val="1"/>
                <w:sz w:val="20"/>
                <w:szCs w:val="20"/>
              </w:rPr>
              <w:t>Lean 6 Sigma – APICS -GI10</w:t>
            </w:r>
          </w:p>
        </w:tc>
      </w:tr>
      <w:tr w:rsidR="00730EA4" w:rsidRPr="004B2DEE" w14:paraId="3DE0E95D" w14:textId="77777777" w:rsidTr="00C56028">
        <w:trPr>
          <w:gridBefore w:val="1"/>
          <w:wBefore w:w="10" w:type="dxa"/>
          <w:trHeight w:hRule="exact" w:val="290"/>
        </w:trPr>
        <w:tc>
          <w:tcPr>
            <w:tcW w:w="2449" w:type="dxa"/>
            <w:gridSpan w:val="2"/>
            <w:shd w:val="clear" w:color="auto" w:fill="282D46"/>
            <w:vAlign w:val="center"/>
          </w:tcPr>
          <w:p w14:paraId="2905CA79" w14:textId="77777777" w:rsidR="00730EA4" w:rsidRPr="004368A2" w:rsidRDefault="00730EA4" w:rsidP="00730EA4">
            <w:pPr>
              <w:autoSpaceDE w:val="0"/>
              <w:autoSpaceDN w:val="0"/>
              <w:adjustRightInd w:val="0"/>
              <w:spacing w:after="0" w:line="267" w:lineRule="exact"/>
              <w:ind w:left="97" w:right="-20"/>
              <w:rPr>
                <w:rFonts w:ascii="Roboto Condensed" w:hAnsi="Roboto Condensed" w:cs="Times New Roman"/>
                <w:b/>
                <w:color w:val="FFFFFF" w:themeColor="background1"/>
                <w:szCs w:val="24"/>
              </w:rPr>
            </w:pPr>
            <w:r w:rsidRPr="004368A2">
              <w:rPr>
                <w:rFonts w:ascii="Roboto Condensed" w:hAnsi="Roboto Condensed" w:cs="Calibri"/>
                <w:b/>
                <w:bCs/>
                <w:color w:val="FFFFFF" w:themeColor="background1"/>
                <w:position w:val="1"/>
              </w:rPr>
              <w:t>L</w:t>
            </w:r>
            <w:r w:rsidRPr="004368A2">
              <w:rPr>
                <w:rFonts w:ascii="Roboto Condensed" w:hAnsi="Roboto Condensed" w:cs="Calibri"/>
                <w:b/>
                <w:bCs/>
                <w:color w:val="FFFFFF" w:themeColor="background1"/>
                <w:spacing w:val="1"/>
                <w:position w:val="1"/>
              </w:rPr>
              <w:t>i</w:t>
            </w:r>
            <w:r w:rsidRPr="004368A2">
              <w:rPr>
                <w:rFonts w:ascii="Roboto Condensed" w:hAnsi="Roboto Condensed" w:cs="Calibri"/>
                <w:b/>
                <w:bCs/>
                <w:color w:val="FFFFFF" w:themeColor="background1"/>
                <w:spacing w:val="-1"/>
                <w:position w:val="1"/>
              </w:rPr>
              <w:t>en</w:t>
            </w:r>
            <w:r w:rsidRPr="004368A2">
              <w:rPr>
                <w:rFonts w:ascii="Roboto Condensed" w:hAnsi="Roboto Condensed" w:cs="Calibri"/>
                <w:b/>
                <w:bCs/>
                <w:color w:val="FFFFFF" w:themeColor="background1"/>
                <w:position w:val="1"/>
              </w:rPr>
              <w:t>s</w:t>
            </w:r>
            <w:r w:rsidRPr="004368A2">
              <w:rPr>
                <w:rFonts w:ascii="Roboto Condensed" w:hAnsi="Roboto Condensed" w:cs="Calibri"/>
                <w:b/>
                <w:bCs/>
                <w:color w:val="FFFFFF" w:themeColor="background1"/>
                <w:spacing w:val="1"/>
                <w:position w:val="1"/>
              </w:rPr>
              <w:t xml:space="preserve"> </w:t>
            </w:r>
            <w:r w:rsidRPr="004368A2">
              <w:rPr>
                <w:rFonts w:ascii="Roboto Condensed" w:hAnsi="Roboto Condensed" w:cs="Calibri"/>
                <w:b/>
                <w:bCs/>
                <w:color w:val="FFFFFF" w:themeColor="background1"/>
                <w:position w:val="1"/>
              </w:rPr>
              <w:t>p</w:t>
            </w:r>
            <w:r w:rsidRPr="004368A2">
              <w:rPr>
                <w:rFonts w:ascii="Roboto Condensed" w:hAnsi="Roboto Condensed" w:cs="Calibri"/>
                <w:b/>
                <w:bCs/>
                <w:color w:val="FFFFFF" w:themeColor="background1"/>
                <w:spacing w:val="-1"/>
                <w:position w:val="1"/>
              </w:rPr>
              <w:t>éda</w:t>
            </w:r>
            <w:r w:rsidRPr="004368A2">
              <w:rPr>
                <w:rFonts w:ascii="Roboto Condensed" w:hAnsi="Roboto Condensed" w:cs="Calibri"/>
                <w:b/>
                <w:bCs/>
                <w:color w:val="FFFFFF" w:themeColor="background1"/>
                <w:spacing w:val="1"/>
                <w:position w:val="1"/>
              </w:rPr>
              <w:t>g</w:t>
            </w:r>
            <w:r w:rsidRPr="004368A2">
              <w:rPr>
                <w:rFonts w:ascii="Roboto Condensed" w:hAnsi="Roboto Condensed" w:cs="Calibri"/>
                <w:b/>
                <w:bCs/>
                <w:color w:val="FFFFFF" w:themeColor="background1"/>
                <w:spacing w:val="-1"/>
                <w:position w:val="1"/>
              </w:rPr>
              <w:t>o</w:t>
            </w:r>
            <w:r w:rsidRPr="004368A2">
              <w:rPr>
                <w:rFonts w:ascii="Roboto Condensed" w:hAnsi="Roboto Condensed" w:cs="Calibri"/>
                <w:b/>
                <w:bCs/>
                <w:color w:val="FFFFFF" w:themeColor="background1"/>
                <w:spacing w:val="-2"/>
                <w:position w:val="1"/>
              </w:rPr>
              <w:t>g</w:t>
            </w:r>
            <w:r w:rsidRPr="004368A2">
              <w:rPr>
                <w:rFonts w:ascii="Roboto Condensed" w:hAnsi="Roboto Condensed" w:cs="Calibri"/>
                <w:b/>
                <w:bCs/>
                <w:color w:val="FFFFFF" w:themeColor="background1"/>
                <w:spacing w:val="1"/>
                <w:position w:val="1"/>
              </w:rPr>
              <w:t>i</w:t>
            </w:r>
            <w:r w:rsidRPr="004368A2">
              <w:rPr>
                <w:rFonts w:ascii="Roboto Condensed" w:hAnsi="Roboto Condensed" w:cs="Calibri"/>
                <w:b/>
                <w:bCs/>
                <w:color w:val="FFFFFF" w:themeColor="background1"/>
                <w:spacing w:val="-1"/>
                <w:position w:val="1"/>
              </w:rPr>
              <w:t>que</w:t>
            </w:r>
            <w:r w:rsidRPr="004368A2">
              <w:rPr>
                <w:rFonts w:ascii="Roboto Condensed" w:hAnsi="Roboto Condensed" w:cs="Calibri"/>
                <w:b/>
                <w:bCs/>
                <w:color w:val="FFFFFF" w:themeColor="background1"/>
                <w:position w:val="1"/>
              </w:rPr>
              <w:t>s</w:t>
            </w:r>
          </w:p>
        </w:tc>
        <w:tc>
          <w:tcPr>
            <w:tcW w:w="6485" w:type="dxa"/>
            <w:gridSpan w:val="3"/>
            <w:shd w:val="clear" w:color="auto" w:fill="F1E5F7"/>
            <w:vAlign w:val="center"/>
          </w:tcPr>
          <w:p w14:paraId="5E354D3C" w14:textId="16ED3E03" w:rsidR="00730EA4" w:rsidRPr="008D7003" w:rsidRDefault="00730EA4" w:rsidP="008D7003">
            <w:pPr>
              <w:autoSpaceDE w:val="0"/>
              <w:autoSpaceDN w:val="0"/>
              <w:adjustRightInd w:val="0"/>
              <w:spacing w:after="0" w:line="267" w:lineRule="exact"/>
              <w:ind w:left="100" w:right="-20"/>
              <w:rPr>
                <w:rFonts w:ascii="Roboto Condensed" w:hAnsi="Roboto Condensed" w:cs="Times New Roman"/>
                <w:sz w:val="20"/>
                <w:szCs w:val="20"/>
                <w:lang w:val="en-GB"/>
              </w:rPr>
            </w:pPr>
            <w:r w:rsidRPr="008D7003">
              <w:rPr>
                <w:rFonts w:ascii="Roboto Condensed" w:hAnsi="Roboto Condensed" w:cs="Calibri"/>
                <w:position w:val="1"/>
                <w:sz w:val="20"/>
                <w:szCs w:val="20"/>
                <w:lang w:val="en-GB"/>
              </w:rPr>
              <w:t>GI1-GI</w:t>
            </w:r>
            <w:r w:rsidR="003402AC">
              <w:rPr>
                <w:rFonts w:ascii="Roboto Condensed" w:hAnsi="Roboto Condensed" w:cs="Calibri"/>
                <w:position w:val="1"/>
                <w:sz w:val="20"/>
                <w:szCs w:val="20"/>
                <w:lang w:val="en-GB"/>
              </w:rPr>
              <w:t>4</w:t>
            </w:r>
            <w:r w:rsidRPr="008D7003">
              <w:rPr>
                <w:rFonts w:ascii="Roboto Condensed" w:hAnsi="Roboto Condensed" w:cs="Calibri"/>
                <w:position w:val="1"/>
                <w:sz w:val="20"/>
                <w:szCs w:val="20"/>
                <w:lang w:val="en-GB"/>
              </w:rPr>
              <w:t>-</w:t>
            </w:r>
            <w:r w:rsidR="00A03E91">
              <w:rPr>
                <w:rFonts w:ascii="Roboto Condensed" w:hAnsi="Roboto Condensed" w:cs="Calibri"/>
                <w:position w:val="1"/>
                <w:sz w:val="20"/>
                <w:szCs w:val="20"/>
                <w:lang w:val="en-GB"/>
              </w:rPr>
              <w:t>P2C1-P2C3</w:t>
            </w:r>
            <w:r w:rsidRPr="008D7003">
              <w:rPr>
                <w:rFonts w:ascii="Roboto Condensed" w:hAnsi="Roboto Condensed" w:cs="Calibri"/>
                <w:spacing w:val="-3"/>
                <w:position w:val="1"/>
                <w:sz w:val="20"/>
                <w:szCs w:val="20"/>
                <w:lang w:val="en-GB"/>
              </w:rPr>
              <w:t>-</w:t>
            </w:r>
            <w:r w:rsidRPr="008D7003">
              <w:rPr>
                <w:rFonts w:ascii="Roboto Condensed" w:hAnsi="Roboto Condensed" w:cs="Calibri"/>
                <w:spacing w:val="1"/>
                <w:position w:val="1"/>
                <w:sz w:val="20"/>
                <w:szCs w:val="20"/>
                <w:lang w:val="en-GB"/>
              </w:rPr>
              <w:t>MM</w:t>
            </w:r>
            <w:r w:rsidRPr="008D7003">
              <w:rPr>
                <w:rFonts w:ascii="Roboto Condensed" w:hAnsi="Roboto Condensed" w:cs="Calibri"/>
                <w:spacing w:val="-3"/>
                <w:position w:val="1"/>
                <w:sz w:val="20"/>
                <w:szCs w:val="20"/>
                <w:lang w:val="en-GB"/>
              </w:rPr>
              <w:t>I</w:t>
            </w:r>
            <w:r w:rsidRPr="008D7003">
              <w:rPr>
                <w:rFonts w:ascii="Roboto Condensed" w:hAnsi="Roboto Condensed" w:cs="Calibri"/>
                <w:position w:val="1"/>
                <w:sz w:val="20"/>
                <w:szCs w:val="20"/>
                <w:lang w:val="en-GB"/>
              </w:rPr>
              <w:t>4</w:t>
            </w:r>
          </w:p>
        </w:tc>
      </w:tr>
      <w:tr w:rsidR="00730EA4" w:rsidRPr="00142415" w14:paraId="28A5EE33" w14:textId="77777777" w:rsidTr="00C56028">
        <w:trPr>
          <w:gridBefore w:val="1"/>
          <w:wBefore w:w="10" w:type="dxa"/>
          <w:trHeight w:hRule="exact" w:val="7246"/>
        </w:trPr>
        <w:tc>
          <w:tcPr>
            <w:tcW w:w="2449" w:type="dxa"/>
            <w:gridSpan w:val="2"/>
            <w:shd w:val="clear" w:color="auto" w:fill="282D46"/>
            <w:vAlign w:val="center"/>
          </w:tcPr>
          <w:p w14:paraId="78656435" w14:textId="77777777" w:rsidR="00730EA4" w:rsidRPr="004368A2" w:rsidRDefault="00730EA4" w:rsidP="00730EA4">
            <w:pPr>
              <w:autoSpaceDE w:val="0"/>
              <w:autoSpaceDN w:val="0"/>
              <w:adjustRightInd w:val="0"/>
              <w:spacing w:after="0" w:line="264" w:lineRule="exact"/>
              <w:ind w:left="97" w:right="-20"/>
              <w:rPr>
                <w:rFonts w:ascii="Roboto Condensed" w:hAnsi="Roboto Condensed" w:cs="Times New Roman"/>
                <w:b/>
                <w:color w:val="FFFFFF" w:themeColor="background1"/>
                <w:szCs w:val="24"/>
              </w:rPr>
            </w:pPr>
            <w:r w:rsidRPr="004368A2">
              <w:rPr>
                <w:rFonts w:ascii="Roboto Condensed" w:hAnsi="Roboto Condensed" w:cs="Calibri"/>
                <w:b/>
                <w:bCs/>
                <w:color w:val="FFFFFF" w:themeColor="background1"/>
                <w:spacing w:val="1"/>
                <w:position w:val="1"/>
              </w:rPr>
              <w:lastRenderedPageBreak/>
              <w:t>C</w:t>
            </w:r>
            <w:r w:rsidRPr="004368A2">
              <w:rPr>
                <w:rFonts w:ascii="Roboto Condensed" w:hAnsi="Roboto Condensed" w:cs="Calibri"/>
                <w:b/>
                <w:bCs/>
                <w:color w:val="FFFFFF" w:themeColor="background1"/>
                <w:spacing w:val="-1"/>
                <w:position w:val="1"/>
              </w:rPr>
              <w:t>on</w:t>
            </w:r>
            <w:r w:rsidRPr="004368A2">
              <w:rPr>
                <w:rFonts w:ascii="Roboto Condensed" w:hAnsi="Roboto Condensed" w:cs="Calibri"/>
                <w:b/>
                <w:bCs/>
                <w:color w:val="FFFFFF" w:themeColor="background1"/>
                <w:position w:val="1"/>
              </w:rPr>
              <w:t>te</w:t>
            </w:r>
            <w:r w:rsidRPr="004368A2">
              <w:rPr>
                <w:rFonts w:ascii="Roboto Condensed" w:hAnsi="Roboto Condensed" w:cs="Calibri"/>
                <w:b/>
                <w:bCs/>
                <w:color w:val="FFFFFF" w:themeColor="background1"/>
                <w:spacing w:val="-1"/>
                <w:position w:val="1"/>
              </w:rPr>
              <w:t>n</w:t>
            </w:r>
            <w:r w:rsidRPr="004368A2">
              <w:rPr>
                <w:rFonts w:ascii="Roboto Condensed" w:hAnsi="Roboto Condensed" w:cs="Calibri"/>
                <w:b/>
                <w:bCs/>
                <w:color w:val="FFFFFF" w:themeColor="background1"/>
                <w:position w:val="1"/>
              </w:rPr>
              <w:t>u</w:t>
            </w:r>
          </w:p>
        </w:tc>
        <w:tc>
          <w:tcPr>
            <w:tcW w:w="6485" w:type="dxa"/>
            <w:gridSpan w:val="3"/>
            <w:shd w:val="clear" w:color="auto" w:fill="F1E5F7"/>
            <w:vAlign w:val="center"/>
          </w:tcPr>
          <w:p w14:paraId="64C233C5" w14:textId="77777777" w:rsidR="00730EA4" w:rsidRPr="008B4412" w:rsidRDefault="00730EA4" w:rsidP="00730EA4">
            <w:pPr>
              <w:autoSpaceDE w:val="0"/>
              <w:autoSpaceDN w:val="0"/>
              <w:adjustRightInd w:val="0"/>
              <w:spacing w:before="56" w:after="0" w:line="240" w:lineRule="auto"/>
              <w:ind w:left="100" w:right="-20"/>
              <w:rPr>
                <w:rFonts w:ascii="Roboto Condensed" w:hAnsi="Roboto Condensed" w:cs="Calibri"/>
                <w:b/>
                <w:bCs/>
                <w:spacing w:val="1"/>
                <w:sz w:val="20"/>
                <w:szCs w:val="20"/>
              </w:rPr>
            </w:pPr>
            <w:r w:rsidRPr="008B4412">
              <w:rPr>
                <w:rFonts w:ascii="Roboto Condensed" w:hAnsi="Roboto Condensed" w:cs="Calibri"/>
                <w:b/>
                <w:bCs/>
                <w:spacing w:val="1"/>
                <w:sz w:val="20"/>
                <w:szCs w:val="20"/>
              </w:rPr>
              <w:t>SUPPLY CHAIN</w:t>
            </w:r>
          </w:p>
          <w:p w14:paraId="094909C6" w14:textId="77777777" w:rsidR="00730EA4" w:rsidRPr="008B4412" w:rsidRDefault="00730EA4" w:rsidP="00730EA4">
            <w:pPr>
              <w:autoSpaceDE w:val="0"/>
              <w:autoSpaceDN w:val="0"/>
              <w:adjustRightInd w:val="0"/>
              <w:spacing w:before="56" w:after="0" w:line="240" w:lineRule="auto"/>
              <w:ind w:left="100" w:right="-20"/>
              <w:rPr>
                <w:rFonts w:ascii="Roboto Condensed" w:hAnsi="Roboto Condensed" w:cs="Calibri"/>
                <w:sz w:val="20"/>
                <w:szCs w:val="20"/>
              </w:rPr>
            </w:pPr>
            <w:r w:rsidRPr="008B4412">
              <w:rPr>
                <w:rFonts w:ascii="Roboto Condensed" w:hAnsi="Roboto Condensed" w:cs="Calibri"/>
                <w:b/>
                <w:bCs/>
                <w:spacing w:val="1"/>
                <w:sz w:val="20"/>
                <w:szCs w:val="20"/>
              </w:rPr>
              <w:t>1</w:t>
            </w:r>
            <w:r w:rsidRPr="008B4412">
              <w:rPr>
                <w:rFonts w:ascii="Roboto Condensed" w:hAnsi="Roboto Condensed" w:cs="Calibri"/>
                <w:b/>
                <w:bCs/>
                <w:sz w:val="20"/>
                <w:szCs w:val="20"/>
              </w:rPr>
              <w:t xml:space="preserve">.  </w:t>
            </w:r>
            <w:r w:rsidRPr="008B4412">
              <w:rPr>
                <w:rFonts w:ascii="Roboto Condensed" w:hAnsi="Roboto Condensed" w:cs="Calibri"/>
                <w:b/>
                <w:bCs/>
                <w:spacing w:val="39"/>
                <w:sz w:val="20"/>
                <w:szCs w:val="20"/>
              </w:rPr>
              <w:t xml:space="preserve"> </w:t>
            </w:r>
            <w:r w:rsidRPr="008B4412">
              <w:rPr>
                <w:rFonts w:ascii="Roboto Condensed" w:hAnsi="Roboto Condensed" w:cs="Calibri"/>
                <w:b/>
                <w:bCs/>
                <w:spacing w:val="1"/>
                <w:sz w:val="20"/>
                <w:szCs w:val="20"/>
              </w:rPr>
              <w:t>I</w:t>
            </w:r>
            <w:r w:rsidRPr="008B4412">
              <w:rPr>
                <w:rFonts w:ascii="Roboto Condensed" w:hAnsi="Roboto Condensed" w:cs="Calibri"/>
                <w:b/>
                <w:bCs/>
                <w:spacing w:val="-1"/>
                <w:sz w:val="20"/>
                <w:szCs w:val="20"/>
              </w:rPr>
              <w:t>N</w:t>
            </w:r>
            <w:r w:rsidRPr="008B4412">
              <w:rPr>
                <w:rFonts w:ascii="Roboto Condensed" w:hAnsi="Roboto Condensed" w:cs="Calibri"/>
                <w:b/>
                <w:bCs/>
                <w:spacing w:val="1"/>
                <w:sz w:val="20"/>
                <w:szCs w:val="20"/>
              </w:rPr>
              <w:t>T</w:t>
            </w:r>
            <w:r w:rsidRPr="008B4412">
              <w:rPr>
                <w:rFonts w:ascii="Roboto Condensed" w:hAnsi="Roboto Condensed" w:cs="Calibri"/>
                <w:b/>
                <w:bCs/>
                <w:sz w:val="20"/>
                <w:szCs w:val="20"/>
              </w:rPr>
              <w:t>RO</w:t>
            </w:r>
            <w:r w:rsidRPr="008B4412">
              <w:rPr>
                <w:rFonts w:ascii="Roboto Condensed" w:hAnsi="Roboto Condensed" w:cs="Calibri"/>
                <w:b/>
                <w:bCs/>
                <w:spacing w:val="-2"/>
                <w:sz w:val="20"/>
                <w:szCs w:val="20"/>
              </w:rPr>
              <w:t>D</w:t>
            </w:r>
            <w:r w:rsidRPr="008B4412">
              <w:rPr>
                <w:rFonts w:ascii="Roboto Condensed" w:hAnsi="Roboto Condensed" w:cs="Calibri"/>
                <w:b/>
                <w:bCs/>
                <w:sz w:val="20"/>
                <w:szCs w:val="20"/>
              </w:rPr>
              <w:t>U</w:t>
            </w:r>
            <w:r w:rsidRPr="008B4412">
              <w:rPr>
                <w:rFonts w:ascii="Roboto Condensed" w:hAnsi="Roboto Condensed" w:cs="Calibri"/>
                <w:b/>
                <w:bCs/>
                <w:spacing w:val="-2"/>
                <w:sz w:val="20"/>
                <w:szCs w:val="20"/>
              </w:rPr>
              <w:t>C</w:t>
            </w:r>
            <w:r w:rsidRPr="008B4412">
              <w:rPr>
                <w:rFonts w:ascii="Roboto Condensed" w:hAnsi="Roboto Condensed" w:cs="Calibri"/>
                <w:b/>
                <w:bCs/>
                <w:spacing w:val="1"/>
                <w:sz w:val="20"/>
                <w:szCs w:val="20"/>
              </w:rPr>
              <w:t>TI</w:t>
            </w:r>
            <w:r w:rsidRPr="008B4412">
              <w:rPr>
                <w:rFonts w:ascii="Roboto Condensed" w:hAnsi="Roboto Condensed" w:cs="Calibri"/>
                <w:b/>
                <w:bCs/>
                <w:spacing w:val="-3"/>
                <w:sz w:val="20"/>
                <w:szCs w:val="20"/>
              </w:rPr>
              <w:t>O</w:t>
            </w:r>
            <w:r w:rsidRPr="008B4412">
              <w:rPr>
                <w:rFonts w:ascii="Roboto Condensed" w:hAnsi="Roboto Condensed" w:cs="Calibri"/>
                <w:b/>
                <w:bCs/>
                <w:sz w:val="20"/>
                <w:szCs w:val="20"/>
              </w:rPr>
              <w:t>N</w:t>
            </w:r>
          </w:p>
          <w:p w14:paraId="5208B869" w14:textId="77777777" w:rsidR="00730EA4" w:rsidRPr="008B4412" w:rsidRDefault="00730EA4" w:rsidP="00730EA4">
            <w:pPr>
              <w:autoSpaceDE w:val="0"/>
              <w:autoSpaceDN w:val="0"/>
              <w:adjustRightInd w:val="0"/>
              <w:spacing w:after="0" w:line="240" w:lineRule="auto"/>
              <w:ind w:left="100" w:right="-20"/>
              <w:rPr>
                <w:rFonts w:ascii="Roboto Condensed" w:hAnsi="Roboto Condensed" w:cs="Calibri"/>
                <w:sz w:val="20"/>
                <w:szCs w:val="20"/>
              </w:rPr>
            </w:pPr>
            <w:r w:rsidRPr="008B4412">
              <w:rPr>
                <w:rFonts w:ascii="Roboto Condensed" w:hAnsi="Roboto Condensed" w:cs="Calibri"/>
                <w:spacing w:val="1"/>
                <w:sz w:val="20"/>
                <w:szCs w:val="20"/>
              </w:rPr>
              <w:t>1</w:t>
            </w:r>
            <w:r w:rsidRPr="008B4412">
              <w:rPr>
                <w:rFonts w:ascii="Roboto Condensed" w:hAnsi="Roboto Condensed" w:cs="Calibri"/>
                <w:sz w:val="20"/>
                <w:szCs w:val="20"/>
              </w:rPr>
              <w:t>.1.</w:t>
            </w:r>
            <w:r w:rsidRPr="008B4412">
              <w:rPr>
                <w:rFonts w:ascii="Roboto Condensed" w:hAnsi="Roboto Condensed" w:cs="Calibri"/>
                <w:spacing w:val="42"/>
                <w:sz w:val="20"/>
                <w:szCs w:val="20"/>
              </w:rPr>
              <w:t xml:space="preserve"> </w:t>
            </w:r>
            <w:r w:rsidRPr="008B4412">
              <w:rPr>
                <w:rFonts w:ascii="Roboto Condensed" w:hAnsi="Roboto Condensed" w:cs="Calibri"/>
                <w:sz w:val="20"/>
                <w:szCs w:val="20"/>
              </w:rPr>
              <w:t>C</w:t>
            </w:r>
            <w:r w:rsidRPr="008B4412">
              <w:rPr>
                <w:rFonts w:ascii="Roboto Condensed" w:hAnsi="Roboto Condensed" w:cs="Calibri"/>
                <w:spacing w:val="1"/>
                <w:sz w:val="20"/>
                <w:szCs w:val="20"/>
              </w:rPr>
              <w:t>o</w:t>
            </w:r>
            <w:r w:rsidRPr="008B4412">
              <w:rPr>
                <w:rFonts w:ascii="Roboto Condensed" w:hAnsi="Roboto Condensed" w:cs="Calibri"/>
                <w:spacing w:val="-1"/>
                <w:sz w:val="20"/>
                <w:szCs w:val="20"/>
              </w:rPr>
              <w:t>n</w:t>
            </w:r>
            <w:r w:rsidRPr="008B4412">
              <w:rPr>
                <w:rFonts w:ascii="Roboto Condensed" w:hAnsi="Roboto Condensed" w:cs="Calibri"/>
                <w:sz w:val="20"/>
                <w:szCs w:val="20"/>
              </w:rPr>
              <w:t>cep</w:t>
            </w:r>
            <w:r w:rsidRPr="008B4412">
              <w:rPr>
                <w:rFonts w:ascii="Roboto Condensed" w:hAnsi="Roboto Condensed" w:cs="Calibri"/>
                <w:spacing w:val="-2"/>
                <w:sz w:val="20"/>
                <w:szCs w:val="20"/>
              </w:rPr>
              <w:t>t</w:t>
            </w:r>
            <w:r w:rsidRPr="008B4412">
              <w:rPr>
                <w:rFonts w:ascii="Roboto Condensed" w:hAnsi="Roboto Condensed" w:cs="Calibri"/>
                <w:sz w:val="20"/>
                <w:szCs w:val="20"/>
              </w:rPr>
              <w:t>s de</w:t>
            </w:r>
            <w:r w:rsidRPr="008B4412">
              <w:rPr>
                <w:rFonts w:ascii="Roboto Condensed" w:hAnsi="Roboto Condensed" w:cs="Calibri"/>
                <w:spacing w:val="1"/>
                <w:sz w:val="20"/>
                <w:szCs w:val="20"/>
              </w:rPr>
              <w:t xml:space="preserve"> </w:t>
            </w:r>
            <w:r w:rsidRPr="008B4412">
              <w:rPr>
                <w:rFonts w:ascii="Roboto Condensed" w:hAnsi="Roboto Condensed" w:cs="Calibri"/>
                <w:spacing w:val="-1"/>
                <w:sz w:val="20"/>
                <w:szCs w:val="20"/>
              </w:rPr>
              <w:t>b</w:t>
            </w:r>
            <w:r w:rsidRPr="008B4412">
              <w:rPr>
                <w:rFonts w:ascii="Roboto Condensed" w:hAnsi="Roboto Condensed" w:cs="Calibri"/>
                <w:sz w:val="20"/>
                <w:szCs w:val="20"/>
              </w:rPr>
              <w:t>a</w:t>
            </w:r>
            <w:r w:rsidRPr="008B4412">
              <w:rPr>
                <w:rFonts w:ascii="Roboto Condensed" w:hAnsi="Roboto Condensed" w:cs="Calibri"/>
                <w:spacing w:val="-2"/>
                <w:sz w:val="20"/>
                <w:szCs w:val="20"/>
              </w:rPr>
              <w:t>s</w:t>
            </w:r>
            <w:r w:rsidRPr="008B4412">
              <w:rPr>
                <w:rFonts w:ascii="Roboto Condensed" w:hAnsi="Roboto Condensed" w:cs="Calibri"/>
                <w:sz w:val="20"/>
                <w:szCs w:val="20"/>
              </w:rPr>
              <w:t>e</w:t>
            </w:r>
            <w:r w:rsidRPr="008B4412">
              <w:rPr>
                <w:rFonts w:ascii="Roboto Condensed" w:hAnsi="Roboto Condensed" w:cs="Calibri"/>
                <w:spacing w:val="1"/>
                <w:sz w:val="20"/>
                <w:szCs w:val="20"/>
              </w:rPr>
              <w:t xml:space="preserve"> </w:t>
            </w:r>
            <w:r w:rsidRPr="008B4412">
              <w:rPr>
                <w:rFonts w:ascii="Roboto Condensed" w:hAnsi="Roboto Condensed" w:cs="Calibri"/>
                <w:spacing w:val="-1"/>
                <w:sz w:val="20"/>
                <w:szCs w:val="20"/>
              </w:rPr>
              <w:t>d</w:t>
            </w:r>
            <w:r w:rsidRPr="008B4412">
              <w:rPr>
                <w:rFonts w:ascii="Roboto Condensed" w:hAnsi="Roboto Condensed" w:cs="Calibri"/>
                <w:sz w:val="20"/>
                <w:szCs w:val="20"/>
              </w:rPr>
              <w:t>e</w:t>
            </w:r>
            <w:r w:rsidRPr="008B4412">
              <w:rPr>
                <w:rFonts w:ascii="Roboto Condensed" w:hAnsi="Roboto Condensed" w:cs="Calibri"/>
                <w:spacing w:val="-2"/>
                <w:sz w:val="20"/>
                <w:szCs w:val="20"/>
              </w:rPr>
              <w:t xml:space="preserve"> </w:t>
            </w:r>
            <w:r w:rsidRPr="008B4412">
              <w:rPr>
                <w:rFonts w:ascii="Roboto Condensed" w:hAnsi="Roboto Condensed" w:cs="Calibri"/>
                <w:sz w:val="20"/>
                <w:szCs w:val="20"/>
              </w:rPr>
              <w:t xml:space="preserve">la </w:t>
            </w:r>
            <w:proofErr w:type="spellStart"/>
            <w:r w:rsidRPr="008B4412">
              <w:rPr>
                <w:rFonts w:ascii="Roboto Condensed" w:hAnsi="Roboto Condensed" w:cs="Calibri"/>
                <w:sz w:val="20"/>
                <w:szCs w:val="20"/>
              </w:rPr>
              <w:t>S</w:t>
            </w:r>
            <w:r w:rsidRPr="008B4412">
              <w:rPr>
                <w:rFonts w:ascii="Roboto Condensed" w:hAnsi="Roboto Condensed" w:cs="Calibri"/>
                <w:spacing w:val="-1"/>
                <w:sz w:val="20"/>
                <w:szCs w:val="20"/>
              </w:rPr>
              <w:t>upp</w:t>
            </w:r>
            <w:r w:rsidRPr="008B4412">
              <w:rPr>
                <w:rFonts w:ascii="Roboto Condensed" w:hAnsi="Roboto Condensed" w:cs="Calibri"/>
                <w:sz w:val="20"/>
                <w:szCs w:val="20"/>
              </w:rPr>
              <w:t>ly</w:t>
            </w:r>
            <w:proofErr w:type="spellEnd"/>
            <w:r w:rsidRPr="008B4412">
              <w:rPr>
                <w:rFonts w:ascii="Roboto Condensed" w:hAnsi="Roboto Condensed" w:cs="Calibri"/>
                <w:spacing w:val="1"/>
                <w:sz w:val="20"/>
                <w:szCs w:val="20"/>
              </w:rPr>
              <w:t xml:space="preserve"> </w:t>
            </w:r>
            <w:proofErr w:type="spellStart"/>
            <w:r w:rsidRPr="008B4412">
              <w:rPr>
                <w:rFonts w:ascii="Roboto Condensed" w:hAnsi="Roboto Condensed" w:cs="Calibri"/>
                <w:sz w:val="20"/>
                <w:szCs w:val="20"/>
              </w:rPr>
              <w:t>ch</w:t>
            </w:r>
            <w:r w:rsidRPr="008B4412">
              <w:rPr>
                <w:rFonts w:ascii="Roboto Condensed" w:hAnsi="Roboto Condensed" w:cs="Calibri"/>
                <w:spacing w:val="-1"/>
                <w:sz w:val="20"/>
                <w:szCs w:val="20"/>
              </w:rPr>
              <w:t>a</w:t>
            </w:r>
            <w:r w:rsidRPr="008B4412">
              <w:rPr>
                <w:rFonts w:ascii="Roboto Condensed" w:hAnsi="Roboto Condensed" w:cs="Calibri"/>
                <w:sz w:val="20"/>
                <w:szCs w:val="20"/>
              </w:rPr>
              <w:t>in</w:t>
            </w:r>
            <w:proofErr w:type="spellEnd"/>
          </w:p>
          <w:p w14:paraId="339778ED" w14:textId="77777777" w:rsidR="00730EA4" w:rsidRPr="008B4412" w:rsidRDefault="00730EA4" w:rsidP="00730EA4">
            <w:pPr>
              <w:autoSpaceDE w:val="0"/>
              <w:autoSpaceDN w:val="0"/>
              <w:adjustRightInd w:val="0"/>
              <w:spacing w:after="0" w:line="240" w:lineRule="auto"/>
              <w:ind w:left="100" w:right="-20"/>
              <w:rPr>
                <w:rFonts w:ascii="Roboto Condensed" w:hAnsi="Roboto Condensed" w:cs="Calibri"/>
                <w:sz w:val="20"/>
                <w:szCs w:val="20"/>
              </w:rPr>
            </w:pPr>
            <w:r w:rsidRPr="008B4412">
              <w:rPr>
                <w:rFonts w:ascii="Roboto Condensed" w:hAnsi="Roboto Condensed" w:cs="Calibri"/>
                <w:spacing w:val="1"/>
                <w:sz w:val="20"/>
                <w:szCs w:val="20"/>
              </w:rPr>
              <w:t>1</w:t>
            </w:r>
            <w:r w:rsidRPr="008B4412">
              <w:rPr>
                <w:rFonts w:ascii="Roboto Condensed" w:hAnsi="Roboto Condensed" w:cs="Calibri"/>
                <w:sz w:val="20"/>
                <w:szCs w:val="20"/>
              </w:rPr>
              <w:t>.2.</w:t>
            </w:r>
            <w:r w:rsidRPr="008B4412">
              <w:rPr>
                <w:rFonts w:ascii="Roboto Condensed" w:hAnsi="Roboto Condensed" w:cs="Calibri"/>
                <w:spacing w:val="42"/>
                <w:sz w:val="20"/>
                <w:szCs w:val="20"/>
              </w:rPr>
              <w:t xml:space="preserve"> </w:t>
            </w:r>
            <w:r w:rsidRPr="008B4412">
              <w:rPr>
                <w:rFonts w:ascii="Roboto Condensed" w:hAnsi="Roboto Condensed" w:cs="Calibri"/>
                <w:sz w:val="20"/>
                <w:szCs w:val="20"/>
              </w:rPr>
              <w:t>Stratég</w:t>
            </w:r>
            <w:r w:rsidRPr="008B4412">
              <w:rPr>
                <w:rFonts w:ascii="Roboto Condensed" w:hAnsi="Roboto Condensed" w:cs="Calibri"/>
                <w:spacing w:val="-1"/>
                <w:sz w:val="20"/>
                <w:szCs w:val="20"/>
              </w:rPr>
              <w:t>i</w:t>
            </w:r>
            <w:r w:rsidRPr="008B4412">
              <w:rPr>
                <w:rFonts w:ascii="Roboto Condensed" w:hAnsi="Roboto Condensed" w:cs="Calibri"/>
                <w:sz w:val="20"/>
                <w:szCs w:val="20"/>
              </w:rPr>
              <w:t>e</w:t>
            </w:r>
            <w:r w:rsidRPr="008B4412">
              <w:rPr>
                <w:rFonts w:ascii="Roboto Condensed" w:hAnsi="Roboto Condensed" w:cs="Calibri"/>
                <w:spacing w:val="1"/>
                <w:sz w:val="20"/>
                <w:szCs w:val="20"/>
              </w:rPr>
              <w:t xml:space="preserve"> </w:t>
            </w:r>
            <w:r w:rsidRPr="008B4412">
              <w:rPr>
                <w:rFonts w:ascii="Roboto Condensed" w:hAnsi="Roboto Condensed" w:cs="Calibri"/>
                <w:spacing w:val="-3"/>
                <w:sz w:val="20"/>
                <w:szCs w:val="20"/>
              </w:rPr>
              <w:t>l</w:t>
            </w:r>
            <w:r w:rsidRPr="008B4412">
              <w:rPr>
                <w:rFonts w:ascii="Roboto Condensed" w:hAnsi="Roboto Condensed" w:cs="Calibri"/>
                <w:spacing w:val="1"/>
                <w:sz w:val="20"/>
                <w:szCs w:val="20"/>
              </w:rPr>
              <w:t>o</w:t>
            </w:r>
            <w:r w:rsidRPr="008B4412">
              <w:rPr>
                <w:rFonts w:ascii="Roboto Condensed" w:hAnsi="Roboto Condensed" w:cs="Calibri"/>
                <w:spacing w:val="-1"/>
                <w:sz w:val="20"/>
                <w:szCs w:val="20"/>
              </w:rPr>
              <w:t>g</w:t>
            </w:r>
            <w:r w:rsidRPr="008B4412">
              <w:rPr>
                <w:rFonts w:ascii="Roboto Condensed" w:hAnsi="Roboto Condensed" w:cs="Calibri"/>
                <w:sz w:val="20"/>
                <w:szCs w:val="20"/>
              </w:rPr>
              <w:t>isti</w:t>
            </w:r>
            <w:r w:rsidRPr="008B4412">
              <w:rPr>
                <w:rFonts w:ascii="Roboto Condensed" w:hAnsi="Roboto Condensed" w:cs="Calibri"/>
                <w:spacing w:val="-1"/>
                <w:sz w:val="20"/>
                <w:szCs w:val="20"/>
              </w:rPr>
              <w:t>qu</w:t>
            </w:r>
            <w:r w:rsidRPr="008B4412">
              <w:rPr>
                <w:rFonts w:ascii="Roboto Condensed" w:hAnsi="Roboto Condensed" w:cs="Calibri"/>
                <w:sz w:val="20"/>
                <w:szCs w:val="20"/>
              </w:rPr>
              <w:t>e</w:t>
            </w:r>
            <w:r w:rsidRPr="008B4412">
              <w:rPr>
                <w:rFonts w:ascii="Roboto Condensed" w:hAnsi="Roboto Condensed" w:cs="Calibri"/>
                <w:spacing w:val="-2"/>
                <w:sz w:val="20"/>
                <w:szCs w:val="20"/>
              </w:rPr>
              <w:t xml:space="preserve"> </w:t>
            </w:r>
            <w:r w:rsidRPr="008B4412">
              <w:rPr>
                <w:rFonts w:ascii="Roboto Condensed" w:hAnsi="Roboto Condensed" w:cs="Calibri"/>
                <w:spacing w:val="1"/>
                <w:sz w:val="20"/>
                <w:szCs w:val="20"/>
              </w:rPr>
              <w:t>e</w:t>
            </w:r>
            <w:r w:rsidRPr="008B4412">
              <w:rPr>
                <w:rFonts w:ascii="Roboto Condensed" w:hAnsi="Roboto Condensed" w:cs="Calibri"/>
                <w:sz w:val="20"/>
                <w:szCs w:val="20"/>
              </w:rPr>
              <w:t>t</w:t>
            </w:r>
            <w:r w:rsidRPr="008B4412">
              <w:rPr>
                <w:rFonts w:ascii="Roboto Condensed" w:hAnsi="Roboto Condensed" w:cs="Calibri"/>
                <w:spacing w:val="-2"/>
                <w:sz w:val="20"/>
                <w:szCs w:val="20"/>
              </w:rPr>
              <w:t xml:space="preserve"> </w:t>
            </w:r>
            <w:r w:rsidRPr="008B4412">
              <w:rPr>
                <w:rFonts w:ascii="Roboto Condensed" w:hAnsi="Roboto Condensed" w:cs="Calibri"/>
                <w:sz w:val="20"/>
                <w:szCs w:val="20"/>
              </w:rPr>
              <w:t>in</w:t>
            </w:r>
            <w:r w:rsidRPr="008B4412">
              <w:rPr>
                <w:rFonts w:ascii="Roboto Condensed" w:hAnsi="Roboto Condensed" w:cs="Calibri"/>
                <w:spacing w:val="-1"/>
                <w:sz w:val="20"/>
                <w:szCs w:val="20"/>
              </w:rPr>
              <w:t>f</w:t>
            </w:r>
            <w:r w:rsidRPr="008B4412">
              <w:rPr>
                <w:rFonts w:ascii="Roboto Condensed" w:hAnsi="Roboto Condensed" w:cs="Calibri"/>
                <w:spacing w:val="1"/>
                <w:sz w:val="20"/>
                <w:szCs w:val="20"/>
              </w:rPr>
              <w:t>o</w:t>
            </w:r>
            <w:r w:rsidRPr="008B4412">
              <w:rPr>
                <w:rFonts w:ascii="Roboto Condensed" w:hAnsi="Roboto Condensed" w:cs="Calibri"/>
                <w:spacing w:val="-3"/>
                <w:sz w:val="20"/>
                <w:szCs w:val="20"/>
              </w:rPr>
              <w:t>r</w:t>
            </w:r>
            <w:r w:rsidRPr="008B4412">
              <w:rPr>
                <w:rFonts w:ascii="Roboto Condensed" w:hAnsi="Roboto Condensed" w:cs="Calibri"/>
                <w:spacing w:val="1"/>
                <w:sz w:val="20"/>
                <w:szCs w:val="20"/>
              </w:rPr>
              <w:t>m</w:t>
            </w:r>
            <w:r w:rsidRPr="008B4412">
              <w:rPr>
                <w:rFonts w:ascii="Roboto Condensed" w:hAnsi="Roboto Condensed" w:cs="Calibri"/>
                <w:sz w:val="20"/>
                <w:szCs w:val="20"/>
              </w:rPr>
              <w:t>at</w:t>
            </w:r>
            <w:r w:rsidRPr="008B4412">
              <w:rPr>
                <w:rFonts w:ascii="Roboto Condensed" w:hAnsi="Roboto Condensed" w:cs="Calibri"/>
                <w:spacing w:val="-2"/>
                <w:sz w:val="20"/>
                <w:szCs w:val="20"/>
              </w:rPr>
              <w:t>i</w:t>
            </w:r>
            <w:r w:rsidRPr="008B4412">
              <w:rPr>
                <w:rFonts w:ascii="Roboto Condensed" w:hAnsi="Roboto Condensed" w:cs="Calibri"/>
                <w:spacing w:val="1"/>
                <w:sz w:val="20"/>
                <w:szCs w:val="20"/>
              </w:rPr>
              <w:t>o</w:t>
            </w:r>
            <w:r w:rsidRPr="008B4412">
              <w:rPr>
                <w:rFonts w:ascii="Roboto Condensed" w:hAnsi="Roboto Condensed" w:cs="Calibri"/>
                <w:sz w:val="20"/>
                <w:szCs w:val="20"/>
              </w:rPr>
              <w:t>n</w:t>
            </w:r>
          </w:p>
          <w:p w14:paraId="5506DB56" w14:textId="77777777" w:rsidR="00730EA4" w:rsidRPr="008B4412" w:rsidRDefault="00730EA4" w:rsidP="00730EA4">
            <w:pPr>
              <w:autoSpaceDE w:val="0"/>
              <w:autoSpaceDN w:val="0"/>
              <w:adjustRightInd w:val="0"/>
              <w:spacing w:after="0" w:line="240" w:lineRule="auto"/>
              <w:ind w:left="100" w:right="-20"/>
              <w:rPr>
                <w:rFonts w:ascii="Roboto Condensed" w:hAnsi="Roboto Condensed" w:cs="Calibri"/>
                <w:sz w:val="20"/>
                <w:szCs w:val="20"/>
              </w:rPr>
            </w:pPr>
            <w:r w:rsidRPr="008B4412">
              <w:rPr>
                <w:rFonts w:ascii="Roboto Condensed" w:hAnsi="Roboto Condensed" w:cs="Calibri"/>
                <w:spacing w:val="1"/>
                <w:sz w:val="20"/>
                <w:szCs w:val="20"/>
              </w:rPr>
              <w:t>1</w:t>
            </w:r>
            <w:r w:rsidRPr="008B4412">
              <w:rPr>
                <w:rFonts w:ascii="Roboto Condensed" w:hAnsi="Roboto Condensed" w:cs="Calibri"/>
                <w:sz w:val="20"/>
                <w:szCs w:val="20"/>
              </w:rPr>
              <w:t>.3.</w:t>
            </w:r>
            <w:r w:rsidRPr="008B4412">
              <w:rPr>
                <w:rFonts w:ascii="Roboto Condensed" w:hAnsi="Roboto Condensed" w:cs="Calibri"/>
                <w:spacing w:val="42"/>
                <w:sz w:val="20"/>
                <w:szCs w:val="20"/>
              </w:rPr>
              <w:t xml:space="preserve"> </w:t>
            </w:r>
            <w:r w:rsidRPr="008B4412">
              <w:rPr>
                <w:rFonts w:ascii="Roboto Condensed" w:hAnsi="Roboto Condensed" w:cs="Calibri"/>
                <w:spacing w:val="1"/>
                <w:sz w:val="20"/>
                <w:szCs w:val="20"/>
              </w:rPr>
              <w:t>D</w:t>
            </w:r>
            <w:r w:rsidRPr="008B4412">
              <w:rPr>
                <w:rFonts w:ascii="Roboto Condensed" w:hAnsi="Roboto Condensed" w:cs="Calibri"/>
                <w:sz w:val="20"/>
                <w:szCs w:val="20"/>
              </w:rPr>
              <w:t>éfi</w:t>
            </w:r>
            <w:r w:rsidRPr="008B4412">
              <w:rPr>
                <w:rFonts w:ascii="Roboto Condensed" w:hAnsi="Roboto Condensed" w:cs="Calibri"/>
                <w:spacing w:val="-1"/>
                <w:sz w:val="20"/>
                <w:szCs w:val="20"/>
              </w:rPr>
              <w:t>n</w:t>
            </w:r>
            <w:r w:rsidRPr="008B4412">
              <w:rPr>
                <w:rFonts w:ascii="Roboto Condensed" w:hAnsi="Roboto Condensed" w:cs="Calibri"/>
                <w:sz w:val="20"/>
                <w:szCs w:val="20"/>
              </w:rPr>
              <w:t>it</w:t>
            </w:r>
            <w:r w:rsidRPr="008B4412">
              <w:rPr>
                <w:rFonts w:ascii="Roboto Condensed" w:hAnsi="Roboto Condensed" w:cs="Calibri"/>
                <w:spacing w:val="-2"/>
                <w:sz w:val="20"/>
                <w:szCs w:val="20"/>
              </w:rPr>
              <w:t>i</w:t>
            </w:r>
            <w:r w:rsidRPr="008B4412">
              <w:rPr>
                <w:rFonts w:ascii="Roboto Condensed" w:hAnsi="Roboto Condensed" w:cs="Calibri"/>
                <w:spacing w:val="1"/>
                <w:sz w:val="20"/>
                <w:szCs w:val="20"/>
              </w:rPr>
              <w:t>o</w:t>
            </w:r>
            <w:r w:rsidRPr="008B4412">
              <w:rPr>
                <w:rFonts w:ascii="Roboto Condensed" w:hAnsi="Roboto Condensed" w:cs="Calibri"/>
                <w:sz w:val="20"/>
                <w:szCs w:val="20"/>
              </w:rPr>
              <w:t>n</w:t>
            </w:r>
            <w:r w:rsidRPr="008B4412">
              <w:rPr>
                <w:rFonts w:ascii="Roboto Condensed" w:hAnsi="Roboto Condensed" w:cs="Calibri"/>
                <w:spacing w:val="-1"/>
                <w:sz w:val="20"/>
                <w:szCs w:val="20"/>
              </w:rPr>
              <w:t xml:space="preserve"> </w:t>
            </w:r>
            <w:r w:rsidRPr="008B4412">
              <w:rPr>
                <w:rFonts w:ascii="Roboto Condensed" w:hAnsi="Roboto Condensed" w:cs="Calibri"/>
                <w:sz w:val="20"/>
                <w:szCs w:val="20"/>
              </w:rPr>
              <w:t>des</w:t>
            </w:r>
            <w:r w:rsidRPr="008B4412">
              <w:rPr>
                <w:rFonts w:ascii="Roboto Condensed" w:hAnsi="Roboto Condensed" w:cs="Calibri"/>
                <w:spacing w:val="-1"/>
                <w:sz w:val="20"/>
                <w:szCs w:val="20"/>
              </w:rPr>
              <w:t xml:space="preserve"> </w:t>
            </w:r>
            <w:r w:rsidRPr="008B4412">
              <w:rPr>
                <w:rFonts w:ascii="Roboto Condensed" w:hAnsi="Roboto Condensed" w:cs="Calibri"/>
                <w:spacing w:val="1"/>
                <w:sz w:val="20"/>
                <w:szCs w:val="20"/>
              </w:rPr>
              <w:t>o</w:t>
            </w:r>
            <w:r w:rsidRPr="008B4412">
              <w:rPr>
                <w:rFonts w:ascii="Roboto Condensed" w:hAnsi="Roboto Condensed" w:cs="Calibri"/>
                <w:spacing w:val="-1"/>
                <w:sz w:val="20"/>
                <w:szCs w:val="20"/>
              </w:rPr>
              <w:t>b</w:t>
            </w:r>
            <w:r w:rsidRPr="008B4412">
              <w:rPr>
                <w:rFonts w:ascii="Roboto Condensed" w:hAnsi="Roboto Condensed" w:cs="Calibri"/>
                <w:sz w:val="20"/>
                <w:szCs w:val="20"/>
              </w:rPr>
              <w:t>j</w:t>
            </w:r>
            <w:r w:rsidRPr="008B4412">
              <w:rPr>
                <w:rFonts w:ascii="Roboto Condensed" w:hAnsi="Roboto Condensed" w:cs="Calibri"/>
                <w:spacing w:val="-2"/>
                <w:sz w:val="20"/>
                <w:szCs w:val="20"/>
              </w:rPr>
              <w:t>e</w:t>
            </w:r>
            <w:r w:rsidRPr="008B4412">
              <w:rPr>
                <w:rFonts w:ascii="Roboto Condensed" w:hAnsi="Roboto Condensed" w:cs="Calibri"/>
                <w:sz w:val="20"/>
                <w:szCs w:val="20"/>
              </w:rPr>
              <w:t>ctifs</w:t>
            </w:r>
            <w:r w:rsidRPr="008B4412">
              <w:rPr>
                <w:rFonts w:ascii="Roboto Condensed" w:hAnsi="Roboto Condensed" w:cs="Calibri"/>
                <w:spacing w:val="1"/>
                <w:sz w:val="20"/>
                <w:szCs w:val="20"/>
              </w:rPr>
              <w:t xml:space="preserve"> </w:t>
            </w:r>
            <w:r w:rsidRPr="008B4412">
              <w:rPr>
                <w:rFonts w:ascii="Roboto Condensed" w:hAnsi="Roboto Condensed" w:cs="Calibri"/>
                <w:spacing w:val="-3"/>
                <w:sz w:val="20"/>
                <w:szCs w:val="20"/>
              </w:rPr>
              <w:t>d</w:t>
            </w:r>
            <w:r w:rsidRPr="008B4412">
              <w:rPr>
                <w:rFonts w:ascii="Roboto Condensed" w:hAnsi="Roboto Condensed" w:cs="Calibri"/>
                <w:sz w:val="20"/>
                <w:szCs w:val="20"/>
              </w:rPr>
              <w:t>e</w:t>
            </w:r>
            <w:r w:rsidRPr="008B4412">
              <w:rPr>
                <w:rFonts w:ascii="Roboto Condensed" w:hAnsi="Roboto Condensed" w:cs="Calibri"/>
                <w:spacing w:val="-1"/>
                <w:sz w:val="20"/>
                <w:szCs w:val="20"/>
              </w:rPr>
              <w:t xml:space="preserve"> p</w:t>
            </w:r>
            <w:r w:rsidRPr="008B4412">
              <w:rPr>
                <w:rFonts w:ascii="Roboto Condensed" w:hAnsi="Roboto Condensed" w:cs="Calibri"/>
                <w:sz w:val="20"/>
                <w:szCs w:val="20"/>
              </w:rPr>
              <w:t>erf</w:t>
            </w:r>
            <w:r w:rsidRPr="008B4412">
              <w:rPr>
                <w:rFonts w:ascii="Roboto Condensed" w:hAnsi="Roboto Condensed" w:cs="Calibri"/>
                <w:spacing w:val="1"/>
                <w:sz w:val="20"/>
                <w:szCs w:val="20"/>
              </w:rPr>
              <w:t>o</w:t>
            </w:r>
            <w:r w:rsidRPr="008B4412">
              <w:rPr>
                <w:rFonts w:ascii="Roboto Condensed" w:hAnsi="Roboto Condensed" w:cs="Calibri"/>
                <w:spacing w:val="-3"/>
                <w:sz w:val="20"/>
                <w:szCs w:val="20"/>
              </w:rPr>
              <w:t>r</w:t>
            </w:r>
            <w:r w:rsidRPr="008B4412">
              <w:rPr>
                <w:rFonts w:ascii="Roboto Condensed" w:hAnsi="Roboto Condensed" w:cs="Calibri"/>
                <w:spacing w:val="1"/>
                <w:sz w:val="20"/>
                <w:szCs w:val="20"/>
              </w:rPr>
              <w:t>m</w:t>
            </w:r>
            <w:r w:rsidRPr="008B4412">
              <w:rPr>
                <w:rFonts w:ascii="Roboto Condensed" w:hAnsi="Roboto Condensed" w:cs="Calibri"/>
                <w:sz w:val="20"/>
                <w:szCs w:val="20"/>
              </w:rPr>
              <w:t>a</w:t>
            </w:r>
            <w:r w:rsidRPr="008B4412">
              <w:rPr>
                <w:rFonts w:ascii="Roboto Condensed" w:hAnsi="Roboto Condensed" w:cs="Calibri"/>
                <w:spacing w:val="-1"/>
                <w:sz w:val="20"/>
                <w:szCs w:val="20"/>
              </w:rPr>
              <w:t>n</w:t>
            </w:r>
            <w:r w:rsidRPr="008B4412">
              <w:rPr>
                <w:rFonts w:ascii="Roboto Condensed" w:hAnsi="Roboto Condensed" w:cs="Calibri"/>
                <w:sz w:val="20"/>
                <w:szCs w:val="20"/>
              </w:rPr>
              <w:t>ce</w:t>
            </w:r>
          </w:p>
          <w:p w14:paraId="031957C6" w14:textId="77777777" w:rsidR="00730EA4" w:rsidRPr="008B4412" w:rsidRDefault="00730EA4" w:rsidP="00730EA4">
            <w:pPr>
              <w:autoSpaceDE w:val="0"/>
              <w:autoSpaceDN w:val="0"/>
              <w:adjustRightInd w:val="0"/>
              <w:spacing w:before="60" w:after="0" w:line="240" w:lineRule="auto"/>
              <w:ind w:left="100" w:right="-20"/>
              <w:rPr>
                <w:rFonts w:ascii="Roboto Condensed" w:hAnsi="Roboto Condensed" w:cs="Calibri"/>
                <w:sz w:val="20"/>
                <w:szCs w:val="20"/>
              </w:rPr>
            </w:pPr>
            <w:r w:rsidRPr="008B4412">
              <w:rPr>
                <w:rFonts w:ascii="Roboto Condensed" w:hAnsi="Roboto Condensed" w:cs="Calibri"/>
                <w:b/>
                <w:bCs/>
                <w:spacing w:val="1"/>
                <w:sz w:val="20"/>
                <w:szCs w:val="20"/>
              </w:rPr>
              <w:t>2</w:t>
            </w:r>
            <w:r w:rsidRPr="008B4412">
              <w:rPr>
                <w:rFonts w:ascii="Roboto Condensed" w:hAnsi="Roboto Condensed" w:cs="Calibri"/>
                <w:b/>
                <w:bCs/>
                <w:sz w:val="20"/>
                <w:szCs w:val="20"/>
              </w:rPr>
              <w:t xml:space="preserve">.  </w:t>
            </w:r>
            <w:r w:rsidRPr="008B4412">
              <w:rPr>
                <w:rFonts w:ascii="Roboto Condensed" w:hAnsi="Roboto Condensed" w:cs="Calibri"/>
                <w:b/>
                <w:bCs/>
                <w:spacing w:val="39"/>
                <w:sz w:val="20"/>
                <w:szCs w:val="20"/>
              </w:rPr>
              <w:t xml:space="preserve"> </w:t>
            </w:r>
            <w:r w:rsidRPr="008B4412">
              <w:rPr>
                <w:rFonts w:ascii="Roboto Condensed" w:hAnsi="Roboto Condensed" w:cs="Calibri"/>
                <w:b/>
                <w:bCs/>
                <w:spacing w:val="1"/>
                <w:sz w:val="20"/>
                <w:szCs w:val="20"/>
              </w:rPr>
              <w:t>IN</w:t>
            </w:r>
            <w:r w:rsidRPr="008B4412">
              <w:rPr>
                <w:rFonts w:ascii="Roboto Condensed" w:hAnsi="Roboto Condensed" w:cs="Calibri"/>
                <w:b/>
                <w:bCs/>
                <w:spacing w:val="-2"/>
                <w:sz w:val="20"/>
                <w:szCs w:val="20"/>
              </w:rPr>
              <w:t>D</w:t>
            </w:r>
            <w:r w:rsidRPr="008B4412">
              <w:rPr>
                <w:rFonts w:ascii="Roboto Condensed" w:hAnsi="Roboto Condensed" w:cs="Calibri"/>
                <w:b/>
                <w:bCs/>
                <w:spacing w:val="1"/>
                <w:sz w:val="20"/>
                <w:szCs w:val="20"/>
              </w:rPr>
              <w:t>I</w:t>
            </w:r>
            <w:r w:rsidRPr="008B4412">
              <w:rPr>
                <w:rFonts w:ascii="Roboto Condensed" w:hAnsi="Roboto Condensed" w:cs="Calibri"/>
                <w:b/>
                <w:bCs/>
                <w:spacing w:val="-2"/>
                <w:sz w:val="20"/>
                <w:szCs w:val="20"/>
              </w:rPr>
              <w:t>C</w:t>
            </w:r>
            <w:r w:rsidRPr="008B4412">
              <w:rPr>
                <w:rFonts w:ascii="Roboto Condensed" w:hAnsi="Roboto Condensed" w:cs="Calibri"/>
                <w:b/>
                <w:bCs/>
                <w:sz w:val="20"/>
                <w:szCs w:val="20"/>
              </w:rPr>
              <w:t>A</w:t>
            </w:r>
            <w:r w:rsidRPr="008B4412">
              <w:rPr>
                <w:rFonts w:ascii="Roboto Condensed" w:hAnsi="Roboto Condensed" w:cs="Calibri"/>
                <w:b/>
                <w:bCs/>
                <w:spacing w:val="-1"/>
                <w:sz w:val="20"/>
                <w:szCs w:val="20"/>
              </w:rPr>
              <w:t>T</w:t>
            </w:r>
            <w:r w:rsidRPr="008B4412">
              <w:rPr>
                <w:rFonts w:ascii="Roboto Condensed" w:hAnsi="Roboto Condensed" w:cs="Calibri"/>
                <w:b/>
                <w:bCs/>
                <w:sz w:val="20"/>
                <w:szCs w:val="20"/>
              </w:rPr>
              <w:t xml:space="preserve">EURS </w:t>
            </w:r>
            <w:r w:rsidRPr="008B4412">
              <w:rPr>
                <w:rFonts w:ascii="Roboto Condensed" w:hAnsi="Roboto Condensed" w:cs="Calibri"/>
                <w:b/>
                <w:bCs/>
                <w:spacing w:val="-2"/>
                <w:sz w:val="20"/>
                <w:szCs w:val="20"/>
              </w:rPr>
              <w:t>D</w:t>
            </w:r>
            <w:r w:rsidRPr="008B4412">
              <w:rPr>
                <w:rFonts w:ascii="Roboto Condensed" w:hAnsi="Roboto Condensed" w:cs="Calibri"/>
                <w:b/>
                <w:bCs/>
                <w:sz w:val="20"/>
                <w:szCs w:val="20"/>
              </w:rPr>
              <w:t>E</w:t>
            </w:r>
            <w:r w:rsidRPr="008B4412">
              <w:rPr>
                <w:rFonts w:ascii="Roboto Condensed" w:hAnsi="Roboto Condensed" w:cs="Calibri"/>
                <w:b/>
                <w:bCs/>
                <w:spacing w:val="1"/>
                <w:sz w:val="20"/>
                <w:szCs w:val="20"/>
              </w:rPr>
              <w:t xml:space="preserve"> </w:t>
            </w:r>
            <w:r w:rsidRPr="008B4412">
              <w:rPr>
                <w:rFonts w:ascii="Roboto Condensed" w:hAnsi="Roboto Condensed" w:cs="Calibri"/>
                <w:b/>
                <w:bCs/>
                <w:spacing w:val="-2"/>
                <w:sz w:val="20"/>
                <w:szCs w:val="20"/>
              </w:rPr>
              <w:t>P</w:t>
            </w:r>
            <w:r w:rsidRPr="008B4412">
              <w:rPr>
                <w:rFonts w:ascii="Roboto Condensed" w:hAnsi="Roboto Condensed" w:cs="Calibri"/>
                <w:b/>
                <w:bCs/>
                <w:sz w:val="20"/>
                <w:szCs w:val="20"/>
              </w:rPr>
              <w:t>ERFO</w:t>
            </w:r>
            <w:r w:rsidRPr="008B4412">
              <w:rPr>
                <w:rFonts w:ascii="Roboto Condensed" w:hAnsi="Roboto Condensed" w:cs="Calibri"/>
                <w:b/>
                <w:bCs/>
                <w:spacing w:val="-2"/>
                <w:sz w:val="20"/>
                <w:szCs w:val="20"/>
              </w:rPr>
              <w:t>R</w:t>
            </w:r>
            <w:r w:rsidRPr="008B4412">
              <w:rPr>
                <w:rFonts w:ascii="Roboto Condensed" w:hAnsi="Roboto Condensed" w:cs="Calibri"/>
                <w:b/>
                <w:bCs/>
                <w:spacing w:val="-1"/>
                <w:sz w:val="20"/>
                <w:szCs w:val="20"/>
              </w:rPr>
              <w:t>M</w:t>
            </w:r>
            <w:r w:rsidRPr="008B4412">
              <w:rPr>
                <w:rFonts w:ascii="Roboto Condensed" w:hAnsi="Roboto Condensed" w:cs="Calibri"/>
                <w:b/>
                <w:bCs/>
                <w:sz w:val="20"/>
                <w:szCs w:val="20"/>
              </w:rPr>
              <w:t>A</w:t>
            </w:r>
            <w:r w:rsidRPr="008B4412">
              <w:rPr>
                <w:rFonts w:ascii="Roboto Condensed" w:hAnsi="Roboto Condensed" w:cs="Calibri"/>
                <w:b/>
                <w:bCs/>
                <w:spacing w:val="1"/>
                <w:sz w:val="20"/>
                <w:szCs w:val="20"/>
              </w:rPr>
              <w:t>N</w:t>
            </w:r>
            <w:r w:rsidRPr="008B4412">
              <w:rPr>
                <w:rFonts w:ascii="Roboto Condensed" w:hAnsi="Roboto Condensed" w:cs="Calibri"/>
                <w:b/>
                <w:bCs/>
                <w:spacing w:val="-2"/>
                <w:sz w:val="20"/>
                <w:szCs w:val="20"/>
              </w:rPr>
              <w:t>C</w:t>
            </w:r>
            <w:r w:rsidRPr="008B4412">
              <w:rPr>
                <w:rFonts w:ascii="Roboto Condensed" w:hAnsi="Roboto Condensed" w:cs="Calibri"/>
                <w:b/>
                <w:bCs/>
                <w:sz w:val="20"/>
                <w:szCs w:val="20"/>
              </w:rPr>
              <w:t>E</w:t>
            </w:r>
            <w:r w:rsidRPr="008B4412">
              <w:rPr>
                <w:rFonts w:ascii="Roboto Condensed" w:hAnsi="Roboto Condensed" w:cs="Calibri"/>
                <w:b/>
                <w:bCs/>
                <w:spacing w:val="1"/>
                <w:sz w:val="20"/>
                <w:szCs w:val="20"/>
              </w:rPr>
              <w:t xml:space="preserve"> </w:t>
            </w:r>
            <w:r w:rsidRPr="008B4412">
              <w:rPr>
                <w:rFonts w:ascii="Roboto Condensed" w:hAnsi="Roboto Condensed" w:cs="Calibri"/>
                <w:b/>
                <w:bCs/>
                <w:sz w:val="20"/>
                <w:szCs w:val="20"/>
              </w:rPr>
              <w:t>L</w:t>
            </w:r>
            <w:r w:rsidRPr="008B4412">
              <w:rPr>
                <w:rFonts w:ascii="Roboto Condensed" w:hAnsi="Roboto Condensed" w:cs="Calibri"/>
                <w:b/>
                <w:bCs/>
                <w:spacing w:val="-3"/>
                <w:sz w:val="20"/>
                <w:szCs w:val="20"/>
              </w:rPr>
              <w:t>O</w:t>
            </w:r>
            <w:r w:rsidRPr="008B4412">
              <w:rPr>
                <w:rFonts w:ascii="Roboto Condensed" w:hAnsi="Roboto Condensed" w:cs="Calibri"/>
                <w:b/>
                <w:bCs/>
                <w:spacing w:val="1"/>
                <w:sz w:val="20"/>
                <w:szCs w:val="20"/>
              </w:rPr>
              <w:t>GI</w:t>
            </w:r>
            <w:r w:rsidRPr="008B4412">
              <w:rPr>
                <w:rFonts w:ascii="Roboto Condensed" w:hAnsi="Roboto Condensed" w:cs="Calibri"/>
                <w:b/>
                <w:bCs/>
                <w:spacing w:val="-3"/>
                <w:sz w:val="20"/>
                <w:szCs w:val="20"/>
              </w:rPr>
              <w:t>S</w:t>
            </w:r>
            <w:r w:rsidRPr="008B4412">
              <w:rPr>
                <w:rFonts w:ascii="Roboto Condensed" w:hAnsi="Roboto Condensed" w:cs="Calibri"/>
                <w:b/>
                <w:bCs/>
                <w:spacing w:val="1"/>
                <w:sz w:val="20"/>
                <w:szCs w:val="20"/>
              </w:rPr>
              <w:t>TI</w:t>
            </w:r>
            <w:r w:rsidRPr="008B4412">
              <w:rPr>
                <w:rFonts w:ascii="Roboto Condensed" w:hAnsi="Roboto Condensed" w:cs="Calibri"/>
                <w:b/>
                <w:bCs/>
                <w:sz w:val="20"/>
                <w:szCs w:val="20"/>
              </w:rPr>
              <w:t>Q</w:t>
            </w:r>
            <w:r w:rsidRPr="008B4412">
              <w:rPr>
                <w:rFonts w:ascii="Roboto Condensed" w:hAnsi="Roboto Condensed" w:cs="Calibri"/>
                <w:b/>
                <w:bCs/>
                <w:spacing w:val="-3"/>
                <w:sz w:val="20"/>
                <w:szCs w:val="20"/>
              </w:rPr>
              <w:t>U</w:t>
            </w:r>
            <w:r w:rsidRPr="008B4412">
              <w:rPr>
                <w:rFonts w:ascii="Roboto Condensed" w:hAnsi="Roboto Condensed" w:cs="Calibri"/>
                <w:b/>
                <w:bCs/>
                <w:sz w:val="20"/>
                <w:szCs w:val="20"/>
              </w:rPr>
              <w:t>E</w:t>
            </w:r>
          </w:p>
          <w:p w14:paraId="7E48FF1F" w14:textId="77777777" w:rsidR="00730EA4" w:rsidRPr="008B4412" w:rsidRDefault="00730EA4" w:rsidP="00730EA4">
            <w:pPr>
              <w:autoSpaceDE w:val="0"/>
              <w:autoSpaceDN w:val="0"/>
              <w:adjustRightInd w:val="0"/>
              <w:spacing w:after="0" w:line="266" w:lineRule="exact"/>
              <w:ind w:left="100" w:right="-20"/>
              <w:rPr>
                <w:rFonts w:ascii="Roboto Condensed" w:hAnsi="Roboto Condensed" w:cs="Calibri"/>
                <w:sz w:val="20"/>
                <w:szCs w:val="20"/>
              </w:rPr>
            </w:pPr>
            <w:r w:rsidRPr="008B4412">
              <w:rPr>
                <w:rFonts w:ascii="Roboto Condensed" w:hAnsi="Roboto Condensed" w:cs="Calibri"/>
                <w:spacing w:val="1"/>
                <w:position w:val="1"/>
                <w:sz w:val="20"/>
                <w:szCs w:val="20"/>
              </w:rPr>
              <w:t>2</w:t>
            </w:r>
            <w:r w:rsidRPr="008B4412">
              <w:rPr>
                <w:rFonts w:ascii="Roboto Condensed" w:hAnsi="Roboto Condensed" w:cs="Calibri"/>
                <w:position w:val="1"/>
                <w:sz w:val="20"/>
                <w:szCs w:val="20"/>
              </w:rPr>
              <w:t>.1.</w:t>
            </w:r>
            <w:r w:rsidRPr="008B4412">
              <w:rPr>
                <w:rFonts w:ascii="Roboto Condensed" w:hAnsi="Roboto Condensed" w:cs="Calibri"/>
                <w:spacing w:val="42"/>
                <w:position w:val="1"/>
                <w:sz w:val="20"/>
                <w:szCs w:val="20"/>
              </w:rPr>
              <w:t xml:space="preserve"> </w:t>
            </w:r>
            <w:r w:rsidRPr="008B4412">
              <w:rPr>
                <w:rFonts w:ascii="Roboto Condensed" w:hAnsi="Roboto Condensed" w:cs="Calibri"/>
                <w:position w:val="1"/>
                <w:sz w:val="20"/>
                <w:szCs w:val="20"/>
              </w:rPr>
              <w:t>T</w:t>
            </w:r>
            <w:r w:rsidRPr="008B4412">
              <w:rPr>
                <w:rFonts w:ascii="Roboto Condensed" w:hAnsi="Roboto Condensed" w:cs="Calibri"/>
                <w:spacing w:val="1"/>
                <w:position w:val="1"/>
                <w:sz w:val="20"/>
                <w:szCs w:val="20"/>
              </w:rPr>
              <w:t>y</w:t>
            </w:r>
            <w:r w:rsidRPr="008B4412">
              <w:rPr>
                <w:rFonts w:ascii="Roboto Condensed" w:hAnsi="Roboto Condensed" w:cs="Calibri"/>
                <w:spacing w:val="-1"/>
                <w:position w:val="1"/>
                <w:sz w:val="20"/>
                <w:szCs w:val="20"/>
              </w:rPr>
              <w:t>p</w:t>
            </w:r>
            <w:r w:rsidRPr="008B4412">
              <w:rPr>
                <w:rFonts w:ascii="Roboto Condensed" w:hAnsi="Roboto Condensed" w:cs="Calibri"/>
                <w:position w:val="1"/>
                <w:sz w:val="20"/>
                <w:szCs w:val="20"/>
              </w:rPr>
              <w:t>es</w:t>
            </w:r>
            <w:r w:rsidRPr="008B4412">
              <w:rPr>
                <w:rFonts w:ascii="Roboto Condensed" w:hAnsi="Roboto Condensed" w:cs="Calibri"/>
                <w:spacing w:val="1"/>
                <w:position w:val="1"/>
                <w:sz w:val="20"/>
                <w:szCs w:val="20"/>
              </w:rPr>
              <w:t xml:space="preserve"> </w:t>
            </w:r>
            <w:r w:rsidRPr="008B4412">
              <w:rPr>
                <w:rFonts w:ascii="Roboto Condensed" w:hAnsi="Roboto Condensed" w:cs="Calibri"/>
                <w:spacing w:val="-1"/>
                <w:position w:val="1"/>
                <w:sz w:val="20"/>
                <w:szCs w:val="20"/>
              </w:rPr>
              <w:t>d</w:t>
            </w:r>
            <w:r w:rsidRPr="008B4412">
              <w:rPr>
                <w:rFonts w:ascii="Roboto Condensed" w:hAnsi="Roboto Condensed" w:cs="Calibri"/>
                <w:position w:val="1"/>
                <w:sz w:val="20"/>
                <w:szCs w:val="20"/>
              </w:rPr>
              <w:t>’i</w:t>
            </w:r>
            <w:r w:rsidRPr="008B4412">
              <w:rPr>
                <w:rFonts w:ascii="Roboto Condensed" w:hAnsi="Roboto Condensed" w:cs="Calibri"/>
                <w:spacing w:val="-1"/>
                <w:position w:val="1"/>
                <w:sz w:val="20"/>
                <w:szCs w:val="20"/>
              </w:rPr>
              <w:t>nd</w:t>
            </w:r>
            <w:r w:rsidRPr="008B4412">
              <w:rPr>
                <w:rFonts w:ascii="Roboto Condensed" w:hAnsi="Roboto Condensed" w:cs="Calibri"/>
                <w:position w:val="1"/>
                <w:sz w:val="20"/>
                <w:szCs w:val="20"/>
              </w:rPr>
              <w:t>ic</w:t>
            </w:r>
            <w:r w:rsidRPr="008B4412">
              <w:rPr>
                <w:rFonts w:ascii="Roboto Condensed" w:hAnsi="Roboto Condensed" w:cs="Calibri"/>
                <w:spacing w:val="-3"/>
                <w:position w:val="1"/>
                <w:sz w:val="20"/>
                <w:szCs w:val="20"/>
              </w:rPr>
              <w:t>a</w:t>
            </w:r>
            <w:r w:rsidRPr="008B4412">
              <w:rPr>
                <w:rFonts w:ascii="Roboto Condensed" w:hAnsi="Roboto Condensed" w:cs="Calibri"/>
                <w:position w:val="1"/>
                <w:sz w:val="20"/>
                <w:szCs w:val="20"/>
              </w:rPr>
              <w:t>t</w:t>
            </w:r>
            <w:r w:rsidRPr="008B4412">
              <w:rPr>
                <w:rFonts w:ascii="Roboto Condensed" w:hAnsi="Roboto Condensed" w:cs="Calibri"/>
                <w:spacing w:val="1"/>
                <w:position w:val="1"/>
                <w:sz w:val="20"/>
                <w:szCs w:val="20"/>
              </w:rPr>
              <w:t>e</w:t>
            </w:r>
            <w:r w:rsidRPr="008B4412">
              <w:rPr>
                <w:rFonts w:ascii="Roboto Condensed" w:hAnsi="Roboto Condensed" w:cs="Calibri"/>
                <w:spacing w:val="-1"/>
                <w:position w:val="1"/>
                <w:sz w:val="20"/>
                <w:szCs w:val="20"/>
              </w:rPr>
              <w:t>u</w:t>
            </w:r>
            <w:r w:rsidRPr="008B4412">
              <w:rPr>
                <w:rFonts w:ascii="Roboto Condensed" w:hAnsi="Roboto Condensed" w:cs="Calibri"/>
                <w:position w:val="1"/>
                <w:sz w:val="20"/>
                <w:szCs w:val="20"/>
              </w:rPr>
              <w:t xml:space="preserve">rs </w:t>
            </w:r>
            <w:r w:rsidRPr="008B4412">
              <w:rPr>
                <w:rFonts w:ascii="Roboto Condensed" w:hAnsi="Roboto Condensed" w:cs="Calibri"/>
                <w:spacing w:val="-3"/>
                <w:position w:val="1"/>
                <w:sz w:val="20"/>
                <w:szCs w:val="20"/>
              </w:rPr>
              <w:t>p</w:t>
            </w:r>
            <w:r w:rsidRPr="008B4412">
              <w:rPr>
                <w:rFonts w:ascii="Roboto Condensed" w:hAnsi="Roboto Condensed" w:cs="Calibri"/>
                <w:spacing w:val="1"/>
                <w:position w:val="1"/>
                <w:sz w:val="20"/>
                <w:szCs w:val="20"/>
              </w:rPr>
              <w:t>o</w:t>
            </w:r>
            <w:r w:rsidRPr="008B4412">
              <w:rPr>
                <w:rFonts w:ascii="Roboto Condensed" w:hAnsi="Roboto Condensed" w:cs="Calibri"/>
                <w:spacing w:val="-1"/>
                <w:position w:val="1"/>
                <w:sz w:val="20"/>
                <w:szCs w:val="20"/>
              </w:rPr>
              <w:t>u</w:t>
            </w:r>
            <w:r w:rsidRPr="008B4412">
              <w:rPr>
                <w:rFonts w:ascii="Roboto Condensed" w:hAnsi="Roboto Condensed" w:cs="Calibri"/>
                <w:position w:val="1"/>
                <w:sz w:val="20"/>
                <w:szCs w:val="20"/>
              </w:rPr>
              <w:t>r</w:t>
            </w:r>
            <w:r w:rsidRPr="008B4412">
              <w:rPr>
                <w:rFonts w:ascii="Roboto Condensed" w:hAnsi="Roboto Condensed" w:cs="Calibri"/>
                <w:spacing w:val="-2"/>
                <w:position w:val="1"/>
                <w:sz w:val="20"/>
                <w:szCs w:val="20"/>
              </w:rPr>
              <w:t xml:space="preserve"> </w:t>
            </w:r>
            <w:r w:rsidRPr="008B4412">
              <w:rPr>
                <w:rFonts w:ascii="Roboto Condensed" w:hAnsi="Roboto Condensed" w:cs="Calibri"/>
                <w:spacing w:val="-1"/>
                <w:position w:val="1"/>
                <w:sz w:val="20"/>
                <w:szCs w:val="20"/>
              </w:rPr>
              <w:t>m</w:t>
            </w:r>
            <w:r w:rsidRPr="008B4412">
              <w:rPr>
                <w:rFonts w:ascii="Roboto Condensed" w:hAnsi="Roboto Condensed" w:cs="Calibri"/>
                <w:position w:val="1"/>
                <w:sz w:val="20"/>
                <w:szCs w:val="20"/>
              </w:rPr>
              <w:t xml:space="preserve">esurer la </w:t>
            </w:r>
            <w:r w:rsidRPr="008B4412">
              <w:rPr>
                <w:rFonts w:ascii="Roboto Condensed" w:hAnsi="Roboto Condensed" w:cs="Calibri"/>
                <w:spacing w:val="-3"/>
                <w:position w:val="1"/>
                <w:sz w:val="20"/>
                <w:szCs w:val="20"/>
              </w:rPr>
              <w:t>p</w:t>
            </w:r>
            <w:r w:rsidRPr="008B4412">
              <w:rPr>
                <w:rFonts w:ascii="Roboto Condensed" w:hAnsi="Roboto Condensed" w:cs="Calibri"/>
                <w:position w:val="1"/>
                <w:sz w:val="20"/>
                <w:szCs w:val="20"/>
              </w:rPr>
              <w:t>erf</w:t>
            </w:r>
            <w:r w:rsidRPr="008B4412">
              <w:rPr>
                <w:rFonts w:ascii="Roboto Condensed" w:hAnsi="Roboto Condensed" w:cs="Calibri"/>
                <w:spacing w:val="1"/>
                <w:position w:val="1"/>
                <w:sz w:val="20"/>
                <w:szCs w:val="20"/>
              </w:rPr>
              <w:t>o</w:t>
            </w:r>
            <w:r w:rsidRPr="008B4412">
              <w:rPr>
                <w:rFonts w:ascii="Roboto Condensed" w:hAnsi="Roboto Condensed" w:cs="Calibri"/>
                <w:spacing w:val="-3"/>
                <w:position w:val="1"/>
                <w:sz w:val="20"/>
                <w:szCs w:val="20"/>
              </w:rPr>
              <w:t>r</w:t>
            </w:r>
            <w:r w:rsidRPr="008B4412">
              <w:rPr>
                <w:rFonts w:ascii="Roboto Condensed" w:hAnsi="Roboto Condensed" w:cs="Calibri"/>
                <w:spacing w:val="1"/>
                <w:position w:val="1"/>
                <w:sz w:val="20"/>
                <w:szCs w:val="20"/>
              </w:rPr>
              <w:t>m</w:t>
            </w:r>
            <w:r w:rsidRPr="008B4412">
              <w:rPr>
                <w:rFonts w:ascii="Roboto Condensed" w:hAnsi="Roboto Condensed" w:cs="Calibri"/>
                <w:position w:val="1"/>
                <w:sz w:val="20"/>
                <w:szCs w:val="20"/>
              </w:rPr>
              <w:t>a</w:t>
            </w:r>
            <w:r w:rsidRPr="008B4412">
              <w:rPr>
                <w:rFonts w:ascii="Roboto Condensed" w:hAnsi="Roboto Condensed" w:cs="Calibri"/>
                <w:spacing w:val="-1"/>
                <w:position w:val="1"/>
                <w:sz w:val="20"/>
                <w:szCs w:val="20"/>
              </w:rPr>
              <w:t>n</w:t>
            </w:r>
            <w:r w:rsidRPr="008B4412">
              <w:rPr>
                <w:rFonts w:ascii="Roboto Condensed" w:hAnsi="Roboto Condensed" w:cs="Calibri"/>
                <w:spacing w:val="-2"/>
                <w:position w:val="1"/>
                <w:sz w:val="20"/>
                <w:szCs w:val="20"/>
              </w:rPr>
              <w:t>c</w:t>
            </w:r>
            <w:r w:rsidRPr="008B4412">
              <w:rPr>
                <w:rFonts w:ascii="Roboto Condensed" w:hAnsi="Roboto Condensed" w:cs="Calibri"/>
                <w:position w:val="1"/>
                <w:sz w:val="20"/>
                <w:szCs w:val="20"/>
              </w:rPr>
              <w:t>e</w:t>
            </w:r>
          </w:p>
          <w:p w14:paraId="5170514F" w14:textId="77777777" w:rsidR="00730EA4" w:rsidRPr="008B4412" w:rsidRDefault="00730EA4" w:rsidP="00730EA4">
            <w:pPr>
              <w:autoSpaceDE w:val="0"/>
              <w:autoSpaceDN w:val="0"/>
              <w:adjustRightInd w:val="0"/>
              <w:spacing w:after="0" w:line="240" w:lineRule="auto"/>
              <w:ind w:left="100" w:right="-20"/>
              <w:rPr>
                <w:rFonts w:ascii="Roboto Condensed" w:hAnsi="Roboto Condensed" w:cs="Calibri"/>
                <w:sz w:val="20"/>
                <w:szCs w:val="20"/>
              </w:rPr>
            </w:pPr>
            <w:r w:rsidRPr="008B4412">
              <w:rPr>
                <w:rFonts w:ascii="Roboto Condensed" w:hAnsi="Roboto Condensed" w:cs="Calibri"/>
                <w:spacing w:val="1"/>
                <w:sz w:val="20"/>
                <w:szCs w:val="20"/>
              </w:rPr>
              <w:t>2</w:t>
            </w:r>
            <w:r w:rsidRPr="008B4412">
              <w:rPr>
                <w:rFonts w:ascii="Roboto Condensed" w:hAnsi="Roboto Condensed" w:cs="Calibri"/>
                <w:sz w:val="20"/>
                <w:szCs w:val="20"/>
              </w:rPr>
              <w:t>.2.</w:t>
            </w:r>
            <w:r w:rsidRPr="008B4412">
              <w:rPr>
                <w:rFonts w:ascii="Roboto Condensed" w:hAnsi="Roboto Condensed" w:cs="Calibri"/>
                <w:spacing w:val="42"/>
                <w:sz w:val="20"/>
                <w:szCs w:val="20"/>
              </w:rPr>
              <w:t xml:space="preserve"> </w:t>
            </w:r>
            <w:r w:rsidRPr="008B4412">
              <w:rPr>
                <w:rFonts w:ascii="Roboto Condensed" w:hAnsi="Roboto Condensed" w:cs="Calibri"/>
                <w:spacing w:val="1"/>
                <w:sz w:val="20"/>
                <w:szCs w:val="20"/>
              </w:rPr>
              <w:t>D</w:t>
            </w:r>
            <w:r w:rsidRPr="008B4412">
              <w:rPr>
                <w:rFonts w:ascii="Roboto Condensed" w:hAnsi="Roboto Condensed" w:cs="Calibri"/>
                <w:sz w:val="20"/>
                <w:szCs w:val="20"/>
              </w:rPr>
              <w:t>éfi</w:t>
            </w:r>
            <w:r w:rsidRPr="008B4412">
              <w:rPr>
                <w:rFonts w:ascii="Roboto Condensed" w:hAnsi="Roboto Condensed" w:cs="Calibri"/>
                <w:spacing w:val="-1"/>
                <w:sz w:val="20"/>
                <w:szCs w:val="20"/>
              </w:rPr>
              <w:t>n</w:t>
            </w:r>
            <w:r w:rsidRPr="008B4412">
              <w:rPr>
                <w:rFonts w:ascii="Roboto Condensed" w:hAnsi="Roboto Condensed" w:cs="Calibri"/>
                <w:sz w:val="20"/>
                <w:szCs w:val="20"/>
              </w:rPr>
              <w:t>it</w:t>
            </w:r>
            <w:r w:rsidRPr="008B4412">
              <w:rPr>
                <w:rFonts w:ascii="Roboto Condensed" w:hAnsi="Roboto Condensed" w:cs="Calibri"/>
                <w:spacing w:val="-2"/>
                <w:sz w:val="20"/>
                <w:szCs w:val="20"/>
              </w:rPr>
              <w:t>i</w:t>
            </w:r>
            <w:r w:rsidRPr="008B4412">
              <w:rPr>
                <w:rFonts w:ascii="Roboto Condensed" w:hAnsi="Roboto Condensed" w:cs="Calibri"/>
                <w:spacing w:val="1"/>
                <w:sz w:val="20"/>
                <w:szCs w:val="20"/>
              </w:rPr>
              <w:t>o</w:t>
            </w:r>
            <w:r w:rsidRPr="008B4412">
              <w:rPr>
                <w:rFonts w:ascii="Roboto Condensed" w:hAnsi="Roboto Condensed" w:cs="Calibri"/>
                <w:sz w:val="20"/>
                <w:szCs w:val="20"/>
              </w:rPr>
              <w:t>n</w:t>
            </w:r>
            <w:r w:rsidRPr="008B4412">
              <w:rPr>
                <w:rFonts w:ascii="Roboto Condensed" w:hAnsi="Roboto Condensed" w:cs="Calibri"/>
                <w:spacing w:val="-1"/>
                <w:sz w:val="20"/>
                <w:szCs w:val="20"/>
              </w:rPr>
              <w:t xml:space="preserve"> </w:t>
            </w:r>
            <w:r w:rsidRPr="008B4412">
              <w:rPr>
                <w:rFonts w:ascii="Roboto Condensed" w:hAnsi="Roboto Condensed" w:cs="Calibri"/>
                <w:sz w:val="20"/>
                <w:szCs w:val="20"/>
              </w:rPr>
              <w:t>des</w:t>
            </w:r>
            <w:r w:rsidRPr="008B4412">
              <w:rPr>
                <w:rFonts w:ascii="Roboto Condensed" w:hAnsi="Roboto Condensed" w:cs="Calibri"/>
                <w:spacing w:val="1"/>
                <w:sz w:val="20"/>
                <w:szCs w:val="20"/>
              </w:rPr>
              <w:t xml:space="preserve"> </w:t>
            </w:r>
            <w:r w:rsidRPr="008B4412">
              <w:rPr>
                <w:rFonts w:ascii="Roboto Condensed" w:hAnsi="Roboto Condensed" w:cs="Calibri"/>
                <w:sz w:val="20"/>
                <w:szCs w:val="20"/>
              </w:rPr>
              <w:t>i</w:t>
            </w:r>
            <w:r w:rsidRPr="008B4412">
              <w:rPr>
                <w:rFonts w:ascii="Roboto Condensed" w:hAnsi="Roboto Condensed" w:cs="Calibri"/>
                <w:spacing w:val="-1"/>
                <w:sz w:val="20"/>
                <w:szCs w:val="20"/>
              </w:rPr>
              <w:t>nd</w:t>
            </w:r>
            <w:r w:rsidRPr="008B4412">
              <w:rPr>
                <w:rFonts w:ascii="Roboto Condensed" w:hAnsi="Roboto Condensed" w:cs="Calibri"/>
                <w:sz w:val="20"/>
                <w:szCs w:val="20"/>
              </w:rPr>
              <w:t>ic</w:t>
            </w:r>
            <w:r w:rsidRPr="008B4412">
              <w:rPr>
                <w:rFonts w:ascii="Roboto Condensed" w:hAnsi="Roboto Condensed" w:cs="Calibri"/>
                <w:spacing w:val="-3"/>
                <w:sz w:val="20"/>
                <w:szCs w:val="20"/>
              </w:rPr>
              <w:t>a</w:t>
            </w:r>
            <w:r w:rsidRPr="008B4412">
              <w:rPr>
                <w:rFonts w:ascii="Roboto Condensed" w:hAnsi="Roboto Condensed" w:cs="Calibri"/>
                <w:sz w:val="20"/>
                <w:szCs w:val="20"/>
              </w:rPr>
              <w:t>t</w:t>
            </w:r>
            <w:r w:rsidRPr="008B4412">
              <w:rPr>
                <w:rFonts w:ascii="Roboto Condensed" w:hAnsi="Roboto Condensed" w:cs="Calibri"/>
                <w:spacing w:val="1"/>
                <w:sz w:val="20"/>
                <w:szCs w:val="20"/>
              </w:rPr>
              <w:t>e</w:t>
            </w:r>
            <w:r w:rsidRPr="008B4412">
              <w:rPr>
                <w:rFonts w:ascii="Roboto Condensed" w:hAnsi="Roboto Condensed" w:cs="Calibri"/>
                <w:spacing w:val="-1"/>
                <w:sz w:val="20"/>
                <w:szCs w:val="20"/>
              </w:rPr>
              <w:t>u</w:t>
            </w:r>
            <w:r w:rsidRPr="008B4412">
              <w:rPr>
                <w:rFonts w:ascii="Roboto Condensed" w:hAnsi="Roboto Condensed" w:cs="Calibri"/>
                <w:sz w:val="20"/>
                <w:szCs w:val="20"/>
              </w:rPr>
              <w:t>rs</w:t>
            </w:r>
          </w:p>
          <w:p w14:paraId="5CEC16A5" w14:textId="77777777" w:rsidR="00730EA4" w:rsidRPr="008B4412" w:rsidRDefault="00730EA4" w:rsidP="00730EA4">
            <w:pPr>
              <w:autoSpaceDE w:val="0"/>
              <w:autoSpaceDN w:val="0"/>
              <w:adjustRightInd w:val="0"/>
              <w:spacing w:after="0" w:line="240" w:lineRule="auto"/>
              <w:ind w:left="100" w:right="-20"/>
              <w:rPr>
                <w:rFonts w:ascii="Roboto Condensed" w:hAnsi="Roboto Condensed" w:cs="Calibri"/>
                <w:sz w:val="20"/>
                <w:szCs w:val="20"/>
              </w:rPr>
            </w:pPr>
            <w:r w:rsidRPr="008B4412">
              <w:rPr>
                <w:rFonts w:ascii="Roboto Condensed" w:hAnsi="Roboto Condensed" w:cs="Calibri"/>
                <w:spacing w:val="1"/>
                <w:sz w:val="20"/>
                <w:szCs w:val="20"/>
              </w:rPr>
              <w:t>2</w:t>
            </w:r>
            <w:r w:rsidRPr="008B4412">
              <w:rPr>
                <w:rFonts w:ascii="Roboto Condensed" w:hAnsi="Roboto Condensed" w:cs="Calibri"/>
                <w:sz w:val="20"/>
                <w:szCs w:val="20"/>
              </w:rPr>
              <w:t>.3.</w:t>
            </w:r>
            <w:r w:rsidRPr="008B4412">
              <w:rPr>
                <w:rFonts w:ascii="Roboto Condensed" w:hAnsi="Roboto Condensed" w:cs="Calibri"/>
                <w:spacing w:val="42"/>
                <w:sz w:val="20"/>
                <w:szCs w:val="20"/>
              </w:rPr>
              <w:t xml:space="preserve"> </w:t>
            </w:r>
            <w:r w:rsidRPr="008B4412">
              <w:rPr>
                <w:rFonts w:ascii="Roboto Condensed" w:hAnsi="Roboto Condensed" w:cs="Calibri"/>
                <w:sz w:val="20"/>
                <w:szCs w:val="20"/>
              </w:rPr>
              <w:t>Activi</w:t>
            </w:r>
            <w:r w:rsidRPr="008B4412">
              <w:rPr>
                <w:rFonts w:ascii="Roboto Condensed" w:hAnsi="Roboto Condensed" w:cs="Calibri"/>
                <w:spacing w:val="-1"/>
                <w:sz w:val="20"/>
                <w:szCs w:val="20"/>
              </w:rPr>
              <w:t>t</w:t>
            </w:r>
            <w:r w:rsidRPr="008B4412">
              <w:rPr>
                <w:rFonts w:ascii="Roboto Condensed" w:hAnsi="Roboto Condensed" w:cs="Calibri"/>
                <w:sz w:val="20"/>
                <w:szCs w:val="20"/>
              </w:rPr>
              <w:t>és</w:t>
            </w:r>
            <w:r w:rsidRPr="008B4412">
              <w:rPr>
                <w:rFonts w:ascii="Roboto Condensed" w:hAnsi="Roboto Condensed" w:cs="Calibri"/>
                <w:spacing w:val="1"/>
                <w:sz w:val="20"/>
                <w:szCs w:val="20"/>
              </w:rPr>
              <w:t xml:space="preserve"> </w:t>
            </w:r>
            <w:r w:rsidRPr="008B4412">
              <w:rPr>
                <w:rFonts w:ascii="Roboto Condensed" w:hAnsi="Roboto Condensed" w:cs="Calibri"/>
                <w:spacing w:val="-3"/>
                <w:sz w:val="20"/>
                <w:szCs w:val="20"/>
              </w:rPr>
              <w:t>l</w:t>
            </w:r>
            <w:r w:rsidRPr="008B4412">
              <w:rPr>
                <w:rFonts w:ascii="Roboto Condensed" w:hAnsi="Roboto Condensed" w:cs="Calibri"/>
                <w:spacing w:val="1"/>
                <w:sz w:val="20"/>
                <w:szCs w:val="20"/>
              </w:rPr>
              <w:t>o</w:t>
            </w:r>
            <w:r w:rsidRPr="008B4412">
              <w:rPr>
                <w:rFonts w:ascii="Roboto Condensed" w:hAnsi="Roboto Condensed" w:cs="Calibri"/>
                <w:spacing w:val="-1"/>
                <w:sz w:val="20"/>
                <w:szCs w:val="20"/>
              </w:rPr>
              <w:t>g</w:t>
            </w:r>
            <w:r w:rsidRPr="008B4412">
              <w:rPr>
                <w:rFonts w:ascii="Roboto Condensed" w:hAnsi="Roboto Condensed" w:cs="Calibri"/>
                <w:sz w:val="20"/>
                <w:szCs w:val="20"/>
              </w:rPr>
              <w:t>isti</w:t>
            </w:r>
            <w:r w:rsidRPr="008B4412">
              <w:rPr>
                <w:rFonts w:ascii="Roboto Condensed" w:hAnsi="Roboto Condensed" w:cs="Calibri"/>
                <w:spacing w:val="-1"/>
                <w:sz w:val="20"/>
                <w:szCs w:val="20"/>
              </w:rPr>
              <w:t>qu</w:t>
            </w:r>
            <w:r w:rsidRPr="008B4412">
              <w:rPr>
                <w:rFonts w:ascii="Roboto Condensed" w:hAnsi="Roboto Condensed" w:cs="Calibri"/>
                <w:sz w:val="20"/>
                <w:szCs w:val="20"/>
              </w:rPr>
              <w:t>es</w:t>
            </w:r>
            <w:r w:rsidRPr="008B4412">
              <w:rPr>
                <w:rFonts w:ascii="Roboto Condensed" w:hAnsi="Roboto Condensed" w:cs="Calibri"/>
                <w:spacing w:val="-1"/>
                <w:sz w:val="20"/>
                <w:szCs w:val="20"/>
              </w:rPr>
              <w:t xml:space="preserve"> </w:t>
            </w:r>
            <w:r w:rsidRPr="008B4412">
              <w:rPr>
                <w:rFonts w:ascii="Roboto Condensed" w:hAnsi="Roboto Condensed" w:cs="Calibri"/>
                <w:sz w:val="20"/>
                <w:szCs w:val="20"/>
              </w:rPr>
              <w:t>et</w:t>
            </w:r>
            <w:r w:rsidRPr="008B4412">
              <w:rPr>
                <w:rFonts w:ascii="Roboto Condensed" w:hAnsi="Roboto Condensed" w:cs="Calibri"/>
                <w:spacing w:val="-1"/>
                <w:sz w:val="20"/>
                <w:szCs w:val="20"/>
              </w:rPr>
              <w:t xml:space="preserve"> </w:t>
            </w:r>
            <w:r w:rsidRPr="008B4412">
              <w:rPr>
                <w:rFonts w:ascii="Roboto Condensed" w:hAnsi="Roboto Condensed" w:cs="Calibri"/>
                <w:sz w:val="20"/>
                <w:szCs w:val="20"/>
              </w:rPr>
              <w:t>ses</w:t>
            </w:r>
            <w:r w:rsidRPr="008B4412">
              <w:rPr>
                <w:rFonts w:ascii="Roboto Condensed" w:hAnsi="Roboto Condensed" w:cs="Calibri"/>
                <w:spacing w:val="1"/>
                <w:sz w:val="20"/>
                <w:szCs w:val="20"/>
              </w:rPr>
              <w:t xml:space="preserve"> </w:t>
            </w:r>
            <w:r w:rsidRPr="008B4412">
              <w:rPr>
                <w:rFonts w:ascii="Roboto Condensed" w:hAnsi="Roboto Condensed" w:cs="Calibri"/>
                <w:spacing w:val="-3"/>
                <w:sz w:val="20"/>
                <w:szCs w:val="20"/>
              </w:rPr>
              <w:t>i</w:t>
            </w:r>
            <w:r w:rsidRPr="008B4412">
              <w:rPr>
                <w:rFonts w:ascii="Roboto Condensed" w:hAnsi="Roboto Condensed" w:cs="Calibri"/>
                <w:spacing w:val="-1"/>
                <w:sz w:val="20"/>
                <w:szCs w:val="20"/>
              </w:rPr>
              <w:t>nd</w:t>
            </w:r>
            <w:r w:rsidRPr="008B4412">
              <w:rPr>
                <w:rFonts w:ascii="Roboto Condensed" w:hAnsi="Roboto Condensed" w:cs="Calibri"/>
                <w:sz w:val="20"/>
                <w:szCs w:val="20"/>
              </w:rPr>
              <w:t>icateurs</w:t>
            </w:r>
          </w:p>
          <w:p w14:paraId="682D94B3" w14:textId="77777777" w:rsidR="00730EA4" w:rsidRPr="008B4412" w:rsidRDefault="00730EA4" w:rsidP="00730EA4">
            <w:pPr>
              <w:autoSpaceDE w:val="0"/>
              <w:autoSpaceDN w:val="0"/>
              <w:adjustRightInd w:val="0"/>
              <w:spacing w:after="0" w:line="240" w:lineRule="auto"/>
              <w:ind w:left="100" w:right="-20"/>
              <w:rPr>
                <w:rFonts w:ascii="Roboto Condensed" w:hAnsi="Roboto Condensed" w:cs="Calibri"/>
                <w:sz w:val="20"/>
                <w:szCs w:val="20"/>
              </w:rPr>
            </w:pPr>
            <w:r w:rsidRPr="008B4412">
              <w:rPr>
                <w:rFonts w:ascii="Roboto Condensed" w:hAnsi="Roboto Condensed" w:cs="Calibri"/>
                <w:spacing w:val="1"/>
                <w:sz w:val="20"/>
                <w:szCs w:val="20"/>
              </w:rPr>
              <w:t>2</w:t>
            </w:r>
            <w:r w:rsidRPr="008B4412">
              <w:rPr>
                <w:rFonts w:ascii="Roboto Condensed" w:hAnsi="Roboto Condensed" w:cs="Calibri"/>
                <w:sz w:val="20"/>
                <w:szCs w:val="20"/>
              </w:rPr>
              <w:t>.4.</w:t>
            </w:r>
            <w:r w:rsidRPr="008B4412">
              <w:rPr>
                <w:rFonts w:ascii="Roboto Condensed" w:hAnsi="Roboto Condensed" w:cs="Calibri"/>
                <w:spacing w:val="42"/>
                <w:sz w:val="20"/>
                <w:szCs w:val="20"/>
              </w:rPr>
              <w:t xml:space="preserve"> </w:t>
            </w:r>
            <w:r w:rsidRPr="008B4412">
              <w:rPr>
                <w:rFonts w:ascii="Roboto Condensed" w:hAnsi="Roboto Condensed" w:cs="Calibri"/>
                <w:sz w:val="20"/>
                <w:szCs w:val="20"/>
              </w:rPr>
              <w:t>Trait</w:t>
            </w:r>
            <w:r w:rsidRPr="008B4412">
              <w:rPr>
                <w:rFonts w:ascii="Roboto Condensed" w:hAnsi="Roboto Condensed" w:cs="Calibri"/>
                <w:spacing w:val="-2"/>
                <w:sz w:val="20"/>
                <w:szCs w:val="20"/>
              </w:rPr>
              <w:t>e</w:t>
            </w:r>
            <w:r w:rsidRPr="008B4412">
              <w:rPr>
                <w:rFonts w:ascii="Roboto Condensed" w:hAnsi="Roboto Condensed" w:cs="Calibri"/>
                <w:spacing w:val="1"/>
                <w:sz w:val="20"/>
                <w:szCs w:val="20"/>
              </w:rPr>
              <w:t>m</w:t>
            </w:r>
            <w:r w:rsidRPr="008B4412">
              <w:rPr>
                <w:rFonts w:ascii="Roboto Condensed" w:hAnsi="Roboto Condensed" w:cs="Calibri"/>
                <w:sz w:val="20"/>
                <w:szCs w:val="20"/>
              </w:rPr>
              <w:t>ent</w:t>
            </w:r>
            <w:r w:rsidRPr="008B4412">
              <w:rPr>
                <w:rFonts w:ascii="Roboto Condensed" w:hAnsi="Roboto Condensed" w:cs="Calibri"/>
                <w:spacing w:val="-2"/>
                <w:sz w:val="20"/>
                <w:szCs w:val="20"/>
              </w:rPr>
              <w:t xml:space="preserve"> </w:t>
            </w:r>
            <w:r w:rsidRPr="008B4412">
              <w:rPr>
                <w:rFonts w:ascii="Roboto Condensed" w:hAnsi="Roboto Condensed" w:cs="Calibri"/>
                <w:spacing w:val="1"/>
                <w:sz w:val="20"/>
                <w:szCs w:val="20"/>
              </w:rPr>
              <w:t>e</w:t>
            </w:r>
            <w:r w:rsidRPr="008B4412">
              <w:rPr>
                <w:rFonts w:ascii="Roboto Condensed" w:hAnsi="Roboto Condensed" w:cs="Calibri"/>
                <w:sz w:val="20"/>
                <w:szCs w:val="20"/>
              </w:rPr>
              <w:t>t</w:t>
            </w:r>
            <w:r w:rsidRPr="008B4412">
              <w:rPr>
                <w:rFonts w:ascii="Roboto Condensed" w:hAnsi="Roboto Condensed" w:cs="Calibri"/>
                <w:spacing w:val="-2"/>
                <w:sz w:val="20"/>
                <w:szCs w:val="20"/>
              </w:rPr>
              <w:t xml:space="preserve"> </w:t>
            </w:r>
            <w:r w:rsidRPr="008B4412">
              <w:rPr>
                <w:rFonts w:ascii="Roboto Condensed" w:hAnsi="Roboto Condensed" w:cs="Calibri"/>
                <w:spacing w:val="1"/>
                <w:sz w:val="20"/>
                <w:szCs w:val="20"/>
              </w:rPr>
              <w:t>e</w:t>
            </w:r>
            <w:r w:rsidRPr="008B4412">
              <w:rPr>
                <w:rFonts w:ascii="Roboto Condensed" w:hAnsi="Roboto Condensed" w:cs="Calibri"/>
                <w:sz w:val="20"/>
                <w:szCs w:val="20"/>
              </w:rPr>
              <w:t>xp</w:t>
            </w:r>
            <w:r w:rsidRPr="008B4412">
              <w:rPr>
                <w:rFonts w:ascii="Roboto Condensed" w:hAnsi="Roboto Condensed" w:cs="Calibri"/>
                <w:spacing w:val="-3"/>
                <w:sz w:val="20"/>
                <w:szCs w:val="20"/>
              </w:rPr>
              <w:t>l</w:t>
            </w:r>
            <w:r w:rsidRPr="008B4412">
              <w:rPr>
                <w:rFonts w:ascii="Roboto Condensed" w:hAnsi="Roboto Condensed" w:cs="Calibri"/>
                <w:spacing w:val="1"/>
                <w:sz w:val="20"/>
                <w:szCs w:val="20"/>
              </w:rPr>
              <w:t>o</w:t>
            </w:r>
            <w:r w:rsidRPr="008B4412">
              <w:rPr>
                <w:rFonts w:ascii="Roboto Condensed" w:hAnsi="Roboto Condensed" w:cs="Calibri"/>
                <w:sz w:val="20"/>
                <w:szCs w:val="20"/>
              </w:rPr>
              <w:t>itat</w:t>
            </w:r>
            <w:r w:rsidRPr="008B4412">
              <w:rPr>
                <w:rFonts w:ascii="Roboto Condensed" w:hAnsi="Roboto Condensed" w:cs="Calibri"/>
                <w:spacing w:val="-2"/>
                <w:sz w:val="20"/>
                <w:szCs w:val="20"/>
              </w:rPr>
              <w:t>i</w:t>
            </w:r>
            <w:r w:rsidRPr="008B4412">
              <w:rPr>
                <w:rFonts w:ascii="Roboto Condensed" w:hAnsi="Roboto Condensed" w:cs="Calibri"/>
                <w:spacing w:val="1"/>
                <w:sz w:val="20"/>
                <w:szCs w:val="20"/>
              </w:rPr>
              <w:t>o</w:t>
            </w:r>
            <w:r w:rsidRPr="008B4412">
              <w:rPr>
                <w:rFonts w:ascii="Roboto Condensed" w:hAnsi="Roboto Condensed" w:cs="Calibri"/>
                <w:sz w:val="20"/>
                <w:szCs w:val="20"/>
              </w:rPr>
              <w:t>n</w:t>
            </w:r>
            <w:r w:rsidRPr="008B4412">
              <w:rPr>
                <w:rFonts w:ascii="Roboto Condensed" w:hAnsi="Roboto Condensed" w:cs="Calibri"/>
                <w:spacing w:val="-3"/>
                <w:sz w:val="20"/>
                <w:szCs w:val="20"/>
              </w:rPr>
              <w:t xml:space="preserve"> </w:t>
            </w:r>
            <w:r w:rsidRPr="008B4412">
              <w:rPr>
                <w:rFonts w:ascii="Roboto Condensed" w:hAnsi="Roboto Condensed" w:cs="Calibri"/>
                <w:spacing w:val="-1"/>
                <w:sz w:val="20"/>
                <w:szCs w:val="20"/>
              </w:rPr>
              <w:t>d</w:t>
            </w:r>
            <w:r w:rsidRPr="008B4412">
              <w:rPr>
                <w:rFonts w:ascii="Roboto Condensed" w:hAnsi="Roboto Condensed" w:cs="Calibri"/>
                <w:sz w:val="20"/>
                <w:szCs w:val="20"/>
              </w:rPr>
              <w:t>es</w:t>
            </w:r>
            <w:r w:rsidRPr="008B4412">
              <w:rPr>
                <w:rFonts w:ascii="Roboto Condensed" w:hAnsi="Roboto Condensed" w:cs="Calibri"/>
                <w:spacing w:val="1"/>
                <w:sz w:val="20"/>
                <w:szCs w:val="20"/>
              </w:rPr>
              <w:t xml:space="preserve"> </w:t>
            </w:r>
            <w:r w:rsidRPr="008B4412">
              <w:rPr>
                <w:rFonts w:ascii="Roboto Condensed" w:hAnsi="Roboto Condensed" w:cs="Calibri"/>
                <w:spacing w:val="-1"/>
                <w:sz w:val="20"/>
                <w:szCs w:val="20"/>
              </w:rPr>
              <w:t>d</w:t>
            </w:r>
            <w:r w:rsidRPr="008B4412">
              <w:rPr>
                <w:rFonts w:ascii="Roboto Condensed" w:hAnsi="Roboto Condensed" w:cs="Calibri"/>
                <w:spacing w:val="1"/>
                <w:sz w:val="20"/>
                <w:szCs w:val="20"/>
              </w:rPr>
              <w:t>o</w:t>
            </w:r>
            <w:r w:rsidRPr="008B4412">
              <w:rPr>
                <w:rFonts w:ascii="Roboto Condensed" w:hAnsi="Roboto Condensed" w:cs="Calibri"/>
                <w:spacing w:val="-1"/>
                <w:sz w:val="20"/>
                <w:szCs w:val="20"/>
              </w:rPr>
              <w:t>nn</w:t>
            </w:r>
            <w:r w:rsidRPr="008B4412">
              <w:rPr>
                <w:rFonts w:ascii="Roboto Condensed" w:hAnsi="Roboto Condensed" w:cs="Calibri"/>
                <w:spacing w:val="-2"/>
                <w:sz w:val="20"/>
                <w:szCs w:val="20"/>
              </w:rPr>
              <w:t>é</w:t>
            </w:r>
            <w:r w:rsidRPr="008B4412">
              <w:rPr>
                <w:rFonts w:ascii="Roboto Condensed" w:hAnsi="Roboto Condensed" w:cs="Calibri"/>
                <w:sz w:val="20"/>
                <w:szCs w:val="20"/>
              </w:rPr>
              <w:t>es</w:t>
            </w:r>
            <w:r w:rsidRPr="008B4412">
              <w:rPr>
                <w:rFonts w:ascii="Roboto Condensed" w:hAnsi="Roboto Condensed" w:cs="Calibri"/>
                <w:spacing w:val="1"/>
                <w:sz w:val="20"/>
                <w:szCs w:val="20"/>
              </w:rPr>
              <w:t xml:space="preserve"> </w:t>
            </w:r>
            <w:r w:rsidRPr="008B4412">
              <w:rPr>
                <w:rFonts w:ascii="Roboto Condensed" w:hAnsi="Roboto Condensed" w:cs="Calibri"/>
                <w:spacing w:val="-2"/>
                <w:sz w:val="20"/>
                <w:szCs w:val="20"/>
              </w:rPr>
              <w:t>(</w:t>
            </w:r>
            <w:r w:rsidRPr="008B4412">
              <w:rPr>
                <w:rFonts w:ascii="Roboto Condensed" w:hAnsi="Roboto Condensed" w:cs="Calibri"/>
                <w:spacing w:val="1"/>
                <w:sz w:val="20"/>
                <w:szCs w:val="20"/>
              </w:rPr>
              <w:t>D</w:t>
            </w:r>
            <w:r w:rsidRPr="008B4412">
              <w:rPr>
                <w:rFonts w:ascii="Roboto Condensed" w:hAnsi="Roboto Condensed" w:cs="Calibri"/>
                <w:sz w:val="20"/>
                <w:szCs w:val="20"/>
              </w:rPr>
              <w:t>ata</w:t>
            </w:r>
            <w:r w:rsidRPr="008B4412">
              <w:rPr>
                <w:rFonts w:ascii="Roboto Condensed" w:hAnsi="Roboto Condensed" w:cs="Calibri"/>
                <w:spacing w:val="-2"/>
                <w:sz w:val="20"/>
                <w:szCs w:val="20"/>
              </w:rPr>
              <w:t xml:space="preserve"> </w:t>
            </w:r>
            <w:proofErr w:type="spellStart"/>
            <w:r w:rsidRPr="008B4412">
              <w:rPr>
                <w:rFonts w:ascii="Roboto Condensed" w:hAnsi="Roboto Condensed" w:cs="Calibri"/>
                <w:spacing w:val="2"/>
                <w:sz w:val="20"/>
                <w:szCs w:val="20"/>
              </w:rPr>
              <w:t>m</w:t>
            </w:r>
            <w:r w:rsidRPr="008B4412">
              <w:rPr>
                <w:rFonts w:ascii="Roboto Condensed" w:hAnsi="Roboto Condensed" w:cs="Calibri"/>
                <w:sz w:val="20"/>
                <w:szCs w:val="20"/>
              </w:rPr>
              <w:t>i</w:t>
            </w:r>
            <w:r w:rsidRPr="008B4412">
              <w:rPr>
                <w:rFonts w:ascii="Roboto Condensed" w:hAnsi="Roboto Condensed" w:cs="Calibri"/>
                <w:spacing w:val="-1"/>
                <w:sz w:val="20"/>
                <w:szCs w:val="20"/>
              </w:rPr>
              <w:t>n</w:t>
            </w:r>
            <w:r w:rsidRPr="008B4412">
              <w:rPr>
                <w:rFonts w:ascii="Roboto Condensed" w:hAnsi="Roboto Condensed" w:cs="Calibri"/>
                <w:sz w:val="20"/>
                <w:szCs w:val="20"/>
              </w:rPr>
              <w:t>i</w:t>
            </w:r>
            <w:r w:rsidRPr="008B4412">
              <w:rPr>
                <w:rFonts w:ascii="Roboto Condensed" w:hAnsi="Roboto Condensed" w:cs="Calibri"/>
                <w:spacing w:val="-1"/>
                <w:sz w:val="20"/>
                <w:szCs w:val="20"/>
              </w:rPr>
              <w:t>ng</w:t>
            </w:r>
            <w:proofErr w:type="spellEnd"/>
            <w:r w:rsidRPr="008B4412">
              <w:rPr>
                <w:rFonts w:ascii="Roboto Condensed" w:hAnsi="Roboto Condensed" w:cs="Calibri"/>
                <w:spacing w:val="-1"/>
                <w:sz w:val="20"/>
                <w:szCs w:val="20"/>
              </w:rPr>
              <w:t>- Power BI</w:t>
            </w:r>
            <w:r w:rsidRPr="008B4412">
              <w:rPr>
                <w:rFonts w:ascii="Roboto Condensed" w:hAnsi="Roboto Condensed" w:cs="Calibri"/>
                <w:sz w:val="20"/>
                <w:szCs w:val="20"/>
              </w:rPr>
              <w:t>)</w:t>
            </w:r>
          </w:p>
          <w:p w14:paraId="37AE9249" w14:textId="77777777" w:rsidR="00730EA4" w:rsidRPr="008B4412" w:rsidRDefault="00730EA4" w:rsidP="00730EA4">
            <w:pPr>
              <w:autoSpaceDE w:val="0"/>
              <w:autoSpaceDN w:val="0"/>
              <w:adjustRightInd w:val="0"/>
              <w:spacing w:before="61" w:after="0" w:line="240" w:lineRule="auto"/>
              <w:ind w:left="100" w:right="-20"/>
              <w:rPr>
                <w:rFonts w:ascii="Roboto Condensed" w:hAnsi="Roboto Condensed" w:cs="Calibri"/>
                <w:sz w:val="20"/>
                <w:szCs w:val="20"/>
              </w:rPr>
            </w:pPr>
            <w:r w:rsidRPr="008B4412">
              <w:rPr>
                <w:rFonts w:ascii="Roboto Condensed" w:hAnsi="Roboto Condensed" w:cs="Calibri"/>
                <w:b/>
                <w:bCs/>
                <w:spacing w:val="1"/>
                <w:sz w:val="20"/>
                <w:szCs w:val="20"/>
              </w:rPr>
              <w:t>3</w:t>
            </w:r>
            <w:r w:rsidRPr="008B4412">
              <w:rPr>
                <w:rFonts w:ascii="Roboto Condensed" w:hAnsi="Roboto Condensed" w:cs="Calibri"/>
                <w:b/>
                <w:bCs/>
                <w:sz w:val="20"/>
                <w:szCs w:val="20"/>
              </w:rPr>
              <w:t xml:space="preserve">.  </w:t>
            </w:r>
            <w:r w:rsidRPr="008B4412">
              <w:rPr>
                <w:rFonts w:ascii="Roboto Condensed" w:hAnsi="Roboto Condensed" w:cs="Calibri"/>
                <w:b/>
                <w:bCs/>
                <w:spacing w:val="39"/>
                <w:sz w:val="20"/>
                <w:szCs w:val="20"/>
              </w:rPr>
              <w:t xml:space="preserve"> </w:t>
            </w:r>
            <w:r w:rsidRPr="008B4412">
              <w:rPr>
                <w:rFonts w:ascii="Roboto Condensed" w:hAnsi="Roboto Condensed" w:cs="Calibri"/>
                <w:b/>
                <w:bCs/>
                <w:spacing w:val="1"/>
                <w:sz w:val="20"/>
                <w:szCs w:val="20"/>
              </w:rPr>
              <w:t>T</w:t>
            </w:r>
            <w:r w:rsidRPr="008B4412">
              <w:rPr>
                <w:rFonts w:ascii="Roboto Condensed" w:hAnsi="Roboto Condensed" w:cs="Calibri"/>
                <w:b/>
                <w:bCs/>
                <w:spacing w:val="-2"/>
                <w:sz w:val="20"/>
                <w:szCs w:val="20"/>
              </w:rPr>
              <w:t>A</w:t>
            </w:r>
            <w:r w:rsidRPr="008B4412">
              <w:rPr>
                <w:rFonts w:ascii="Roboto Condensed" w:hAnsi="Roboto Condensed" w:cs="Calibri"/>
                <w:b/>
                <w:bCs/>
                <w:spacing w:val="1"/>
                <w:sz w:val="20"/>
                <w:szCs w:val="20"/>
              </w:rPr>
              <w:t>B</w:t>
            </w:r>
            <w:r w:rsidRPr="008B4412">
              <w:rPr>
                <w:rFonts w:ascii="Roboto Condensed" w:hAnsi="Roboto Condensed" w:cs="Calibri"/>
                <w:b/>
                <w:bCs/>
                <w:sz w:val="20"/>
                <w:szCs w:val="20"/>
              </w:rPr>
              <w:t>L</w:t>
            </w:r>
            <w:r w:rsidRPr="008B4412">
              <w:rPr>
                <w:rFonts w:ascii="Roboto Condensed" w:hAnsi="Roboto Condensed" w:cs="Calibri"/>
                <w:b/>
                <w:bCs/>
                <w:spacing w:val="-2"/>
                <w:sz w:val="20"/>
                <w:szCs w:val="20"/>
              </w:rPr>
              <w:t>E</w:t>
            </w:r>
            <w:r w:rsidRPr="008B4412">
              <w:rPr>
                <w:rFonts w:ascii="Roboto Condensed" w:hAnsi="Roboto Condensed" w:cs="Calibri"/>
                <w:b/>
                <w:bCs/>
                <w:sz w:val="20"/>
                <w:szCs w:val="20"/>
              </w:rPr>
              <w:t>AU</w:t>
            </w:r>
            <w:r w:rsidRPr="008B4412">
              <w:rPr>
                <w:rFonts w:ascii="Roboto Condensed" w:hAnsi="Roboto Condensed" w:cs="Calibri"/>
                <w:b/>
                <w:bCs/>
                <w:spacing w:val="1"/>
                <w:sz w:val="20"/>
                <w:szCs w:val="20"/>
              </w:rPr>
              <w:t xml:space="preserve"> </w:t>
            </w:r>
            <w:r w:rsidRPr="008B4412">
              <w:rPr>
                <w:rFonts w:ascii="Roboto Condensed" w:hAnsi="Roboto Condensed" w:cs="Calibri"/>
                <w:b/>
                <w:bCs/>
                <w:spacing w:val="-2"/>
                <w:sz w:val="20"/>
                <w:szCs w:val="20"/>
              </w:rPr>
              <w:t>D</w:t>
            </w:r>
            <w:r w:rsidRPr="008B4412">
              <w:rPr>
                <w:rFonts w:ascii="Roboto Condensed" w:hAnsi="Roboto Condensed" w:cs="Calibri"/>
                <w:b/>
                <w:bCs/>
                <w:sz w:val="20"/>
                <w:szCs w:val="20"/>
              </w:rPr>
              <w:t>E</w:t>
            </w:r>
            <w:r w:rsidRPr="008B4412">
              <w:rPr>
                <w:rFonts w:ascii="Roboto Condensed" w:hAnsi="Roboto Condensed" w:cs="Calibri"/>
                <w:b/>
                <w:bCs/>
                <w:spacing w:val="1"/>
                <w:sz w:val="20"/>
                <w:szCs w:val="20"/>
              </w:rPr>
              <w:t xml:space="preserve"> B</w:t>
            </w:r>
            <w:r w:rsidRPr="008B4412">
              <w:rPr>
                <w:rFonts w:ascii="Roboto Condensed" w:hAnsi="Roboto Condensed" w:cs="Calibri"/>
                <w:b/>
                <w:bCs/>
                <w:spacing w:val="-3"/>
                <w:sz w:val="20"/>
                <w:szCs w:val="20"/>
              </w:rPr>
              <w:t>O</w:t>
            </w:r>
            <w:r w:rsidRPr="008B4412">
              <w:rPr>
                <w:rFonts w:ascii="Roboto Condensed" w:hAnsi="Roboto Condensed" w:cs="Calibri"/>
                <w:b/>
                <w:bCs/>
                <w:sz w:val="20"/>
                <w:szCs w:val="20"/>
              </w:rPr>
              <w:t>RD</w:t>
            </w:r>
            <w:r w:rsidRPr="008B4412">
              <w:rPr>
                <w:rFonts w:ascii="Roboto Condensed" w:hAnsi="Roboto Condensed" w:cs="Calibri"/>
                <w:b/>
                <w:bCs/>
                <w:spacing w:val="-1"/>
                <w:sz w:val="20"/>
                <w:szCs w:val="20"/>
              </w:rPr>
              <w:t xml:space="preserve"> </w:t>
            </w:r>
            <w:r w:rsidRPr="008B4412">
              <w:rPr>
                <w:rFonts w:ascii="Roboto Condensed" w:hAnsi="Roboto Condensed" w:cs="Calibri"/>
                <w:b/>
                <w:bCs/>
                <w:sz w:val="20"/>
                <w:szCs w:val="20"/>
              </w:rPr>
              <w:t>LO</w:t>
            </w:r>
            <w:r w:rsidRPr="008B4412">
              <w:rPr>
                <w:rFonts w:ascii="Roboto Condensed" w:hAnsi="Roboto Condensed" w:cs="Calibri"/>
                <w:b/>
                <w:bCs/>
                <w:spacing w:val="-2"/>
                <w:sz w:val="20"/>
                <w:szCs w:val="20"/>
              </w:rPr>
              <w:t>G</w:t>
            </w:r>
            <w:r w:rsidRPr="008B4412">
              <w:rPr>
                <w:rFonts w:ascii="Roboto Condensed" w:hAnsi="Roboto Condensed" w:cs="Calibri"/>
                <w:b/>
                <w:bCs/>
                <w:spacing w:val="3"/>
                <w:sz w:val="20"/>
                <w:szCs w:val="20"/>
              </w:rPr>
              <w:t>I</w:t>
            </w:r>
            <w:r w:rsidRPr="008B4412">
              <w:rPr>
                <w:rFonts w:ascii="Roboto Condensed" w:hAnsi="Roboto Condensed" w:cs="Calibri"/>
                <w:b/>
                <w:bCs/>
                <w:spacing w:val="-1"/>
                <w:sz w:val="20"/>
                <w:szCs w:val="20"/>
              </w:rPr>
              <w:t>ST</w:t>
            </w:r>
            <w:r w:rsidRPr="008B4412">
              <w:rPr>
                <w:rFonts w:ascii="Roboto Condensed" w:hAnsi="Roboto Condensed" w:cs="Calibri"/>
                <w:b/>
                <w:bCs/>
                <w:spacing w:val="1"/>
                <w:sz w:val="20"/>
                <w:szCs w:val="20"/>
              </w:rPr>
              <w:t>I</w:t>
            </w:r>
            <w:r w:rsidRPr="008B4412">
              <w:rPr>
                <w:rFonts w:ascii="Roboto Condensed" w:hAnsi="Roboto Condensed" w:cs="Calibri"/>
                <w:b/>
                <w:bCs/>
                <w:sz w:val="20"/>
                <w:szCs w:val="20"/>
              </w:rPr>
              <w:t>QUE</w:t>
            </w:r>
          </w:p>
          <w:p w14:paraId="3F2ECCA4" w14:textId="77777777" w:rsidR="00730EA4" w:rsidRPr="008B4412" w:rsidRDefault="00730EA4" w:rsidP="00730EA4">
            <w:pPr>
              <w:autoSpaceDE w:val="0"/>
              <w:autoSpaceDN w:val="0"/>
              <w:adjustRightInd w:val="0"/>
              <w:spacing w:after="0" w:line="240" w:lineRule="auto"/>
              <w:ind w:left="100" w:right="-20"/>
              <w:rPr>
                <w:rFonts w:ascii="Roboto Condensed" w:hAnsi="Roboto Condensed" w:cs="Calibri"/>
                <w:sz w:val="20"/>
                <w:szCs w:val="20"/>
              </w:rPr>
            </w:pPr>
            <w:r w:rsidRPr="008B4412">
              <w:rPr>
                <w:rFonts w:ascii="Roboto Condensed" w:hAnsi="Roboto Condensed" w:cs="Calibri"/>
                <w:spacing w:val="1"/>
                <w:sz w:val="20"/>
                <w:szCs w:val="20"/>
              </w:rPr>
              <w:t>3</w:t>
            </w:r>
            <w:r w:rsidRPr="008B4412">
              <w:rPr>
                <w:rFonts w:ascii="Roboto Condensed" w:hAnsi="Roboto Condensed" w:cs="Calibri"/>
                <w:sz w:val="20"/>
                <w:szCs w:val="20"/>
              </w:rPr>
              <w:t>.1.</w:t>
            </w:r>
            <w:r w:rsidRPr="008B4412">
              <w:rPr>
                <w:rFonts w:ascii="Roboto Condensed" w:hAnsi="Roboto Condensed" w:cs="Calibri"/>
                <w:spacing w:val="42"/>
                <w:sz w:val="20"/>
                <w:szCs w:val="20"/>
              </w:rPr>
              <w:t xml:space="preserve"> </w:t>
            </w:r>
            <w:r w:rsidRPr="008B4412">
              <w:rPr>
                <w:rFonts w:ascii="Roboto Condensed" w:hAnsi="Roboto Condensed" w:cs="Calibri"/>
                <w:sz w:val="20"/>
                <w:szCs w:val="20"/>
              </w:rPr>
              <w:t>U</w:t>
            </w:r>
            <w:r w:rsidRPr="008B4412">
              <w:rPr>
                <w:rFonts w:ascii="Roboto Condensed" w:hAnsi="Roboto Condensed" w:cs="Calibri"/>
                <w:spacing w:val="-1"/>
                <w:sz w:val="20"/>
                <w:szCs w:val="20"/>
              </w:rPr>
              <w:t>n</w:t>
            </w:r>
            <w:r w:rsidRPr="008B4412">
              <w:rPr>
                <w:rFonts w:ascii="Roboto Condensed" w:hAnsi="Roboto Condensed" w:cs="Calibri"/>
                <w:sz w:val="20"/>
                <w:szCs w:val="20"/>
              </w:rPr>
              <w:t>e</w:t>
            </w:r>
            <w:r w:rsidRPr="008B4412">
              <w:rPr>
                <w:rFonts w:ascii="Roboto Condensed" w:hAnsi="Roboto Condensed" w:cs="Calibri"/>
                <w:spacing w:val="1"/>
                <w:sz w:val="20"/>
                <w:szCs w:val="20"/>
              </w:rPr>
              <w:t xml:space="preserve"> </w:t>
            </w:r>
            <w:r w:rsidRPr="008B4412">
              <w:rPr>
                <w:rFonts w:ascii="Roboto Condensed" w:hAnsi="Roboto Condensed" w:cs="Calibri"/>
                <w:sz w:val="20"/>
                <w:szCs w:val="20"/>
              </w:rPr>
              <w:t>a</w:t>
            </w:r>
            <w:r w:rsidRPr="008B4412">
              <w:rPr>
                <w:rFonts w:ascii="Roboto Condensed" w:hAnsi="Roboto Condensed" w:cs="Calibri"/>
                <w:spacing w:val="-1"/>
                <w:sz w:val="20"/>
                <w:szCs w:val="20"/>
              </w:rPr>
              <w:t>pp</w:t>
            </w:r>
            <w:r w:rsidRPr="008B4412">
              <w:rPr>
                <w:rFonts w:ascii="Roboto Condensed" w:hAnsi="Roboto Condensed" w:cs="Calibri"/>
                <w:sz w:val="20"/>
                <w:szCs w:val="20"/>
              </w:rPr>
              <w:t>r</w:t>
            </w:r>
            <w:r w:rsidRPr="008B4412">
              <w:rPr>
                <w:rFonts w:ascii="Roboto Condensed" w:hAnsi="Roboto Condensed" w:cs="Calibri"/>
                <w:spacing w:val="1"/>
                <w:sz w:val="20"/>
                <w:szCs w:val="20"/>
              </w:rPr>
              <w:t>o</w:t>
            </w:r>
            <w:r w:rsidRPr="008B4412">
              <w:rPr>
                <w:rFonts w:ascii="Roboto Condensed" w:hAnsi="Roboto Condensed" w:cs="Calibri"/>
                <w:sz w:val="20"/>
                <w:szCs w:val="20"/>
              </w:rPr>
              <w:t>c</w:t>
            </w:r>
            <w:r w:rsidRPr="008B4412">
              <w:rPr>
                <w:rFonts w:ascii="Roboto Condensed" w:hAnsi="Roboto Condensed" w:cs="Calibri"/>
                <w:spacing w:val="-3"/>
                <w:sz w:val="20"/>
                <w:szCs w:val="20"/>
              </w:rPr>
              <w:t>h</w:t>
            </w:r>
            <w:r w:rsidRPr="008B4412">
              <w:rPr>
                <w:rFonts w:ascii="Roboto Condensed" w:hAnsi="Roboto Condensed" w:cs="Calibri"/>
                <w:sz w:val="20"/>
                <w:szCs w:val="20"/>
              </w:rPr>
              <w:t>e</w:t>
            </w:r>
            <w:r w:rsidRPr="008B4412">
              <w:rPr>
                <w:rFonts w:ascii="Roboto Condensed" w:hAnsi="Roboto Condensed" w:cs="Calibri"/>
                <w:spacing w:val="1"/>
                <w:sz w:val="20"/>
                <w:szCs w:val="20"/>
              </w:rPr>
              <w:t xml:space="preserve"> </w:t>
            </w:r>
            <w:r w:rsidRPr="008B4412">
              <w:rPr>
                <w:rFonts w:ascii="Roboto Condensed" w:hAnsi="Roboto Condensed" w:cs="Calibri"/>
                <w:sz w:val="20"/>
                <w:szCs w:val="20"/>
              </w:rPr>
              <w:t>ent</w:t>
            </w:r>
            <w:r w:rsidRPr="008B4412">
              <w:rPr>
                <w:rFonts w:ascii="Roboto Condensed" w:hAnsi="Roboto Condensed" w:cs="Calibri"/>
                <w:spacing w:val="-2"/>
                <w:sz w:val="20"/>
                <w:szCs w:val="20"/>
              </w:rPr>
              <w:t>r</w:t>
            </w:r>
            <w:r w:rsidRPr="008B4412">
              <w:rPr>
                <w:rFonts w:ascii="Roboto Condensed" w:hAnsi="Roboto Condensed" w:cs="Calibri"/>
                <w:sz w:val="20"/>
                <w:szCs w:val="20"/>
              </w:rPr>
              <w:t>epr</w:t>
            </w:r>
            <w:r w:rsidRPr="008B4412">
              <w:rPr>
                <w:rFonts w:ascii="Roboto Condensed" w:hAnsi="Roboto Condensed" w:cs="Calibri"/>
                <w:spacing w:val="-1"/>
                <w:sz w:val="20"/>
                <w:szCs w:val="20"/>
              </w:rPr>
              <w:t>i</w:t>
            </w:r>
            <w:r w:rsidRPr="008B4412">
              <w:rPr>
                <w:rFonts w:ascii="Roboto Condensed" w:hAnsi="Roboto Condensed" w:cs="Calibri"/>
                <w:sz w:val="20"/>
                <w:szCs w:val="20"/>
              </w:rPr>
              <w:t>se</w:t>
            </w:r>
          </w:p>
          <w:p w14:paraId="016D8C6B" w14:textId="77777777" w:rsidR="00730EA4" w:rsidRPr="008B4412" w:rsidRDefault="00730EA4" w:rsidP="00730EA4">
            <w:pPr>
              <w:autoSpaceDE w:val="0"/>
              <w:autoSpaceDN w:val="0"/>
              <w:adjustRightInd w:val="0"/>
              <w:spacing w:after="0" w:line="240" w:lineRule="auto"/>
              <w:ind w:left="100" w:right="-20"/>
              <w:rPr>
                <w:rFonts w:ascii="Roboto Condensed" w:hAnsi="Roboto Condensed" w:cs="Calibri"/>
                <w:sz w:val="20"/>
                <w:szCs w:val="20"/>
              </w:rPr>
            </w:pPr>
            <w:r w:rsidRPr="008B4412">
              <w:rPr>
                <w:rFonts w:ascii="Roboto Condensed" w:hAnsi="Roboto Condensed" w:cs="Calibri"/>
                <w:spacing w:val="1"/>
                <w:sz w:val="20"/>
                <w:szCs w:val="20"/>
              </w:rPr>
              <w:t>3</w:t>
            </w:r>
            <w:r w:rsidRPr="008B4412">
              <w:rPr>
                <w:rFonts w:ascii="Roboto Condensed" w:hAnsi="Roboto Condensed" w:cs="Calibri"/>
                <w:sz w:val="20"/>
                <w:szCs w:val="20"/>
              </w:rPr>
              <w:t>.2.</w:t>
            </w:r>
            <w:r w:rsidRPr="008B4412">
              <w:rPr>
                <w:rFonts w:ascii="Roboto Condensed" w:hAnsi="Roboto Condensed" w:cs="Calibri"/>
                <w:spacing w:val="42"/>
                <w:sz w:val="20"/>
                <w:szCs w:val="20"/>
              </w:rPr>
              <w:t xml:space="preserve"> </w:t>
            </w:r>
            <w:r w:rsidRPr="008B4412">
              <w:rPr>
                <w:rFonts w:ascii="Roboto Condensed" w:hAnsi="Roboto Condensed" w:cs="Calibri"/>
                <w:sz w:val="20"/>
                <w:szCs w:val="20"/>
              </w:rPr>
              <w:t>U</w:t>
            </w:r>
            <w:r w:rsidRPr="008B4412">
              <w:rPr>
                <w:rFonts w:ascii="Roboto Condensed" w:hAnsi="Roboto Condensed" w:cs="Calibri"/>
                <w:spacing w:val="-1"/>
                <w:sz w:val="20"/>
                <w:szCs w:val="20"/>
              </w:rPr>
              <w:t>n</w:t>
            </w:r>
            <w:r w:rsidRPr="008B4412">
              <w:rPr>
                <w:rFonts w:ascii="Roboto Condensed" w:hAnsi="Roboto Condensed" w:cs="Calibri"/>
                <w:sz w:val="20"/>
                <w:szCs w:val="20"/>
              </w:rPr>
              <w:t>e</w:t>
            </w:r>
            <w:r w:rsidRPr="008B4412">
              <w:rPr>
                <w:rFonts w:ascii="Roboto Condensed" w:hAnsi="Roboto Condensed" w:cs="Calibri"/>
                <w:spacing w:val="1"/>
                <w:sz w:val="20"/>
                <w:szCs w:val="20"/>
              </w:rPr>
              <w:t xml:space="preserve"> </w:t>
            </w:r>
            <w:r w:rsidRPr="008B4412">
              <w:rPr>
                <w:rFonts w:ascii="Roboto Condensed" w:hAnsi="Roboto Condensed" w:cs="Calibri"/>
                <w:sz w:val="20"/>
                <w:szCs w:val="20"/>
              </w:rPr>
              <w:t>a</w:t>
            </w:r>
            <w:r w:rsidRPr="008B4412">
              <w:rPr>
                <w:rFonts w:ascii="Roboto Condensed" w:hAnsi="Roboto Condensed" w:cs="Calibri"/>
                <w:spacing w:val="-1"/>
                <w:sz w:val="20"/>
                <w:szCs w:val="20"/>
              </w:rPr>
              <w:t>pp</w:t>
            </w:r>
            <w:r w:rsidRPr="008B4412">
              <w:rPr>
                <w:rFonts w:ascii="Roboto Condensed" w:hAnsi="Roboto Condensed" w:cs="Calibri"/>
                <w:sz w:val="20"/>
                <w:szCs w:val="20"/>
              </w:rPr>
              <w:t>r</w:t>
            </w:r>
            <w:r w:rsidRPr="008B4412">
              <w:rPr>
                <w:rFonts w:ascii="Roboto Condensed" w:hAnsi="Roboto Condensed" w:cs="Calibri"/>
                <w:spacing w:val="1"/>
                <w:sz w:val="20"/>
                <w:szCs w:val="20"/>
              </w:rPr>
              <w:t>o</w:t>
            </w:r>
            <w:r w:rsidRPr="008B4412">
              <w:rPr>
                <w:rFonts w:ascii="Roboto Condensed" w:hAnsi="Roboto Condensed" w:cs="Calibri"/>
                <w:sz w:val="20"/>
                <w:szCs w:val="20"/>
              </w:rPr>
              <w:t>c</w:t>
            </w:r>
            <w:r w:rsidRPr="008B4412">
              <w:rPr>
                <w:rFonts w:ascii="Roboto Condensed" w:hAnsi="Roboto Condensed" w:cs="Calibri"/>
                <w:spacing w:val="-3"/>
                <w:sz w:val="20"/>
                <w:szCs w:val="20"/>
              </w:rPr>
              <w:t>h</w:t>
            </w:r>
            <w:r w:rsidRPr="008B4412">
              <w:rPr>
                <w:rFonts w:ascii="Roboto Condensed" w:hAnsi="Roboto Condensed" w:cs="Calibri"/>
                <w:sz w:val="20"/>
                <w:szCs w:val="20"/>
              </w:rPr>
              <w:t>e</w:t>
            </w:r>
            <w:r w:rsidRPr="008B4412">
              <w:rPr>
                <w:rFonts w:ascii="Roboto Condensed" w:hAnsi="Roboto Condensed" w:cs="Calibri"/>
                <w:spacing w:val="1"/>
                <w:sz w:val="20"/>
                <w:szCs w:val="20"/>
              </w:rPr>
              <w:t xml:space="preserve"> </w:t>
            </w:r>
            <w:r w:rsidRPr="008B4412">
              <w:rPr>
                <w:rFonts w:ascii="Roboto Condensed" w:hAnsi="Roboto Condensed" w:cs="Calibri"/>
                <w:sz w:val="20"/>
                <w:szCs w:val="20"/>
              </w:rPr>
              <w:t>C</w:t>
            </w:r>
            <w:r w:rsidRPr="008B4412">
              <w:rPr>
                <w:rFonts w:ascii="Roboto Condensed" w:hAnsi="Roboto Condensed" w:cs="Calibri"/>
                <w:spacing w:val="-1"/>
                <w:sz w:val="20"/>
                <w:szCs w:val="20"/>
              </w:rPr>
              <w:t>h</w:t>
            </w:r>
            <w:r w:rsidRPr="008B4412">
              <w:rPr>
                <w:rFonts w:ascii="Roboto Condensed" w:hAnsi="Roboto Condensed" w:cs="Calibri"/>
                <w:sz w:val="20"/>
                <w:szCs w:val="20"/>
              </w:rPr>
              <w:t>ai</w:t>
            </w:r>
            <w:r w:rsidRPr="008B4412">
              <w:rPr>
                <w:rFonts w:ascii="Roboto Condensed" w:hAnsi="Roboto Condensed" w:cs="Calibri"/>
                <w:spacing w:val="-1"/>
                <w:sz w:val="20"/>
                <w:szCs w:val="20"/>
              </w:rPr>
              <w:t>n</w:t>
            </w:r>
            <w:r w:rsidRPr="008B4412">
              <w:rPr>
                <w:rFonts w:ascii="Roboto Condensed" w:hAnsi="Roboto Condensed" w:cs="Calibri"/>
                <w:sz w:val="20"/>
                <w:szCs w:val="20"/>
              </w:rPr>
              <w:t>e</w:t>
            </w:r>
            <w:r w:rsidRPr="008B4412">
              <w:rPr>
                <w:rFonts w:ascii="Roboto Condensed" w:hAnsi="Roboto Condensed" w:cs="Calibri"/>
                <w:spacing w:val="1"/>
                <w:sz w:val="20"/>
                <w:szCs w:val="20"/>
              </w:rPr>
              <w:t xml:space="preserve"> </w:t>
            </w:r>
            <w:r w:rsidRPr="008B4412">
              <w:rPr>
                <w:rFonts w:ascii="Roboto Condensed" w:hAnsi="Roboto Condensed" w:cs="Calibri"/>
                <w:spacing w:val="-3"/>
                <w:sz w:val="20"/>
                <w:szCs w:val="20"/>
              </w:rPr>
              <w:t>l</w:t>
            </w:r>
            <w:r w:rsidRPr="008B4412">
              <w:rPr>
                <w:rFonts w:ascii="Roboto Condensed" w:hAnsi="Roboto Condensed" w:cs="Calibri"/>
                <w:spacing w:val="1"/>
                <w:sz w:val="20"/>
                <w:szCs w:val="20"/>
              </w:rPr>
              <w:t>o</w:t>
            </w:r>
            <w:r w:rsidRPr="008B4412">
              <w:rPr>
                <w:rFonts w:ascii="Roboto Condensed" w:hAnsi="Roboto Condensed" w:cs="Calibri"/>
                <w:spacing w:val="-1"/>
                <w:sz w:val="20"/>
                <w:szCs w:val="20"/>
              </w:rPr>
              <w:t>g</w:t>
            </w:r>
            <w:r w:rsidRPr="008B4412">
              <w:rPr>
                <w:rFonts w:ascii="Roboto Condensed" w:hAnsi="Roboto Condensed" w:cs="Calibri"/>
                <w:sz w:val="20"/>
                <w:szCs w:val="20"/>
              </w:rPr>
              <w:t>i</w:t>
            </w:r>
            <w:r w:rsidRPr="008B4412">
              <w:rPr>
                <w:rFonts w:ascii="Roboto Condensed" w:hAnsi="Roboto Condensed" w:cs="Calibri"/>
                <w:spacing w:val="-3"/>
                <w:sz w:val="20"/>
                <w:szCs w:val="20"/>
              </w:rPr>
              <w:t>s</w:t>
            </w:r>
            <w:r w:rsidRPr="008B4412">
              <w:rPr>
                <w:rFonts w:ascii="Roboto Condensed" w:hAnsi="Roboto Condensed" w:cs="Calibri"/>
                <w:sz w:val="20"/>
                <w:szCs w:val="20"/>
              </w:rPr>
              <w:t>ti</w:t>
            </w:r>
            <w:r w:rsidRPr="008B4412">
              <w:rPr>
                <w:rFonts w:ascii="Roboto Condensed" w:hAnsi="Roboto Condensed" w:cs="Calibri"/>
                <w:spacing w:val="-1"/>
                <w:sz w:val="20"/>
                <w:szCs w:val="20"/>
              </w:rPr>
              <w:t>qu</w:t>
            </w:r>
            <w:r w:rsidRPr="008B4412">
              <w:rPr>
                <w:rFonts w:ascii="Roboto Condensed" w:hAnsi="Roboto Condensed" w:cs="Calibri"/>
                <w:sz w:val="20"/>
                <w:szCs w:val="20"/>
              </w:rPr>
              <w:t>e</w:t>
            </w:r>
            <w:r w:rsidRPr="008B4412">
              <w:rPr>
                <w:rFonts w:ascii="Roboto Condensed" w:hAnsi="Roboto Condensed" w:cs="Calibri"/>
                <w:spacing w:val="3"/>
                <w:sz w:val="20"/>
                <w:szCs w:val="20"/>
              </w:rPr>
              <w:t xml:space="preserve"> </w:t>
            </w:r>
            <w:r w:rsidRPr="008B4412">
              <w:rPr>
                <w:rFonts w:ascii="Roboto Condensed" w:hAnsi="Roboto Condensed" w:cs="Calibri"/>
                <w:sz w:val="20"/>
                <w:szCs w:val="20"/>
              </w:rPr>
              <w:t>:</w:t>
            </w:r>
            <w:r w:rsidRPr="008B4412">
              <w:rPr>
                <w:rFonts w:ascii="Roboto Condensed" w:hAnsi="Roboto Condensed" w:cs="Calibri"/>
                <w:spacing w:val="-1"/>
                <w:sz w:val="20"/>
                <w:szCs w:val="20"/>
              </w:rPr>
              <w:t xml:space="preserve"> </w:t>
            </w:r>
            <w:r w:rsidRPr="008B4412">
              <w:rPr>
                <w:rFonts w:ascii="Roboto Condensed" w:hAnsi="Roboto Condensed" w:cs="Calibri"/>
                <w:spacing w:val="1"/>
                <w:sz w:val="20"/>
                <w:szCs w:val="20"/>
              </w:rPr>
              <w:t>L</w:t>
            </w:r>
            <w:r w:rsidRPr="008B4412">
              <w:rPr>
                <w:rFonts w:ascii="Roboto Condensed" w:hAnsi="Roboto Condensed" w:cs="Calibri"/>
                <w:sz w:val="20"/>
                <w:szCs w:val="20"/>
              </w:rPr>
              <w:t>e</w:t>
            </w:r>
            <w:r w:rsidRPr="008B4412">
              <w:rPr>
                <w:rFonts w:ascii="Roboto Condensed" w:hAnsi="Roboto Condensed" w:cs="Calibri"/>
                <w:spacing w:val="-1"/>
                <w:sz w:val="20"/>
                <w:szCs w:val="20"/>
              </w:rPr>
              <w:t xml:space="preserve"> m</w:t>
            </w:r>
            <w:r w:rsidRPr="008B4412">
              <w:rPr>
                <w:rFonts w:ascii="Roboto Condensed" w:hAnsi="Roboto Condensed" w:cs="Calibri"/>
                <w:spacing w:val="1"/>
                <w:sz w:val="20"/>
                <w:szCs w:val="20"/>
              </w:rPr>
              <w:t>o</w:t>
            </w:r>
            <w:r w:rsidRPr="008B4412">
              <w:rPr>
                <w:rFonts w:ascii="Roboto Condensed" w:hAnsi="Roboto Condensed" w:cs="Calibri"/>
                <w:spacing w:val="-1"/>
                <w:sz w:val="20"/>
                <w:szCs w:val="20"/>
              </w:rPr>
              <w:t>d</w:t>
            </w:r>
            <w:r w:rsidRPr="008B4412">
              <w:rPr>
                <w:rFonts w:ascii="Roboto Condensed" w:hAnsi="Roboto Condensed" w:cs="Calibri"/>
                <w:sz w:val="20"/>
                <w:szCs w:val="20"/>
              </w:rPr>
              <w:t>èle</w:t>
            </w:r>
            <w:r w:rsidRPr="008B4412">
              <w:rPr>
                <w:rFonts w:ascii="Roboto Condensed" w:hAnsi="Roboto Condensed" w:cs="Calibri"/>
                <w:spacing w:val="-1"/>
                <w:sz w:val="20"/>
                <w:szCs w:val="20"/>
              </w:rPr>
              <w:t xml:space="preserve"> </w:t>
            </w:r>
            <w:r w:rsidRPr="008B4412">
              <w:rPr>
                <w:rFonts w:ascii="Roboto Condensed" w:hAnsi="Roboto Condensed" w:cs="Calibri"/>
                <w:sz w:val="20"/>
                <w:szCs w:val="20"/>
              </w:rPr>
              <w:t>SCOR</w:t>
            </w:r>
          </w:p>
          <w:p w14:paraId="62B09A5E" w14:textId="77777777" w:rsidR="00730EA4" w:rsidRPr="008B4412" w:rsidRDefault="00730EA4" w:rsidP="00730EA4">
            <w:pPr>
              <w:autoSpaceDE w:val="0"/>
              <w:autoSpaceDN w:val="0"/>
              <w:adjustRightInd w:val="0"/>
              <w:spacing w:after="0" w:line="240" w:lineRule="auto"/>
              <w:ind w:left="100" w:right="-20"/>
              <w:rPr>
                <w:rFonts w:ascii="Roboto Condensed" w:hAnsi="Roboto Condensed" w:cs="Calibri"/>
                <w:sz w:val="20"/>
                <w:szCs w:val="20"/>
              </w:rPr>
            </w:pPr>
            <w:r w:rsidRPr="008B4412">
              <w:rPr>
                <w:rFonts w:ascii="Roboto Condensed" w:hAnsi="Roboto Condensed" w:cs="Calibri"/>
                <w:spacing w:val="1"/>
                <w:sz w:val="20"/>
                <w:szCs w:val="20"/>
              </w:rPr>
              <w:t>3</w:t>
            </w:r>
            <w:r w:rsidRPr="008B4412">
              <w:rPr>
                <w:rFonts w:ascii="Roboto Condensed" w:hAnsi="Roboto Condensed" w:cs="Calibri"/>
                <w:sz w:val="20"/>
                <w:szCs w:val="20"/>
              </w:rPr>
              <w:t>.3.</w:t>
            </w:r>
            <w:r w:rsidRPr="008B4412">
              <w:rPr>
                <w:rFonts w:ascii="Roboto Condensed" w:hAnsi="Roboto Condensed" w:cs="Calibri"/>
                <w:spacing w:val="42"/>
                <w:sz w:val="20"/>
                <w:szCs w:val="20"/>
              </w:rPr>
              <w:t xml:space="preserve"> </w:t>
            </w:r>
            <w:r w:rsidRPr="008B4412">
              <w:rPr>
                <w:rFonts w:ascii="Roboto Condensed" w:hAnsi="Roboto Condensed" w:cs="Calibri"/>
                <w:sz w:val="20"/>
                <w:szCs w:val="20"/>
              </w:rPr>
              <w:t>Benc</w:t>
            </w:r>
            <w:r w:rsidRPr="008B4412">
              <w:rPr>
                <w:rFonts w:ascii="Roboto Condensed" w:hAnsi="Roboto Condensed" w:cs="Calibri"/>
                <w:spacing w:val="-1"/>
                <w:sz w:val="20"/>
                <w:szCs w:val="20"/>
              </w:rPr>
              <w:t>h</w:t>
            </w:r>
            <w:r w:rsidRPr="008B4412">
              <w:rPr>
                <w:rFonts w:ascii="Roboto Condensed" w:hAnsi="Roboto Condensed" w:cs="Calibri"/>
                <w:spacing w:val="1"/>
                <w:sz w:val="20"/>
                <w:szCs w:val="20"/>
              </w:rPr>
              <w:t>m</w:t>
            </w:r>
            <w:r w:rsidRPr="008B4412">
              <w:rPr>
                <w:rFonts w:ascii="Roboto Condensed" w:hAnsi="Roboto Condensed" w:cs="Calibri"/>
                <w:sz w:val="20"/>
                <w:szCs w:val="20"/>
              </w:rPr>
              <w:t>a</w:t>
            </w:r>
            <w:r w:rsidRPr="008B4412">
              <w:rPr>
                <w:rFonts w:ascii="Roboto Condensed" w:hAnsi="Roboto Condensed" w:cs="Calibri"/>
                <w:spacing w:val="-3"/>
                <w:sz w:val="20"/>
                <w:szCs w:val="20"/>
              </w:rPr>
              <w:t>r</w:t>
            </w:r>
            <w:r w:rsidRPr="008B4412">
              <w:rPr>
                <w:rFonts w:ascii="Roboto Condensed" w:hAnsi="Roboto Condensed" w:cs="Calibri"/>
                <w:sz w:val="20"/>
                <w:szCs w:val="20"/>
              </w:rPr>
              <w:t>ki</w:t>
            </w:r>
            <w:r w:rsidRPr="008B4412">
              <w:rPr>
                <w:rFonts w:ascii="Roboto Condensed" w:hAnsi="Roboto Condensed" w:cs="Calibri"/>
                <w:spacing w:val="-1"/>
                <w:sz w:val="20"/>
                <w:szCs w:val="20"/>
              </w:rPr>
              <w:t>n</w:t>
            </w:r>
            <w:r w:rsidRPr="008B4412">
              <w:rPr>
                <w:rFonts w:ascii="Roboto Condensed" w:hAnsi="Roboto Condensed" w:cs="Calibri"/>
                <w:sz w:val="20"/>
                <w:szCs w:val="20"/>
              </w:rPr>
              <w:t>g</w:t>
            </w:r>
            <w:r w:rsidRPr="008B4412">
              <w:rPr>
                <w:rFonts w:ascii="Roboto Condensed" w:hAnsi="Roboto Condensed" w:cs="Calibri"/>
                <w:spacing w:val="-1"/>
                <w:sz w:val="20"/>
                <w:szCs w:val="20"/>
              </w:rPr>
              <w:t xml:space="preserve"> </w:t>
            </w:r>
            <w:r w:rsidRPr="008B4412">
              <w:rPr>
                <w:rFonts w:ascii="Roboto Condensed" w:hAnsi="Roboto Condensed" w:cs="Calibri"/>
                <w:sz w:val="20"/>
                <w:szCs w:val="20"/>
              </w:rPr>
              <w:t>l</w:t>
            </w:r>
            <w:r w:rsidRPr="008B4412">
              <w:rPr>
                <w:rFonts w:ascii="Roboto Condensed" w:hAnsi="Roboto Condensed" w:cs="Calibri"/>
                <w:spacing w:val="1"/>
                <w:sz w:val="20"/>
                <w:szCs w:val="20"/>
              </w:rPr>
              <w:t>o</w:t>
            </w:r>
            <w:r w:rsidRPr="008B4412">
              <w:rPr>
                <w:rFonts w:ascii="Roboto Condensed" w:hAnsi="Roboto Condensed" w:cs="Calibri"/>
                <w:spacing w:val="-1"/>
                <w:sz w:val="20"/>
                <w:szCs w:val="20"/>
              </w:rPr>
              <w:t>g</w:t>
            </w:r>
            <w:r w:rsidRPr="008B4412">
              <w:rPr>
                <w:rFonts w:ascii="Roboto Condensed" w:hAnsi="Roboto Condensed" w:cs="Calibri"/>
                <w:sz w:val="20"/>
                <w:szCs w:val="20"/>
              </w:rPr>
              <w:t>isti</w:t>
            </w:r>
            <w:r w:rsidRPr="008B4412">
              <w:rPr>
                <w:rFonts w:ascii="Roboto Condensed" w:hAnsi="Roboto Condensed" w:cs="Calibri"/>
                <w:spacing w:val="-1"/>
                <w:sz w:val="20"/>
                <w:szCs w:val="20"/>
              </w:rPr>
              <w:t>qu</w:t>
            </w:r>
            <w:r w:rsidRPr="008B4412">
              <w:rPr>
                <w:rFonts w:ascii="Roboto Condensed" w:hAnsi="Roboto Condensed" w:cs="Calibri"/>
                <w:sz w:val="20"/>
                <w:szCs w:val="20"/>
              </w:rPr>
              <w:t>e</w:t>
            </w:r>
          </w:p>
          <w:p w14:paraId="2C1EFC84" w14:textId="77777777" w:rsidR="00730EA4" w:rsidRPr="008B4412" w:rsidRDefault="00730EA4" w:rsidP="00730EA4">
            <w:pPr>
              <w:autoSpaceDE w:val="0"/>
              <w:autoSpaceDN w:val="0"/>
              <w:adjustRightInd w:val="0"/>
              <w:spacing w:before="60" w:after="0" w:line="240" w:lineRule="auto"/>
              <w:ind w:left="100" w:right="-20"/>
              <w:rPr>
                <w:rFonts w:ascii="Roboto Condensed" w:hAnsi="Roboto Condensed" w:cs="Calibri"/>
                <w:sz w:val="20"/>
                <w:szCs w:val="20"/>
              </w:rPr>
            </w:pPr>
            <w:r w:rsidRPr="008B4412">
              <w:rPr>
                <w:rFonts w:ascii="Roboto Condensed" w:hAnsi="Roboto Condensed" w:cs="Calibri"/>
                <w:b/>
                <w:bCs/>
                <w:spacing w:val="1"/>
                <w:sz w:val="20"/>
                <w:szCs w:val="20"/>
              </w:rPr>
              <w:t>4</w:t>
            </w:r>
            <w:r w:rsidRPr="008B4412">
              <w:rPr>
                <w:rFonts w:ascii="Roboto Condensed" w:hAnsi="Roboto Condensed" w:cs="Calibri"/>
                <w:b/>
                <w:bCs/>
                <w:sz w:val="20"/>
                <w:szCs w:val="20"/>
              </w:rPr>
              <w:t xml:space="preserve">.  </w:t>
            </w:r>
            <w:r w:rsidRPr="008B4412">
              <w:rPr>
                <w:rFonts w:ascii="Roboto Condensed" w:hAnsi="Roboto Condensed" w:cs="Calibri"/>
                <w:b/>
                <w:bCs/>
                <w:spacing w:val="39"/>
                <w:sz w:val="20"/>
                <w:szCs w:val="20"/>
              </w:rPr>
              <w:t xml:space="preserve"> </w:t>
            </w:r>
            <w:r w:rsidRPr="008B4412">
              <w:rPr>
                <w:rFonts w:ascii="Roboto Condensed" w:hAnsi="Roboto Condensed" w:cs="Calibri"/>
                <w:b/>
                <w:bCs/>
                <w:spacing w:val="-1"/>
                <w:sz w:val="20"/>
                <w:szCs w:val="20"/>
              </w:rPr>
              <w:t>S</w:t>
            </w:r>
            <w:r w:rsidRPr="008B4412">
              <w:rPr>
                <w:rFonts w:ascii="Roboto Condensed" w:hAnsi="Roboto Condensed" w:cs="Calibri"/>
                <w:b/>
                <w:bCs/>
                <w:spacing w:val="1"/>
                <w:sz w:val="20"/>
                <w:szCs w:val="20"/>
              </w:rPr>
              <w:t>T</w:t>
            </w:r>
            <w:r w:rsidRPr="008B4412">
              <w:rPr>
                <w:rFonts w:ascii="Roboto Condensed" w:hAnsi="Roboto Condensed" w:cs="Calibri"/>
                <w:b/>
                <w:bCs/>
                <w:sz w:val="20"/>
                <w:szCs w:val="20"/>
              </w:rPr>
              <w:t>R</w:t>
            </w:r>
            <w:r w:rsidRPr="008B4412">
              <w:rPr>
                <w:rFonts w:ascii="Roboto Condensed" w:hAnsi="Roboto Condensed" w:cs="Calibri"/>
                <w:b/>
                <w:bCs/>
                <w:spacing w:val="-1"/>
                <w:sz w:val="20"/>
                <w:szCs w:val="20"/>
              </w:rPr>
              <w:t>A</w:t>
            </w:r>
            <w:r w:rsidRPr="008B4412">
              <w:rPr>
                <w:rFonts w:ascii="Roboto Condensed" w:hAnsi="Roboto Condensed" w:cs="Calibri"/>
                <w:b/>
                <w:bCs/>
                <w:spacing w:val="1"/>
                <w:sz w:val="20"/>
                <w:szCs w:val="20"/>
              </w:rPr>
              <w:t>T</w:t>
            </w:r>
            <w:r w:rsidRPr="008B4412">
              <w:rPr>
                <w:rFonts w:ascii="Roboto Condensed" w:hAnsi="Roboto Condensed" w:cs="Calibri"/>
                <w:b/>
                <w:bCs/>
                <w:spacing w:val="-2"/>
                <w:sz w:val="20"/>
                <w:szCs w:val="20"/>
              </w:rPr>
              <w:t>E</w:t>
            </w:r>
            <w:r w:rsidRPr="008B4412">
              <w:rPr>
                <w:rFonts w:ascii="Roboto Condensed" w:hAnsi="Roboto Condensed" w:cs="Calibri"/>
                <w:b/>
                <w:bCs/>
                <w:spacing w:val="1"/>
                <w:sz w:val="20"/>
                <w:szCs w:val="20"/>
              </w:rPr>
              <w:t>GI</w:t>
            </w:r>
            <w:r w:rsidRPr="008B4412">
              <w:rPr>
                <w:rFonts w:ascii="Roboto Condensed" w:hAnsi="Roboto Condensed" w:cs="Calibri"/>
                <w:b/>
                <w:bCs/>
                <w:sz w:val="20"/>
                <w:szCs w:val="20"/>
              </w:rPr>
              <w:t>E</w:t>
            </w:r>
            <w:r w:rsidRPr="008B4412">
              <w:rPr>
                <w:rFonts w:ascii="Roboto Condensed" w:hAnsi="Roboto Condensed" w:cs="Calibri"/>
                <w:b/>
                <w:bCs/>
                <w:spacing w:val="-2"/>
                <w:sz w:val="20"/>
                <w:szCs w:val="20"/>
              </w:rPr>
              <w:t xml:space="preserve"> </w:t>
            </w:r>
            <w:r w:rsidRPr="008B4412">
              <w:rPr>
                <w:rFonts w:ascii="Roboto Condensed" w:hAnsi="Roboto Condensed" w:cs="Calibri"/>
                <w:b/>
                <w:bCs/>
                <w:sz w:val="20"/>
                <w:szCs w:val="20"/>
              </w:rPr>
              <w:t>L</w:t>
            </w:r>
            <w:r w:rsidRPr="008B4412">
              <w:rPr>
                <w:rFonts w:ascii="Roboto Condensed" w:hAnsi="Roboto Condensed" w:cs="Calibri"/>
                <w:b/>
                <w:bCs/>
                <w:spacing w:val="-3"/>
                <w:sz w:val="20"/>
                <w:szCs w:val="20"/>
              </w:rPr>
              <w:t>O</w:t>
            </w:r>
            <w:r w:rsidRPr="008B4412">
              <w:rPr>
                <w:rFonts w:ascii="Roboto Condensed" w:hAnsi="Roboto Condensed" w:cs="Calibri"/>
                <w:b/>
                <w:bCs/>
                <w:spacing w:val="1"/>
                <w:sz w:val="20"/>
                <w:szCs w:val="20"/>
              </w:rPr>
              <w:t>GI</w:t>
            </w:r>
            <w:r w:rsidRPr="008B4412">
              <w:rPr>
                <w:rFonts w:ascii="Roboto Condensed" w:hAnsi="Roboto Condensed" w:cs="Calibri"/>
                <w:b/>
                <w:bCs/>
                <w:spacing w:val="-1"/>
                <w:sz w:val="20"/>
                <w:szCs w:val="20"/>
              </w:rPr>
              <w:t>ST</w:t>
            </w:r>
            <w:r w:rsidRPr="008B4412">
              <w:rPr>
                <w:rFonts w:ascii="Roboto Condensed" w:hAnsi="Roboto Condensed" w:cs="Calibri"/>
                <w:b/>
                <w:bCs/>
                <w:spacing w:val="1"/>
                <w:sz w:val="20"/>
                <w:szCs w:val="20"/>
              </w:rPr>
              <w:t>I</w:t>
            </w:r>
            <w:r w:rsidRPr="008B4412">
              <w:rPr>
                <w:rFonts w:ascii="Roboto Condensed" w:hAnsi="Roboto Condensed" w:cs="Calibri"/>
                <w:b/>
                <w:bCs/>
                <w:sz w:val="20"/>
                <w:szCs w:val="20"/>
              </w:rPr>
              <w:t>QUE</w:t>
            </w:r>
          </w:p>
          <w:p w14:paraId="3BCA1644" w14:textId="77777777" w:rsidR="00730EA4" w:rsidRPr="008B4412" w:rsidRDefault="00730EA4" w:rsidP="00730EA4">
            <w:pPr>
              <w:autoSpaceDE w:val="0"/>
              <w:autoSpaceDN w:val="0"/>
              <w:adjustRightInd w:val="0"/>
              <w:spacing w:after="0" w:line="266" w:lineRule="exact"/>
              <w:ind w:left="100" w:right="-20"/>
              <w:rPr>
                <w:rFonts w:ascii="Roboto Condensed" w:hAnsi="Roboto Condensed" w:cs="Calibri"/>
                <w:sz w:val="20"/>
                <w:szCs w:val="20"/>
              </w:rPr>
            </w:pPr>
            <w:r w:rsidRPr="008B4412">
              <w:rPr>
                <w:rFonts w:ascii="Roboto Condensed" w:hAnsi="Roboto Condensed" w:cs="Calibri"/>
                <w:spacing w:val="1"/>
                <w:position w:val="1"/>
                <w:sz w:val="20"/>
                <w:szCs w:val="20"/>
              </w:rPr>
              <w:t>4</w:t>
            </w:r>
            <w:r w:rsidRPr="008B4412">
              <w:rPr>
                <w:rFonts w:ascii="Roboto Condensed" w:hAnsi="Roboto Condensed" w:cs="Calibri"/>
                <w:position w:val="1"/>
                <w:sz w:val="20"/>
                <w:szCs w:val="20"/>
              </w:rPr>
              <w:t>.1.</w:t>
            </w:r>
            <w:r w:rsidRPr="008B4412">
              <w:rPr>
                <w:rFonts w:ascii="Roboto Condensed" w:hAnsi="Roboto Condensed" w:cs="Calibri"/>
                <w:spacing w:val="42"/>
                <w:position w:val="1"/>
                <w:sz w:val="20"/>
                <w:szCs w:val="20"/>
              </w:rPr>
              <w:t xml:space="preserve"> </w:t>
            </w:r>
            <w:r w:rsidRPr="008B4412">
              <w:rPr>
                <w:rFonts w:ascii="Roboto Condensed" w:hAnsi="Roboto Condensed" w:cs="Calibri"/>
                <w:position w:val="1"/>
                <w:sz w:val="20"/>
                <w:szCs w:val="20"/>
              </w:rPr>
              <w:t>Ela</w:t>
            </w:r>
            <w:r w:rsidRPr="008B4412">
              <w:rPr>
                <w:rFonts w:ascii="Roboto Condensed" w:hAnsi="Roboto Condensed" w:cs="Calibri"/>
                <w:spacing w:val="-1"/>
                <w:position w:val="1"/>
                <w:sz w:val="20"/>
                <w:szCs w:val="20"/>
              </w:rPr>
              <w:t>b</w:t>
            </w:r>
            <w:r w:rsidRPr="008B4412">
              <w:rPr>
                <w:rFonts w:ascii="Roboto Condensed" w:hAnsi="Roboto Condensed" w:cs="Calibri"/>
                <w:spacing w:val="1"/>
                <w:position w:val="1"/>
                <w:sz w:val="20"/>
                <w:szCs w:val="20"/>
              </w:rPr>
              <w:t>o</w:t>
            </w:r>
            <w:r w:rsidRPr="008B4412">
              <w:rPr>
                <w:rFonts w:ascii="Roboto Condensed" w:hAnsi="Roboto Condensed" w:cs="Calibri"/>
                <w:position w:val="1"/>
                <w:sz w:val="20"/>
                <w:szCs w:val="20"/>
              </w:rPr>
              <w:t>rat</w:t>
            </w:r>
            <w:r w:rsidRPr="008B4412">
              <w:rPr>
                <w:rFonts w:ascii="Roboto Condensed" w:hAnsi="Roboto Condensed" w:cs="Calibri"/>
                <w:spacing w:val="-3"/>
                <w:position w:val="1"/>
                <w:sz w:val="20"/>
                <w:szCs w:val="20"/>
              </w:rPr>
              <w:t>i</w:t>
            </w:r>
            <w:r w:rsidRPr="008B4412">
              <w:rPr>
                <w:rFonts w:ascii="Roboto Condensed" w:hAnsi="Roboto Condensed" w:cs="Calibri"/>
                <w:spacing w:val="1"/>
                <w:position w:val="1"/>
                <w:sz w:val="20"/>
                <w:szCs w:val="20"/>
              </w:rPr>
              <w:t>o</w:t>
            </w:r>
            <w:r w:rsidRPr="008B4412">
              <w:rPr>
                <w:rFonts w:ascii="Roboto Condensed" w:hAnsi="Roboto Condensed" w:cs="Calibri"/>
                <w:position w:val="1"/>
                <w:sz w:val="20"/>
                <w:szCs w:val="20"/>
              </w:rPr>
              <w:t>n</w:t>
            </w:r>
            <w:r w:rsidRPr="008B4412">
              <w:rPr>
                <w:rFonts w:ascii="Roboto Condensed" w:hAnsi="Roboto Condensed" w:cs="Calibri"/>
                <w:spacing w:val="-1"/>
                <w:position w:val="1"/>
                <w:sz w:val="20"/>
                <w:szCs w:val="20"/>
              </w:rPr>
              <w:t xml:space="preserve"> </w:t>
            </w:r>
            <w:r w:rsidRPr="008B4412">
              <w:rPr>
                <w:rFonts w:ascii="Roboto Condensed" w:hAnsi="Roboto Condensed" w:cs="Calibri"/>
                <w:position w:val="1"/>
                <w:sz w:val="20"/>
                <w:szCs w:val="20"/>
              </w:rPr>
              <w:t>du</w:t>
            </w:r>
            <w:r w:rsidRPr="008B4412">
              <w:rPr>
                <w:rFonts w:ascii="Roboto Condensed" w:hAnsi="Roboto Condensed" w:cs="Calibri"/>
                <w:spacing w:val="-1"/>
                <w:position w:val="1"/>
                <w:sz w:val="20"/>
                <w:szCs w:val="20"/>
              </w:rPr>
              <w:t xml:space="preserve"> </w:t>
            </w:r>
            <w:r w:rsidRPr="008B4412">
              <w:rPr>
                <w:rFonts w:ascii="Roboto Condensed" w:hAnsi="Roboto Condensed" w:cs="Calibri"/>
                <w:position w:val="1"/>
                <w:sz w:val="20"/>
                <w:szCs w:val="20"/>
              </w:rPr>
              <w:t>pl</w:t>
            </w:r>
            <w:r w:rsidRPr="008B4412">
              <w:rPr>
                <w:rFonts w:ascii="Roboto Condensed" w:hAnsi="Roboto Condensed" w:cs="Calibri"/>
                <w:spacing w:val="-1"/>
                <w:position w:val="1"/>
                <w:sz w:val="20"/>
                <w:szCs w:val="20"/>
              </w:rPr>
              <w:t>a</w:t>
            </w:r>
            <w:r w:rsidRPr="008B4412">
              <w:rPr>
                <w:rFonts w:ascii="Roboto Condensed" w:hAnsi="Roboto Condensed" w:cs="Calibri"/>
                <w:position w:val="1"/>
                <w:sz w:val="20"/>
                <w:szCs w:val="20"/>
              </w:rPr>
              <w:t>n</w:t>
            </w:r>
            <w:r w:rsidRPr="008B4412">
              <w:rPr>
                <w:rFonts w:ascii="Roboto Condensed" w:hAnsi="Roboto Condensed" w:cs="Calibri"/>
                <w:spacing w:val="-1"/>
                <w:position w:val="1"/>
                <w:sz w:val="20"/>
                <w:szCs w:val="20"/>
              </w:rPr>
              <w:t xml:space="preserve"> </w:t>
            </w:r>
            <w:r w:rsidRPr="008B4412">
              <w:rPr>
                <w:rFonts w:ascii="Roboto Condensed" w:hAnsi="Roboto Condensed" w:cs="Calibri"/>
                <w:position w:val="1"/>
                <w:sz w:val="20"/>
                <w:szCs w:val="20"/>
              </w:rPr>
              <w:t>d</w:t>
            </w:r>
            <w:r w:rsidRPr="008B4412">
              <w:rPr>
                <w:rFonts w:ascii="Roboto Condensed" w:hAnsi="Roboto Condensed" w:cs="Calibri"/>
                <w:spacing w:val="-1"/>
                <w:position w:val="1"/>
                <w:sz w:val="20"/>
                <w:szCs w:val="20"/>
              </w:rPr>
              <w:t>'</w:t>
            </w:r>
            <w:r w:rsidRPr="008B4412">
              <w:rPr>
                <w:rFonts w:ascii="Roboto Condensed" w:hAnsi="Roboto Condensed" w:cs="Calibri"/>
                <w:position w:val="1"/>
                <w:sz w:val="20"/>
                <w:szCs w:val="20"/>
              </w:rPr>
              <w:t>act</w:t>
            </w:r>
            <w:r w:rsidRPr="008B4412">
              <w:rPr>
                <w:rFonts w:ascii="Roboto Condensed" w:hAnsi="Roboto Condensed" w:cs="Calibri"/>
                <w:spacing w:val="-2"/>
                <w:position w:val="1"/>
                <w:sz w:val="20"/>
                <w:szCs w:val="20"/>
              </w:rPr>
              <w:t>i</w:t>
            </w:r>
            <w:r w:rsidRPr="008B4412">
              <w:rPr>
                <w:rFonts w:ascii="Roboto Condensed" w:hAnsi="Roboto Condensed" w:cs="Calibri"/>
                <w:spacing w:val="-1"/>
                <w:position w:val="1"/>
                <w:sz w:val="20"/>
                <w:szCs w:val="20"/>
              </w:rPr>
              <w:t>on</w:t>
            </w:r>
            <w:r w:rsidRPr="008B4412">
              <w:rPr>
                <w:rFonts w:ascii="Roboto Condensed" w:hAnsi="Roboto Condensed" w:cs="Calibri"/>
                <w:position w:val="1"/>
                <w:sz w:val="20"/>
                <w:szCs w:val="20"/>
              </w:rPr>
              <w:t>s</w:t>
            </w:r>
          </w:p>
          <w:p w14:paraId="52C4FF07" w14:textId="77777777" w:rsidR="00730EA4" w:rsidRPr="008B4412" w:rsidRDefault="00730EA4" w:rsidP="00730EA4">
            <w:pPr>
              <w:autoSpaceDE w:val="0"/>
              <w:autoSpaceDN w:val="0"/>
              <w:adjustRightInd w:val="0"/>
              <w:spacing w:after="0" w:line="240" w:lineRule="auto"/>
              <w:ind w:left="100" w:right="-20"/>
              <w:rPr>
                <w:rFonts w:ascii="Roboto Condensed" w:hAnsi="Roboto Condensed" w:cs="Calibri"/>
                <w:sz w:val="20"/>
                <w:szCs w:val="20"/>
              </w:rPr>
            </w:pPr>
            <w:r w:rsidRPr="008B4412">
              <w:rPr>
                <w:rFonts w:ascii="Roboto Condensed" w:hAnsi="Roboto Condensed" w:cs="Calibri"/>
                <w:spacing w:val="1"/>
                <w:sz w:val="20"/>
                <w:szCs w:val="20"/>
              </w:rPr>
              <w:t>4</w:t>
            </w:r>
            <w:r w:rsidRPr="008B4412">
              <w:rPr>
                <w:rFonts w:ascii="Roboto Condensed" w:hAnsi="Roboto Condensed" w:cs="Calibri"/>
                <w:sz w:val="20"/>
                <w:szCs w:val="20"/>
              </w:rPr>
              <w:t>.2.</w:t>
            </w:r>
            <w:r w:rsidRPr="008B4412">
              <w:rPr>
                <w:rFonts w:ascii="Roboto Condensed" w:hAnsi="Roboto Condensed" w:cs="Calibri"/>
                <w:spacing w:val="42"/>
                <w:sz w:val="20"/>
                <w:szCs w:val="20"/>
              </w:rPr>
              <w:t xml:space="preserve"> </w:t>
            </w:r>
            <w:r w:rsidRPr="008B4412">
              <w:rPr>
                <w:rFonts w:ascii="Roboto Condensed" w:hAnsi="Roboto Condensed" w:cs="Calibri"/>
                <w:sz w:val="20"/>
                <w:szCs w:val="20"/>
              </w:rPr>
              <w:t>Et</w:t>
            </w:r>
            <w:r w:rsidRPr="008B4412">
              <w:rPr>
                <w:rFonts w:ascii="Roboto Condensed" w:hAnsi="Roboto Condensed" w:cs="Calibri"/>
                <w:spacing w:val="-1"/>
                <w:sz w:val="20"/>
                <w:szCs w:val="20"/>
              </w:rPr>
              <w:t>ud</w:t>
            </w:r>
            <w:r w:rsidRPr="008B4412">
              <w:rPr>
                <w:rFonts w:ascii="Roboto Condensed" w:hAnsi="Roboto Condensed" w:cs="Calibri"/>
                <w:sz w:val="20"/>
                <w:szCs w:val="20"/>
              </w:rPr>
              <w:t>e</w:t>
            </w:r>
            <w:r w:rsidRPr="008B4412">
              <w:rPr>
                <w:rFonts w:ascii="Roboto Condensed" w:hAnsi="Roboto Condensed" w:cs="Calibri"/>
                <w:spacing w:val="1"/>
                <w:sz w:val="20"/>
                <w:szCs w:val="20"/>
              </w:rPr>
              <w:t xml:space="preserve"> </w:t>
            </w:r>
            <w:r w:rsidRPr="008B4412">
              <w:rPr>
                <w:rFonts w:ascii="Roboto Condensed" w:hAnsi="Roboto Condensed" w:cs="Calibri"/>
                <w:spacing w:val="-1"/>
                <w:sz w:val="20"/>
                <w:szCs w:val="20"/>
              </w:rPr>
              <w:t>d</w:t>
            </w:r>
            <w:r w:rsidRPr="008B4412">
              <w:rPr>
                <w:rFonts w:ascii="Roboto Condensed" w:hAnsi="Roboto Condensed" w:cs="Calibri"/>
                <w:sz w:val="20"/>
                <w:szCs w:val="20"/>
              </w:rPr>
              <w:t>e</w:t>
            </w:r>
            <w:r w:rsidRPr="008B4412">
              <w:rPr>
                <w:rFonts w:ascii="Roboto Condensed" w:hAnsi="Roboto Condensed" w:cs="Calibri"/>
                <w:spacing w:val="-1"/>
                <w:sz w:val="20"/>
                <w:szCs w:val="20"/>
              </w:rPr>
              <w:t xml:space="preserve"> </w:t>
            </w:r>
            <w:r w:rsidRPr="008B4412">
              <w:rPr>
                <w:rFonts w:ascii="Roboto Condensed" w:hAnsi="Roboto Condensed" w:cs="Calibri"/>
                <w:sz w:val="20"/>
                <w:szCs w:val="20"/>
              </w:rPr>
              <w:t>cas</w:t>
            </w:r>
          </w:p>
          <w:p w14:paraId="6A787E97" w14:textId="77777777" w:rsidR="00730EA4" w:rsidRPr="008B4412" w:rsidRDefault="00730EA4" w:rsidP="00730EA4">
            <w:pPr>
              <w:autoSpaceDE w:val="0"/>
              <w:autoSpaceDN w:val="0"/>
              <w:adjustRightInd w:val="0"/>
              <w:spacing w:after="0" w:line="240" w:lineRule="auto"/>
              <w:ind w:right="-20"/>
              <w:rPr>
                <w:rFonts w:ascii="Roboto Condensed" w:hAnsi="Roboto Condensed" w:cs="Calibri"/>
                <w:sz w:val="20"/>
                <w:szCs w:val="20"/>
              </w:rPr>
            </w:pPr>
          </w:p>
          <w:p w14:paraId="2B9D58E6" w14:textId="77777777" w:rsidR="00730EA4" w:rsidRPr="008B4412" w:rsidRDefault="00730EA4" w:rsidP="00730EA4">
            <w:pPr>
              <w:autoSpaceDE w:val="0"/>
              <w:autoSpaceDN w:val="0"/>
              <w:adjustRightInd w:val="0"/>
              <w:spacing w:after="0" w:line="240" w:lineRule="auto"/>
              <w:ind w:left="100" w:right="-20"/>
              <w:rPr>
                <w:rFonts w:ascii="Roboto Condensed" w:hAnsi="Roboto Condensed" w:cs="Calibri"/>
                <w:b/>
                <w:sz w:val="20"/>
                <w:szCs w:val="20"/>
              </w:rPr>
            </w:pPr>
            <w:r w:rsidRPr="008B4412">
              <w:rPr>
                <w:rFonts w:ascii="Roboto Condensed" w:hAnsi="Roboto Condensed" w:cs="Calibri"/>
                <w:b/>
                <w:sz w:val="20"/>
                <w:szCs w:val="20"/>
              </w:rPr>
              <w:t>ACHATS</w:t>
            </w:r>
          </w:p>
          <w:p w14:paraId="4E683490" w14:textId="77777777" w:rsidR="00730EA4" w:rsidRPr="008B4412" w:rsidRDefault="00730EA4" w:rsidP="00730EA4">
            <w:pPr>
              <w:autoSpaceDE w:val="0"/>
              <w:autoSpaceDN w:val="0"/>
              <w:adjustRightInd w:val="0"/>
              <w:spacing w:after="0" w:line="267" w:lineRule="exact"/>
              <w:ind w:left="100" w:right="-20"/>
              <w:rPr>
                <w:rFonts w:ascii="Roboto Condensed" w:hAnsi="Roboto Condensed" w:cs="Calibri"/>
                <w:sz w:val="20"/>
                <w:szCs w:val="20"/>
              </w:rPr>
            </w:pPr>
            <w:r w:rsidRPr="008B4412">
              <w:rPr>
                <w:rFonts w:ascii="Roboto Condensed" w:hAnsi="Roboto Condensed" w:cs="Calibri"/>
                <w:spacing w:val="1"/>
                <w:position w:val="1"/>
                <w:sz w:val="20"/>
                <w:szCs w:val="20"/>
              </w:rPr>
              <w:t>1</w:t>
            </w:r>
            <w:r w:rsidRPr="008B4412">
              <w:rPr>
                <w:rFonts w:ascii="Roboto Condensed" w:hAnsi="Roboto Condensed" w:cs="Calibri"/>
                <w:position w:val="1"/>
                <w:sz w:val="20"/>
                <w:szCs w:val="20"/>
              </w:rPr>
              <w:t>. Fo</w:t>
            </w:r>
            <w:r w:rsidRPr="008B4412">
              <w:rPr>
                <w:rFonts w:ascii="Roboto Condensed" w:hAnsi="Roboto Condensed" w:cs="Calibri"/>
                <w:spacing w:val="-1"/>
                <w:position w:val="1"/>
                <w:sz w:val="20"/>
                <w:szCs w:val="20"/>
              </w:rPr>
              <w:t>n</w:t>
            </w:r>
            <w:r w:rsidRPr="008B4412">
              <w:rPr>
                <w:rFonts w:ascii="Roboto Condensed" w:hAnsi="Roboto Condensed" w:cs="Calibri"/>
                <w:spacing w:val="-2"/>
                <w:position w:val="1"/>
                <w:sz w:val="20"/>
                <w:szCs w:val="20"/>
              </w:rPr>
              <w:t>c</w:t>
            </w:r>
            <w:r w:rsidRPr="008B4412">
              <w:rPr>
                <w:rFonts w:ascii="Roboto Condensed" w:hAnsi="Roboto Condensed" w:cs="Calibri"/>
                <w:position w:val="1"/>
                <w:sz w:val="20"/>
                <w:szCs w:val="20"/>
              </w:rPr>
              <w:t>ti</w:t>
            </w:r>
            <w:r w:rsidRPr="008B4412">
              <w:rPr>
                <w:rFonts w:ascii="Roboto Condensed" w:hAnsi="Roboto Condensed" w:cs="Calibri"/>
                <w:spacing w:val="1"/>
                <w:position w:val="1"/>
                <w:sz w:val="20"/>
                <w:szCs w:val="20"/>
              </w:rPr>
              <w:t>o</w:t>
            </w:r>
            <w:r w:rsidRPr="008B4412">
              <w:rPr>
                <w:rFonts w:ascii="Roboto Condensed" w:hAnsi="Roboto Condensed" w:cs="Calibri"/>
                <w:spacing w:val="-1"/>
                <w:position w:val="1"/>
                <w:sz w:val="20"/>
                <w:szCs w:val="20"/>
              </w:rPr>
              <w:t>n</w:t>
            </w:r>
            <w:r w:rsidRPr="008B4412">
              <w:rPr>
                <w:rFonts w:ascii="Roboto Condensed" w:hAnsi="Roboto Condensed" w:cs="Calibri"/>
                <w:position w:val="1"/>
                <w:sz w:val="20"/>
                <w:szCs w:val="20"/>
              </w:rPr>
              <w:t>s du</w:t>
            </w:r>
            <w:r w:rsidRPr="008B4412">
              <w:rPr>
                <w:rFonts w:ascii="Roboto Condensed" w:hAnsi="Roboto Condensed" w:cs="Calibri"/>
                <w:spacing w:val="-3"/>
                <w:position w:val="1"/>
                <w:sz w:val="20"/>
                <w:szCs w:val="20"/>
              </w:rPr>
              <w:t xml:space="preserve"> </w:t>
            </w:r>
            <w:r w:rsidRPr="008B4412">
              <w:rPr>
                <w:rFonts w:ascii="Roboto Condensed" w:hAnsi="Roboto Condensed" w:cs="Calibri"/>
                <w:position w:val="1"/>
                <w:sz w:val="20"/>
                <w:szCs w:val="20"/>
              </w:rPr>
              <w:t>se</w:t>
            </w:r>
            <w:r w:rsidRPr="008B4412">
              <w:rPr>
                <w:rFonts w:ascii="Roboto Condensed" w:hAnsi="Roboto Condensed" w:cs="Calibri"/>
                <w:spacing w:val="-2"/>
                <w:position w:val="1"/>
                <w:sz w:val="20"/>
                <w:szCs w:val="20"/>
              </w:rPr>
              <w:t>r</w:t>
            </w:r>
            <w:r w:rsidRPr="008B4412">
              <w:rPr>
                <w:rFonts w:ascii="Roboto Condensed" w:hAnsi="Roboto Condensed" w:cs="Calibri"/>
                <w:spacing w:val="1"/>
                <w:position w:val="1"/>
                <w:sz w:val="20"/>
                <w:szCs w:val="20"/>
              </w:rPr>
              <w:t>v</w:t>
            </w:r>
            <w:r w:rsidRPr="008B4412">
              <w:rPr>
                <w:rFonts w:ascii="Roboto Condensed" w:hAnsi="Roboto Condensed" w:cs="Calibri"/>
                <w:position w:val="1"/>
                <w:sz w:val="20"/>
                <w:szCs w:val="20"/>
              </w:rPr>
              <w:t>ice</w:t>
            </w:r>
            <w:r w:rsidRPr="008B4412">
              <w:rPr>
                <w:rFonts w:ascii="Roboto Condensed" w:hAnsi="Roboto Condensed" w:cs="Calibri"/>
                <w:spacing w:val="-1"/>
                <w:position w:val="1"/>
                <w:sz w:val="20"/>
                <w:szCs w:val="20"/>
              </w:rPr>
              <w:t xml:space="preserve"> </w:t>
            </w:r>
            <w:r w:rsidRPr="008B4412">
              <w:rPr>
                <w:rFonts w:ascii="Roboto Condensed" w:hAnsi="Roboto Condensed" w:cs="Calibri"/>
                <w:position w:val="1"/>
                <w:sz w:val="20"/>
                <w:szCs w:val="20"/>
              </w:rPr>
              <w:t>"a</w:t>
            </w:r>
            <w:r w:rsidRPr="008B4412">
              <w:rPr>
                <w:rFonts w:ascii="Roboto Condensed" w:hAnsi="Roboto Condensed" w:cs="Calibri"/>
                <w:spacing w:val="-2"/>
                <w:position w:val="1"/>
                <w:sz w:val="20"/>
                <w:szCs w:val="20"/>
              </w:rPr>
              <w:t>c</w:t>
            </w:r>
            <w:r w:rsidRPr="008B4412">
              <w:rPr>
                <w:rFonts w:ascii="Roboto Condensed" w:hAnsi="Roboto Condensed" w:cs="Calibri"/>
                <w:spacing w:val="-1"/>
                <w:position w:val="1"/>
                <w:sz w:val="20"/>
                <w:szCs w:val="20"/>
              </w:rPr>
              <w:t>h</w:t>
            </w:r>
            <w:r w:rsidRPr="008B4412">
              <w:rPr>
                <w:rFonts w:ascii="Roboto Condensed" w:hAnsi="Roboto Condensed" w:cs="Calibri"/>
                <w:position w:val="1"/>
                <w:sz w:val="20"/>
                <w:szCs w:val="20"/>
              </w:rPr>
              <w:t>ats"</w:t>
            </w:r>
          </w:p>
          <w:p w14:paraId="0EB55D52" w14:textId="77777777" w:rsidR="00730EA4" w:rsidRPr="008B4412" w:rsidRDefault="00730EA4" w:rsidP="00730EA4">
            <w:pPr>
              <w:autoSpaceDE w:val="0"/>
              <w:autoSpaceDN w:val="0"/>
              <w:adjustRightInd w:val="0"/>
              <w:spacing w:after="0" w:line="240" w:lineRule="auto"/>
              <w:ind w:left="100" w:right="-20"/>
              <w:rPr>
                <w:rFonts w:ascii="Roboto Condensed" w:hAnsi="Roboto Condensed" w:cs="Calibri"/>
                <w:sz w:val="20"/>
                <w:szCs w:val="20"/>
              </w:rPr>
            </w:pPr>
            <w:r w:rsidRPr="008B4412">
              <w:rPr>
                <w:rFonts w:ascii="Roboto Condensed" w:hAnsi="Roboto Condensed" w:cs="Calibri"/>
                <w:spacing w:val="1"/>
                <w:sz w:val="20"/>
                <w:szCs w:val="20"/>
              </w:rPr>
              <w:t>2</w:t>
            </w:r>
            <w:r w:rsidRPr="008B4412">
              <w:rPr>
                <w:rFonts w:ascii="Roboto Condensed" w:hAnsi="Roboto Condensed" w:cs="Calibri"/>
                <w:sz w:val="20"/>
                <w:szCs w:val="20"/>
              </w:rPr>
              <w:t>. Va</w:t>
            </w:r>
            <w:r w:rsidRPr="008B4412">
              <w:rPr>
                <w:rFonts w:ascii="Roboto Condensed" w:hAnsi="Roboto Condensed" w:cs="Calibri"/>
                <w:spacing w:val="-1"/>
                <w:sz w:val="20"/>
                <w:szCs w:val="20"/>
              </w:rPr>
              <w:t>l</w:t>
            </w:r>
            <w:r w:rsidRPr="008B4412">
              <w:rPr>
                <w:rFonts w:ascii="Roboto Condensed" w:hAnsi="Roboto Condensed" w:cs="Calibri"/>
                <w:sz w:val="20"/>
                <w:szCs w:val="20"/>
              </w:rPr>
              <w:t>i</w:t>
            </w:r>
            <w:r w:rsidRPr="008B4412">
              <w:rPr>
                <w:rFonts w:ascii="Roboto Condensed" w:hAnsi="Roboto Condensed" w:cs="Calibri"/>
                <w:spacing w:val="-1"/>
                <w:sz w:val="20"/>
                <w:szCs w:val="20"/>
              </w:rPr>
              <w:t>d</w:t>
            </w:r>
            <w:r w:rsidRPr="008B4412">
              <w:rPr>
                <w:rFonts w:ascii="Roboto Condensed" w:hAnsi="Roboto Condensed" w:cs="Calibri"/>
                <w:sz w:val="20"/>
                <w:szCs w:val="20"/>
              </w:rPr>
              <w:t>at</w:t>
            </w:r>
            <w:r w:rsidRPr="008B4412">
              <w:rPr>
                <w:rFonts w:ascii="Roboto Condensed" w:hAnsi="Roboto Condensed" w:cs="Calibri"/>
                <w:spacing w:val="-2"/>
                <w:sz w:val="20"/>
                <w:szCs w:val="20"/>
              </w:rPr>
              <w:t>i</w:t>
            </w:r>
            <w:r w:rsidRPr="008B4412">
              <w:rPr>
                <w:rFonts w:ascii="Roboto Condensed" w:hAnsi="Roboto Condensed" w:cs="Calibri"/>
                <w:spacing w:val="1"/>
                <w:sz w:val="20"/>
                <w:szCs w:val="20"/>
              </w:rPr>
              <w:t>o</w:t>
            </w:r>
            <w:r w:rsidRPr="008B4412">
              <w:rPr>
                <w:rFonts w:ascii="Roboto Condensed" w:hAnsi="Roboto Condensed" w:cs="Calibri"/>
                <w:sz w:val="20"/>
                <w:szCs w:val="20"/>
              </w:rPr>
              <w:t>n</w:t>
            </w:r>
            <w:r w:rsidRPr="008B4412">
              <w:rPr>
                <w:rFonts w:ascii="Roboto Condensed" w:hAnsi="Roboto Condensed" w:cs="Calibri"/>
                <w:spacing w:val="-1"/>
                <w:sz w:val="20"/>
                <w:szCs w:val="20"/>
              </w:rPr>
              <w:t xml:space="preserve"> </w:t>
            </w:r>
            <w:r w:rsidRPr="008B4412">
              <w:rPr>
                <w:rFonts w:ascii="Roboto Condensed" w:hAnsi="Roboto Condensed" w:cs="Calibri"/>
                <w:sz w:val="20"/>
                <w:szCs w:val="20"/>
              </w:rPr>
              <w:t>de</w:t>
            </w:r>
            <w:r w:rsidRPr="008B4412">
              <w:rPr>
                <w:rFonts w:ascii="Roboto Condensed" w:hAnsi="Roboto Condensed" w:cs="Calibri"/>
                <w:spacing w:val="1"/>
                <w:sz w:val="20"/>
                <w:szCs w:val="20"/>
              </w:rPr>
              <w:t xml:space="preserve"> </w:t>
            </w:r>
            <w:r w:rsidRPr="008B4412">
              <w:rPr>
                <w:rFonts w:ascii="Roboto Condensed" w:hAnsi="Roboto Condensed" w:cs="Calibri"/>
                <w:sz w:val="20"/>
                <w:szCs w:val="20"/>
              </w:rPr>
              <w:t>la</w:t>
            </w:r>
            <w:r w:rsidRPr="008B4412">
              <w:rPr>
                <w:rFonts w:ascii="Roboto Condensed" w:hAnsi="Roboto Condensed" w:cs="Calibri"/>
                <w:spacing w:val="-2"/>
                <w:sz w:val="20"/>
                <w:szCs w:val="20"/>
              </w:rPr>
              <w:t xml:space="preserve"> </w:t>
            </w:r>
            <w:r w:rsidRPr="008B4412">
              <w:rPr>
                <w:rFonts w:ascii="Roboto Condensed" w:hAnsi="Roboto Condensed" w:cs="Calibri"/>
                <w:sz w:val="20"/>
                <w:szCs w:val="20"/>
              </w:rPr>
              <w:t>stra</w:t>
            </w:r>
            <w:r w:rsidRPr="008B4412">
              <w:rPr>
                <w:rFonts w:ascii="Roboto Condensed" w:hAnsi="Roboto Condensed" w:cs="Calibri"/>
                <w:spacing w:val="-2"/>
                <w:sz w:val="20"/>
                <w:szCs w:val="20"/>
              </w:rPr>
              <w:t>t</w:t>
            </w:r>
            <w:r w:rsidRPr="008B4412">
              <w:rPr>
                <w:rFonts w:ascii="Roboto Condensed" w:hAnsi="Roboto Condensed" w:cs="Calibri"/>
                <w:sz w:val="20"/>
                <w:szCs w:val="20"/>
              </w:rPr>
              <w:t>égie "achats"</w:t>
            </w:r>
          </w:p>
          <w:p w14:paraId="5EC9C092" w14:textId="77777777" w:rsidR="00730EA4" w:rsidRPr="008B4412" w:rsidRDefault="00730EA4" w:rsidP="00730EA4">
            <w:pPr>
              <w:autoSpaceDE w:val="0"/>
              <w:autoSpaceDN w:val="0"/>
              <w:adjustRightInd w:val="0"/>
              <w:spacing w:after="0" w:line="240" w:lineRule="auto"/>
              <w:ind w:left="100" w:right="-20"/>
              <w:rPr>
                <w:rFonts w:ascii="Roboto Condensed" w:hAnsi="Roboto Condensed" w:cs="Calibri"/>
                <w:sz w:val="20"/>
                <w:szCs w:val="20"/>
              </w:rPr>
            </w:pPr>
            <w:r w:rsidRPr="008B4412">
              <w:rPr>
                <w:rFonts w:ascii="Roboto Condensed" w:hAnsi="Roboto Condensed" w:cs="Calibri"/>
                <w:spacing w:val="1"/>
                <w:sz w:val="20"/>
                <w:szCs w:val="20"/>
              </w:rPr>
              <w:t>3</w:t>
            </w:r>
            <w:r w:rsidRPr="008B4412">
              <w:rPr>
                <w:rFonts w:ascii="Roboto Condensed" w:hAnsi="Roboto Condensed" w:cs="Calibri"/>
                <w:sz w:val="20"/>
                <w:szCs w:val="20"/>
              </w:rPr>
              <w:t xml:space="preserve">. </w:t>
            </w:r>
            <w:r w:rsidRPr="008B4412">
              <w:rPr>
                <w:rFonts w:ascii="Roboto Condensed" w:hAnsi="Roboto Condensed" w:cs="Calibri"/>
                <w:spacing w:val="-2"/>
                <w:sz w:val="20"/>
                <w:szCs w:val="20"/>
              </w:rPr>
              <w:t>M</w:t>
            </w:r>
            <w:r w:rsidRPr="008B4412">
              <w:rPr>
                <w:rFonts w:ascii="Roboto Condensed" w:hAnsi="Roboto Condensed" w:cs="Calibri"/>
                <w:spacing w:val="1"/>
                <w:sz w:val="20"/>
                <w:szCs w:val="20"/>
              </w:rPr>
              <w:t>o</w:t>
            </w:r>
            <w:r w:rsidRPr="008B4412">
              <w:rPr>
                <w:rFonts w:ascii="Roboto Condensed" w:hAnsi="Roboto Condensed" w:cs="Calibri"/>
                <w:spacing w:val="-1"/>
                <w:sz w:val="20"/>
                <w:szCs w:val="20"/>
              </w:rPr>
              <w:t>y</w:t>
            </w:r>
            <w:r w:rsidRPr="008B4412">
              <w:rPr>
                <w:rFonts w:ascii="Roboto Condensed" w:hAnsi="Roboto Condensed" w:cs="Calibri"/>
                <w:sz w:val="20"/>
                <w:szCs w:val="20"/>
              </w:rPr>
              <w:t xml:space="preserve">ens </w:t>
            </w:r>
            <w:r w:rsidRPr="008B4412">
              <w:rPr>
                <w:rFonts w:ascii="Roboto Condensed" w:hAnsi="Roboto Condensed" w:cs="Calibri"/>
                <w:spacing w:val="-2"/>
                <w:sz w:val="20"/>
                <w:szCs w:val="20"/>
              </w:rPr>
              <w:t>e</w:t>
            </w:r>
            <w:r w:rsidRPr="008B4412">
              <w:rPr>
                <w:rFonts w:ascii="Roboto Condensed" w:hAnsi="Roboto Condensed" w:cs="Calibri"/>
                <w:sz w:val="20"/>
                <w:szCs w:val="20"/>
              </w:rPr>
              <w:t>t</w:t>
            </w:r>
            <w:r w:rsidRPr="008B4412">
              <w:rPr>
                <w:rFonts w:ascii="Roboto Condensed" w:hAnsi="Roboto Condensed" w:cs="Calibri"/>
                <w:spacing w:val="1"/>
                <w:sz w:val="20"/>
                <w:szCs w:val="20"/>
              </w:rPr>
              <w:t xml:space="preserve"> </w:t>
            </w:r>
            <w:r w:rsidRPr="008B4412">
              <w:rPr>
                <w:rFonts w:ascii="Roboto Condensed" w:hAnsi="Roboto Condensed" w:cs="Calibri"/>
                <w:sz w:val="20"/>
                <w:szCs w:val="20"/>
              </w:rPr>
              <w:t>l</w:t>
            </w:r>
            <w:r w:rsidRPr="008B4412">
              <w:rPr>
                <w:rFonts w:ascii="Roboto Condensed" w:hAnsi="Roboto Condensed" w:cs="Calibri"/>
                <w:spacing w:val="-2"/>
                <w:sz w:val="20"/>
                <w:szCs w:val="20"/>
              </w:rPr>
              <w:t>e</w:t>
            </w:r>
            <w:r w:rsidRPr="008B4412">
              <w:rPr>
                <w:rFonts w:ascii="Roboto Condensed" w:hAnsi="Roboto Condensed" w:cs="Calibri"/>
                <w:sz w:val="20"/>
                <w:szCs w:val="20"/>
              </w:rPr>
              <w:t xml:space="preserve">s </w:t>
            </w:r>
            <w:r w:rsidRPr="008B4412">
              <w:rPr>
                <w:rFonts w:ascii="Roboto Condensed" w:hAnsi="Roboto Condensed" w:cs="Calibri"/>
                <w:spacing w:val="1"/>
                <w:sz w:val="20"/>
                <w:szCs w:val="20"/>
              </w:rPr>
              <w:t>o</w:t>
            </w:r>
            <w:r w:rsidRPr="008B4412">
              <w:rPr>
                <w:rFonts w:ascii="Roboto Condensed" w:hAnsi="Roboto Condensed" w:cs="Calibri"/>
                <w:spacing w:val="-3"/>
                <w:sz w:val="20"/>
                <w:szCs w:val="20"/>
              </w:rPr>
              <w:t>u</w:t>
            </w:r>
            <w:r w:rsidRPr="008B4412">
              <w:rPr>
                <w:rFonts w:ascii="Roboto Condensed" w:hAnsi="Roboto Condensed" w:cs="Calibri"/>
                <w:sz w:val="20"/>
                <w:szCs w:val="20"/>
              </w:rPr>
              <w:t>tils d</w:t>
            </w:r>
            <w:r w:rsidRPr="008B4412">
              <w:rPr>
                <w:rFonts w:ascii="Roboto Condensed" w:hAnsi="Roboto Condensed" w:cs="Calibri"/>
                <w:spacing w:val="-1"/>
                <w:sz w:val="20"/>
                <w:szCs w:val="20"/>
              </w:rPr>
              <w:t>'</w:t>
            </w:r>
            <w:r w:rsidRPr="008B4412">
              <w:rPr>
                <w:rFonts w:ascii="Roboto Condensed" w:hAnsi="Roboto Condensed" w:cs="Calibri"/>
                <w:spacing w:val="1"/>
                <w:sz w:val="20"/>
                <w:szCs w:val="20"/>
              </w:rPr>
              <w:t>o</w:t>
            </w:r>
            <w:r w:rsidRPr="008B4412">
              <w:rPr>
                <w:rFonts w:ascii="Roboto Condensed" w:hAnsi="Roboto Condensed" w:cs="Calibri"/>
                <w:spacing w:val="-3"/>
                <w:sz w:val="20"/>
                <w:szCs w:val="20"/>
              </w:rPr>
              <w:t>p</w:t>
            </w:r>
            <w:r w:rsidRPr="008B4412">
              <w:rPr>
                <w:rFonts w:ascii="Roboto Condensed" w:hAnsi="Roboto Condensed" w:cs="Calibri"/>
                <w:sz w:val="20"/>
                <w:szCs w:val="20"/>
              </w:rPr>
              <w:t>ti</w:t>
            </w:r>
            <w:r w:rsidRPr="008B4412">
              <w:rPr>
                <w:rFonts w:ascii="Roboto Condensed" w:hAnsi="Roboto Condensed" w:cs="Calibri"/>
                <w:spacing w:val="1"/>
                <w:sz w:val="20"/>
                <w:szCs w:val="20"/>
              </w:rPr>
              <w:t>m</w:t>
            </w:r>
            <w:r w:rsidRPr="008B4412">
              <w:rPr>
                <w:rFonts w:ascii="Roboto Condensed" w:hAnsi="Roboto Condensed" w:cs="Calibri"/>
                <w:sz w:val="20"/>
                <w:szCs w:val="20"/>
              </w:rPr>
              <w:t>is</w:t>
            </w:r>
            <w:r w:rsidRPr="008B4412">
              <w:rPr>
                <w:rFonts w:ascii="Roboto Condensed" w:hAnsi="Roboto Condensed" w:cs="Calibri"/>
                <w:spacing w:val="-3"/>
                <w:sz w:val="20"/>
                <w:szCs w:val="20"/>
              </w:rPr>
              <w:t>a</w:t>
            </w:r>
            <w:r w:rsidRPr="008B4412">
              <w:rPr>
                <w:rFonts w:ascii="Roboto Condensed" w:hAnsi="Roboto Condensed" w:cs="Calibri"/>
                <w:sz w:val="20"/>
                <w:szCs w:val="20"/>
              </w:rPr>
              <w:t>ti</w:t>
            </w:r>
            <w:r w:rsidRPr="008B4412">
              <w:rPr>
                <w:rFonts w:ascii="Roboto Condensed" w:hAnsi="Roboto Condensed" w:cs="Calibri"/>
                <w:spacing w:val="1"/>
                <w:sz w:val="20"/>
                <w:szCs w:val="20"/>
              </w:rPr>
              <w:t>o</w:t>
            </w:r>
            <w:r w:rsidRPr="008B4412">
              <w:rPr>
                <w:rFonts w:ascii="Roboto Condensed" w:hAnsi="Roboto Condensed" w:cs="Calibri"/>
                <w:sz w:val="20"/>
                <w:szCs w:val="20"/>
              </w:rPr>
              <w:t>n</w:t>
            </w:r>
          </w:p>
          <w:p w14:paraId="7CED7A33" w14:textId="77777777" w:rsidR="00730EA4" w:rsidRPr="008B4412" w:rsidRDefault="00730EA4" w:rsidP="00730EA4">
            <w:pPr>
              <w:autoSpaceDE w:val="0"/>
              <w:autoSpaceDN w:val="0"/>
              <w:adjustRightInd w:val="0"/>
              <w:spacing w:after="0" w:line="266" w:lineRule="exact"/>
              <w:ind w:left="100" w:right="-20"/>
              <w:rPr>
                <w:rFonts w:ascii="Roboto Condensed" w:hAnsi="Roboto Condensed" w:cs="Calibri"/>
                <w:sz w:val="20"/>
                <w:szCs w:val="20"/>
              </w:rPr>
            </w:pPr>
            <w:r w:rsidRPr="008B4412">
              <w:rPr>
                <w:rFonts w:ascii="Roboto Condensed" w:hAnsi="Roboto Condensed" w:cs="Calibri"/>
                <w:spacing w:val="1"/>
                <w:position w:val="1"/>
                <w:sz w:val="20"/>
                <w:szCs w:val="20"/>
              </w:rPr>
              <w:t>4</w:t>
            </w:r>
            <w:r w:rsidRPr="008B4412">
              <w:rPr>
                <w:rFonts w:ascii="Roboto Condensed" w:hAnsi="Roboto Condensed" w:cs="Calibri"/>
                <w:position w:val="1"/>
                <w:sz w:val="20"/>
                <w:szCs w:val="20"/>
              </w:rPr>
              <w:t xml:space="preserve">. </w:t>
            </w:r>
            <w:r w:rsidRPr="008B4412">
              <w:rPr>
                <w:rFonts w:ascii="Roboto Condensed" w:hAnsi="Roboto Condensed" w:cs="Calibri"/>
                <w:spacing w:val="-1"/>
                <w:position w:val="1"/>
                <w:sz w:val="20"/>
                <w:szCs w:val="20"/>
              </w:rPr>
              <w:t>N</w:t>
            </w:r>
            <w:r w:rsidRPr="008B4412">
              <w:rPr>
                <w:rFonts w:ascii="Roboto Condensed" w:hAnsi="Roboto Condensed" w:cs="Calibri"/>
                <w:position w:val="1"/>
                <w:sz w:val="20"/>
                <w:szCs w:val="20"/>
              </w:rPr>
              <w:t>ég</w:t>
            </w:r>
            <w:r w:rsidRPr="008B4412">
              <w:rPr>
                <w:rFonts w:ascii="Roboto Condensed" w:hAnsi="Roboto Condensed" w:cs="Calibri"/>
                <w:spacing w:val="-1"/>
                <w:position w:val="1"/>
                <w:sz w:val="20"/>
                <w:szCs w:val="20"/>
              </w:rPr>
              <w:t>o</w:t>
            </w:r>
            <w:r w:rsidRPr="008B4412">
              <w:rPr>
                <w:rFonts w:ascii="Roboto Condensed" w:hAnsi="Roboto Condensed" w:cs="Calibri"/>
                <w:position w:val="1"/>
                <w:sz w:val="20"/>
                <w:szCs w:val="20"/>
              </w:rPr>
              <w:t>ciat</w:t>
            </w:r>
            <w:r w:rsidRPr="008B4412">
              <w:rPr>
                <w:rFonts w:ascii="Roboto Condensed" w:hAnsi="Roboto Condensed" w:cs="Calibri"/>
                <w:spacing w:val="-2"/>
                <w:position w:val="1"/>
                <w:sz w:val="20"/>
                <w:szCs w:val="20"/>
              </w:rPr>
              <w:t>i</w:t>
            </w:r>
            <w:r w:rsidRPr="008B4412">
              <w:rPr>
                <w:rFonts w:ascii="Roboto Condensed" w:hAnsi="Roboto Condensed" w:cs="Calibri"/>
                <w:spacing w:val="1"/>
                <w:position w:val="1"/>
                <w:sz w:val="20"/>
                <w:szCs w:val="20"/>
              </w:rPr>
              <w:t>o</w:t>
            </w:r>
            <w:r w:rsidRPr="008B4412">
              <w:rPr>
                <w:rFonts w:ascii="Roboto Condensed" w:hAnsi="Roboto Condensed" w:cs="Calibri"/>
                <w:position w:val="1"/>
                <w:sz w:val="20"/>
                <w:szCs w:val="20"/>
              </w:rPr>
              <w:t>n</w:t>
            </w:r>
            <w:r w:rsidRPr="008B4412">
              <w:rPr>
                <w:rFonts w:ascii="Roboto Condensed" w:hAnsi="Roboto Condensed" w:cs="Calibri"/>
                <w:spacing w:val="-1"/>
                <w:position w:val="1"/>
                <w:sz w:val="20"/>
                <w:szCs w:val="20"/>
              </w:rPr>
              <w:t xml:space="preserve"> </w:t>
            </w:r>
            <w:r w:rsidRPr="008B4412">
              <w:rPr>
                <w:rFonts w:ascii="Roboto Condensed" w:hAnsi="Roboto Condensed" w:cs="Calibri"/>
                <w:spacing w:val="1"/>
                <w:position w:val="1"/>
                <w:sz w:val="20"/>
                <w:szCs w:val="20"/>
              </w:rPr>
              <w:t>e</w:t>
            </w:r>
            <w:r w:rsidRPr="008B4412">
              <w:rPr>
                <w:rFonts w:ascii="Roboto Condensed" w:hAnsi="Roboto Condensed" w:cs="Calibri"/>
                <w:position w:val="1"/>
                <w:sz w:val="20"/>
                <w:szCs w:val="20"/>
              </w:rPr>
              <w:t>t</w:t>
            </w:r>
            <w:r w:rsidRPr="008B4412">
              <w:rPr>
                <w:rFonts w:ascii="Roboto Condensed" w:hAnsi="Roboto Condensed" w:cs="Calibri"/>
                <w:spacing w:val="-2"/>
                <w:position w:val="1"/>
                <w:sz w:val="20"/>
                <w:szCs w:val="20"/>
              </w:rPr>
              <w:t xml:space="preserve"> c</w:t>
            </w:r>
            <w:r w:rsidRPr="008B4412">
              <w:rPr>
                <w:rFonts w:ascii="Roboto Condensed" w:hAnsi="Roboto Condensed" w:cs="Calibri"/>
                <w:spacing w:val="1"/>
                <w:position w:val="1"/>
                <w:sz w:val="20"/>
                <w:szCs w:val="20"/>
              </w:rPr>
              <w:t>o</w:t>
            </w:r>
            <w:r w:rsidRPr="008B4412">
              <w:rPr>
                <w:rFonts w:ascii="Roboto Condensed" w:hAnsi="Roboto Condensed" w:cs="Calibri"/>
                <w:spacing w:val="-1"/>
                <w:position w:val="1"/>
                <w:sz w:val="20"/>
                <w:szCs w:val="20"/>
              </w:rPr>
              <w:t>n</w:t>
            </w:r>
            <w:r w:rsidRPr="008B4412">
              <w:rPr>
                <w:rFonts w:ascii="Roboto Condensed" w:hAnsi="Roboto Condensed" w:cs="Calibri"/>
                <w:position w:val="1"/>
                <w:sz w:val="20"/>
                <w:szCs w:val="20"/>
              </w:rPr>
              <w:t>tract</w:t>
            </w:r>
            <w:r w:rsidRPr="008B4412">
              <w:rPr>
                <w:rFonts w:ascii="Roboto Condensed" w:hAnsi="Roboto Condensed" w:cs="Calibri"/>
                <w:spacing w:val="-2"/>
                <w:position w:val="1"/>
                <w:sz w:val="20"/>
                <w:szCs w:val="20"/>
              </w:rPr>
              <w:t>u</w:t>
            </w:r>
            <w:r w:rsidRPr="008B4412">
              <w:rPr>
                <w:rFonts w:ascii="Roboto Condensed" w:hAnsi="Roboto Condensed" w:cs="Calibri"/>
                <w:position w:val="1"/>
                <w:sz w:val="20"/>
                <w:szCs w:val="20"/>
              </w:rPr>
              <w:t>al</w:t>
            </w:r>
            <w:r w:rsidRPr="008B4412">
              <w:rPr>
                <w:rFonts w:ascii="Roboto Condensed" w:hAnsi="Roboto Condensed" w:cs="Calibri"/>
                <w:spacing w:val="-1"/>
                <w:position w:val="1"/>
                <w:sz w:val="20"/>
                <w:szCs w:val="20"/>
              </w:rPr>
              <w:t>i</w:t>
            </w:r>
            <w:r w:rsidRPr="008B4412">
              <w:rPr>
                <w:rFonts w:ascii="Roboto Condensed" w:hAnsi="Roboto Condensed" w:cs="Calibri"/>
                <w:position w:val="1"/>
                <w:sz w:val="20"/>
                <w:szCs w:val="20"/>
              </w:rPr>
              <w:t>sati</w:t>
            </w:r>
            <w:r w:rsidRPr="008B4412">
              <w:rPr>
                <w:rFonts w:ascii="Roboto Condensed" w:hAnsi="Roboto Condensed" w:cs="Calibri"/>
                <w:spacing w:val="1"/>
                <w:position w:val="1"/>
                <w:sz w:val="20"/>
                <w:szCs w:val="20"/>
              </w:rPr>
              <w:t>o</w:t>
            </w:r>
            <w:r w:rsidRPr="008B4412">
              <w:rPr>
                <w:rFonts w:ascii="Roboto Condensed" w:hAnsi="Roboto Condensed" w:cs="Calibri"/>
                <w:position w:val="1"/>
                <w:sz w:val="20"/>
                <w:szCs w:val="20"/>
              </w:rPr>
              <w:t>n</w:t>
            </w:r>
            <w:r w:rsidRPr="008B4412">
              <w:rPr>
                <w:rFonts w:ascii="Roboto Condensed" w:hAnsi="Roboto Condensed" w:cs="Calibri"/>
                <w:spacing w:val="-3"/>
                <w:position w:val="1"/>
                <w:sz w:val="20"/>
                <w:szCs w:val="20"/>
              </w:rPr>
              <w:t xml:space="preserve"> </w:t>
            </w:r>
            <w:r w:rsidRPr="008B4412">
              <w:rPr>
                <w:rFonts w:ascii="Roboto Condensed" w:hAnsi="Roboto Condensed" w:cs="Calibri"/>
                <w:position w:val="1"/>
                <w:sz w:val="20"/>
                <w:szCs w:val="20"/>
              </w:rPr>
              <w:t>claire</w:t>
            </w:r>
          </w:p>
          <w:p w14:paraId="3D75FC93" w14:textId="77777777" w:rsidR="00730EA4" w:rsidRPr="008B4412" w:rsidRDefault="00730EA4" w:rsidP="00730EA4">
            <w:pPr>
              <w:autoSpaceDE w:val="0"/>
              <w:autoSpaceDN w:val="0"/>
              <w:adjustRightInd w:val="0"/>
              <w:spacing w:after="0" w:line="240" w:lineRule="auto"/>
              <w:ind w:left="100" w:right="-20"/>
              <w:rPr>
                <w:rFonts w:ascii="Roboto Condensed" w:hAnsi="Roboto Condensed" w:cs="Calibri"/>
                <w:sz w:val="20"/>
                <w:szCs w:val="20"/>
              </w:rPr>
            </w:pPr>
            <w:r w:rsidRPr="008B4412">
              <w:rPr>
                <w:rFonts w:ascii="Roboto Condensed" w:hAnsi="Roboto Condensed" w:cs="Calibri"/>
                <w:spacing w:val="1"/>
                <w:sz w:val="20"/>
                <w:szCs w:val="20"/>
              </w:rPr>
              <w:t>5</w:t>
            </w:r>
            <w:r w:rsidRPr="008B4412">
              <w:rPr>
                <w:rFonts w:ascii="Roboto Condensed" w:hAnsi="Roboto Condensed" w:cs="Calibri"/>
                <w:sz w:val="20"/>
                <w:szCs w:val="20"/>
              </w:rPr>
              <w:t>. Va</w:t>
            </w:r>
            <w:r w:rsidRPr="008B4412">
              <w:rPr>
                <w:rFonts w:ascii="Roboto Condensed" w:hAnsi="Roboto Condensed" w:cs="Calibri"/>
                <w:spacing w:val="-1"/>
                <w:sz w:val="20"/>
                <w:szCs w:val="20"/>
              </w:rPr>
              <w:t>l</w:t>
            </w:r>
            <w:r w:rsidRPr="008B4412">
              <w:rPr>
                <w:rFonts w:ascii="Roboto Condensed" w:hAnsi="Roboto Condensed" w:cs="Calibri"/>
                <w:sz w:val="20"/>
                <w:szCs w:val="20"/>
              </w:rPr>
              <w:t>i</w:t>
            </w:r>
            <w:r w:rsidRPr="008B4412">
              <w:rPr>
                <w:rFonts w:ascii="Roboto Condensed" w:hAnsi="Roboto Condensed" w:cs="Calibri"/>
                <w:spacing w:val="-1"/>
                <w:sz w:val="20"/>
                <w:szCs w:val="20"/>
              </w:rPr>
              <w:t>d</w:t>
            </w:r>
            <w:r w:rsidRPr="008B4412">
              <w:rPr>
                <w:rFonts w:ascii="Roboto Condensed" w:hAnsi="Roboto Condensed" w:cs="Calibri"/>
                <w:sz w:val="20"/>
                <w:szCs w:val="20"/>
              </w:rPr>
              <w:t>at</w:t>
            </w:r>
            <w:r w:rsidRPr="008B4412">
              <w:rPr>
                <w:rFonts w:ascii="Roboto Condensed" w:hAnsi="Roboto Condensed" w:cs="Calibri"/>
                <w:spacing w:val="-2"/>
                <w:sz w:val="20"/>
                <w:szCs w:val="20"/>
              </w:rPr>
              <w:t>i</w:t>
            </w:r>
            <w:r w:rsidRPr="008B4412">
              <w:rPr>
                <w:rFonts w:ascii="Roboto Condensed" w:hAnsi="Roboto Condensed" w:cs="Calibri"/>
                <w:spacing w:val="1"/>
                <w:sz w:val="20"/>
                <w:szCs w:val="20"/>
              </w:rPr>
              <w:t>o</w:t>
            </w:r>
            <w:r w:rsidRPr="008B4412">
              <w:rPr>
                <w:rFonts w:ascii="Roboto Condensed" w:hAnsi="Roboto Condensed" w:cs="Calibri"/>
                <w:sz w:val="20"/>
                <w:szCs w:val="20"/>
              </w:rPr>
              <w:t>n</w:t>
            </w:r>
            <w:r w:rsidRPr="008B4412">
              <w:rPr>
                <w:rFonts w:ascii="Roboto Condensed" w:hAnsi="Roboto Condensed" w:cs="Calibri"/>
                <w:spacing w:val="-1"/>
                <w:sz w:val="20"/>
                <w:szCs w:val="20"/>
              </w:rPr>
              <w:t xml:space="preserve"> </w:t>
            </w:r>
            <w:r w:rsidRPr="008B4412">
              <w:rPr>
                <w:rFonts w:ascii="Roboto Condensed" w:hAnsi="Roboto Condensed" w:cs="Calibri"/>
                <w:sz w:val="20"/>
                <w:szCs w:val="20"/>
              </w:rPr>
              <w:t>de</w:t>
            </w:r>
            <w:r w:rsidRPr="008B4412">
              <w:rPr>
                <w:rFonts w:ascii="Roboto Condensed" w:hAnsi="Roboto Condensed" w:cs="Calibri"/>
                <w:spacing w:val="1"/>
                <w:sz w:val="20"/>
                <w:szCs w:val="20"/>
              </w:rPr>
              <w:t xml:space="preserve"> </w:t>
            </w:r>
            <w:r w:rsidRPr="008B4412">
              <w:rPr>
                <w:rFonts w:ascii="Roboto Condensed" w:hAnsi="Roboto Condensed" w:cs="Calibri"/>
                <w:sz w:val="20"/>
                <w:szCs w:val="20"/>
              </w:rPr>
              <w:t xml:space="preserve">la </w:t>
            </w:r>
            <w:r w:rsidRPr="008B4412">
              <w:rPr>
                <w:rFonts w:ascii="Roboto Condensed" w:hAnsi="Roboto Condensed" w:cs="Calibri"/>
                <w:spacing w:val="-3"/>
                <w:sz w:val="20"/>
                <w:szCs w:val="20"/>
              </w:rPr>
              <w:t>p</w:t>
            </w:r>
            <w:r w:rsidRPr="008B4412">
              <w:rPr>
                <w:rFonts w:ascii="Roboto Condensed" w:hAnsi="Roboto Condensed" w:cs="Calibri"/>
                <w:sz w:val="20"/>
                <w:szCs w:val="20"/>
              </w:rPr>
              <w:t>erf</w:t>
            </w:r>
            <w:r w:rsidRPr="008B4412">
              <w:rPr>
                <w:rFonts w:ascii="Roboto Condensed" w:hAnsi="Roboto Condensed" w:cs="Calibri"/>
                <w:spacing w:val="1"/>
                <w:sz w:val="20"/>
                <w:szCs w:val="20"/>
              </w:rPr>
              <w:t>o</w:t>
            </w:r>
            <w:r w:rsidRPr="008B4412">
              <w:rPr>
                <w:rFonts w:ascii="Roboto Condensed" w:hAnsi="Roboto Condensed" w:cs="Calibri"/>
                <w:spacing w:val="-3"/>
                <w:sz w:val="20"/>
                <w:szCs w:val="20"/>
              </w:rPr>
              <w:t>r</w:t>
            </w:r>
            <w:r w:rsidRPr="008B4412">
              <w:rPr>
                <w:rFonts w:ascii="Roboto Condensed" w:hAnsi="Roboto Condensed" w:cs="Calibri"/>
                <w:spacing w:val="-1"/>
                <w:sz w:val="20"/>
                <w:szCs w:val="20"/>
              </w:rPr>
              <w:t>m</w:t>
            </w:r>
            <w:r w:rsidRPr="008B4412">
              <w:rPr>
                <w:rFonts w:ascii="Roboto Condensed" w:hAnsi="Roboto Condensed" w:cs="Calibri"/>
                <w:sz w:val="20"/>
                <w:szCs w:val="20"/>
              </w:rPr>
              <w:t>a</w:t>
            </w:r>
            <w:r w:rsidRPr="008B4412">
              <w:rPr>
                <w:rFonts w:ascii="Roboto Condensed" w:hAnsi="Roboto Condensed" w:cs="Calibri"/>
                <w:spacing w:val="-1"/>
                <w:sz w:val="20"/>
                <w:szCs w:val="20"/>
              </w:rPr>
              <w:t>n</w:t>
            </w:r>
            <w:r w:rsidRPr="008B4412">
              <w:rPr>
                <w:rFonts w:ascii="Roboto Condensed" w:hAnsi="Roboto Condensed" w:cs="Calibri"/>
                <w:sz w:val="20"/>
                <w:szCs w:val="20"/>
              </w:rPr>
              <w:t>ce</w:t>
            </w:r>
            <w:r w:rsidRPr="008B4412">
              <w:rPr>
                <w:rFonts w:ascii="Roboto Condensed" w:hAnsi="Roboto Condensed" w:cs="Calibri"/>
                <w:spacing w:val="1"/>
                <w:sz w:val="20"/>
                <w:szCs w:val="20"/>
              </w:rPr>
              <w:t xml:space="preserve"> </w:t>
            </w:r>
            <w:r w:rsidRPr="008B4412">
              <w:rPr>
                <w:rFonts w:ascii="Roboto Condensed" w:hAnsi="Roboto Condensed" w:cs="Calibri"/>
                <w:sz w:val="20"/>
                <w:szCs w:val="20"/>
              </w:rPr>
              <w:t>"ach</w:t>
            </w:r>
            <w:r w:rsidRPr="008B4412">
              <w:rPr>
                <w:rFonts w:ascii="Roboto Condensed" w:hAnsi="Roboto Condensed" w:cs="Calibri"/>
                <w:spacing w:val="-3"/>
                <w:sz w:val="20"/>
                <w:szCs w:val="20"/>
              </w:rPr>
              <w:t>a</w:t>
            </w:r>
            <w:r w:rsidRPr="008B4412">
              <w:rPr>
                <w:rFonts w:ascii="Roboto Condensed" w:hAnsi="Roboto Condensed" w:cs="Calibri"/>
                <w:sz w:val="20"/>
                <w:szCs w:val="20"/>
              </w:rPr>
              <w:t>ts"</w:t>
            </w:r>
          </w:p>
          <w:p w14:paraId="72676B97" w14:textId="77777777" w:rsidR="00730EA4" w:rsidRPr="008B4412" w:rsidRDefault="00730EA4" w:rsidP="00730EA4">
            <w:pPr>
              <w:autoSpaceDE w:val="0"/>
              <w:autoSpaceDN w:val="0"/>
              <w:adjustRightInd w:val="0"/>
              <w:spacing w:before="1" w:after="0" w:line="240" w:lineRule="auto"/>
              <w:ind w:left="100" w:right="-20"/>
              <w:rPr>
                <w:rFonts w:ascii="Roboto Condensed" w:hAnsi="Roboto Condensed" w:cs="Calibri"/>
                <w:sz w:val="20"/>
                <w:szCs w:val="20"/>
              </w:rPr>
            </w:pPr>
            <w:r w:rsidRPr="008B4412">
              <w:rPr>
                <w:rFonts w:ascii="Roboto Condensed" w:hAnsi="Roboto Condensed" w:cs="Calibri"/>
                <w:spacing w:val="1"/>
                <w:sz w:val="20"/>
                <w:szCs w:val="20"/>
              </w:rPr>
              <w:t>6</w:t>
            </w:r>
            <w:r w:rsidRPr="008B4412">
              <w:rPr>
                <w:rFonts w:ascii="Roboto Condensed" w:hAnsi="Roboto Condensed" w:cs="Calibri"/>
                <w:sz w:val="20"/>
                <w:szCs w:val="20"/>
              </w:rPr>
              <w:t xml:space="preserve">. </w:t>
            </w:r>
            <w:r w:rsidRPr="008B4412">
              <w:rPr>
                <w:rFonts w:ascii="Roboto Condensed" w:hAnsi="Roboto Condensed" w:cs="Calibri"/>
                <w:spacing w:val="1"/>
                <w:sz w:val="20"/>
                <w:szCs w:val="20"/>
              </w:rPr>
              <w:t>L</w:t>
            </w:r>
            <w:r w:rsidRPr="008B4412">
              <w:rPr>
                <w:rFonts w:ascii="Roboto Condensed" w:hAnsi="Roboto Condensed" w:cs="Calibri"/>
                <w:spacing w:val="-1"/>
                <w:sz w:val="20"/>
                <w:szCs w:val="20"/>
              </w:rPr>
              <w:t>'</w:t>
            </w:r>
            <w:r w:rsidRPr="008B4412">
              <w:rPr>
                <w:rFonts w:ascii="Roboto Condensed" w:hAnsi="Roboto Condensed" w:cs="Calibri"/>
                <w:spacing w:val="-2"/>
                <w:sz w:val="20"/>
                <w:szCs w:val="20"/>
              </w:rPr>
              <w:t>é</w:t>
            </w:r>
            <w:r w:rsidRPr="008B4412">
              <w:rPr>
                <w:rFonts w:ascii="Roboto Condensed" w:hAnsi="Roboto Condensed" w:cs="Calibri"/>
                <w:spacing w:val="-1"/>
                <w:sz w:val="20"/>
                <w:szCs w:val="20"/>
              </w:rPr>
              <w:t>v</w:t>
            </w:r>
            <w:r w:rsidRPr="008B4412">
              <w:rPr>
                <w:rFonts w:ascii="Roboto Condensed" w:hAnsi="Roboto Condensed" w:cs="Calibri"/>
                <w:spacing w:val="1"/>
                <w:sz w:val="20"/>
                <w:szCs w:val="20"/>
              </w:rPr>
              <w:t>o</w:t>
            </w:r>
            <w:r w:rsidRPr="008B4412">
              <w:rPr>
                <w:rFonts w:ascii="Roboto Condensed" w:hAnsi="Roboto Condensed" w:cs="Calibri"/>
                <w:sz w:val="20"/>
                <w:szCs w:val="20"/>
              </w:rPr>
              <w:t>l</w:t>
            </w:r>
            <w:r w:rsidRPr="008B4412">
              <w:rPr>
                <w:rFonts w:ascii="Roboto Condensed" w:hAnsi="Roboto Condensed" w:cs="Calibri"/>
                <w:spacing w:val="-1"/>
                <w:sz w:val="20"/>
                <w:szCs w:val="20"/>
              </w:rPr>
              <w:t>u</w:t>
            </w:r>
            <w:r w:rsidRPr="008B4412">
              <w:rPr>
                <w:rFonts w:ascii="Roboto Condensed" w:hAnsi="Roboto Condensed" w:cs="Calibri"/>
                <w:sz w:val="20"/>
                <w:szCs w:val="20"/>
              </w:rPr>
              <w:t>ti</w:t>
            </w:r>
            <w:r w:rsidRPr="008B4412">
              <w:rPr>
                <w:rFonts w:ascii="Roboto Condensed" w:hAnsi="Roboto Condensed" w:cs="Calibri"/>
                <w:spacing w:val="1"/>
                <w:sz w:val="20"/>
                <w:szCs w:val="20"/>
              </w:rPr>
              <w:t>o</w:t>
            </w:r>
            <w:r w:rsidRPr="008B4412">
              <w:rPr>
                <w:rFonts w:ascii="Roboto Condensed" w:hAnsi="Roboto Condensed" w:cs="Calibri"/>
                <w:sz w:val="20"/>
                <w:szCs w:val="20"/>
              </w:rPr>
              <w:t>n</w:t>
            </w:r>
            <w:r w:rsidRPr="008B4412">
              <w:rPr>
                <w:rFonts w:ascii="Roboto Condensed" w:hAnsi="Roboto Condensed" w:cs="Calibri"/>
                <w:spacing w:val="-1"/>
                <w:sz w:val="20"/>
                <w:szCs w:val="20"/>
              </w:rPr>
              <w:t xml:space="preserve"> </w:t>
            </w:r>
            <w:r w:rsidRPr="008B4412">
              <w:rPr>
                <w:rFonts w:ascii="Roboto Condensed" w:hAnsi="Roboto Condensed" w:cs="Calibri"/>
                <w:spacing w:val="-2"/>
                <w:sz w:val="20"/>
                <w:szCs w:val="20"/>
              </w:rPr>
              <w:t>s</w:t>
            </w:r>
            <w:r w:rsidRPr="008B4412">
              <w:rPr>
                <w:rFonts w:ascii="Roboto Condensed" w:hAnsi="Roboto Condensed" w:cs="Calibri"/>
                <w:sz w:val="20"/>
                <w:szCs w:val="20"/>
              </w:rPr>
              <w:t>tra</w:t>
            </w:r>
            <w:r w:rsidRPr="008B4412">
              <w:rPr>
                <w:rFonts w:ascii="Roboto Condensed" w:hAnsi="Roboto Condensed" w:cs="Calibri"/>
                <w:spacing w:val="-2"/>
                <w:sz w:val="20"/>
                <w:szCs w:val="20"/>
              </w:rPr>
              <w:t>t</w:t>
            </w:r>
            <w:r w:rsidRPr="008B4412">
              <w:rPr>
                <w:rFonts w:ascii="Roboto Condensed" w:hAnsi="Roboto Condensed" w:cs="Calibri"/>
                <w:sz w:val="20"/>
                <w:szCs w:val="20"/>
              </w:rPr>
              <w:t>égi</w:t>
            </w:r>
            <w:r w:rsidRPr="008B4412">
              <w:rPr>
                <w:rFonts w:ascii="Roboto Condensed" w:hAnsi="Roboto Condensed" w:cs="Calibri"/>
                <w:spacing w:val="-1"/>
                <w:sz w:val="20"/>
                <w:szCs w:val="20"/>
              </w:rPr>
              <w:t>qu</w:t>
            </w:r>
            <w:r w:rsidRPr="008B4412">
              <w:rPr>
                <w:rFonts w:ascii="Roboto Condensed" w:hAnsi="Roboto Condensed" w:cs="Calibri"/>
                <w:sz w:val="20"/>
                <w:szCs w:val="20"/>
              </w:rPr>
              <w:t>e</w:t>
            </w:r>
            <w:r w:rsidRPr="008B4412">
              <w:rPr>
                <w:rFonts w:ascii="Roboto Condensed" w:hAnsi="Roboto Condensed" w:cs="Calibri"/>
                <w:spacing w:val="1"/>
                <w:sz w:val="20"/>
                <w:szCs w:val="20"/>
              </w:rPr>
              <w:t xml:space="preserve"> </w:t>
            </w:r>
            <w:r w:rsidRPr="008B4412">
              <w:rPr>
                <w:rFonts w:ascii="Roboto Condensed" w:hAnsi="Roboto Condensed" w:cs="Calibri"/>
                <w:spacing w:val="-3"/>
                <w:sz w:val="20"/>
                <w:szCs w:val="20"/>
              </w:rPr>
              <w:t>d</w:t>
            </w:r>
            <w:r w:rsidRPr="008B4412">
              <w:rPr>
                <w:rFonts w:ascii="Roboto Condensed" w:hAnsi="Roboto Condensed" w:cs="Calibri"/>
                <w:sz w:val="20"/>
                <w:szCs w:val="20"/>
              </w:rPr>
              <w:t>es</w:t>
            </w:r>
            <w:r w:rsidRPr="008B4412">
              <w:rPr>
                <w:rFonts w:ascii="Roboto Condensed" w:hAnsi="Roboto Condensed" w:cs="Calibri"/>
                <w:spacing w:val="1"/>
                <w:sz w:val="20"/>
                <w:szCs w:val="20"/>
              </w:rPr>
              <w:t xml:space="preserve"> </w:t>
            </w:r>
            <w:r w:rsidRPr="008B4412">
              <w:rPr>
                <w:rFonts w:ascii="Roboto Condensed" w:hAnsi="Roboto Condensed" w:cs="Calibri"/>
                <w:sz w:val="20"/>
                <w:szCs w:val="20"/>
              </w:rPr>
              <w:t>ac</w:t>
            </w:r>
            <w:r w:rsidRPr="008B4412">
              <w:rPr>
                <w:rFonts w:ascii="Roboto Condensed" w:hAnsi="Roboto Condensed" w:cs="Calibri"/>
                <w:spacing w:val="-1"/>
                <w:sz w:val="20"/>
                <w:szCs w:val="20"/>
              </w:rPr>
              <w:t>h</w:t>
            </w:r>
            <w:r w:rsidRPr="008B4412">
              <w:rPr>
                <w:rFonts w:ascii="Roboto Condensed" w:hAnsi="Roboto Condensed" w:cs="Calibri"/>
                <w:sz w:val="20"/>
                <w:szCs w:val="20"/>
              </w:rPr>
              <w:t>ats</w:t>
            </w:r>
          </w:p>
          <w:p w14:paraId="0497780B" w14:textId="77777777" w:rsidR="00730EA4" w:rsidRPr="008B4412" w:rsidRDefault="00730EA4" w:rsidP="00730EA4">
            <w:pPr>
              <w:autoSpaceDE w:val="0"/>
              <w:autoSpaceDN w:val="0"/>
              <w:adjustRightInd w:val="0"/>
              <w:spacing w:after="0" w:line="240" w:lineRule="auto"/>
              <w:ind w:left="100" w:right="-20"/>
              <w:rPr>
                <w:rFonts w:ascii="Roboto Condensed" w:hAnsi="Roboto Condensed" w:cs="Calibri"/>
                <w:sz w:val="20"/>
                <w:szCs w:val="20"/>
              </w:rPr>
            </w:pPr>
            <w:r w:rsidRPr="008B4412">
              <w:rPr>
                <w:rFonts w:ascii="Roboto Condensed" w:hAnsi="Roboto Condensed" w:cs="Calibri"/>
                <w:spacing w:val="1"/>
                <w:sz w:val="20"/>
                <w:szCs w:val="20"/>
              </w:rPr>
              <w:t>7</w:t>
            </w:r>
            <w:r w:rsidRPr="008B4412">
              <w:rPr>
                <w:rFonts w:ascii="Roboto Condensed" w:hAnsi="Roboto Condensed" w:cs="Calibri"/>
                <w:sz w:val="20"/>
                <w:szCs w:val="20"/>
              </w:rPr>
              <w:t>. I</w:t>
            </w:r>
            <w:r w:rsidRPr="008B4412">
              <w:rPr>
                <w:rFonts w:ascii="Roboto Condensed" w:hAnsi="Roboto Condensed" w:cs="Calibri"/>
                <w:spacing w:val="-1"/>
                <w:sz w:val="20"/>
                <w:szCs w:val="20"/>
              </w:rPr>
              <w:t>n</w:t>
            </w:r>
            <w:r w:rsidRPr="008B4412">
              <w:rPr>
                <w:rFonts w:ascii="Roboto Condensed" w:hAnsi="Roboto Condensed" w:cs="Calibri"/>
                <w:sz w:val="20"/>
                <w:szCs w:val="20"/>
              </w:rPr>
              <w:t>fl</w:t>
            </w:r>
            <w:r w:rsidRPr="008B4412">
              <w:rPr>
                <w:rFonts w:ascii="Roboto Condensed" w:hAnsi="Roboto Condensed" w:cs="Calibri"/>
                <w:spacing w:val="-1"/>
                <w:sz w:val="20"/>
                <w:szCs w:val="20"/>
              </w:rPr>
              <w:t>u</w:t>
            </w:r>
            <w:r w:rsidRPr="008B4412">
              <w:rPr>
                <w:rFonts w:ascii="Roboto Condensed" w:hAnsi="Roboto Condensed" w:cs="Calibri"/>
                <w:sz w:val="20"/>
                <w:szCs w:val="20"/>
              </w:rPr>
              <w:t>ences</w:t>
            </w:r>
            <w:r w:rsidRPr="008B4412">
              <w:rPr>
                <w:rFonts w:ascii="Roboto Condensed" w:hAnsi="Roboto Condensed" w:cs="Calibri"/>
                <w:spacing w:val="1"/>
                <w:sz w:val="20"/>
                <w:szCs w:val="20"/>
              </w:rPr>
              <w:t xml:space="preserve"> </w:t>
            </w:r>
            <w:r w:rsidRPr="008B4412">
              <w:rPr>
                <w:rFonts w:ascii="Roboto Condensed" w:hAnsi="Roboto Condensed" w:cs="Calibri"/>
                <w:spacing w:val="-3"/>
                <w:sz w:val="20"/>
                <w:szCs w:val="20"/>
              </w:rPr>
              <w:t>d</w:t>
            </w:r>
            <w:r w:rsidRPr="008B4412">
              <w:rPr>
                <w:rFonts w:ascii="Roboto Condensed" w:hAnsi="Roboto Condensed" w:cs="Calibri"/>
                <w:sz w:val="20"/>
                <w:szCs w:val="20"/>
              </w:rPr>
              <w:t>es</w:t>
            </w:r>
            <w:r w:rsidRPr="008B4412">
              <w:rPr>
                <w:rFonts w:ascii="Roboto Condensed" w:hAnsi="Roboto Condensed" w:cs="Calibri"/>
                <w:spacing w:val="1"/>
                <w:sz w:val="20"/>
                <w:szCs w:val="20"/>
              </w:rPr>
              <w:t xml:space="preserve"> </w:t>
            </w:r>
            <w:r w:rsidRPr="008B4412">
              <w:rPr>
                <w:rFonts w:ascii="Roboto Condensed" w:hAnsi="Roboto Condensed" w:cs="Calibri"/>
                <w:sz w:val="20"/>
                <w:szCs w:val="20"/>
              </w:rPr>
              <w:t>ac</w:t>
            </w:r>
            <w:r w:rsidRPr="008B4412">
              <w:rPr>
                <w:rFonts w:ascii="Roboto Condensed" w:hAnsi="Roboto Condensed" w:cs="Calibri"/>
                <w:spacing w:val="-1"/>
                <w:sz w:val="20"/>
                <w:szCs w:val="20"/>
              </w:rPr>
              <w:t>h</w:t>
            </w:r>
            <w:r w:rsidRPr="008B4412">
              <w:rPr>
                <w:rFonts w:ascii="Roboto Condensed" w:hAnsi="Roboto Condensed" w:cs="Calibri"/>
                <w:spacing w:val="-3"/>
                <w:sz w:val="20"/>
                <w:szCs w:val="20"/>
              </w:rPr>
              <w:t>a</w:t>
            </w:r>
            <w:r w:rsidRPr="008B4412">
              <w:rPr>
                <w:rFonts w:ascii="Roboto Condensed" w:hAnsi="Roboto Condensed" w:cs="Calibri"/>
                <w:sz w:val="20"/>
                <w:szCs w:val="20"/>
              </w:rPr>
              <w:t>ts</w:t>
            </w:r>
            <w:r w:rsidRPr="008B4412">
              <w:rPr>
                <w:rFonts w:ascii="Roboto Condensed" w:hAnsi="Roboto Condensed" w:cs="Calibri"/>
                <w:spacing w:val="1"/>
                <w:sz w:val="20"/>
                <w:szCs w:val="20"/>
              </w:rPr>
              <w:t xml:space="preserve"> </w:t>
            </w:r>
            <w:r w:rsidRPr="008B4412">
              <w:rPr>
                <w:rFonts w:ascii="Roboto Condensed" w:hAnsi="Roboto Condensed" w:cs="Calibri"/>
                <w:sz w:val="20"/>
                <w:szCs w:val="20"/>
              </w:rPr>
              <w:t>sur</w:t>
            </w:r>
            <w:r w:rsidRPr="008B4412">
              <w:rPr>
                <w:rFonts w:ascii="Roboto Condensed" w:hAnsi="Roboto Condensed" w:cs="Calibri"/>
                <w:spacing w:val="-3"/>
                <w:sz w:val="20"/>
                <w:szCs w:val="20"/>
              </w:rPr>
              <w:t xml:space="preserve"> </w:t>
            </w:r>
            <w:r w:rsidRPr="008B4412">
              <w:rPr>
                <w:rFonts w:ascii="Roboto Condensed" w:hAnsi="Roboto Condensed" w:cs="Calibri"/>
                <w:sz w:val="20"/>
                <w:szCs w:val="20"/>
              </w:rPr>
              <w:t>les</w:t>
            </w:r>
            <w:r w:rsidRPr="008B4412">
              <w:rPr>
                <w:rFonts w:ascii="Roboto Condensed" w:hAnsi="Roboto Condensed" w:cs="Calibri"/>
                <w:spacing w:val="1"/>
                <w:sz w:val="20"/>
                <w:szCs w:val="20"/>
              </w:rPr>
              <w:t xml:space="preserve"> </w:t>
            </w:r>
            <w:r w:rsidRPr="008B4412">
              <w:rPr>
                <w:rFonts w:ascii="Roboto Condensed" w:hAnsi="Roboto Condensed" w:cs="Calibri"/>
                <w:spacing w:val="-2"/>
                <w:sz w:val="20"/>
                <w:szCs w:val="20"/>
              </w:rPr>
              <w:t>c</w:t>
            </w:r>
            <w:r w:rsidRPr="008B4412">
              <w:rPr>
                <w:rFonts w:ascii="Roboto Condensed" w:hAnsi="Roboto Condensed" w:cs="Calibri"/>
                <w:spacing w:val="1"/>
                <w:sz w:val="20"/>
                <w:szCs w:val="20"/>
              </w:rPr>
              <w:t>o</w:t>
            </w:r>
            <w:r w:rsidRPr="008B4412">
              <w:rPr>
                <w:rFonts w:ascii="Roboto Condensed" w:hAnsi="Roboto Condensed" w:cs="Calibri"/>
                <w:spacing w:val="-1"/>
                <w:sz w:val="20"/>
                <w:szCs w:val="20"/>
              </w:rPr>
              <w:t>û</w:t>
            </w:r>
            <w:r w:rsidRPr="008B4412">
              <w:rPr>
                <w:rFonts w:ascii="Roboto Condensed" w:hAnsi="Roboto Condensed" w:cs="Calibri"/>
                <w:sz w:val="20"/>
                <w:szCs w:val="20"/>
              </w:rPr>
              <w:t>ts</w:t>
            </w:r>
          </w:p>
          <w:p w14:paraId="0915E95B" w14:textId="55311F46" w:rsidR="00730EA4" w:rsidRPr="008B4412" w:rsidRDefault="00730EA4" w:rsidP="0023481F">
            <w:pPr>
              <w:autoSpaceDE w:val="0"/>
              <w:autoSpaceDN w:val="0"/>
              <w:adjustRightInd w:val="0"/>
              <w:spacing w:after="0" w:line="240" w:lineRule="auto"/>
              <w:ind w:left="100" w:right="-20"/>
              <w:rPr>
                <w:rFonts w:ascii="Roboto Condensed" w:hAnsi="Roboto Condensed" w:cs="Times New Roman"/>
                <w:b/>
                <w:sz w:val="20"/>
                <w:szCs w:val="20"/>
              </w:rPr>
            </w:pPr>
            <w:r w:rsidRPr="008B4412">
              <w:rPr>
                <w:rFonts w:ascii="Roboto Condensed" w:hAnsi="Roboto Condensed" w:cs="Calibri"/>
                <w:spacing w:val="1"/>
                <w:sz w:val="20"/>
                <w:szCs w:val="20"/>
              </w:rPr>
              <w:t>8</w:t>
            </w:r>
            <w:r w:rsidRPr="008B4412">
              <w:rPr>
                <w:rFonts w:ascii="Roboto Condensed" w:hAnsi="Roboto Condensed" w:cs="Calibri"/>
                <w:sz w:val="20"/>
                <w:szCs w:val="20"/>
              </w:rPr>
              <w:t>. Eta</w:t>
            </w:r>
            <w:r w:rsidRPr="008B4412">
              <w:rPr>
                <w:rFonts w:ascii="Roboto Condensed" w:hAnsi="Roboto Condensed" w:cs="Calibri"/>
                <w:spacing w:val="-3"/>
                <w:sz w:val="20"/>
                <w:szCs w:val="20"/>
              </w:rPr>
              <w:t>p</w:t>
            </w:r>
            <w:r w:rsidRPr="008B4412">
              <w:rPr>
                <w:rFonts w:ascii="Roboto Condensed" w:hAnsi="Roboto Condensed" w:cs="Calibri"/>
                <w:sz w:val="20"/>
                <w:szCs w:val="20"/>
              </w:rPr>
              <w:t>es</w:t>
            </w:r>
            <w:r w:rsidRPr="008B4412">
              <w:rPr>
                <w:rFonts w:ascii="Roboto Condensed" w:hAnsi="Roboto Condensed" w:cs="Calibri"/>
                <w:spacing w:val="1"/>
                <w:sz w:val="20"/>
                <w:szCs w:val="20"/>
              </w:rPr>
              <w:t xml:space="preserve"> </w:t>
            </w:r>
            <w:r w:rsidRPr="008B4412">
              <w:rPr>
                <w:rFonts w:ascii="Roboto Condensed" w:hAnsi="Roboto Condensed" w:cs="Calibri"/>
                <w:sz w:val="20"/>
                <w:szCs w:val="20"/>
              </w:rPr>
              <w:t>c</w:t>
            </w:r>
            <w:r w:rsidRPr="008B4412">
              <w:rPr>
                <w:rFonts w:ascii="Roboto Condensed" w:hAnsi="Roboto Condensed" w:cs="Calibri"/>
                <w:spacing w:val="-3"/>
                <w:sz w:val="20"/>
                <w:szCs w:val="20"/>
              </w:rPr>
              <w:t>l</w:t>
            </w:r>
            <w:r w:rsidRPr="008B4412">
              <w:rPr>
                <w:rFonts w:ascii="Roboto Condensed" w:hAnsi="Roboto Condensed" w:cs="Calibri"/>
                <w:sz w:val="20"/>
                <w:szCs w:val="20"/>
              </w:rPr>
              <w:t>és</w:t>
            </w:r>
            <w:r w:rsidRPr="008B4412">
              <w:rPr>
                <w:rFonts w:ascii="Roboto Condensed" w:hAnsi="Roboto Condensed" w:cs="Calibri"/>
                <w:spacing w:val="1"/>
                <w:sz w:val="20"/>
                <w:szCs w:val="20"/>
              </w:rPr>
              <w:t xml:space="preserve"> </w:t>
            </w:r>
            <w:r w:rsidRPr="008B4412">
              <w:rPr>
                <w:rFonts w:ascii="Roboto Condensed" w:hAnsi="Roboto Condensed" w:cs="Calibri"/>
                <w:spacing w:val="-1"/>
                <w:sz w:val="20"/>
                <w:szCs w:val="20"/>
              </w:rPr>
              <w:t>d'u</w:t>
            </w:r>
            <w:r w:rsidRPr="008B4412">
              <w:rPr>
                <w:rFonts w:ascii="Roboto Condensed" w:hAnsi="Roboto Condensed" w:cs="Calibri"/>
                <w:sz w:val="20"/>
                <w:szCs w:val="20"/>
              </w:rPr>
              <w:t>n</w:t>
            </w:r>
            <w:r w:rsidRPr="008B4412">
              <w:rPr>
                <w:rFonts w:ascii="Roboto Condensed" w:hAnsi="Roboto Condensed" w:cs="Calibri"/>
                <w:spacing w:val="-1"/>
                <w:sz w:val="20"/>
                <w:szCs w:val="20"/>
              </w:rPr>
              <w:t xml:space="preserve"> </w:t>
            </w:r>
            <w:r w:rsidRPr="008B4412">
              <w:rPr>
                <w:rFonts w:ascii="Roboto Condensed" w:hAnsi="Roboto Condensed" w:cs="Calibri"/>
                <w:sz w:val="20"/>
                <w:szCs w:val="20"/>
              </w:rPr>
              <w:t>pro</w:t>
            </w:r>
            <w:r w:rsidRPr="008B4412">
              <w:rPr>
                <w:rFonts w:ascii="Roboto Condensed" w:hAnsi="Roboto Condensed" w:cs="Calibri"/>
                <w:spacing w:val="-2"/>
                <w:sz w:val="20"/>
                <w:szCs w:val="20"/>
              </w:rPr>
              <w:t>c</w:t>
            </w:r>
            <w:r w:rsidRPr="008B4412">
              <w:rPr>
                <w:rFonts w:ascii="Roboto Condensed" w:hAnsi="Roboto Condensed" w:cs="Calibri"/>
                <w:sz w:val="20"/>
                <w:szCs w:val="20"/>
              </w:rPr>
              <w:t>es</w:t>
            </w:r>
            <w:r w:rsidRPr="008B4412">
              <w:rPr>
                <w:rFonts w:ascii="Roboto Condensed" w:hAnsi="Roboto Condensed" w:cs="Calibri"/>
                <w:spacing w:val="-2"/>
                <w:sz w:val="20"/>
                <w:szCs w:val="20"/>
              </w:rPr>
              <w:t>s</w:t>
            </w:r>
            <w:r w:rsidRPr="008B4412">
              <w:rPr>
                <w:rFonts w:ascii="Roboto Condensed" w:hAnsi="Roboto Condensed" w:cs="Calibri"/>
                <w:spacing w:val="-1"/>
                <w:sz w:val="20"/>
                <w:szCs w:val="20"/>
              </w:rPr>
              <w:t>u</w:t>
            </w:r>
            <w:r w:rsidRPr="008B4412">
              <w:rPr>
                <w:rFonts w:ascii="Roboto Condensed" w:hAnsi="Roboto Condensed" w:cs="Calibri"/>
                <w:sz w:val="20"/>
                <w:szCs w:val="20"/>
              </w:rPr>
              <w:t>s achats</w:t>
            </w:r>
          </w:p>
        </w:tc>
      </w:tr>
      <w:tr w:rsidR="00730EA4" w:rsidRPr="00142415" w14:paraId="09D51468" w14:textId="77777777" w:rsidTr="00C56028">
        <w:trPr>
          <w:gridBefore w:val="1"/>
          <w:wBefore w:w="10" w:type="dxa"/>
          <w:trHeight w:hRule="exact" w:val="557"/>
        </w:trPr>
        <w:tc>
          <w:tcPr>
            <w:tcW w:w="2449" w:type="dxa"/>
            <w:gridSpan w:val="2"/>
            <w:shd w:val="clear" w:color="auto" w:fill="282D46"/>
            <w:vAlign w:val="center"/>
          </w:tcPr>
          <w:p w14:paraId="00AFDF77" w14:textId="77777777" w:rsidR="00730EA4" w:rsidRPr="004368A2" w:rsidRDefault="00730EA4" w:rsidP="00730EA4">
            <w:pPr>
              <w:autoSpaceDE w:val="0"/>
              <w:autoSpaceDN w:val="0"/>
              <w:adjustRightInd w:val="0"/>
              <w:spacing w:after="0" w:line="267" w:lineRule="exact"/>
              <w:ind w:left="97" w:right="-20"/>
              <w:rPr>
                <w:rFonts w:ascii="Roboto Condensed" w:hAnsi="Roboto Condensed" w:cs="Times New Roman"/>
                <w:b/>
                <w:color w:val="FFFFFF" w:themeColor="background1"/>
                <w:szCs w:val="24"/>
              </w:rPr>
            </w:pPr>
            <w:r w:rsidRPr="004368A2">
              <w:rPr>
                <w:rFonts w:ascii="Roboto Condensed" w:hAnsi="Roboto Condensed" w:cs="Calibri"/>
                <w:b/>
                <w:bCs/>
                <w:color w:val="FFFFFF" w:themeColor="background1"/>
                <w:spacing w:val="-1"/>
                <w:position w:val="1"/>
              </w:rPr>
              <w:t>Moda</w:t>
            </w:r>
            <w:r w:rsidRPr="004368A2">
              <w:rPr>
                <w:rFonts w:ascii="Roboto Condensed" w:hAnsi="Roboto Condensed" w:cs="Calibri"/>
                <w:b/>
                <w:bCs/>
                <w:color w:val="FFFFFF" w:themeColor="background1"/>
                <w:spacing w:val="1"/>
                <w:position w:val="1"/>
              </w:rPr>
              <w:t>li</w:t>
            </w:r>
            <w:r w:rsidRPr="004368A2">
              <w:rPr>
                <w:rFonts w:ascii="Roboto Condensed" w:hAnsi="Roboto Condensed" w:cs="Calibri"/>
                <w:b/>
                <w:bCs/>
                <w:color w:val="FFFFFF" w:themeColor="background1"/>
                <w:position w:val="1"/>
              </w:rPr>
              <w:t xml:space="preserve">tés </w:t>
            </w:r>
            <w:r w:rsidRPr="004368A2">
              <w:rPr>
                <w:rFonts w:ascii="Roboto Condensed" w:hAnsi="Roboto Condensed" w:cs="Calibri"/>
                <w:b/>
                <w:bCs/>
                <w:color w:val="FFFFFF" w:themeColor="background1"/>
                <w:spacing w:val="-1"/>
                <w:position w:val="1"/>
              </w:rPr>
              <w:t>d</w:t>
            </w:r>
            <w:r w:rsidRPr="004368A2">
              <w:rPr>
                <w:rFonts w:ascii="Roboto Condensed" w:hAnsi="Roboto Condensed" w:cs="Calibri"/>
                <w:b/>
                <w:bCs/>
                <w:color w:val="FFFFFF" w:themeColor="background1"/>
                <w:position w:val="1"/>
              </w:rPr>
              <w:t>’e</w:t>
            </w:r>
            <w:r w:rsidRPr="004368A2">
              <w:rPr>
                <w:rFonts w:ascii="Roboto Condensed" w:hAnsi="Roboto Condensed" w:cs="Calibri"/>
                <w:b/>
                <w:bCs/>
                <w:color w:val="FFFFFF" w:themeColor="background1"/>
                <w:spacing w:val="-1"/>
                <w:position w:val="1"/>
              </w:rPr>
              <w:t>n</w:t>
            </w:r>
            <w:r w:rsidRPr="004368A2">
              <w:rPr>
                <w:rFonts w:ascii="Roboto Condensed" w:hAnsi="Roboto Condensed" w:cs="Calibri"/>
                <w:b/>
                <w:bCs/>
                <w:color w:val="FFFFFF" w:themeColor="background1"/>
                <w:position w:val="1"/>
              </w:rPr>
              <w:t>s</w:t>
            </w:r>
            <w:r w:rsidRPr="004368A2">
              <w:rPr>
                <w:rFonts w:ascii="Roboto Condensed" w:hAnsi="Roboto Condensed" w:cs="Calibri"/>
                <w:b/>
                <w:bCs/>
                <w:color w:val="FFFFFF" w:themeColor="background1"/>
                <w:spacing w:val="-1"/>
                <w:position w:val="1"/>
              </w:rPr>
              <w:t>e</w:t>
            </w:r>
            <w:r w:rsidRPr="004368A2">
              <w:rPr>
                <w:rFonts w:ascii="Roboto Condensed" w:hAnsi="Roboto Condensed" w:cs="Calibri"/>
                <w:b/>
                <w:bCs/>
                <w:color w:val="FFFFFF" w:themeColor="background1"/>
                <w:spacing w:val="1"/>
                <w:position w:val="1"/>
              </w:rPr>
              <w:t>ig</w:t>
            </w:r>
            <w:r w:rsidRPr="004368A2">
              <w:rPr>
                <w:rFonts w:ascii="Roboto Condensed" w:hAnsi="Roboto Condensed" w:cs="Calibri"/>
                <w:b/>
                <w:bCs/>
                <w:color w:val="FFFFFF" w:themeColor="background1"/>
                <w:spacing w:val="-1"/>
                <w:position w:val="1"/>
              </w:rPr>
              <w:t>ne</w:t>
            </w:r>
            <w:r w:rsidRPr="004368A2">
              <w:rPr>
                <w:rFonts w:ascii="Roboto Condensed" w:hAnsi="Roboto Condensed" w:cs="Calibri"/>
                <w:b/>
                <w:bCs/>
                <w:color w:val="FFFFFF" w:themeColor="background1"/>
                <w:position w:val="1"/>
              </w:rPr>
              <w:t>me</w:t>
            </w:r>
            <w:r w:rsidRPr="004368A2">
              <w:rPr>
                <w:rFonts w:ascii="Roboto Condensed" w:hAnsi="Roboto Condensed" w:cs="Calibri"/>
                <w:b/>
                <w:bCs/>
                <w:color w:val="FFFFFF" w:themeColor="background1"/>
                <w:spacing w:val="-1"/>
                <w:position w:val="1"/>
              </w:rPr>
              <w:t>n</w:t>
            </w:r>
            <w:r w:rsidRPr="004368A2">
              <w:rPr>
                <w:rFonts w:ascii="Roboto Condensed" w:hAnsi="Roboto Condensed" w:cs="Calibri"/>
                <w:b/>
                <w:bCs/>
                <w:color w:val="FFFFFF" w:themeColor="background1"/>
                <w:position w:val="1"/>
              </w:rPr>
              <w:t>t</w:t>
            </w:r>
          </w:p>
        </w:tc>
        <w:tc>
          <w:tcPr>
            <w:tcW w:w="6485" w:type="dxa"/>
            <w:gridSpan w:val="3"/>
            <w:shd w:val="clear" w:color="auto" w:fill="F1E5F7"/>
            <w:vAlign w:val="center"/>
          </w:tcPr>
          <w:p w14:paraId="761C8FE6" w14:textId="77777777" w:rsidR="00730EA4" w:rsidRPr="008B4412" w:rsidRDefault="00730EA4" w:rsidP="00730EA4">
            <w:pPr>
              <w:autoSpaceDE w:val="0"/>
              <w:autoSpaceDN w:val="0"/>
              <w:adjustRightInd w:val="0"/>
              <w:spacing w:after="0" w:line="267" w:lineRule="exact"/>
              <w:ind w:left="100" w:right="-20"/>
              <w:rPr>
                <w:rFonts w:ascii="Roboto Condensed" w:hAnsi="Roboto Condensed" w:cs="Calibri"/>
                <w:sz w:val="20"/>
                <w:szCs w:val="20"/>
              </w:rPr>
            </w:pPr>
            <w:r w:rsidRPr="008B4412">
              <w:rPr>
                <w:rFonts w:ascii="Roboto Condensed" w:hAnsi="Roboto Condensed" w:cs="Calibri"/>
                <w:position w:val="1"/>
                <w:sz w:val="20"/>
                <w:szCs w:val="20"/>
              </w:rPr>
              <w:t>CM</w:t>
            </w:r>
            <w:r w:rsidRPr="008B4412">
              <w:rPr>
                <w:rFonts w:ascii="Roboto Condensed" w:hAnsi="Roboto Condensed" w:cs="Calibri"/>
                <w:spacing w:val="-1"/>
                <w:position w:val="1"/>
                <w:sz w:val="20"/>
                <w:szCs w:val="20"/>
              </w:rPr>
              <w:t>/</w:t>
            </w:r>
            <w:r w:rsidRPr="008B4412">
              <w:rPr>
                <w:rFonts w:ascii="Roboto Condensed" w:hAnsi="Roboto Condensed" w:cs="Calibri"/>
                <w:position w:val="1"/>
                <w:sz w:val="20"/>
                <w:szCs w:val="20"/>
              </w:rPr>
              <w:t>T</w:t>
            </w:r>
            <w:r w:rsidRPr="008B4412">
              <w:rPr>
                <w:rFonts w:ascii="Roboto Condensed" w:hAnsi="Roboto Condensed" w:cs="Calibri"/>
                <w:spacing w:val="2"/>
                <w:position w:val="1"/>
                <w:sz w:val="20"/>
                <w:szCs w:val="20"/>
              </w:rPr>
              <w:t>D</w:t>
            </w:r>
            <w:r w:rsidRPr="008B4412">
              <w:rPr>
                <w:rFonts w:ascii="Roboto Condensed" w:hAnsi="Roboto Condensed" w:cs="Calibri"/>
                <w:position w:val="1"/>
                <w:sz w:val="20"/>
                <w:szCs w:val="20"/>
              </w:rPr>
              <w:t>-</w:t>
            </w:r>
            <w:r w:rsidRPr="008B4412">
              <w:rPr>
                <w:rFonts w:ascii="Roboto Condensed" w:hAnsi="Roboto Condensed" w:cs="Calibri"/>
                <w:spacing w:val="-2"/>
                <w:position w:val="1"/>
                <w:sz w:val="20"/>
                <w:szCs w:val="20"/>
              </w:rPr>
              <w:t xml:space="preserve"> </w:t>
            </w:r>
            <w:r w:rsidRPr="008B4412">
              <w:rPr>
                <w:rFonts w:ascii="Roboto Condensed" w:hAnsi="Roboto Condensed" w:cs="Calibri"/>
                <w:position w:val="1"/>
                <w:sz w:val="20"/>
                <w:szCs w:val="20"/>
              </w:rPr>
              <w:t>é</w:t>
            </w:r>
            <w:r w:rsidRPr="008B4412">
              <w:rPr>
                <w:rFonts w:ascii="Roboto Condensed" w:hAnsi="Roboto Condensed" w:cs="Calibri"/>
                <w:spacing w:val="1"/>
                <w:position w:val="1"/>
                <w:sz w:val="20"/>
                <w:szCs w:val="20"/>
              </w:rPr>
              <w:t>t</w:t>
            </w:r>
            <w:r w:rsidRPr="008B4412">
              <w:rPr>
                <w:rFonts w:ascii="Roboto Condensed" w:hAnsi="Roboto Condensed" w:cs="Calibri"/>
                <w:spacing w:val="-1"/>
                <w:position w:val="1"/>
                <w:sz w:val="20"/>
                <w:szCs w:val="20"/>
              </w:rPr>
              <w:t>ud</w:t>
            </w:r>
            <w:r w:rsidRPr="008B4412">
              <w:rPr>
                <w:rFonts w:ascii="Roboto Condensed" w:hAnsi="Roboto Condensed" w:cs="Calibri"/>
                <w:position w:val="1"/>
                <w:sz w:val="20"/>
                <w:szCs w:val="20"/>
              </w:rPr>
              <w:t>es</w:t>
            </w:r>
            <w:r w:rsidRPr="008B4412">
              <w:rPr>
                <w:rFonts w:ascii="Roboto Condensed" w:hAnsi="Roboto Condensed" w:cs="Calibri"/>
                <w:spacing w:val="1"/>
                <w:position w:val="1"/>
                <w:sz w:val="20"/>
                <w:szCs w:val="20"/>
              </w:rPr>
              <w:t xml:space="preserve"> </w:t>
            </w:r>
            <w:r w:rsidRPr="008B4412">
              <w:rPr>
                <w:rFonts w:ascii="Roboto Condensed" w:hAnsi="Roboto Condensed" w:cs="Calibri"/>
                <w:spacing w:val="-3"/>
                <w:position w:val="1"/>
                <w:sz w:val="20"/>
                <w:szCs w:val="20"/>
              </w:rPr>
              <w:t>d</w:t>
            </w:r>
            <w:r w:rsidRPr="008B4412">
              <w:rPr>
                <w:rFonts w:ascii="Roboto Condensed" w:hAnsi="Roboto Condensed" w:cs="Calibri"/>
                <w:position w:val="1"/>
                <w:sz w:val="20"/>
                <w:szCs w:val="20"/>
              </w:rPr>
              <w:t>e</w:t>
            </w:r>
            <w:r w:rsidRPr="008B4412">
              <w:rPr>
                <w:rFonts w:ascii="Roboto Condensed" w:hAnsi="Roboto Condensed" w:cs="Calibri"/>
                <w:spacing w:val="1"/>
                <w:position w:val="1"/>
                <w:sz w:val="20"/>
                <w:szCs w:val="20"/>
              </w:rPr>
              <w:t xml:space="preserve"> </w:t>
            </w:r>
            <w:r w:rsidRPr="008B4412">
              <w:rPr>
                <w:rFonts w:ascii="Roboto Condensed" w:hAnsi="Roboto Condensed" w:cs="Calibri"/>
                <w:position w:val="1"/>
                <w:sz w:val="20"/>
                <w:szCs w:val="20"/>
              </w:rPr>
              <w:t>cas</w:t>
            </w:r>
            <w:r w:rsidRPr="008B4412">
              <w:rPr>
                <w:rFonts w:ascii="Roboto Condensed" w:hAnsi="Roboto Condensed" w:cs="Calibri"/>
                <w:spacing w:val="-2"/>
                <w:position w:val="1"/>
                <w:sz w:val="20"/>
                <w:szCs w:val="20"/>
              </w:rPr>
              <w:t xml:space="preserve"> </w:t>
            </w:r>
            <w:r w:rsidRPr="008B4412">
              <w:rPr>
                <w:rFonts w:ascii="Roboto Condensed" w:hAnsi="Roboto Condensed" w:cs="Calibri"/>
                <w:position w:val="1"/>
                <w:sz w:val="20"/>
                <w:szCs w:val="20"/>
              </w:rPr>
              <w:t>à</w:t>
            </w:r>
            <w:r w:rsidRPr="008B4412">
              <w:rPr>
                <w:rFonts w:ascii="Roboto Condensed" w:hAnsi="Roboto Condensed" w:cs="Calibri"/>
                <w:spacing w:val="1"/>
                <w:position w:val="1"/>
                <w:sz w:val="20"/>
                <w:szCs w:val="20"/>
              </w:rPr>
              <w:t xml:space="preserve"> </w:t>
            </w:r>
            <w:r w:rsidRPr="008B4412">
              <w:rPr>
                <w:rFonts w:ascii="Roboto Condensed" w:hAnsi="Roboto Condensed" w:cs="Calibri"/>
                <w:spacing w:val="-1"/>
                <w:position w:val="1"/>
                <w:sz w:val="20"/>
                <w:szCs w:val="20"/>
              </w:rPr>
              <w:t>p</w:t>
            </w:r>
            <w:r w:rsidRPr="008B4412">
              <w:rPr>
                <w:rFonts w:ascii="Roboto Condensed" w:hAnsi="Roboto Condensed" w:cs="Calibri"/>
                <w:position w:val="1"/>
                <w:sz w:val="20"/>
                <w:szCs w:val="20"/>
              </w:rPr>
              <w:t>r</w:t>
            </w:r>
            <w:r w:rsidRPr="008B4412">
              <w:rPr>
                <w:rFonts w:ascii="Roboto Condensed" w:hAnsi="Roboto Condensed" w:cs="Calibri"/>
                <w:spacing w:val="-2"/>
                <w:position w:val="1"/>
                <w:sz w:val="20"/>
                <w:szCs w:val="20"/>
              </w:rPr>
              <w:t>é</w:t>
            </w:r>
            <w:r w:rsidRPr="008B4412">
              <w:rPr>
                <w:rFonts w:ascii="Roboto Condensed" w:hAnsi="Roboto Condensed" w:cs="Calibri"/>
                <w:spacing w:val="-1"/>
                <w:position w:val="1"/>
                <w:sz w:val="20"/>
                <w:szCs w:val="20"/>
              </w:rPr>
              <w:t>p</w:t>
            </w:r>
            <w:r w:rsidRPr="008B4412">
              <w:rPr>
                <w:rFonts w:ascii="Roboto Condensed" w:hAnsi="Roboto Condensed" w:cs="Calibri"/>
                <w:position w:val="1"/>
                <w:sz w:val="20"/>
                <w:szCs w:val="20"/>
              </w:rPr>
              <w:t xml:space="preserve">arer </w:t>
            </w:r>
            <w:r w:rsidRPr="008B4412">
              <w:rPr>
                <w:rFonts w:ascii="Roboto Condensed" w:hAnsi="Roboto Condensed" w:cs="Calibri"/>
                <w:spacing w:val="1"/>
                <w:position w:val="1"/>
                <w:sz w:val="20"/>
                <w:szCs w:val="20"/>
              </w:rPr>
              <w:t>e</w:t>
            </w:r>
            <w:r w:rsidRPr="008B4412">
              <w:rPr>
                <w:rFonts w:ascii="Roboto Condensed" w:hAnsi="Roboto Condensed" w:cs="Calibri"/>
                <w:position w:val="1"/>
                <w:sz w:val="20"/>
                <w:szCs w:val="20"/>
              </w:rPr>
              <w:t>t</w:t>
            </w:r>
            <w:r w:rsidRPr="008B4412">
              <w:rPr>
                <w:rFonts w:ascii="Roboto Condensed" w:hAnsi="Roboto Condensed" w:cs="Calibri"/>
                <w:spacing w:val="-2"/>
                <w:position w:val="1"/>
                <w:sz w:val="20"/>
                <w:szCs w:val="20"/>
              </w:rPr>
              <w:t xml:space="preserve"> </w:t>
            </w:r>
            <w:r w:rsidRPr="008B4412">
              <w:rPr>
                <w:rFonts w:ascii="Roboto Condensed" w:hAnsi="Roboto Condensed" w:cs="Calibri"/>
                <w:spacing w:val="1"/>
                <w:position w:val="1"/>
                <w:sz w:val="20"/>
                <w:szCs w:val="20"/>
              </w:rPr>
              <w:t>e</w:t>
            </w:r>
            <w:r w:rsidRPr="008B4412">
              <w:rPr>
                <w:rFonts w:ascii="Roboto Condensed" w:hAnsi="Roboto Condensed" w:cs="Calibri"/>
                <w:position w:val="1"/>
                <w:sz w:val="20"/>
                <w:szCs w:val="20"/>
              </w:rPr>
              <w:t>x</w:t>
            </w:r>
            <w:r w:rsidRPr="008B4412">
              <w:rPr>
                <w:rFonts w:ascii="Roboto Condensed" w:hAnsi="Roboto Condensed" w:cs="Calibri"/>
                <w:spacing w:val="-3"/>
                <w:position w:val="1"/>
                <w:sz w:val="20"/>
                <w:szCs w:val="20"/>
              </w:rPr>
              <w:t>p</w:t>
            </w:r>
            <w:r w:rsidRPr="008B4412">
              <w:rPr>
                <w:rFonts w:ascii="Roboto Condensed" w:hAnsi="Roboto Condensed" w:cs="Calibri"/>
                <w:spacing w:val="1"/>
                <w:position w:val="1"/>
                <w:sz w:val="20"/>
                <w:szCs w:val="20"/>
              </w:rPr>
              <w:t>o</w:t>
            </w:r>
            <w:r w:rsidRPr="008B4412">
              <w:rPr>
                <w:rFonts w:ascii="Roboto Condensed" w:hAnsi="Roboto Condensed" w:cs="Calibri"/>
                <w:position w:val="1"/>
                <w:sz w:val="20"/>
                <w:szCs w:val="20"/>
              </w:rPr>
              <w:t>ser</w:t>
            </w:r>
            <w:r w:rsidRPr="008B4412">
              <w:rPr>
                <w:rFonts w:ascii="Roboto Condensed" w:hAnsi="Roboto Condensed" w:cs="Calibri"/>
                <w:spacing w:val="-2"/>
                <w:position w:val="1"/>
                <w:sz w:val="20"/>
                <w:szCs w:val="20"/>
              </w:rPr>
              <w:t xml:space="preserve"> </w:t>
            </w:r>
            <w:r w:rsidRPr="008B4412">
              <w:rPr>
                <w:rFonts w:ascii="Roboto Condensed" w:hAnsi="Roboto Condensed" w:cs="Calibri"/>
                <w:spacing w:val="1"/>
                <w:position w:val="1"/>
                <w:sz w:val="20"/>
                <w:szCs w:val="20"/>
              </w:rPr>
              <w:t>e</w:t>
            </w:r>
            <w:r w:rsidRPr="008B4412">
              <w:rPr>
                <w:rFonts w:ascii="Roboto Condensed" w:hAnsi="Roboto Condensed" w:cs="Calibri"/>
                <w:position w:val="1"/>
                <w:sz w:val="20"/>
                <w:szCs w:val="20"/>
              </w:rPr>
              <w:t>n</w:t>
            </w:r>
            <w:r w:rsidRPr="008B4412">
              <w:rPr>
                <w:rFonts w:ascii="Roboto Condensed" w:hAnsi="Roboto Condensed" w:cs="Calibri"/>
                <w:spacing w:val="-1"/>
                <w:position w:val="1"/>
                <w:sz w:val="20"/>
                <w:szCs w:val="20"/>
              </w:rPr>
              <w:t xml:space="preserve"> </w:t>
            </w:r>
            <w:r w:rsidRPr="008B4412">
              <w:rPr>
                <w:rFonts w:ascii="Roboto Condensed" w:hAnsi="Roboto Condensed" w:cs="Calibri"/>
                <w:position w:val="1"/>
                <w:sz w:val="20"/>
                <w:szCs w:val="20"/>
              </w:rPr>
              <w:t>der</w:t>
            </w:r>
            <w:r w:rsidRPr="008B4412">
              <w:rPr>
                <w:rFonts w:ascii="Roboto Condensed" w:hAnsi="Roboto Condensed" w:cs="Calibri"/>
                <w:spacing w:val="-1"/>
                <w:position w:val="1"/>
                <w:sz w:val="20"/>
                <w:szCs w:val="20"/>
              </w:rPr>
              <w:t>n</w:t>
            </w:r>
            <w:r w:rsidRPr="008B4412">
              <w:rPr>
                <w:rFonts w:ascii="Roboto Condensed" w:hAnsi="Roboto Condensed" w:cs="Calibri"/>
                <w:spacing w:val="-3"/>
                <w:position w:val="1"/>
                <w:sz w:val="20"/>
                <w:szCs w:val="20"/>
              </w:rPr>
              <w:t>i</w:t>
            </w:r>
            <w:r w:rsidRPr="008B4412">
              <w:rPr>
                <w:rFonts w:ascii="Roboto Condensed" w:hAnsi="Roboto Condensed" w:cs="Calibri"/>
                <w:position w:val="1"/>
                <w:sz w:val="20"/>
                <w:szCs w:val="20"/>
              </w:rPr>
              <w:t>er</w:t>
            </w:r>
            <w:r w:rsidRPr="008B4412">
              <w:rPr>
                <w:rFonts w:ascii="Roboto Condensed" w:hAnsi="Roboto Condensed" w:cs="Calibri"/>
                <w:spacing w:val="-2"/>
                <w:position w:val="1"/>
                <w:sz w:val="20"/>
                <w:szCs w:val="20"/>
              </w:rPr>
              <w:t xml:space="preserve"> </w:t>
            </w:r>
            <w:r w:rsidRPr="008B4412">
              <w:rPr>
                <w:rFonts w:ascii="Roboto Condensed" w:hAnsi="Roboto Condensed" w:cs="Calibri"/>
                <w:position w:val="1"/>
                <w:sz w:val="20"/>
                <w:szCs w:val="20"/>
              </w:rPr>
              <w:t>CM</w:t>
            </w:r>
            <w:r w:rsidRPr="008B4412">
              <w:rPr>
                <w:rFonts w:ascii="Roboto Condensed" w:hAnsi="Roboto Condensed" w:cs="Calibri"/>
                <w:spacing w:val="-1"/>
                <w:position w:val="1"/>
                <w:sz w:val="20"/>
                <w:szCs w:val="20"/>
              </w:rPr>
              <w:t xml:space="preserve"> </w:t>
            </w:r>
            <w:r w:rsidRPr="008B4412">
              <w:rPr>
                <w:rFonts w:ascii="Roboto Condensed" w:hAnsi="Roboto Condensed" w:cs="Calibri"/>
                <w:position w:val="1"/>
                <w:sz w:val="20"/>
                <w:szCs w:val="20"/>
              </w:rPr>
              <w:t>+</w:t>
            </w:r>
            <w:r w:rsidRPr="008B4412">
              <w:rPr>
                <w:rFonts w:ascii="Roboto Condensed" w:hAnsi="Roboto Condensed" w:cs="Calibri"/>
                <w:spacing w:val="1"/>
                <w:position w:val="1"/>
                <w:sz w:val="20"/>
                <w:szCs w:val="20"/>
              </w:rPr>
              <w:t xml:space="preserve"> </w:t>
            </w:r>
            <w:r w:rsidRPr="008B4412">
              <w:rPr>
                <w:rFonts w:ascii="Roboto Condensed" w:hAnsi="Roboto Condensed" w:cs="Calibri"/>
                <w:spacing w:val="-2"/>
                <w:position w:val="1"/>
                <w:sz w:val="20"/>
                <w:szCs w:val="20"/>
              </w:rPr>
              <w:t>R</w:t>
            </w:r>
            <w:r w:rsidRPr="008B4412">
              <w:rPr>
                <w:rFonts w:ascii="Roboto Condensed" w:hAnsi="Roboto Condensed" w:cs="Calibri"/>
                <w:position w:val="1"/>
                <w:sz w:val="20"/>
                <w:szCs w:val="20"/>
              </w:rPr>
              <w:t>é</w:t>
            </w:r>
            <w:r w:rsidRPr="008B4412">
              <w:rPr>
                <w:rFonts w:ascii="Roboto Condensed" w:hAnsi="Roboto Condensed" w:cs="Calibri"/>
                <w:spacing w:val="1"/>
                <w:position w:val="1"/>
                <w:sz w:val="20"/>
                <w:szCs w:val="20"/>
              </w:rPr>
              <w:t>v</w:t>
            </w:r>
            <w:r w:rsidRPr="008B4412">
              <w:rPr>
                <w:rFonts w:ascii="Roboto Condensed" w:hAnsi="Roboto Condensed" w:cs="Calibri"/>
                <w:position w:val="1"/>
                <w:sz w:val="20"/>
                <w:szCs w:val="20"/>
              </w:rPr>
              <w:t>isi</w:t>
            </w:r>
            <w:r w:rsidRPr="008B4412">
              <w:rPr>
                <w:rFonts w:ascii="Roboto Condensed" w:hAnsi="Roboto Condensed" w:cs="Calibri"/>
                <w:spacing w:val="1"/>
                <w:position w:val="1"/>
                <w:sz w:val="20"/>
                <w:szCs w:val="20"/>
              </w:rPr>
              <w:t>o</w:t>
            </w:r>
            <w:r w:rsidRPr="008B4412">
              <w:rPr>
                <w:rFonts w:ascii="Roboto Condensed" w:hAnsi="Roboto Condensed" w:cs="Calibri"/>
                <w:position w:val="1"/>
                <w:sz w:val="20"/>
                <w:szCs w:val="20"/>
              </w:rPr>
              <w:t>n</w:t>
            </w:r>
          </w:p>
          <w:p w14:paraId="40C9692F" w14:textId="77777777" w:rsidR="00730EA4" w:rsidRPr="008B4412" w:rsidRDefault="00730EA4" w:rsidP="00730EA4">
            <w:pPr>
              <w:autoSpaceDE w:val="0"/>
              <w:autoSpaceDN w:val="0"/>
              <w:adjustRightInd w:val="0"/>
              <w:spacing w:after="0" w:line="266" w:lineRule="exact"/>
              <w:ind w:left="100" w:right="-20"/>
              <w:rPr>
                <w:rFonts w:ascii="Roboto Condensed" w:hAnsi="Roboto Condensed" w:cs="Times New Roman"/>
                <w:sz w:val="20"/>
                <w:szCs w:val="20"/>
              </w:rPr>
            </w:pPr>
            <w:r w:rsidRPr="008B4412">
              <w:rPr>
                <w:rFonts w:ascii="Roboto Condensed" w:hAnsi="Roboto Condensed" w:cs="Calibri"/>
                <w:position w:val="1"/>
                <w:sz w:val="20"/>
                <w:szCs w:val="20"/>
              </w:rPr>
              <w:t>Bi</w:t>
            </w:r>
            <w:r w:rsidRPr="008B4412">
              <w:rPr>
                <w:rFonts w:ascii="Roboto Condensed" w:hAnsi="Roboto Condensed" w:cs="Calibri"/>
                <w:spacing w:val="-1"/>
                <w:position w:val="1"/>
                <w:sz w:val="20"/>
                <w:szCs w:val="20"/>
              </w:rPr>
              <w:t>b</w:t>
            </w:r>
            <w:r w:rsidRPr="008B4412">
              <w:rPr>
                <w:rFonts w:ascii="Roboto Condensed" w:hAnsi="Roboto Condensed" w:cs="Calibri"/>
                <w:position w:val="1"/>
                <w:sz w:val="20"/>
                <w:szCs w:val="20"/>
              </w:rPr>
              <w:t>li</w:t>
            </w:r>
            <w:r w:rsidRPr="008B4412">
              <w:rPr>
                <w:rFonts w:ascii="Roboto Condensed" w:hAnsi="Roboto Condensed" w:cs="Calibri"/>
                <w:spacing w:val="1"/>
                <w:position w:val="1"/>
                <w:sz w:val="20"/>
                <w:szCs w:val="20"/>
              </w:rPr>
              <w:t>o</w:t>
            </w:r>
            <w:r w:rsidRPr="008B4412">
              <w:rPr>
                <w:rFonts w:ascii="Roboto Condensed" w:hAnsi="Roboto Condensed" w:cs="Calibri"/>
                <w:spacing w:val="-1"/>
                <w:position w:val="1"/>
                <w:sz w:val="20"/>
                <w:szCs w:val="20"/>
              </w:rPr>
              <w:t>g</w:t>
            </w:r>
            <w:r w:rsidRPr="008B4412">
              <w:rPr>
                <w:rFonts w:ascii="Roboto Condensed" w:hAnsi="Roboto Condensed" w:cs="Calibri"/>
                <w:position w:val="1"/>
                <w:sz w:val="20"/>
                <w:szCs w:val="20"/>
              </w:rPr>
              <w:t>ra</w:t>
            </w:r>
            <w:r w:rsidRPr="008B4412">
              <w:rPr>
                <w:rFonts w:ascii="Roboto Condensed" w:hAnsi="Roboto Condensed" w:cs="Calibri"/>
                <w:spacing w:val="-1"/>
                <w:position w:val="1"/>
                <w:sz w:val="20"/>
                <w:szCs w:val="20"/>
              </w:rPr>
              <w:t>ph</w:t>
            </w:r>
            <w:r w:rsidRPr="008B4412">
              <w:rPr>
                <w:rFonts w:ascii="Roboto Condensed" w:hAnsi="Roboto Condensed" w:cs="Calibri"/>
                <w:position w:val="1"/>
                <w:sz w:val="20"/>
                <w:szCs w:val="20"/>
              </w:rPr>
              <w:t>i</w:t>
            </w:r>
            <w:r w:rsidRPr="008B4412">
              <w:rPr>
                <w:rFonts w:ascii="Roboto Condensed" w:hAnsi="Roboto Condensed" w:cs="Calibri"/>
                <w:spacing w:val="-1"/>
                <w:position w:val="1"/>
                <w:sz w:val="20"/>
                <w:szCs w:val="20"/>
              </w:rPr>
              <w:t>qu</w:t>
            </w:r>
            <w:r w:rsidRPr="008B4412">
              <w:rPr>
                <w:rFonts w:ascii="Roboto Condensed" w:hAnsi="Roboto Condensed" w:cs="Calibri"/>
                <w:position w:val="1"/>
                <w:sz w:val="20"/>
                <w:szCs w:val="20"/>
              </w:rPr>
              <w:t>e</w:t>
            </w:r>
            <w:r w:rsidRPr="008B4412">
              <w:rPr>
                <w:rFonts w:ascii="Roboto Condensed" w:hAnsi="Roboto Condensed" w:cs="Calibri"/>
                <w:spacing w:val="1"/>
                <w:position w:val="1"/>
                <w:sz w:val="20"/>
                <w:szCs w:val="20"/>
              </w:rPr>
              <w:t xml:space="preserve"> (</w:t>
            </w:r>
            <w:r w:rsidRPr="008B4412">
              <w:rPr>
                <w:rFonts w:ascii="Roboto Condensed" w:hAnsi="Roboto Condensed" w:cs="Calibri"/>
                <w:position w:val="1"/>
                <w:sz w:val="20"/>
                <w:szCs w:val="20"/>
              </w:rPr>
              <w:t>en an</w:t>
            </w:r>
            <w:r w:rsidRPr="008B4412">
              <w:rPr>
                <w:rFonts w:ascii="Roboto Condensed" w:hAnsi="Roboto Condensed" w:cs="Calibri"/>
                <w:spacing w:val="-2"/>
                <w:position w:val="1"/>
                <w:sz w:val="20"/>
                <w:szCs w:val="20"/>
              </w:rPr>
              <w:t>g</w:t>
            </w:r>
            <w:r w:rsidRPr="008B4412">
              <w:rPr>
                <w:rFonts w:ascii="Roboto Condensed" w:hAnsi="Roboto Condensed" w:cs="Calibri"/>
                <w:position w:val="1"/>
                <w:sz w:val="20"/>
                <w:szCs w:val="20"/>
              </w:rPr>
              <w:t>la</w:t>
            </w:r>
            <w:r w:rsidRPr="008B4412">
              <w:rPr>
                <w:rFonts w:ascii="Roboto Condensed" w:hAnsi="Roboto Condensed" w:cs="Calibri"/>
                <w:spacing w:val="-1"/>
                <w:position w:val="1"/>
                <w:sz w:val="20"/>
                <w:szCs w:val="20"/>
              </w:rPr>
              <w:t>i</w:t>
            </w:r>
            <w:r w:rsidRPr="008B4412">
              <w:rPr>
                <w:rFonts w:ascii="Roboto Condensed" w:hAnsi="Roboto Condensed" w:cs="Calibri"/>
                <w:spacing w:val="-2"/>
                <w:position w:val="1"/>
                <w:sz w:val="20"/>
                <w:szCs w:val="20"/>
              </w:rPr>
              <w:t>s</w:t>
            </w:r>
            <w:r w:rsidRPr="008B4412">
              <w:rPr>
                <w:rFonts w:ascii="Roboto Condensed" w:hAnsi="Roboto Condensed" w:cs="Calibri"/>
                <w:position w:val="1"/>
                <w:sz w:val="20"/>
                <w:szCs w:val="20"/>
              </w:rPr>
              <w:t>)</w:t>
            </w:r>
          </w:p>
        </w:tc>
      </w:tr>
      <w:tr w:rsidR="00730EA4" w:rsidRPr="00142415" w14:paraId="68AF198E" w14:textId="77777777" w:rsidTr="00C56028">
        <w:trPr>
          <w:gridBefore w:val="1"/>
          <w:wBefore w:w="10" w:type="dxa"/>
          <w:trHeight w:hRule="exact" w:val="826"/>
        </w:trPr>
        <w:tc>
          <w:tcPr>
            <w:tcW w:w="2449" w:type="dxa"/>
            <w:gridSpan w:val="2"/>
            <w:shd w:val="clear" w:color="auto" w:fill="282D46"/>
            <w:vAlign w:val="center"/>
          </w:tcPr>
          <w:p w14:paraId="4E7C9593" w14:textId="77777777" w:rsidR="00730EA4" w:rsidRPr="004368A2" w:rsidRDefault="00730EA4" w:rsidP="00730EA4">
            <w:pPr>
              <w:autoSpaceDE w:val="0"/>
              <w:autoSpaceDN w:val="0"/>
              <w:adjustRightInd w:val="0"/>
              <w:spacing w:after="0" w:line="267" w:lineRule="exact"/>
              <w:ind w:left="97" w:right="-20"/>
              <w:rPr>
                <w:rFonts w:ascii="Roboto Condensed" w:hAnsi="Roboto Condensed" w:cs="Times New Roman"/>
                <w:b/>
                <w:color w:val="FFFFFF" w:themeColor="background1"/>
                <w:szCs w:val="24"/>
              </w:rPr>
            </w:pPr>
            <w:r w:rsidRPr="004368A2">
              <w:rPr>
                <w:rFonts w:ascii="Roboto Condensed" w:hAnsi="Roboto Condensed" w:cs="Calibri"/>
                <w:b/>
                <w:bCs/>
                <w:color w:val="FFFFFF" w:themeColor="background1"/>
                <w:spacing w:val="-1"/>
                <w:position w:val="1"/>
              </w:rPr>
              <w:t>Moda</w:t>
            </w:r>
            <w:r w:rsidRPr="004368A2">
              <w:rPr>
                <w:rFonts w:ascii="Roboto Condensed" w:hAnsi="Roboto Condensed" w:cs="Calibri"/>
                <w:b/>
                <w:bCs/>
                <w:color w:val="FFFFFF" w:themeColor="background1"/>
                <w:spacing w:val="1"/>
                <w:position w:val="1"/>
              </w:rPr>
              <w:t>li</w:t>
            </w:r>
            <w:r w:rsidRPr="004368A2">
              <w:rPr>
                <w:rFonts w:ascii="Roboto Condensed" w:hAnsi="Roboto Condensed" w:cs="Calibri"/>
                <w:b/>
                <w:bCs/>
                <w:color w:val="FFFFFF" w:themeColor="background1"/>
                <w:position w:val="1"/>
              </w:rPr>
              <w:t>tés</w:t>
            </w:r>
            <w:r w:rsidRPr="004368A2">
              <w:rPr>
                <w:rFonts w:ascii="Roboto Condensed" w:hAnsi="Roboto Condensed" w:cs="Calibri"/>
                <w:b/>
                <w:bCs/>
                <w:color w:val="FFFFFF" w:themeColor="background1"/>
                <w:spacing w:val="1"/>
                <w:position w:val="1"/>
              </w:rPr>
              <w:t xml:space="preserve"> </w:t>
            </w:r>
            <w:r w:rsidRPr="004368A2">
              <w:rPr>
                <w:rFonts w:ascii="Roboto Condensed" w:hAnsi="Roboto Condensed" w:cs="Calibri"/>
                <w:b/>
                <w:bCs/>
                <w:color w:val="FFFFFF" w:themeColor="background1"/>
                <w:spacing w:val="-1"/>
                <w:position w:val="1"/>
              </w:rPr>
              <w:t>d</w:t>
            </w:r>
            <w:r w:rsidRPr="004368A2">
              <w:rPr>
                <w:rFonts w:ascii="Roboto Condensed" w:hAnsi="Roboto Condensed" w:cs="Calibri"/>
                <w:b/>
                <w:bCs/>
                <w:color w:val="FFFFFF" w:themeColor="background1"/>
                <w:position w:val="1"/>
              </w:rPr>
              <w:t>’</w:t>
            </w:r>
            <w:r w:rsidRPr="004368A2">
              <w:rPr>
                <w:rFonts w:ascii="Roboto Condensed" w:hAnsi="Roboto Condensed" w:cs="Calibri"/>
                <w:b/>
                <w:bCs/>
                <w:color w:val="FFFFFF" w:themeColor="background1"/>
                <w:spacing w:val="-2"/>
                <w:position w:val="1"/>
              </w:rPr>
              <w:t>é</w:t>
            </w:r>
            <w:r w:rsidRPr="004368A2">
              <w:rPr>
                <w:rFonts w:ascii="Roboto Condensed" w:hAnsi="Roboto Condensed" w:cs="Calibri"/>
                <w:b/>
                <w:bCs/>
                <w:color w:val="FFFFFF" w:themeColor="background1"/>
                <w:spacing w:val="1"/>
                <w:position w:val="1"/>
              </w:rPr>
              <w:t>v</w:t>
            </w:r>
            <w:r w:rsidRPr="004368A2">
              <w:rPr>
                <w:rFonts w:ascii="Roboto Condensed" w:hAnsi="Roboto Condensed" w:cs="Calibri"/>
                <w:b/>
                <w:bCs/>
                <w:color w:val="FFFFFF" w:themeColor="background1"/>
                <w:spacing w:val="-1"/>
                <w:position w:val="1"/>
              </w:rPr>
              <w:t>a</w:t>
            </w:r>
            <w:r w:rsidRPr="004368A2">
              <w:rPr>
                <w:rFonts w:ascii="Roboto Condensed" w:hAnsi="Roboto Condensed" w:cs="Calibri"/>
                <w:b/>
                <w:bCs/>
                <w:color w:val="FFFFFF" w:themeColor="background1"/>
                <w:spacing w:val="1"/>
                <w:position w:val="1"/>
              </w:rPr>
              <w:t>l</w:t>
            </w:r>
            <w:r w:rsidRPr="004368A2">
              <w:rPr>
                <w:rFonts w:ascii="Roboto Condensed" w:hAnsi="Roboto Condensed" w:cs="Calibri"/>
                <w:b/>
                <w:bCs/>
                <w:color w:val="FFFFFF" w:themeColor="background1"/>
                <w:spacing w:val="-1"/>
                <w:position w:val="1"/>
              </w:rPr>
              <w:t>ua</w:t>
            </w:r>
            <w:r w:rsidRPr="004368A2">
              <w:rPr>
                <w:rFonts w:ascii="Roboto Condensed" w:hAnsi="Roboto Condensed" w:cs="Calibri"/>
                <w:b/>
                <w:bCs/>
                <w:color w:val="FFFFFF" w:themeColor="background1"/>
                <w:position w:val="1"/>
              </w:rPr>
              <w:t>t</w:t>
            </w:r>
            <w:r w:rsidRPr="004368A2">
              <w:rPr>
                <w:rFonts w:ascii="Roboto Condensed" w:hAnsi="Roboto Condensed" w:cs="Calibri"/>
                <w:b/>
                <w:bCs/>
                <w:color w:val="FFFFFF" w:themeColor="background1"/>
                <w:spacing w:val="1"/>
                <w:position w:val="1"/>
              </w:rPr>
              <w:t>i</w:t>
            </w:r>
            <w:r w:rsidRPr="004368A2">
              <w:rPr>
                <w:rFonts w:ascii="Roboto Condensed" w:hAnsi="Roboto Condensed" w:cs="Calibri"/>
                <w:b/>
                <w:bCs/>
                <w:color w:val="FFFFFF" w:themeColor="background1"/>
                <w:spacing w:val="-1"/>
                <w:position w:val="1"/>
              </w:rPr>
              <w:t>o</w:t>
            </w:r>
            <w:r w:rsidRPr="004368A2">
              <w:rPr>
                <w:rFonts w:ascii="Roboto Condensed" w:hAnsi="Roboto Condensed" w:cs="Calibri"/>
                <w:b/>
                <w:bCs/>
                <w:color w:val="FFFFFF" w:themeColor="background1"/>
                <w:position w:val="1"/>
              </w:rPr>
              <w:t xml:space="preserve">n </w:t>
            </w:r>
            <w:r w:rsidRPr="004368A2">
              <w:rPr>
                <w:rFonts w:ascii="Roboto Condensed" w:hAnsi="Roboto Condensed" w:cs="Calibri"/>
                <w:b/>
                <w:bCs/>
                <w:color w:val="FFFFFF" w:themeColor="background1"/>
                <w:spacing w:val="-1"/>
              </w:rPr>
              <w:t>de</w:t>
            </w:r>
            <w:r w:rsidRPr="004368A2">
              <w:rPr>
                <w:rFonts w:ascii="Roboto Condensed" w:hAnsi="Roboto Condensed" w:cs="Calibri"/>
                <w:b/>
                <w:bCs/>
                <w:color w:val="FFFFFF" w:themeColor="background1"/>
              </w:rPr>
              <w:t>s</w:t>
            </w:r>
            <w:r w:rsidRPr="004368A2">
              <w:rPr>
                <w:rFonts w:ascii="Roboto Condensed" w:hAnsi="Roboto Condensed" w:cs="Calibri"/>
                <w:b/>
                <w:bCs/>
                <w:color w:val="FFFFFF" w:themeColor="background1"/>
                <w:spacing w:val="1"/>
              </w:rPr>
              <w:t xml:space="preserve"> </w:t>
            </w:r>
            <w:r w:rsidRPr="004368A2">
              <w:rPr>
                <w:rFonts w:ascii="Roboto Condensed" w:hAnsi="Roboto Condensed" w:cs="Calibri"/>
                <w:b/>
                <w:bCs/>
                <w:color w:val="FFFFFF" w:themeColor="background1"/>
                <w:spacing w:val="-1"/>
              </w:rPr>
              <w:t>a</w:t>
            </w:r>
            <w:r w:rsidRPr="004368A2">
              <w:rPr>
                <w:rFonts w:ascii="Roboto Condensed" w:hAnsi="Roboto Condensed" w:cs="Calibri"/>
                <w:b/>
                <w:bCs/>
                <w:color w:val="FFFFFF" w:themeColor="background1"/>
                <w:spacing w:val="1"/>
              </w:rPr>
              <w:t>c</w:t>
            </w:r>
            <w:r w:rsidRPr="004368A2">
              <w:rPr>
                <w:rFonts w:ascii="Roboto Condensed" w:hAnsi="Roboto Condensed" w:cs="Calibri"/>
                <w:b/>
                <w:bCs/>
                <w:color w:val="FFFFFF" w:themeColor="background1"/>
                <w:spacing w:val="-1"/>
              </w:rPr>
              <w:t>qu</w:t>
            </w:r>
            <w:r w:rsidRPr="004368A2">
              <w:rPr>
                <w:rFonts w:ascii="Roboto Condensed" w:hAnsi="Roboto Condensed" w:cs="Calibri"/>
                <w:b/>
                <w:bCs/>
                <w:color w:val="FFFFFF" w:themeColor="background1"/>
                <w:spacing w:val="1"/>
              </w:rPr>
              <w:t>i</w:t>
            </w:r>
            <w:r w:rsidRPr="004368A2">
              <w:rPr>
                <w:rFonts w:ascii="Roboto Condensed" w:hAnsi="Roboto Condensed" w:cs="Calibri"/>
                <w:b/>
                <w:bCs/>
                <w:color w:val="FFFFFF" w:themeColor="background1"/>
              </w:rPr>
              <w:t xml:space="preserve">s </w:t>
            </w:r>
            <w:r w:rsidRPr="004368A2">
              <w:rPr>
                <w:rFonts w:ascii="Roboto Condensed" w:hAnsi="Roboto Condensed" w:cs="Calibri"/>
                <w:b/>
                <w:bCs/>
                <w:color w:val="FFFFFF" w:themeColor="background1"/>
                <w:spacing w:val="-1"/>
                <w:position w:val="1"/>
              </w:rPr>
              <w:t>d</w:t>
            </w:r>
            <w:r w:rsidRPr="004368A2">
              <w:rPr>
                <w:rFonts w:ascii="Roboto Condensed" w:hAnsi="Roboto Condensed" w:cs="Calibri"/>
                <w:b/>
                <w:bCs/>
                <w:color w:val="FFFFFF" w:themeColor="background1"/>
                <w:position w:val="1"/>
              </w:rPr>
              <w:t>’a</w:t>
            </w:r>
            <w:r w:rsidRPr="004368A2">
              <w:rPr>
                <w:rFonts w:ascii="Roboto Condensed" w:hAnsi="Roboto Condensed" w:cs="Calibri"/>
                <w:b/>
                <w:bCs/>
                <w:color w:val="FFFFFF" w:themeColor="background1"/>
                <w:spacing w:val="-1"/>
                <w:position w:val="1"/>
              </w:rPr>
              <w:t>pp</w:t>
            </w:r>
            <w:r w:rsidRPr="004368A2">
              <w:rPr>
                <w:rFonts w:ascii="Roboto Condensed" w:hAnsi="Roboto Condensed" w:cs="Calibri"/>
                <w:b/>
                <w:bCs/>
                <w:color w:val="FFFFFF" w:themeColor="background1"/>
                <w:spacing w:val="1"/>
                <w:position w:val="1"/>
              </w:rPr>
              <w:t>r</w:t>
            </w:r>
            <w:r w:rsidRPr="004368A2">
              <w:rPr>
                <w:rFonts w:ascii="Roboto Condensed" w:hAnsi="Roboto Condensed" w:cs="Calibri"/>
                <w:b/>
                <w:bCs/>
                <w:color w:val="FFFFFF" w:themeColor="background1"/>
                <w:spacing w:val="-1"/>
                <w:position w:val="1"/>
              </w:rPr>
              <w:t>en</w:t>
            </w:r>
            <w:r w:rsidRPr="004368A2">
              <w:rPr>
                <w:rFonts w:ascii="Roboto Condensed" w:hAnsi="Roboto Condensed" w:cs="Calibri"/>
                <w:b/>
                <w:bCs/>
                <w:color w:val="FFFFFF" w:themeColor="background1"/>
                <w:position w:val="1"/>
              </w:rPr>
              <w:t>t</w:t>
            </w:r>
            <w:r w:rsidRPr="004368A2">
              <w:rPr>
                <w:rFonts w:ascii="Roboto Condensed" w:hAnsi="Roboto Condensed" w:cs="Calibri"/>
                <w:b/>
                <w:bCs/>
                <w:color w:val="FFFFFF" w:themeColor="background1"/>
                <w:spacing w:val="1"/>
                <w:position w:val="1"/>
              </w:rPr>
              <w:t>i</w:t>
            </w:r>
            <w:r w:rsidRPr="004368A2">
              <w:rPr>
                <w:rFonts w:ascii="Roboto Condensed" w:hAnsi="Roboto Condensed" w:cs="Calibri"/>
                <w:b/>
                <w:bCs/>
                <w:color w:val="FFFFFF" w:themeColor="background1"/>
                <w:position w:val="1"/>
              </w:rPr>
              <w:t>ss</w:t>
            </w:r>
            <w:r w:rsidRPr="004368A2">
              <w:rPr>
                <w:rFonts w:ascii="Roboto Condensed" w:hAnsi="Roboto Condensed" w:cs="Calibri"/>
                <w:b/>
                <w:bCs/>
                <w:color w:val="FFFFFF" w:themeColor="background1"/>
                <w:spacing w:val="-1"/>
                <w:position w:val="1"/>
              </w:rPr>
              <w:t>a</w:t>
            </w:r>
            <w:r w:rsidRPr="004368A2">
              <w:rPr>
                <w:rFonts w:ascii="Roboto Condensed" w:hAnsi="Roboto Condensed" w:cs="Calibri"/>
                <w:b/>
                <w:bCs/>
                <w:color w:val="FFFFFF" w:themeColor="background1"/>
                <w:spacing w:val="1"/>
                <w:position w:val="1"/>
              </w:rPr>
              <w:t>g</w:t>
            </w:r>
            <w:r w:rsidRPr="004368A2">
              <w:rPr>
                <w:rFonts w:ascii="Roboto Condensed" w:hAnsi="Roboto Condensed" w:cs="Calibri"/>
                <w:b/>
                <w:bCs/>
                <w:color w:val="FFFFFF" w:themeColor="background1"/>
                <w:position w:val="1"/>
              </w:rPr>
              <w:t>e</w:t>
            </w:r>
          </w:p>
        </w:tc>
        <w:tc>
          <w:tcPr>
            <w:tcW w:w="6485" w:type="dxa"/>
            <w:gridSpan w:val="3"/>
            <w:shd w:val="clear" w:color="auto" w:fill="F1E5F7"/>
            <w:vAlign w:val="center"/>
          </w:tcPr>
          <w:p w14:paraId="1C83004C" w14:textId="5DD36B30" w:rsidR="00730EA4" w:rsidRPr="008B4412" w:rsidRDefault="00730EA4" w:rsidP="00730EA4">
            <w:pPr>
              <w:autoSpaceDE w:val="0"/>
              <w:autoSpaceDN w:val="0"/>
              <w:adjustRightInd w:val="0"/>
              <w:spacing w:after="0" w:line="267" w:lineRule="exact"/>
              <w:ind w:left="100" w:right="-20"/>
              <w:rPr>
                <w:rFonts w:ascii="Roboto Condensed" w:hAnsi="Roboto Condensed" w:cs="Times New Roman"/>
                <w:sz w:val="20"/>
                <w:szCs w:val="20"/>
              </w:rPr>
            </w:pPr>
            <w:r w:rsidRPr="008B4412">
              <w:rPr>
                <w:rFonts w:ascii="Roboto Condensed" w:hAnsi="Roboto Condensed" w:cs="Calibri"/>
                <w:position w:val="1"/>
                <w:sz w:val="20"/>
                <w:szCs w:val="20"/>
              </w:rPr>
              <w:t>E</w:t>
            </w:r>
            <w:r w:rsidRPr="008B4412">
              <w:rPr>
                <w:rFonts w:ascii="Roboto Condensed" w:hAnsi="Roboto Condensed" w:cs="Calibri"/>
                <w:spacing w:val="1"/>
                <w:position w:val="1"/>
                <w:sz w:val="20"/>
                <w:szCs w:val="20"/>
              </w:rPr>
              <w:t>v</w:t>
            </w:r>
            <w:r w:rsidRPr="008B4412">
              <w:rPr>
                <w:rFonts w:ascii="Roboto Condensed" w:hAnsi="Roboto Condensed" w:cs="Calibri"/>
                <w:position w:val="1"/>
                <w:sz w:val="20"/>
                <w:szCs w:val="20"/>
              </w:rPr>
              <w:t>al</w:t>
            </w:r>
            <w:r w:rsidRPr="008B4412">
              <w:rPr>
                <w:rFonts w:ascii="Roboto Condensed" w:hAnsi="Roboto Condensed" w:cs="Calibri"/>
                <w:spacing w:val="-1"/>
                <w:position w:val="1"/>
                <w:sz w:val="20"/>
                <w:szCs w:val="20"/>
              </w:rPr>
              <w:t>u</w:t>
            </w:r>
            <w:r w:rsidRPr="008B4412">
              <w:rPr>
                <w:rFonts w:ascii="Roboto Condensed" w:hAnsi="Roboto Condensed" w:cs="Calibri"/>
                <w:position w:val="1"/>
                <w:sz w:val="20"/>
                <w:szCs w:val="20"/>
              </w:rPr>
              <w:t>at</w:t>
            </w:r>
            <w:r w:rsidRPr="008B4412">
              <w:rPr>
                <w:rFonts w:ascii="Roboto Condensed" w:hAnsi="Roboto Condensed" w:cs="Calibri"/>
                <w:spacing w:val="-2"/>
                <w:position w:val="1"/>
                <w:sz w:val="20"/>
                <w:szCs w:val="20"/>
              </w:rPr>
              <w:t>i</w:t>
            </w:r>
            <w:r w:rsidRPr="008B4412">
              <w:rPr>
                <w:rFonts w:ascii="Roboto Condensed" w:hAnsi="Roboto Condensed" w:cs="Calibri"/>
                <w:spacing w:val="1"/>
                <w:position w:val="1"/>
                <w:sz w:val="20"/>
                <w:szCs w:val="20"/>
              </w:rPr>
              <w:t>o</w:t>
            </w:r>
            <w:r w:rsidRPr="008B4412">
              <w:rPr>
                <w:rFonts w:ascii="Roboto Condensed" w:hAnsi="Roboto Condensed" w:cs="Calibri"/>
                <w:position w:val="1"/>
                <w:sz w:val="20"/>
                <w:szCs w:val="20"/>
              </w:rPr>
              <w:t>n</w:t>
            </w:r>
            <w:r w:rsidRPr="008B4412">
              <w:rPr>
                <w:rFonts w:ascii="Roboto Condensed" w:hAnsi="Roboto Condensed" w:cs="Calibri"/>
                <w:spacing w:val="-1"/>
                <w:position w:val="1"/>
                <w:sz w:val="20"/>
                <w:szCs w:val="20"/>
              </w:rPr>
              <w:t xml:space="preserve"> T</w:t>
            </w:r>
            <w:r w:rsidRPr="008B4412">
              <w:rPr>
                <w:rFonts w:ascii="Roboto Condensed" w:hAnsi="Roboto Condensed" w:cs="Calibri"/>
                <w:spacing w:val="1"/>
                <w:position w:val="1"/>
                <w:sz w:val="20"/>
                <w:szCs w:val="20"/>
              </w:rPr>
              <w:t>D</w:t>
            </w:r>
            <w:r w:rsidRPr="008B4412">
              <w:rPr>
                <w:rFonts w:ascii="Roboto Condensed" w:hAnsi="Roboto Condensed" w:cs="Calibri"/>
                <w:position w:val="1"/>
                <w:sz w:val="20"/>
                <w:szCs w:val="20"/>
              </w:rPr>
              <w:t xml:space="preserve">- </w:t>
            </w:r>
            <w:r w:rsidR="006C1497" w:rsidRPr="006C1497">
              <w:rPr>
                <w:rFonts w:ascii="Roboto Condensed" w:hAnsi="Roboto Condensed" w:cs="Calibri"/>
                <w:spacing w:val="-2"/>
                <w:position w:val="1"/>
                <w:sz w:val="20"/>
                <w:szCs w:val="20"/>
              </w:rPr>
              <w:t xml:space="preserve">2 études de cas </w:t>
            </w:r>
            <w:r w:rsidR="006C1497">
              <w:rPr>
                <w:rFonts w:ascii="Roboto Condensed" w:hAnsi="Roboto Condensed" w:cs="Calibri"/>
                <w:spacing w:val="-2"/>
                <w:position w:val="1"/>
                <w:sz w:val="20"/>
                <w:szCs w:val="20"/>
              </w:rPr>
              <w:t>à</w:t>
            </w:r>
            <w:r w:rsidR="006C1497" w:rsidRPr="006C1497">
              <w:rPr>
                <w:rFonts w:ascii="Roboto Condensed" w:hAnsi="Roboto Condensed" w:cs="Calibri"/>
                <w:spacing w:val="-2"/>
                <w:position w:val="1"/>
                <w:sz w:val="20"/>
                <w:szCs w:val="20"/>
              </w:rPr>
              <w:t xml:space="preserve"> rendre en groupe, un pour chaque intervenant</w:t>
            </w:r>
          </w:p>
        </w:tc>
      </w:tr>
      <w:tr w:rsidR="00730EA4" w:rsidRPr="00142415" w14:paraId="788B1C48" w14:textId="77777777" w:rsidTr="00C56028">
        <w:trPr>
          <w:gridBefore w:val="1"/>
          <w:wBefore w:w="10" w:type="dxa"/>
          <w:trHeight w:hRule="exact" w:val="2439"/>
        </w:trPr>
        <w:tc>
          <w:tcPr>
            <w:tcW w:w="2449" w:type="dxa"/>
            <w:gridSpan w:val="2"/>
            <w:shd w:val="clear" w:color="auto" w:fill="282D46"/>
            <w:vAlign w:val="center"/>
          </w:tcPr>
          <w:p w14:paraId="20745466" w14:textId="77777777" w:rsidR="00730EA4" w:rsidRPr="004368A2" w:rsidRDefault="00730EA4" w:rsidP="00730EA4">
            <w:pPr>
              <w:autoSpaceDE w:val="0"/>
              <w:autoSpaceDN w:val="0"/>
              <w:adjustRightInd w:val="0"/>
              <w:spacing w:after="0" w:line="267" w:lineRule="exact"/>
              <w:ind w:left="97" w:right="-20"/>
              <w:rPr>
                <w:rFonts w:ascii="Roboto Condensed" w:hAnsi="Roboto Condensed" w:cs="Times New Roman"/>
                <w:b/>
                <w:color w:val="FFFFFF" w:themeColor="background1"/>
                <w:szCs w:val="24"/>
              </w:rPr>
            </w:pPr>
            <w:r w:rsidRPr="004368A2">
              <w:rPr>
                <w:rFonts w:ascii="Roboto Condensed" w:hAnsi="Roboto Condensed" w:cs="Calibri"/>
                <w:b/>
                <w:bCs/>
                <w:color w:val="FFFFFF" w:themeColor="background1"/>
                <w:position w:val="1"/>
              </w:rPr>
              <w:t>Res</w:t>
            </w:r>
            <w:r w:rsidRPr="004368A2">
              <w:rPr>
                <w:rFonts w:ascii="Roboto Condensed" w:hAnsi="Roboto Condensed" w:cs="Calibri"/>
                <w:b/>
                <w:bCs/>
                <w:color w:val="FFFFFF" w:themeColor="background1"/>
                <w:spacing w:val="1"/>
                <w:position w:val="1"/>
              </w:rPr>
              <w:t>s</w:t>
            </w:r>
            <w:r w:rsidRPr="004368A2">
              <w:rPr>
                <w:rFonts w:ascii="Roboto Condensed" w:hAnsi="Roboto Condensed" w:cs="Calibri"/>
                <w:b/>
                <w:bCs/>
                <w:color w:val="FFFFFF" w:themeColor="background1"/>
                <w:spacing w:val="-1"/>
                <w:position w:val="1"/>
              </w:rPr>
              <w:t>ou</w:t>
            </w:r>
            <w:r w:rsidRPr="004368A2">
              <w:rPr>
                <w:rFonts w:ascii="Roboto Condensed" w:hAnsi="Roboto Condensed" w:cs="Calibri"/>
                <w:b/>
                <w:bCs/>
                <w:color w:val="FFFFFF" w:themeColor="background1"/>
                <w:spacing w:val="-2"/>
                <w:position w:val="1"/>
              </w:rPr>
              <w:t>r</w:t>
            </w:r>
            <w:r w:rsidRPr="004368A2">
              <w:rPr>
                <w:rFonts w:ascii="Roboto Condensed" w:hAnsi="Roboto Condensed" w:cs="Calibri"/>
                <w:b/>
                <w:bCs/>
                <w:color w:val="FFFFFF" w:themeColor="background1"/>
                <w:spacing w:val="1"/>
                <w:position w:val="1"/>
              </w:rPr>
              <w:t>c</w:t>
            </w:r>
            <w:r w:rsidRPr="004368A2">
              <w:rPr>
                <w:rFonts w:ascii="Roboto Condensed" w:hAnsi="Roboto Condensed" w:cs="Calibri"/>
                <w:b/>
                <w:bCs/>
                <w:color w:val="FFFFFF" w:themeColor="background1"/>
                <w:spacing w:val="-1"/>
                <w:position w:val="1"/>
              </w:rPr>
              <w:t>e</w:t>
            </w:r>
            <w:r w:rsidRPr="004368A2">
              <w:rPr>
                <w:rFonts w:ascii="Roboto Condensed" w:hAnsi="Roboto Condensed" w:cs="Calibri"/>
                <w:b/>
                <w:bCs/>
                <w:color w:val="FFFFFF" w:themeColor="background1"/>
                <w:position w:val="1"/>
              </w:rPr>
              <w:t>s</w:t>
            </w:r>
            <w:r w:rsidRPr="004368A2">
              <w:rPr>
                <w:rFonts w:ascii="Roboto Condensed" w:hAnsi="Roboto Condensed" w:cs="Calibri"/>
                <w:b/>
                <w:bCs/>
                <w:color w:val="FFFFFF" w:themeColor="background1"/>
                <w:spacing w:val="1"/>
                <w:position w:val="1"/>
              </w:rPr>
              <w:t xml:space="preserve"> </w:t>
            </w:r>
            <w:r w:rsidRPr="004368A2">
              <w:rPr>
                <w:rFonts w:ascii="Roboto Condensed" w:hAnsi="Roboto Condensed" w:cs="Calibri"/>
                <w:b/>
                <w:bCs/>
                <w:color w:val="FFFFFF" w:themeColor="background1"/>
                <w:position w:val="1"/>
              </w:rPr>
              <w:t>-</w:t>
            </w:r>
            <w:r w:rsidRPr="004368A2">
              <w:rPr>
                <w:rFonts w:ascii="Roboto Condensed" w:hAnsi="Roboto Condensed" w:cs="Calibri"/>
                <w:b/>
                <w:bCs/>
                <w:color w:val="FFFFFF" w:themeColor="background1"/>
                <w:spacing w:val="-2"/>
                <w:position w:val="1"/>
              </w:rPr>
              <w:t xml:space="preserve"> </w:t>
            </w:r>
            <w:r w:rsidRPr="004368A2">
              <w:rPr>
                <w:rFonts w:ascii="Roboto Condensed" w:hAnsi="Roboto Condensed" w:cs="Calibri"/>
                <w:b/>
                <w:bCs/>
                <w:color w:val="FFFFFF" w:themeColor="background1"/>
                <w:spacing w:val="1"/>
                <w:position w:val="1"/>
              </w:rPr>
              <w:t>r</w:t>
            </w:r>
            <w:r w:rsidRPr="004368A2">
              <w:rPr>
                <w:rFonts w:ascii="Roboto Condensed" w:hAnsi="Roboto Condensed" w:cs="Calibri"/>
                <w:b/>
                <w:bCs/>
                <w:color w:val="FFFFFF" w:themeColor="background1"/>
                <w:spacing w:val="-1"/>
                <w:position w:val="1"/>
              </w:rPr>
              <w:t>é</w:t>
            </w:r>
            <w:r w:rsidRPr="004368A2">
              <w:rPr>
                <w:rFonts w:ascii="Roboto Condensed" w:hAnsi="Roboto Condensed" w:cs="Calibri"/>
                <w:b/>
                <w:bCs/>
                <w:color w:val="FFFFFF" w:themeColor="background1"/>
                <w:position w:val="1"/>
              </w:rPr>
              <w:t>f</w:t>
            </w:r>
            <w:r w:rsidRPr="004368A2">
              <w:rPr>
                <w:rFonts w:ascii="Roboto Condensed" w:hAnsi="Roboto Condensed" w:cs="Calibri"/>
                <w:b/>
                <w:bCs/>
                <w:color w:val="FFFFFF" w:themeColor="background1"/>
                <w:spacing w:val="-1"/>
                <w:position w:val="1"/>
              </w:rPr>
              <w:t>é</w:t>
            </w:r>
            <w:r w:rsidRPr="004368A2">
              <w:rPr>
                <w:rFonts w:ascii="Roboto Condensed" w:hAnsi="Roboto Condensed" w:cs="Calibri"/>
                <w:b/>
                <w:bCs/>
                <w:color w:val="FFFFFF" w:themeColor="background1"/>
                <w:spacing w:val="1"/>
                <w:position w:val="1"/>
              </w:rPr>
              <w:t>r</w:t>
            </w:r>
            <w:r w:rsidRPr="004368A2">
              <w:rPr>
                <w:rFonts w:ascii="Roboto Condensed" w:hAnsi="Roboto Condensed" w:cs="Calibri"/>
                <w:b/>
                <w:bCs/>
                <w:color w:val="FFFFFF" w:themeColor="background1"/>
                <w:spacing w:val="-1"/>
                <w:position w:val="1"/>
              </w:rPr>
              <w:t>en</w:t>
            </w:r>
            <w:r w:rsidRPr="004368A2">
              <w:rPr>
                <w:rFonts w:ascii="Roboto Condensed" w:hAnsi="Roboto Condensed" w:cs="Calibri"/>
                <w:b/>
                <w:bCs/>
                <w:color w:val="FFFFFF" w:themeColor="background1"/>
                <w:spacing w:val="1"/>
                <w:position w:val="1"/>
              </w:rPr>
              <w:t>c</w:t>
            </w:r>
            <w:r w:rsidRPr="004368A2">
              <w:rPr>
                <w:rFonts w:ascii="Roboto Condensed" w:hAnsi="Roboto Condensed" w:cs="Calibri"/>
                <w:b/>
                <w:bCs/>
                <w:color w:val="FFFFFF" w:themeColor="background1"/>
                <w:spacing w:val="-3"/>
                <w:position w:val="1"/>
              </w:rPr>
              <w:t>e</w:t>
            </w:r>
            <w:r w:rsidRPr="004368A2">
              <w:rPr>
                <w:rFonts w:ascii="Roboto Condensed" w:hAnsi="Roboto Condensed" w:cs="Calibri"/>
                <w:b/>
                <w:bCs/>
                <w:color w:val="FFFFFF" w:themeColor="background1"/>
                <w:position w:val="1"/>
              </w:rPr>
              <w:t>s</w:t>
            </w:r>
          </w:p>
        </w:tc>
        <w:tc>
          <w:tcPr>
            <w:tcW w:w="6485" w:type="dxa"/>
            <w:gridSpan w:val="3"/>
            <w:shd w:val="clear" w:color="auto" w:fill="F1E5F7"/>
            <w:vAlign w:val="center"/>
          </w:tcPr>
          <w:p w14:paraId="29D6918A" w14:textId="77777777" w:rsidR="00730EA4" w:rsidRPr="008B4412" w:rsidRDefault="00730EA4" w:rsidP="00730EA4">
            <w:pPr>
              <w:autoSpaceDE w:val="0"/>
              <w:autoSpaceDN w:val="0"/>
              <w:adjustRightInd w:val="0"/>
              <w:spacing w:after="0" w:line="267" w:lineRule="exact"/>
              <w:ind w:left="102" w:right="113"/>
              <w:rPr>
                <w:rFonts w:ascii="Roboto Condensed" w:hAnsi="Roboto Condensed" w:cs="Calibri"/>
                <w:sz w:val="20"/>
                <w:szCs w:val="20"/>
                <w:lang w:val="en-GB"/>
              </w:rPr>
            </w:pPr>
            <w:r w:rsidRPr="008B4412">
              <w:rPr>
                <w:rFonts w:ascii="Roboto Condensed" w:hAnsi="Roboto Condensed" w:cs="Calibri"/>
                <w:position w:val="1"/>
                <w:sz w:val="20"/>
                <w:szCs w:val="20"/>
                <w:lang w:val="en-GB"/>
              </w:rPr>
              <w:t>F</w:t>
            </w:r>
            <w:r w:rsidRPr="008B4412">
              <w:rPr>
                <w:rFonts w:ascii="Roboto Condensed" w:hAnsi="Roboto Condensed" w:cs="Calibri"/>
                <w:spacing w:val="-1"/>
                <w:position w:val="1"/>
                <w:sz w:val="20"/>
                <w:szCs w:val="20"/>
                <w:lang w:val="en-GB"/>
              </w:rPr>
              <w:t>r</w:t>
            </w:r>
            <w:r w:rsidRPr="008B4412">
              <w:rPr>
                <w:rFonts w:ascii="Roboto Condensed" w:hAnsi="Roboto Condensed" w:cs="Calibri"/>
                <w:position w:val="1"/>
                <w:sz w:val="20"/>
                <w:szCs w:val="20"/>
                <w:lang w:val="en-GB"/>
              </w:rPr>
              <w:t>a</w:t>
            </w:r>
            <w:r w:rsidRPr="008B4412">
              <w:rPr>
                <w:rFonts w:ascii="Roboto Condensed" w:hAnsi="Roboto Condensed" w:cs="Calibri"/>
                <w:spacing w:val="-1"/>
                <w:position w:val="1"/>
                <w:sz w:val="20"/>
                <w:szCs w:val="20"/>
                <w:lang w:val="en-GB"/>
              </w:rPr>
              <w:t>z</w:t>
            </w:r>
            <w:r w:rsidRPr="008B4412">
              <w:rPr>
                <w:rFonts w:ascii="Roboto Condensed" w:hAnsi="Roboto Condensed" w:cs="Calibri"/>
                <w:position w:val="1"/>
                <w:sz w:val="20"/>
                <w:szCs w:val="20"/>
                <w:lang w:val="en-GB"/>
              </w:rPr>
              <w:t>elle</w:t>
            </w:r>
            <w:r w:rsidRPr="008B4412">
              <w:rPr>
                <w:rFonts w:ascii="Roboto Condensed" w:hAnsi="Roboto Condensed" w:cs="Calibri"/>
                <w:spacing w:val="11"/>
                <w:position w:val="1"/>
                <w:sz w:val="20"/>
                <w:szCs w:val="20"/>
                <w:lang w:val="en-GB"/>
              </w:rPr>
              <w:t xml:space="preserve"> </w:t>
            </w:r>
            <w:r w:rsidRPr="008B4412">
              <w:rPr>
                <w:rFonts w:ascii="Roboto Condensed" w:hAnsi="Roboto Condensed" w:cs="Calibri"/>
                <w:position w:val="1"/>
                <w:sz w:val="20"/>
                <w:szCs w:val="20"/>
                <w:lang w:val="en-GB"/>
              </w:rPr>
              <w:t>e.</w:t>
            </w:r>
            <w:r w:rsidRPr="008B4412">
              <w:rPr>
                <w:rFonts w:ascii="Roboto Condensed" w:hAnsi="Roboto Condensed" w:cs="Calibri"/>
                <w:spacing w:val="11"/>
                <w:position w:val="1"/>
                <w:sz w:val="20"/>
                <w:szCs w:val="20"/>
                <w:lang w:val="en-GB"/>
              </w:rPr>
              <w:t xml:space="preserve"> </w:t>
            </w:r>
            <w:r w:rsidRPr="008B4412">
              <w:rPr>
                <w:rFonts w:ascii="Roboto Condensed" w:hAnsi="Roboto Condensed" w:cs="Calibri"/>
                <w:position w:val="1"/>
                <w:sz w:val="20"/>
                <w:szCs w:val="20"/>
                <w:lang w:val="en-GB"/>
              </w:rPr>
              <w:t>-</w:t>
            </w:r>
            <w:r w:rsidRPr="008B4412">
              <w:rPr>
                <w:rFonts w:ascii="Roboto Condensed" w:hAnsi="Roboto Condensed" w:cs="Calibri"/>
                <w:spacing w:val="10"/>
                <w:position w:val="1"/>
                <w:sz w:val="20"/>
                <w:szCs w:val="20"/>
                <w:lang w:val="en-GB"/>
              </w:rPr>
              <w:t xml:space="preserve"> </w:t>
            </w:r>
            <w:r w:rsidRPr="008B4412">
              <w:rPr>
                <w:rFonts w:ascii="Roboto Condensed" w:hAnsi="Roboto Condensed" w:cs="Calibri"/>
                <w:position w:val="1"/>
                <w:sz w:val="20"/>
                <w:szCs w:val="20"/>
                <w:lang w:val="en-GB"/>
              </w:rPr>
              <w:t>S</w:t>
            </w:r>
            <w:r w:rsidRPr="008B4412">
              <w:rPr>
                <w:rFonts w:ascii="Roboto Condensed" w:hAnsi="Roboto Condensed" w:cs="Calibri"/>
                <w:spacing w:val="-2"/>
                <w:position w:val="1"/>
                <w:sz w:val="20"/>
                <w:szCs w:val="20"/>
                <w:lang w:val="en-GB"/>
              </w:rPr>
              <w:t>u</w:t>
            </w:r>
            <w:r w:rsidRPr="008B4412">
              <w:rPr>
                <w:rFonts w:ascii="Roboto Condensed" w:hAnsi="Roboto Condensed" w:cs="Calibri"/>
                <w:spacing w:val="-1"/>
                <w:position w:val="1"/>
                <w:sz w:val="20"/>
                <w:szCs w:val="20"/>
                <w:lang w:val="en-GB"/>
              </w:rPr>
              <w:t>pp</w:t>
            </w:r>
            <w:r w:rsidRPr="008B4412">
              <w:rPr>
                <w:rFonts w:ascii="Roboto Condensed" w:hAnsi="Roboto Condensed" w:cs="Calibri"/>
                <w:position w:val="1"/>
                <w:sz w:val="20"/>
                <w:szCs w:val="20"/>
                <w:lang w:val="en-GB"/>
              </w:rPr>
              <w:t>ly</w:t>
            </w:r>
            <w:r w:rsidRPr="008B4412">
              <w:rPr>
                <w:rFonts w:ascii="Roboto Condensed" w:hAnsi="Roboto Condensed" w:cs="Calibri"/>
                <w:spacing w:val="11"/>
                <w:position w:val="1"/>
                <w:sz w:val="20"/>
                <w:szCs w:val="20"/>
                <w:lang w:val="en-GB"/>
              </w:rPr>
              <w:t xml:space="preserve"> </w:t>
            </w:r>
            <w:r w:rsidRPr="008B4412">
              <w:rPr>
                <w:rFonts w:ascii="Roboto Condensed" w:hAnsi="Roboto Condensed" w:cs="Calibri"/>
                <w:position w:val="1"/>
                <w:sz w:val="20"/>
                <w:szCs w:val="20"/>
                <w:lang w:val="en-GB"/>
              </w:rPr>
              <w:t>ch</w:t>
            </w:r>
            <w:r w:rsidRPr="008B4412">
              <w:rPr>
                <w:rFonts w:ascii="Roboto Condensed" w:hAnsi="Roboto Condensed" w:cs="Calibri"/>
                <w:spacing w:val="-1"/>
                <w:position w:val="1"/>
                <w:sz w:val="20"/>
                <w:szCs w:val="20"/>
                <w:lang w:val="en-GB"/>
              </w:rPr>
              <w:t>a</w:t>
            </w:r>
            <w:r w:rsidRPr="008B4412">
              <w:rPr>
                <w:rFonts w:ascii="Roboto Condensed" w:hAnsi="Roboto Condensed" w:cs="Calibri"/>
                <w:position w:val="1"/>
                <w:sz w:val="20"/>
                <w:szCs w:val="20"/>
                <w:lang w:val="en-GB"/>
              </w:rPr>
              <w:t>in</w:t>
            </w:r>
            <w:r w:rsidRPr="008B4412">
              <w:rPr>
                <w:rFonts w:ascii="Roboto Condensed" w:hAnsi="Roboto Condensed" w:cs="Calibri"/>
                <w:spacing w:val="9"/>
                <w:position w:val="1"/>
                <w:sz w:val="20"/>
                <w:szCs w:val="20"/>
                <w:lang w:val="en-GB"/>
              </w:rPr>
              <w:t xml:space="preserve"> </w:t>
            </w:r>
            <w:proofErr w:type="spellStart"/>
            <w:r w:rsidRPr="008B4412">
              <w:rPr>
                <w:rFonts w:ascii="Roboto Condensed" w:hAnsi="Roboto Condensed" w:cs="Calibri"/>
                <w:spacing w:val="2"/>
                <w:position w:val="1"/>
                <w:sz w:val="20"/>
                <w:szCs w:val="20"/>
                <w:lang w:val="en-GB"/>
              </w:rPr>
              <w:t>s</w:t>
            </w:r>
            <w:r w:rsidRPr="008B4412">
              <w:rPr>
                <w:rFonts w:ascii="Roboto Condensed" w:hAnsi="Roboto Condensed" w:cs="Calibri"/>
                <w:position w:val="1"/>
                <w:sz w:val="20"/>
                <w:szCs w:val="20"/>
                <w:lang w:val="en-GB"/>
              </w:rPr>
              <w:t>trat</w:t>
            </w:r>
            <w:r w:rsidRPr="008B4412">
              <w:rPr>
                <w:rFonts w:ascii="Roboto Condensed" w:hAnsi="Roboto Condensed" w:cs="Calibri"/>
                <w:spacing w:val="1"/>
                <w:position w:val="1"/>
                <w:sz w:val="20"/>
                <w:szCs w:val="20"/>
                <w:lang w:val="en-GB"/>
              </w:rPr>
              <w:t>e</w:t>
            </w:r>
            <w:r w:rsidRPr="008B4412">
              <w:rPr>
                <w:rFonts w:ascii="Roboto Condensed" w:hAnsi="Roboto Condensed" w:cs="Calibri"/>
                <w:spacing w:val="-1"/>
                <w:position w:val="1"/>
                <w:sz w:val="20"/>
                <w:szCs w:val="20"/>
                <w:lang w:val="en-GB"/>
              </w:rPr>
              <w:t>g</w:t>
            </w:r>
            <w:r w:rsidRPr="008B4412">
              <w:rPr>
                <w:rFonts w:ascii="Roboto Condensed" w:hAnsi="Roboto Condensed" w:cs="Calibri"/>
                <w:position w:val="1"/>
                <w:sz w:val="20"/>
                <w:szCs w:val="20"/>
                <w:lang w:val="en-GB"/>
              </w:rPr>
              <w:t>ie</w:t>
            </w:r>
            <w:proofErr w:type="spellEnd"/>
            <w:r w:rsidRPr="008B4412">
              <w:rPr>
                <w:rFonts w:ascii="Roboto Condensed" w:hAnsi="Roboto Condensed" w:cs="Calibri"/>
                <w:position w:val="1"/>
                <w:sz w:val="20"/>
                <w:szCs w:val="20"/>
                <w:lang w:val="en-GB"/>
              </w:rPr>
              <w:t>.</w:t>
            </w:r>
            <w:r w:rsidRPr="008B4412">
              <w:rPr>
                <w:rFonts w:ascii="Roboto Condensed" w:hAnsi="Roboto Condensed" w:cs="Calibri"/>
                <w:spacing w:val="10"/>
                <w:position w:val="1"/>
                <w:sz w:val="20"/>
                <w:szCs w:val="20"/>
                <w:lang w:val="en-GB"/>
              </w:rPr>
              <w:t xml:space="preserve"> </w:t>
            </w:r>
            <w:r w:rsidRPr="008B4412">
              <w:rPr>
                <w:rFonts w:ascii="Roboto Condensed" w:hAnsi="Roboto Condensed" w:cs="Calibri"/>
                <w:position w:val="1"/>
                <w:sz w:val="20"/>
                <w:szCs w:val="20"/>
                <w:lang w:val="en-GB"/>
              </w:rPr>
              <w:t>the</w:t>
            </w:r>
            <w:r w:rsidRPr="008B4412">
              <w:rPr>
                <w:rFonts w:ascii="Roboto Condensed" w:hAnsi="Roboto Condensed" w:cs="Calibri"/>
                <w:spacing w:val="10"/>
                <w:position w:val="1"/>
                <w:sz w:val="20"/>
                <w:szCs w:val="20"/>
                <w:lang w:val="en-GB"/>
              </w:rPr>
              <w:t xml:space="preserve"> </w:t>
            </w:r>
            <w:r w:rsidRPr="008B4412">
              <w:rPr>
                <w:rFonts w:ascii="Roboto Condensed" w:hAnsi="Roboto Condensed" w:cs="Calibri"/>
                <w:spacing w:val="-3"/>
                <w:position w:val="1"/>
                <w:sz w:val="20"/>
                <w:szCs w:val="20"/>
                <w:lang w:val="en-GB"/>
              </w:rPr>
              <w:t>l</w:t>
            </w:r>
            <w:r w:rsidRPr="008B4412">
              <w:rPr>
                <w:rFonts w:ascii="Roboto Condensed" w:hAnsi="Roboto Condensed" w:cs="Calibri"/>
                <w:spacing w:val="1"/>
                <w:position w:val="1"/>
                <w:sz w:val="20"/>
                <w:szCs w:val="20"/>
                <w:lang w:val="en-GB"/>
              </w:rPr>
              <w:t>o</w:t>
            </w:r>
            <w:r w:rsidRPr="008B4412">
              <w:rPr>
                <w:rFonts w:ascii="Roboto Condensed" w:hAnsi="Roboto Condensed" w:cs="Calibri"/>
                <w:spacing w:val="-1"/>
                <w:position w:val="1"/>
                <w:sz w:val="20"/>
                <w:szCs w:val="20"/>
                <w:lang w:val="en-GB"/>
              </w:rPr>
              <w:t>g</w:t>
            </w:r>
            <w:r w:rsidRPr="008B4412">
              <w:rPr>
                <w:rFonts w:ascii="Roboto Condensed" w:hAnsi="Roboto Condensed" w:cs="Calibri"/>
                <w:position w:val="1"/>
                <w:sz w:val="20"/>
                <w:szCs w:val="20"/>
                <w:lang w:val="en-GB"/>
              </w:rPr>
              <w:t>istics</w:t>
            </w:r>
            <w:r w:rsidRPr="008B4412">
              <w:rPr>
                <w:rFonts w:ascii="Roboto Condensed" w:hAnsi="Roboto Condensed" w:cs="Calibri"/>
                <w:spacing w:val="8"/>
                <w:position w:val="1"/>
                <w:sz w:val="20"/>
                <w:szCs w:val="20"/>
                <w:lang w:val="en-GB"/>
              </w:rPr>
              <w:t xml:space="preserve"> </w:t>
            </w:r>
            <w:r w:rsidRPr="008B4412">
              <w:rPr>
                <w:rFonts w:ascii="Roboto Condensed" w:hAnsi="Roboto Condensed" w:cs="Calibri"/>
                <w:spacing w:val="1"/>
                <w:position w:val="1"/>
                <w:sz w:val="20"/>
                <w:szCs w:val="20"/>
                <w:lang w:val="en-GB"/>
              </w:rPr>
              <w:t>o</w:t>
            </w:r>
            <w:r w:rsidRPr="008B4412">
              <w:rPr>
                <w:rFonts w:ascii="Roboto Condensed" w:hAnsi="Roboto Condensed" w:cs="Calibri"/>
                <w:position w:val="1"/>
                <w:sz w:val="20"/>
                <w:szCs w:val="20"/>
                <w:lang w:val="en-GB"/>
              </w:rPr>
              <w:t>f</w:t>
            </w:r>
            <w:r w:rsidRPr="008B4412">
              <w:rPr>
                <w:rFonts w:ascii="Roboto Condensed" w:hAnsi="Roboto Condensed" w:cs="Calibri"/>
                <w:spacing w:val="10"/>
                <w:position w:val="1"/>
                <w:sz w:val="20"/>
                <w:szCs w:val="20"/>
                <w:lang w:val="en-GB"/>
              </w:rPr>
              <w:t xml:space="preserve"> </w:t>
            </w:r>
            <w:r w:rsidRPr="008B4412">
              <w:rPr>
                <w:rFonts w:ascii="Roboto Condensed" w:hAnsi="Roboto Condensed" w:cs="Calibri"/>
                <w:position w:val="1"/>
                <w:sz w:val="20"/>
                <w:szCs w:val="20"/>
                <w:lang w:val="en-GB"/>
              </w:rPr>
              <w:t>su</w:t>
            </w:r>
            <w:r w:rsidRPr="008B4412">
              <w:rPr>
                <w:rFonts w:ascii="Roboto Condensed" w:hAnsi="Roboto Condensed" w:cs="Calibri"/>
                <w:spacing w:val="-2"/>
                <w:position w:val="1"/>
                <w:sz w:val="20"/>
                <w:szCs w:val="20"/>
                <w:lang w:val="en-GB"/>
              </w:rPr>
              <w:t>p</w:t>
            </w:r>
            <w:r w:rsidRPr="008B4412">
              <w:rPr>
                <w:rFonts w:ascii="Roboto Condensed" w:hAnsi="Roboto Condensed" w:cs="Calibri"/>
                <w:spacing w:val="-1"/>
                <w:position w:val="1"/>
                <w:sz w:val="20"/>
                <w:szCs w:val="20"/>
                <w:lang w:val="en-GB"/>
              </w:rPr>
              <w:t>p</w:t>
            </w:r>
            <w:r w:rsidRPr="008B4412">
              <w:rPr>
                <w:rFonts w:ascii="Roboto Condensed" w:hAnsi="Roboto Condensed" w:cs="Calibri"/>
                <w:position w:val="1"/>
                <w:sz w:val="20"/>
                <w:szCs w:val="20"/>
                <w:lang w:val="en-GB"/>
              </w:rPr>
              <w:t>ly</w:t>
            </w:r>
            <w:r w:rsidRPr="008B4412">
              <w:rPr>
                <w:rFonts w:ascii="Roboto Condensed" w:hAnsi="Roboto Condensed" w:cs="Calibri"/>
                <w:spacing w:val="11"/>
                <w:position w:val="1"/>
                <w:sz w:val="20"/>
                <w:szCs w:val="20"/>
                <w:lang w:val="en-GB"/>
              </w:rPr>
              <w:t xml:space="preserve"> </w:t>
            </w:r>
            <w:r w:rsidRPr="008B4412">
              <w:rPr>
                <w:rFonts w:ascii="Roboto Condensed" w:hAnsi="Roboto Condensed" w:cs="Calibri"/>
                <w:position w:val="1"/>
                <w:sz w:val="20"/>
                <w:szCs w:val="20"/>
                <w:lang w:val="en-GB"/>
              </w:rPr>
              <w:t>ch</w:t>
            </w:r>
            <w:r w:rsidRPr="008B4412">
              <w:rPr>
                <w:rFonts w:ascii="Roboto Condensed" w:hAnsi="Roboto Condensed" w:cs="Calibri"/>
                <w:spacing w:val="-1"/>
                <w:position w:val="1"/>
                <w:sz w:val="20"/>
                <w:szCs w:val="20"/>
                <w:lang w:val="en-GB"/>
              </w:rPr>
              <w:t>a</w:t>
            </w:r>
            <w:r w:rsidRPr="008B4412">
              <w:rPr>
                <w:rFonts w:ascii="Roboto Condensed" w:hAnsi="Roboto Condensed" w:cs="Calibri"/>
                <w:position w:val="1"/>
                <w:sz w:val="20"/>
                <w:szCs w:val="20"/>
                <w:lang w:val="en-GB"/>
              </w:rPr>
              <w:t>in</w:t>
            </w:r>
            <w:r w:rsidRPr="008B4412">
              <w:rPr>
                <w:rFonts w:ascii="Roboto Condensed" w:hAnsi="Roboto Condensed" w:cs="Calibri"/>
                <w:spacing w:val="9"/>
                <w:position w:val="1"/>
                <w:sz w:val="20"/>
                <w:szCs w:val="20"/>
                <w:lang w:val="en-GB"/>
              </w:rPr>
              <w:t xml:space="preserve"> </w:t>
            </w:r>
            <w:r w:rsidRPr="008B4412">
              <w:rPr>
                <w:rFonts w:ascii="Roboto Condensed" w:hAnsi="Roboto Condensed" w:cs="Calibri"/>
                <w:spacing w:val="1"/>
                <w:position w:val="1"/>
                <w:sz w:val="20"/>
                <w:szCs w:val="20"/>
                <w:lang w:val="en-GB"/>
              </w:rPr>
              <w:t>m</w:t>
            </w:r>
            <w:r w:rsidRPr="008B4412">
              <w:rPr>
                <w:rFonts w:ascii="Roboto Condensed" w:hAnsi="Roboto Condensed" w:cs="Calibri"/>
                <w:position w:val="1"/>
                <w:sz w:val="20"/>
                <w:szCs w:val="20"/>
                <w:lang w:val="en-GB"/>
              </w:rPr>
              <w:t>a</w:t>
            </w:r>
            <w:r w:rsidRPr="008B4412">
              <w:rPr>
                <w:rFonts w:ascii="Roboto Condensed" w:hAnsi="Roboto Condensed" w:cs="Calibri"/>
                <w:spacing w:val="-1"/>
                <w:position w:val="1"/>
                <w:sz w:val="20"/>
                <w:szCs w:val="20"/>
                <w:lang w:val="en-GB"/>
              </w:rPr>
              <w:t>n</w:t>
            </w:r>
            <w:r w:rsidRPr="008B4412">
              <w:rPr>
                <w:rFonts w:ascii="Roboto Condensed" w:hAnsi="Roboto Condensed" w:cs="Calibri"/>
                <w:position w:val="1"/>
                <w:sz w:val="20"/>
                <w:szCs w:val="20"/>
                <w:lang w:val="en-GB"/>
              </w:rPr>
              <w:t>a</w:t>
            </w:r>
            <w:r w:rsidRPr="008B4412">
              <w:rPr>
                <w:rFonts w:ascii="Roboto Condensed" w:hAnsi="Roboto Condensed" w:cs="Calibri"/>
                <w:spacing w:val="-1"/>
                <w:position w:val="1"/>
                <w:sz w:val="20"/>
                <w:szCs w:val="20"/>
                <w:lang w:val="en-GB"/>
              </w:rPr>
              <w:t>g</w:t>
            </w:r>
            <w:r w:rsidRPr="008B4412">
              <w:rPr>
                <w:rFonts w:ascii="Roboto Condensed" w:hAnsi="Roboto Condensed" w:cs="Calibri"/>
                <w:position w:val="1"/>
                <w:sz w:val="20"/>
                <w:szCs w:val="20"/>
                <w:lang w:val="en-GB"/>
              </w:rPr>
              <w:t>e</w:t>
            </w:r>
            <w:r w:rsidRPr="008B4412">
              <w:rPr>
                <w:rFonts w:ascii="Roboto Condensed" w:hAnsi="Roboto Condensed" w:cs="Calibri"/>
                <w:spacing w:val="-1"/>
                <w:position w:val="1"/>
                <w:sz w:val="20"/>
                <w:szCs w:val="20"/>
                <w:lang w:val="en-GB"/>
              </w:rPr>
              <w:t>m</w:t>
            </w:r>
            <w:r w:rsidRPr="008B4412">
              <w:rPr>
                <w:rFonts w:ascii="Roboto Condensed" w:hAnsi="Roboto Condensed" w:cs="Calibri"/>
                <w:position w:val="1"/>
                <w:sz w:val="20"/>
                <w:szCs w:val="20"/>
                <w:lang w:val="en-GB"/>
              </w:rPr>
              <w:t>ent.</w:t>
            </w:r>
          </w:p>
          <w:p w14:paraId="279A35B9" w14:textId="77777777" w:rsidR="00730EA4" w:rsidRPr="008B4412" w:rsidRDefault="00730EA4" w:rsidP="00730EA4">
            <w:pPr>
              <w:autoSpaceDE w:val="0"/>
              <w:autoSpaceDN w:val="0"/>
              <w:adjustRightInd w:val="0"/>
              <w:spacing w:before="1" w:after="0" w:line="239" w:lineRule="auto"/>
              <w:ind w:left="102" w:right="113"/>
              <w:rPr>
                <w:rFonts w:ascii="Roboto Condensed" w:hAnsi="Roboto Condensed" w:cs="Calibri"/>
                <w:sz w:val="20"/>
                <w:szCs w:val="20"/>
                <w:lang w:val="en-GB"/>
              </w:rPr>
            </w:pPr>
            <w:proofErr w:type="spellStart"/>
            <w:r w:rsidRPr="008B4412">
              <w:rPr>
                <w:rFonts w:ascii="Roboto Condensed" w:hAnsi="Roboto Condensed" w:cs="Calibri"/>
                <w:spacing w:val="1"/>
                <w:sz w:val="20"/>
                <w:szCs w:val="20"/>
                <w:lang w:val="en-GB"/>
              </w:rPr>
              <w:t>M</w:t>
            </w:r>
            <w:r w:rsidRPr="008B4412">
              <w:rPr>
                <w:rFonts w:ascii="Roboto Condensed" w:hAnsi="Roboto Condensed" w:cs="Calibri"/>
                <w:sz w:val="20"/>
                <w:szCs w:val="20"/>
                <w:lang w:val="en-GB"/>
              </w:rPr>
              <w:t>cg</w:t>
            </w:r>
            <w:r w:rsidRPr="008B4412">
              <w:rPr>
                <w:rFonts w:ascii="Roboto Condensed" w:hAnsi="Roboto Condensed" w:cs="Calibri"/>
                <w:spacing w:val="-1"/>
                <w:sz w:val="20"/>
                <w:szCs w:val="20"/>
                <w:lang w:val="en-GB"/>
              </w:rPr>
              <w:t>r</w:t>
            </w:r>
            <w:r w:rsidRPr="008B4412">
              <w:rPr>
                <w:rFonts w:ascii="Roboto Condensed" w:hAnsi="Roboto Condensed" w:cs="Calibri"/>
                <w:sz w:val="20"/>
                <w:szCs w:val="20"/>
                <w:lang w:val="en-GB"/>
              </w:rPr>
              <w:t>aw</w:t>
            </w:r>
            <w:proofErr w:type="spellEnd"/>
            <w:r w:rsidRPr="008B4412">
              <w:rPr>
                <w:rFonts w:ascii="Roboto Condensed" w:hAnsi="Roboto Condensed" w:cs="Calibri"/>
                <w:spacing w:val="-2"/>
                <w:sz w:val="20"/>
                <w:szCs w:val="20"/>
                <w:lang w:val="en-GB"/>
              </w:rPr>
              <w:t xml:space="preserve"> </w:t>
            </w:r>
            <w:r w:rsidRPr="008B4412">
              <w:rPr>
                <w:rFonts w:ascii="Roboto Condensed" w:hAnsi="Roboto Condensed" w:cs="Calibri"/>
                <w:sz w:val="20"/>
                <w:szCs w:val="20"/>
                <w:lang w:val="en-GB"/>
              </w:rPr>
              <w:t>Hi</w:t>
            </w:r>
            <w:r w:rsidRPr="008B4412">
              <w:rPr>
                <w:rFonts w:ascii="Roboto Condensed" w:hAnsi="Roboto Condensed" w:cs="Calibri"/>
                <w:spacing w:val="-1"/>
                <w:sz w:val="20"/>
                <w:szCs w:val="20"/>
                <w:lang w:val="en-GB"/>
              </w:rPr>
              <w:t>l</w:t>
            </w:r>
            <w:r w:rsidRPr="008B4412">
              <w:rPr>
                <w:rFonts w:ascii="Roboto Condensed" w:hAnsi="Roboto Condensed" w:cs="Calibri"/>
                <w:sz w:val="20"/>
                <w:szCs w:val="20"/>
                <w:lang w:val="en-GB"/>
              </w:rPr>
              <w:t xml:space="preserve">l </w:t>
            </w:r>
            <w:r w:rsidRPr="008B4412">
              <w:rPr>
                <w:rFonts w:ascii="Roboto Condensed" w:hAnsi="Roboto Condensed" w:cs="Calibri"/>
                <w:spacing w:val="-1"/>
                <w:sz w:val="20"/>
                <w:szCs w:val="20"/>
                <w:lang w:val="en-GB"/>
              </w:rPr>
              <w:t>2</w:t>
            </w:r>
            <w:r w:rsidRPr="008B4412">
              <w:rPr>
                <w:rFonts w:ascii="Roboto Condensed" w:hAnsi="Roboto Condensed" w:cs="Calibri"/>
                <w:spacing w:val="1"/>
                <w:sz w:val="20"/>
                <w:szCs w:val="20"/>
                <w:lang w:val="en-GB"/>
              </w:rPr>
              <w:t>0</w:t>
            </w:r>
            <w:r w:rsidRPr="008B4412">
              <w:rPr>
                <w:rFonts w:ascii="Roboto Condensed" w:hAnsi="Roboto Condensed" w:cs="Calibri"/>
                <w:spacing w:val="-2"/>
                <w:sz w:val="20"/>
                <w:szCs w:val="20"/>
                <w:lang w:val="en-GB"/>
              </w:rPr>
              <w:t>0</w:t>
            </w:r>
            <w:r w:rsidRPr="008B4412">
              <w:rPr>
                <w:rFonts w:ascii="Roboto Condensed" w:hAnsi="Roboto Condensed" w:cs="Calibri"/>
                <w:spacing w:val="1"/>
                <w:sz w:val="20"/>
                <w:szCs w:val="20"/>
                <w:lang w:val="en-GB"/>
              </w:rPr>
              <w:t>2</w:t>
            </w:r>
            <w:r w:rsidRPr="008B4412">
              <w:rPr>
                <w:rFonts w:ascii="Roboto Condensed" w:hAnsi="Roboto Condensed" w:cs="Calibri"/>
                <w:sz w:val="20"/>
                <w:szCs w:val="20"/>
                <w:lang w:val="en-GB"/>
              </w:rPr>
              <w:t xml:space="preserve">. </w:t>
            </w:r>
            <w:r w:rsidRPr="008B4412">
              <w:rPr>
                <w:rFonts w:ascii="Roboto Condensed" w:hAnsi="Roboto Condensed" w:cs="Calibri"/>
                <w:spacing w:val="-1"/>
                <w:sz w:val="20"/>
                <w:szCs w:val="20"/>
                <w:lang w:val="en-GB"/>
              </w:rPr>
              <w:t>p</w:t>
            </w:r>
            <w:r w:rsidRPr="008B4412">
              <w:rPr>
                <w:rFonts w:ascii="Roboto Condensed" w:hAnsi="Roboto Condensed" w:cs="Calibri"/>
                <w:sz w:val="20"/>
                <w:szCs w:val="20"/>
                <w:lang w:val="en-GB"/>
              </w:rPr>
              <w:t>p</w:t>
            </w:r>
            <w:r w:rsidRPr="008B4412">
              <w:rPr>
                <w:rFonts w:ascii="Roboto Condensed" w:hAnsi="Roboto Condensed" w:cs="Calibri"/>
                <w:spacing w:val="-1"/>
                <w:sz w:val="20"/>
                <w:szCs w:val="20"/>
                <w:lang w:val="en-GB"/>
              </w:rPr>
              <w:t xml:space="preserve"> 2</w:t>
            </w:r>
            <w:r w:rsidRPr="008B4412">
              <w:rPr>
                <w:rFonts w:ascii="Roboto Condensed" w:hAnsi="Roboto Condensed" w:cs="Calibri"/>
                <w:spacing w:val="1"/>
                <w:sz w:val="20"/>
                <w:szCs w:val="20"/>
                <w:lang w:val="en-GB"/>
              </w:rPr>
              <w:t>3</w:t>
            </w:r>
            <w:r w:rsidRPr="008B4412">
              <w:rPr>
                <w:rFonts w:ascii="Roboto Condensed" w:hAnsi="Roboto Condensed" w:cs="Calibri"/>
                <w:sz w:val="20"/>
                <w:szCs w:val="20"/>
                <w:lang w:val="en-GB"/>
              </w:rPr>
              <w:t>-</w:t>
            </w:r>
            <w:r w:rsidRPr="008B4412">
              <w:rPr>
                <w:rFonts w:ascii="Roboto Condensed" w:hAnsi="Roboto Condensed" w:cs="Calibri"/>
                <w:spacing w:val="-2"/>
                <w:sz w:val="20"/>
                <w:szCs w:val="20"/>
                <w:lang w:val="en-GB"/>
              </w:rPr>
              <w:t>6</w:t>
            </w:r>
            <w:r w:rsidRPr="008B4412">
              <w:rPr>
                <w:rFonts w:ascii="Roboto Condensed" w:hAnsi="Roboto Condensed" w:cs="Calibri"/>
                <w:sz w:val="20"/>
                <w:szCs w:val="20"/>
                <w:lang w:val="en-GB"/>
              </w:rPr>
              <w:t>7</w:t>
            </w:r>
            <w:r w:rsidRPr="008B4412">
              <w:rPr>
                <w:rFonts w:ascii="Roboto Condensed" w:hAnsi="Roboto Condensed" w:cs="Calibri"/>
                <w:spacing w:val="1"/>
                <w:sz w:val="20"/>
                <w:szCs w:val="20"/>
                <w:lang w:val="en-GB"/>
              </w:rPr>
              <w:t xml:space="preserve"> </w:t>
            </w:r>
            <w:hyperlink r:id="rId22" w:history="1">
              <w:r w:rsidRPr="008B4412">
                <w:rPr>
                  <w:rFonts w:ascii="Roboto Condensed" w:hAnsi="Roboto Condensed" w:cs="Calibri"/>
                  <w:spacing w:val="-1"/>
                  <w:sz w:val="20"/>
                  <w:szCs w:val="20"/>
                  <w:lang w:val="en-GB"/>
                </w:rPr>
                <w:t>w</w:t>
              </w:r>
              <w:r w:rsidRPr="008B4412">
                <w:rPr>
                  <w:rFonts w:ascii="Roboto Condensed" w:hAnsi="Roboto Condensed" w:cs="Calibri"/>
                  <w:sz w:val="20"/>
                  <w:szCs w:val="20"/>
                  <w:lang w:val="en-GB"/>
                </w:rPr>
                <w:t>w</w:t>
              </w:r>
              <w:r w:rsidRPr="008B4412">
                <w:rPr>
                  <w:rFonts w:ascii="Roboto Condensed" w:hAnsi="Roboto Condensed" w:cs="Calibri"/>
                  <w:spacing w:val="1"/>
                  <w:sz w:val="20"/>
                  <w:szCs w:val="20"/>
                  <w:lang w:val="en-GB"/>
                </w:rPr>
                <w:t>w</w:t>
              </w:r>
              <w:r w:rsidRPr="008B4412">
                <w:rPr>
                  <w:rFonts w:ascii="Roboto Condensed" w:hAnsi="Roboto Condensed" w:cs="Calibri"/>
                  <w:sz w:val="20"/>
                  <w:szCs w:val="20"/>
                  <w:lang w:val="en-GB"/>
                </w:rPr>
                <w:t>.</w:t>
              </w:r>
              <w:r w:rsidRPr="008B4412">
                <w:rPr>
                  <w:rFonts w:ascii="Roboto Condensed" w:hAnsi="Roboto Condensed" w:cs="Calibri"/>
                  <w:spacing w:val="-1"/>
                  <w:sz w:val="20"/>
                  <w:szCs w:val="20"/>
                  <w:lang w:val="en-GB"/>
                </w:rPr>
                <w:t>l</w:t>
              </w:r>
              <w:r w:rsidRPr="008B4412">
                <w:rPr>
                  <w:rFonts w:ascii="Roboto Condensed" w:hAnsi="Roboto Condensed" w:cs="Calibri"/>
                  <w:sz w:val="20"/>
                  <w:szCs w:val="20"/>
                  <w:lang w:val="en-GB"/>
                </w:rPr>
                <w:t>ri</w:t>
              </w:r>
              <w:r w:rsidRPr="008B4412">
                <w:rPr>
                  <w:rFonts w:ascii="Roboto Condensed" w:hAnsi="Roboto Condensed" w:cs="Calibri"/>
                  <w:spacing w:val="-4"/>
                  <w:sz w:val="20"/>
                  <w:szCs w:val="20"/>
                  <w:lang w:val="en-GB"/>
                </w:rPr>
                <w:t>l</w:t>
              </w:r>
              <w:r w:rsidRPr="008B4412">
                <w:rPr>
                  <w:rFonts w:ascii="Roboto Condensed" w:hAnsi="Roboto Condensed" w:cs="Calibri"/>
                  <w:spacing w:val="1"/>
                  <w:sz w:val="20"/>
                  <w:szCs w:val="20"/>
                  <w:lang w:val="en-GB"/>
                </w:rPr>
                <w:t>o</w:t>
              </w:r>
              <w:r w:rsidRPr="008B4412">
                <w:rPr>
                  <w:rFonts w:ascii="Roboto Condensed" w:hAnsi="Roboto Condensed" w:cs="Calibri"/>
                  <w:spacing w:val="-1"/>
                  <w:sz w:val="20"/>
                  <w:szCs w:val="20"/>
                  <w:lang w:val="en-GB"/>
                </w:rPr>
                <w:t>g</w:t>
              </w:r>
              <w:r w:rsidRPr="008B4412">
                <w:rPr>
                  <w:rFonts w:ascii="Roboto Condensed" w:hAnsi="Roboto Condensed" w:cs="Calibri"/>
                  <w:sz w:val="20"/>
                  <w:szCs w:val="20"/>
                  <w:lang w:val="en-GB"/>
                </w:rPr>
                <w:t>istics.</w:t>
              </w:r>
              <w:r w:rsidRPr="008B4412">
                <w:rPr>
                  <w:rFonts w:ascii="Roboto Condensed" w:hAnsi="Roboto Condensed" w:cs="Calibri"/>
                  <w:spacing w:val="-3"/>
                  <w:sz w:val="20"/>
                  <w:szCs w:val="20"/>
                  <w:lang w:val="en-GB"/>
                </w:rPr>
                <w:t>c</w:t>
              </w:r>
              <w:r w:rsidRPr="008B4412">
                <w:rPr>
                  <w:rFonts w:ascii="Roboto Condensed" w:hAnsi="Roboto Condensed" w:cs="Calibri"/>
                  <w:spacing w:val="-1"/>
                  <w:sz w:val="20"/>
                  <w:szCs w:val="20"/>
                  <w:lang w:val="en-GB"/>
                </w:rPr>
                <w:t>o</w:t>
              </w:r>
              <w:r w:rsidRPr="008B4412">
                <w:rPr>
                  <w:rFonts w:ascii="Roboto Condensed" w:hAnsi="Roboto Condensed" w:cs="Calibri"/>
                  <w:sz w:val="20"/>
                  <w:szCs w:val="20"/>
                  <w:lang w:val="en-GB"/>
                </w:rPr>
                <w:t>m</w:t>
              </w:r>
              <w:r w:rsidRPr="008B4412">
                <w:rPr>
                  <w:rFonts w:ascii="Roboto Condensed" w:hAnsi="Roboto Condensed" w:cs="Calibri"/>
                  <w:spacing w:val="1"/>
                  <w:sz w:val="20"/>
                  <w:szCs w:val="20"/>
                  <w:lang w:val="en-GB"/>
                </w:rPr>
                <w:t xml:space="preserve"> </w:t>
              </w:r>
            </w:hyperlink>
            <w:proofErr w:type="spellStart"/>
            <w:r w:rsidRPr="008B4412">
              <w:rPr>
                <w:rFonts w:ascii="Roboto Condensed" w:hAnsi="Roboto Condensed" w:cs="Calibri"/>
                <w:sz w:val="20"/>
                <w:szCs w:val="20"/>
                <w:lang w:val="en-GB"/>
              </w:rPr>
              <w:t>lri</w:t>
            </w:r>
            <w:proofErr w:type="spellEnd"/>
            <w:r w:rsidRPr="008B4412">
              <w:rPr>
                <w:rFonts w:ascii="Roboto Condensed" w:hAnsi="Roboto Condensed" w:cs="Calibri"/>
                <w:sz w:val="20"/>
                <w:szCs w:val="20"/>
                <w:lang w:val="en-GB"/>
              </w:rPr>
              <w:t xml:space="preserve"> </w:t>
            </w:r>
            <w:r w:rsidRPr="008B4412">
              <w:rPr>
                <w:rFonts w:ascii="Roboto Condensed" w:hAnsi="Roboto Condensed" w:cs="Calibri"/>
                <w:spacing w:val="-2"/>
                <w:sz w:val="20"/>
                <w:szCs w:val="20"/>
                <w:lang w:val="en-GB"/>
              </w:rPr>
              <w:t>’</w:t>
            </w:r>
            <w:r w:rsidRPr="008B4412">
              <w:rPr>
                <w:rFonts w:ascii="Roboto Condensed" w:hAnsi="Roboto Condensed" w:cs="Calibri"/>
                <w:sz w:val="20"/>
                <w:szCs w:val="20"/>
                <w:lang w:val="en-GB"/>
              </w:rPr>
              <w:t>s</w:t>
            </w:r>
            <w:r w:rsidRPr="008B4412">
              <w:rPr>
                <w:rFonts w:ascii="Roboto Condensed" w:hAnsi="Roboto Condensed" w:cs="Calibri"/>
                <w:spacing w:val="-2"/>
                <w:sz w:val="20"/>
                <w:szCs w:val="20"/>
                <w:lang w:val="en-GB"/>
              </w:rPr>
              <w:t xml:space="preserve"> </w:t>
            </w:r>
            <w:r w:rsidRPr="008B4412">
              <w:rPr>
                <w:rFonts w:ascii="Roboto Condensed" w:hAnsi="Roboto Condensed" w:cs="Calibri"/>
                <w:sz w:val="20"/>
                <w:szCs w:val="20"/>
                <w:lang w:val="en-GB"/>
              </w:rPr>
              <w:t>l</w:t>
            </w:r>
            <w:r w:rsidRPr="008B4412">
              <w:rPr>
                <w:rFonts w:ascii="Roboto Condensed" w:hAnsi="Roboto Condensed" w:cs="Calibri"/>
                <w:spacing w:val="1"/>
                <w:sz w:val="20"/>
                <w:szCs w:val="20"/>
                <w:lang w:val="en-GB"/>
              </w:rPr>
              <w:t>o</w:t>
            </w:r>
            <w:r w:rsidRPr="008B4412">
              <w:rPr>
                <w:rFonts w:ascii="Roboto Condensed" w:hAnsi="Roboto Condensed" w:cs="Calibri"/>
                <w:spacing w:val="-1"/>
                <w:sz w:val="20"/>
                <w:szCs w:val="20"/>
                <w:lang w:val="en-GB"/>
              </w:rPr>
              <w:t>g</w:t>
            </w:r>
            <w:r w:rsidRPr="008B4412">
              <w:rPr>
                <w:rFonts w:ascii="Roboto Condensed" w:hAnsi="Roboto Condensed" w:cs="Calibri"/>
                <w:sz w:val="20"/>
                <w:szCs w:val="20"/>
                <w:lang w:val="en-GB"/>
              </w:rPr>
              <w:t>istics</w:t>
            </w:r>
            <w:r w:rsidRPr="008B4412">
              <w:rPr>
                <w:rFonts w:ascii="Roboto Condensed" w:hAnsi="Roboto Condensed" w:cs="Calibri"/>
                <w:spacing w:val="-2"/>
                <w:sz w:val="20"/>
                <w:szCs w:val="20"/>
                <w:lang w:val="en-GB"/>
              </w:rPr>
              <w:t xml:space="preserve"> </w:t>
            </w:r>
            <w:r w:rsidRPr="008B4412">
              <w:rPr>
                <w:rFonts w:ascii="Roboto Condensed" w:hAnsi="Roboto Condensed" w:cs="Calibri"/>
                <w:sz w:val="20"/>
                <w:szCs w:val="20"/>
                <w:lang w:val="en-GB"/>
              </w:rPr>
              <w:t>s</w:t>
            </w:r>
            <w:r w:rsidRPr="008B4412">
              <w:rPr>
                <w:rFonts w:ascii="Roboto Condensed" w:hAnsi="Roboto Condensed" w:cs="Calibri"/>
                <w:spacing w:val="-2"/>
                <w:sz w:val="20"/>
                <w:szCs w:val="20"/>
                <w:lang w:val="en-GB"/>
              </w:rPr>
              <w:t>c</w:t>
            </w:r>
            <w:r w:rsidRPr="008B4412">
              <w:rPr>
                <w:rFonts w:ascii="Roboto Condensed" w:hAnsi="Roboto Condensed" w:cs="Calibri"/>
                <w:spacing w:val="1"/>
                <w:sz w:val="20"/>
                <w:szCs w:val="20"/>
                <w:lang w:val="en-GB"/>
              </w:rPr>
              <w:t>o</w:t>
            </w:r>
            <w:r w:rsidRPr="008B4412">
              <w:rPr>
                <w:rFonts w:ascii="Roboto Condensed" w:hAnsi="Roboto Condensed" w:cs="Calibri"/>
                <w:sz w:val="20"/>
                <w:szCs w:val="20"/>
                <w:lang w:val="en-GB"/>
              </w:rPr>
              <w:t>re</w:t>
            </w:r>
            <w:r w:rsidRPr="008B4412">
              <w:rPr>
                <w:rFonts w:ascii="Roboto Condensed" w:hAnsi="Roboto Condensed" w:cs="Calibri"/>
                <w:spacing w:val="1"/>
                <w:sz w:val="20"/>
                <w:szCs w:val="20"/>
                <w:lang w:val="en-GB"/>
              </w:rPr>
              <w:t xml:space="preserve"> </w:t>
            </w:r>
            <w:r w:rsidRPr="008B4412">
              <w:rPr>
                <w:rFonts w:ascii="Roboto Condensed" w:hAnsi="Roboto Condensed" w:cs="Calibri"/>
                <w:spacing w:val="-3"/>
                <w:sz w:val="20"/>
                <w:szCs w:val="20"/>
                <w:lang w:val="en-GB"/>
              </w:rPr>
              <w:t>b</w:t>
            </w:r>
            <w:r w:rsidRPr="008B4412">
              <w:rPr>
                <w:rFonts w:ascii="Roboto Condensed" w:hAnsi="Roboto Condensed" w:cs="Calibri"/>
                <w:spacing w:val="1"/>
                <w:sz w:val="20"/>
                <w:szCs w:val="20"/>
                <w:lang w:val="en-GB"/>
              </w:rPr>
              <w:t>o</w:t>
            </w:r>
            <w:r w:rsidRPr="008B4412">
              <w:rPr>
                <w:rFonts w:ascii="Roboto Condensed" w:hAnsi="Roboto Condensed" w:cs="Calibri"/>
                <w:sz w:val="20"/>
                <w:szCs w:val="20"/>
                <w:lang w:val="en-GB"/>
              </w:rPr>
              <w:t>ard S</w:t>
            </w:r>
            <w:r w:rsidRPr="008B4412">
              <w:rPr>
                <w:rFonts w:ascii="Roboto Condensed" w:hAnsi="Roboto Condensed" w:cs="Calibri"/>
                <w:spacing w:val="-1"/>
                <w:sz w:val="20"/>
                <w:szCs w:val="20"/>
                <w:lang w:val="en-GB"/>
              </w:rPr>
              <w:t>a</w:t>
            </w:r>
            <w:r w:rsidRPr="008B4412">
              <w:rPr>
                <w:rFonts w:ascii="Roboto Condensed" w:hAnsi="Roboto Condensed" w:cs="Calibri"/>
                <w:spacing w:val="1"/>
                <w:sz w:val="20"/>
                <w:szCs w:val="20"/>
                <w:lang w:val="en-GB"/>
              </w:rPr>
              <w:t>m</w:t>
            </w:r>
            <w:r w:rsidRPr="008B4412">
              <w:rPr>
                <w:rFonts w:ascii="Roboto Condensed" w:hAnsi="Roboto Condensed" w:cs="Calibri"/>
                <w:sz w:val="20"/>
                <w:szCs w:val="20"/>
                <w:lang w:val="en-GB"/>
              </w:rPr>
              <w:t>ii,</w:t>
            </w:r>
            <w:r w:rsidRPr="008B4412">
              <w:rPr>
                <w:rFonts w:ascii="Roboto Condensed" w:hAnsi="Roboto Condensed" w:cs="Calibri"/>
                <w:spacing w:val="10"/>
                <w:sz w:val="20"/>
                <w:szCs w:val="20"/>
                <w:lang w:val="en-GB"/>
              </w:rPr>
              <w:t xml:space="preserve"> </w:t>
            </w:r>
            <w:r w:rsidRPr="008B4412">
              <w:rPr>
                <w:rFonts w:ascii="Roboto Condensed" w:hAnsi="Roboto Condensed" w:cs="Calibri"/>
                <w:sz w:val="20"/>
                <w:szCs w:val="20"/>
                <w:lang w:val="en-GB"/>
              </w:rPr>
              <w:t>A.</w:t>
            </w:r>
            <w:r w:rsidRPr="008B4412">
              <w:rPr>
                <w:rFonts w:ascii="Roboto Condensed" w:hAnsi="Roboto Condensed" w:cs="Calibri"/>
                <w:spacing w:val="9"/>
                <w:sz w:val="20"/>
                <w:szCs w:val="20"/>
                <w:lang w:val="en-GB"/>
              </w:rPr>
              <w:t xml:space="preserve"> </w:t>
            </w:r>
            <w:r w:rsidRPr="008B4412">
              <w:rPr>
                <w:rFonts w:ascii="Roboto Condensed" w:hAnsi="Roboto Condensed" w:cs="Calibri"/>
                <w:sz w:val="20"/>
                <w:szCs w:val="20"/>
                <w:lang w:val="en-GB"/>
              </w:rPr>
              <w:t>Strateg</w:t>
            </w:r>
            <w:r w:rsidRPr="008B4412">
              <w:rPr>
                <w:rFonts w:ascii="Roboto Condensed" w:hAnsi="Roboto Condensed" w:cs="Calibri"/>
                <w:spacing w:val="-1"/>
                <w:sz w:val="20"/>
                <w:szCs w:val="20"/>
                <w:lang w:val="en-GB"/>
              </w:rPr>
              <w:t>i</w:t>
            </w:r>
            <w:r w:rsidRPr="008B4412">
              <w:rPr>
                <w:rFonts w:ascii="Roboto Condensed" w:hAnsi="Roboto Condensed" w:cs="Calibri"/>
                <w:sz w:val="20"/>
                <w:szCs w:val="20"/>
                <w:lang w:val="en-GB"/>
              </w:rPr>
              <w:t>es</w:t>
            </w:r>
            <w:r w:rsidRPr="008B4412">
              <w:rPr>
                <w:rFonts w:ascii="Roboto Condensed" w:hAnsi="Roboto Condensed" w:cs="Calibri"/>
                <w:spacing w:val="11"/>
                <w:sz w:val="20"/>
                <w:szCs w:val="20"/>
                <w:lang w:val="en-GB"/>
              </w:rPr>
              <w:t xml:space="preserve"> </w:t>
            </w:r>
            <w:proofErr w:type="spellStart"/>
            <w:r w:rsidRPr="008B4412">
              <w:rPr>
                <w:rFonts w:ascii="Roboto Condensed" w:hAnsi="Roboto Condensed" w:cs="Calibri"/>
                <w:spacing w:val="-3"/>
                <w:sz w:val="20"/>
                <w:szCs w:val="20"/>
                <w:lang w:val="en-GB"/>
              </w:rPr>
              <w:t>l</w:t>
            </w:r>
            <w:r w:rsidRPr="008B4412">
              <w:rPr>
                <w:rFonts w:ascii="Roboto Condensed" w:hAnsi="Roboto Condensed" w:cs="Calibri"/>
                <w:spacing w:val="1"/>
                <w:sz w:val="20"/>
                <w:szCs w:val="20"/>
                <w:lang w:val="en-GB"/>
              </w:rPr>
              <w:t>o</w:t>
            </w:r>
            <w:r w:rsidRPr="008B4412">
              <w:rPr>
                <w:rFonts w:ascii="Roboto Condensed" w:hAnsi="Roboto Condensed" w:cs="Calibri"/>
                <w:spacing w:val="-1"/>
                <w:sz w:val="20"/>
                <w:szCs w:val="20"/>
                <w:lang w:val="en-GB"/>
              </w:rPr>
              <w:t>g</w:t>
            </w:r>
            <w:r w:rsidRPr="008B4412">
              <w:rPr>
                <w:rFonts w:ascii="Roboto Condensed" w:hAnsi="Roboto Condensed" w:cs="Calibri"/>
                <w:sz w:val="20"/>
                <w:szCs w:val="20"/>
                <w:lang w:val="en-GB"/>
              </w:rPr>
              <w:t>isti</w:t>
            </w:r>
            <w:r w:rsidRPr="008B4412">
              <w:rPr>
                <w:rFonts w:ascii="Roboto Condensed" w:hAnsi="Roboto Condensed" w:cs="Calibri"/>
                <w:spacing w:val="-3"/>
                <w:sz w:val="20"/>
                <w:szCs w:val="20"/>
                <w:lang w:val="en-GB"/>
              </w:rPr>
              <w:t>q</w:t>
            </w:r>
            <w:r w:rsidRPr="008B4412">
              <w:rPr>
                <w:rFonts w:ascii="Roboto Condensed" w:hAnsi="Roboto Condensed" w:cs="Calibri"/>
                <w:spacing w:val="-1"/>
                <w:sz w:val="20"/>
                <w:szCs w:val="20"/>
                <w:lang w:val="en-GB"/>
              </w:rPr>
              <w:t>u</w:t>
            </w:r>
            <w:r w:rsidRPr="008B4412">
              <w:rPr>
                <w:rFonts w:ascii="Roboto Condensed" w:hAnsi="Roboto Condensed" w:cs="Calibri"/>
                <w:sz w:val="20"/>
                <w:szCs w:val="20"/>
                <w:lang w:val="en-GB"/>
              </w:rPr>
              <w:t>es</w:t>
            </w:r>
            <w:proofErr w:type="spellEnd"/>
            <w:r w:rsidRPr="008B4412">
              <w:rPr>
                <w:rFonts w:ascii="Roboto Condensed" w:hAnsi="Roboto Condensed" w:cs="Calibri"/>
                <w:spacing w:val="11"/>
                <w:sz w:val="20"/>
                <w:szCs w:val="20"/>
                <w:lang w:val="en-GB"/>
              </w:rPr>
              <w:t xml:space="preserve"> </w:t>
            </w:r>
            <w:proofErr w:type="spellStart"/>
            <w:r w:rsidRPr="008B4412">
              <w:rPr>
                <w:rFonts w:ascii="Roboto Condensed" w:hAnsi="Roboto Condensed" w:cs="Calibri"/>
                <w:sz w:val="20"/>
                <w:szCs w:val="20"/>
                <w:lang w:val="en-GB"/>
              </w:rPr>
              <w:t>f</w:t>
            </w:r>
            <w:r w:rsidRPr="008B4412">
              <w:rPr>
                <w:rFonts w:ascii="Roboto Condensed" w:hAnsi="Roboto Condensed" w:cs="Calibri"/>
                <w:spacing w:val="1"/>
                <w:sz w:val="20"/>
                <w:szCs w:val="20"/>
                <w:lang w:val="en-GB"/>
              </w:rPr>
              <w:t>o</w:t>
            </w:r>
            <w:r w:rsidRPr="008B4412">
              <w:rPr>
                <w:rFonts w:ascii="Roboto Condensed" w:hAnsi="Roboto Condensed" w:cs="Calibri"/>
                <w:spacing w:val="-1"/>
                <w:sz w:val="20"/>
                <w:szCs w:val="20"/>
                <w:lang w:val="en-GB"/>
              </w:rPr>
              <w:t>nd</w:t>
            </w:r>
            <w:r w:rsidRPr="008B4412">
              <w:rPr>
                <w:rFonts w:ascii="Roboto Condensed" w:hAnsi="Roboto Condensed" w:cs="Calibri"/>
                <w:spacing w:val="-2"/>
                <w:sz w:val="20"/>
                <w:szCs w:val="20"/>
                <w:lang w:val="en-GB"/>
              </w:rPr>
              <w:t>e</w:t>
            </w:r>
            <w:r w:rsidRPr="008B4412">
              <w:rPr>
                <w:rFonts w:ascii="Roboto Condensed" w:hAnsi="Roboto Condensed" w:cs="Calibri"/>
                <w:spacing w:val="1"/>
                <w:sz w:val="20"/>
                <w:szCs w:val="20"/>
                <w:lang w:val="en-GB"/>
              </w:rPr>
              <w:t>m</w:t>
            </w:r>
            <w:r w:rsidRPr="008B4412">
              <w:rPr>
                <w:rFonts w:ascii="Roboto Condensed" w:hAnsi="Roboto Condensed" w:cs="Calibri"/>
                <w:sz w:val="20"/>
                <w:szCs w:val="20"/>
                <w:lang w:val="en-GB"/>
              </w:rPr>
              <w:t>ents</w:t>
            </w:r>
            <w:proofErr w:type="spellEnd"/>
            <w:r w:rsidRPr="008B4412">
              <w:rPr>
                <w:rFonts w:ascii="Roboto Condensed" w:hAnsi="Roboto Condensed" w:cs="Calibri"/>
                <w:sz w:val="20"/>
                <w:szCs w:val="20"/>
                <w:lang w:val="en-GB"/>
              </w:rPr>
              <w:t>,</w:t>
            </w:r>
            <w:r w:rsidRPr="008B4412">
              <w:rPr>
                <w:rFonts w:ascii="Roboto Condensed" w:hAnsi="Roboto Condensed" w:cs="Calibri"/>
                <w:spacing w:val="8"/>
                <w:sz w:val="20"/>
                <w:szCs w:val="20"/>
                <w:lang w:val="en-GB"/>
              </w:rPr>
              <w:t xml:space="preserve"> </w:t>
            </w:r>
            <w:proofErr w:type="spellStart"/>
            <w:r w:rsidRPr="008B4412">
              <w:rPr>
                <w:rFonts w:ascii="Roboto Condensed" w:hAnsi="Roboto Condensed" w:cs="Calibri"/>
                <w:spacing w:val="1"/>
                <w:sz w:val="20"/>
                <w:szCs w:val="20"/>
                <w:lang w:val="en-GB"/>
              </w:rPr>
              <w:t>m</w:t>
            </w:r>
            <w:r w:rsidRPr="008B4412">
              <w:rPr>
                <w:rFonts w:ascii="Roboto Condensed" w:hAnsi="Roboto Condensed" w:cs="Calibri"/>
                <w:spacing w:val="-2"/>
                <w:sz w:val="20"/>
                <w:szCs w:val="20"/>
                <w:lang w:val="en-GB"/>
              </w:rPr>
              <w:t>é</w:t>
            </w:r>
            <w:r w:rsidRPr="008B4412">
              <w:rPr>
                <w:rFonts w:ascii="Roboto Condensed" w:hAnsi="Roboto Condensed" w:cs="Calibri"/>
                <w:sz w:val="20"/>
                <w:szCs w:val="20"/>
                <w:lang w:val="en-GB"/>
              </w:rPr>
              <w:t>th</w:t>
            </w:r>
            <w:r w:rsidRPr="008B4412">
              <w:rPr>
                <w:rFonts w:ascii="Roboto Condensed" w:hAnsi="Roboto Condensed" w:cs="Calibri"/>
                <w:spacing w:val="1"/>
                <w:sz w:val="20"/>
                <w:szCs w:val="20"/>
                <w:lang w:val="en-GB"/>
              </w:rPr>
              <w:t>o</w:t>
            </w:r>
            <w:r w:rsidRPr="008B4412">
              <w:rPr>
                <w:rFonts w:ascii="Roboto Condensed" w:hAnsi="Roboto Condensed" w:cs="Calibri"/>
                <w:spacing w:val="-1"/>
                <w:sz w:val="20"/>
                <w:szCs w:val="20"/>
                <w:lang w:val="en-GB"/>
              </w:rPr>
              <w:t>d</w:t>
            </w:r>
            <w:r w:rsidRPr="008B4412">
              <w:rPr>
                <w:rFonts w:ascii="Roboto Condensed" w:hAnsi="Roboto Condensed" w:cs="Calibri"/>
                <w:spacing w:val="-2"/>
                <w:sz w:val="20"/>
                <w:szCs w:val="20"/>
                <w:lang w:val="en-GB"/>
              </w:rPr>
              <w:t>e</w:t>
            </w:r>
            <w:r w:rsidRPr="008B4412">
              <w:rPr>
                <w:rFonts w:ascii="Roboto Condensed" w:hAnsi="Roboto Condensed" w:cs="Calibri"/>
                <w:sz w:val="20"/>
                <w:szCs w:val="20"/>
                <w:lang w:val="en-GB"/>
              </w:rPr>
              <w:t>s</w:t>
            </w:r>
            <w:proofErr w:type="spellEnd"/>
            <w:r w:rsidRPr="008B4412">
              <w:rPr>
                <w:rFonts w:ascii="Roboto Condensed" w:hAnsi="Roboto Condensed" w:cs="Calibri"/>
                <w:spacing w:val="10"/>
                <w:sz w:val="20"/>
                <w:szCs w:val="20"/>
                <w:lang w:val="en-GB"/>
              </w:rPr>
              <w:t xml:space="preserve"> </w:t>
            </w:r>
            <w:r w:rsidRPr="008B4412">
              <w:rPr>
                <w:rFonts w:ascii="Roboto Condensed" w:hAnsi="Roboto Condensed" w:cs="Calibri"/>
                <w:sz w:val="20"/>
                <w:szCs w:val="20"/>
                <w:lang w:val="en-GB"/>
              </w:rPr>
              <w:t>a</w:t>
            </w:r>
            <w:r w:rsidRPr="008B4412">
              <w:rPr>
                <w:rFonts w:ascii="Roboto Condensed" w:hAnsi="Roboto Condensed" w:cs="Calibri"/>
                <w:spacing w:val="-1"/>
                <w:sz w:val="20"/>
                <w:szCs w:val="20"/>
                <w:lang w:val="en-GB"/>
              </w:rPr>
              <w:t>pp</w:t>
            </w:r>
            <w:r w:rsidRPr="008B4412">
              <w:rPr>
                <w:rFonts w:ascii="Roboto Condensed" w:hAnsi="Roboto Condensed" w:cs="Calibri"/>
                <w:sz w:val="20"/>
                <w:szCs w:val="20"/>
                <w:lang w:val="en-GB"/>
              </w:rPr>
              <w:t>licati</w:t>
            </w:r>
            <w:r w:rsidRPr="008B4412">
              <w:rPr>
                <w:rFonts w:ascii="Roboto Condensed" w:hAnsi="Roboto Condensed" w:cs="Calibri"/>
                <w:spacing w:val="1"/>
                <w:sz w:val="20"/>
                <w:szCs w:val="20"/>
                <w:lang w:val="en-GB"/>
              </w:rPr>
              <w:t>o</w:t>
            </w:r>
            <w:r w:rsidRPr="008B4412">
              <w:rPr>
                <w:rFonts w:ascii="Roboto Condensed" w:hAnsi="Roboto Condensed" w:cs="Calibri"/>
                <w:spacing w:val="-1"/>
                <w:sz w:val="20"/>
                <w:szCs w:val="20"/>
                <w:lang w:val="en-GB"/>
              </w:rPr>
              <w:t>n</w:t>
            </w:r>
            <w:r w:rsidRPr="008B4412">
              <w:rPr>
                <w:rFonts w:ascii="Roboto Condensed" w:hAnsi="Roboto Condensed" w:cs="Calibri"/>
                <w:sz w:val="20"/>
                <w:szCs w:val="20"/>
                <w:lang w:val="en-GB"/>
              </w:rPr>
              <w:t>s.</w:t>
            </w:r>
            <w:r w:rsidRPr="008B4412">
              <w:rPr>
                <w:rFonts w:ascii="Roboto Condensed" w:hAnsi="Roboto Condensed" w:cs="Calibri"/>
                <w:spacing w:val="10"/>
                <w:sz w:val="20"/>
                <w:szCs w:val="20"/>
                <w:lang w:val="en-GB"/>
              </w:rPr>
              <w:t xml:space="preserve"> </w:t>
            </w:r>
            <w:r w:rsidRPr="008B4412">
              <w:rPr>
                <w:rFonts w:ascii="Roboto Condensed" w:hAnsi="Roboto Condensed" w:cs="Calibri"/>
                <w:spacing w:val="1"/>
                <w:sz w:val="20"/>
                <w:szCs w:val="20"/>
                <w:lang w:val="en-GB"/>
              </w:rPr>
              <w:t>3</w:t>
            </w:r>
            <w:r w:rsidRPr="008B4412">
              <w:rPr>
                <w:rFonts w:ascii="Roboto Condensed" w:hAnsi="Roboto Condensed" w:cs="Calibri"/>
                <w:spacing w:val="-2"/>
                <w:sz w:val="20"/>
                <w:szCs w:val="20"/>
                <w:lang w:val="en-GB"/>
              </w:rPr>
              <w:t>é</w:t>
            </w:r>
            <w:r w:rsidRPr="008B4412">
              <w:rPr>
                <w:rFonts w:ascii="Roboto Condensed" w:hAnsi="Roboto Condensed" w:cs="Calibri"/>
                <w:spacing w:val="-1"/>
                <w:sz w:val="20"/>
                <w:szCs w:val="20"/>
                <w:lang w:val="en-GB"/>
              </w:rPr>
              <w:t>m</w:t>
            </w:r>
            <w:r w:rsidRPr="008B4412">
              <w:rPr>
                <w:rFonts w:ascii="Roboto Condensed" w:hAnsi="Roboto Condensed" w:cs="Calibri"/>
                <w:sz w:val="20"/>
                <w:szCs w:val="20"/>
                <w:lang w:val="en-GB"/>
              </w:rPr>
              <w:t>e</w:t>
            </w:r>
            <w:r w:rsidRPr="008B4412">
              <w:rPr>
                <w:rFonts w:ascii="Roboto Condensed" w:hAnsi="Roboto Condensed" w:cs="Calibri"/>
                <w:spacing w:val="11"/>
                <w:sz w:val="20"/>
                <w:szCs w:val="20"/>
                <w:lang w:val="en-GB"/>
              </w:rPr>
              <w:t xml:space="preserve"> </w:t>
            </w:r>
            <w:r w:rsidRPr="008B4412">
              <w:rPr>
                <w:rFonts w:ascii="Roboto Condensed" w:hAnsi="Roboto Condensed" w:cs="Calibri"/>
                <w:sz w:val="20"/>
                <w:szCs w:val="20"/>
                <w:lang w:val="en-GB"/>
              </w:rPr>
              <w:t xml:space="preserve">ed. </w:t>
            </w:r>
            <w:proofErr w:type="spellStart"/>
            <w:r w:rsidRPr="008B4412">
              <w:rPr>
                <w:rFonts w:ascii="Roboto Condensed" w:hAnsi="Roboto Condensed" w:cs="Calibri"/>
                <w:spacing w:val="-1"/>
                <w:sz w:val="20"/>
                <w:szCs w:val="20"/>
                <w:lang w:val="en-GB"/>
              </w:rPr>
              <w:t>dun</w:t>
            </w:r>
            <w:r w:rsidRPr="008B4412">
              <w:rPr>
                <w:rFonts w:ascii="Roboto Condensed" w:hAnsi="Roboto Condensed" w:cs="Calibri"/>
                <w:spacing w:val="1"/>
                <w:sz w:val="20"/>
                <w:szCs w:val="20"/>
                <w:lang w:val="en-GB"/>
              </w:rPr>
              <w:t>o</w:t>
            </w:r>
            <w:r w:rsidRPr="008B4412">
              <w:rPr>
                <w:rFonts w:ascii="Roboto Condensed" w:hAnsi="Roboto Condensed" w:cs="Calibri"/>
                <w:spacing w:val="-1"/>
                <w:sz w:val="20"/>
                <w:szCs w:val="20"/>
                <w:lang w:val="en-GB"/>
              </w:rPr>
              <w:t>d</w:t>
            </w:r>
            <w:proofErr w:type="spellEnd"/>
            <w:r w:rsidRPr="008B4412">
              <w:rPr>
                <w:rFonts w:ascii="Roboto Condensed" w:hAnsi="Roboto Condensed" w:cs="Calibri"/>
                <w:sz w:val="20"/>
                <w:szCs w:val="20"/>
                <w:lang w:val="en-GB"/>
              </w:rPr>
              <w:t xml:space="preserve">. </w:t>
            </w:r>
            <w:r w:rsidRPr="008B4412">
              <w:rPr>
                <w:rFonts w:ascii="Roboto Condensed" w:hAnsi="Roboto Condensed" w:cs="Calibri"/>
                <w:spacing w:val="1"/>
                <w:sz w:val="20"/>
                <w:szCs w:val="20"/>
                <w:lang w:val="en-GB"/>
              </w:rPr>
              <w:t>2</w:t>
            </w:r>
            <w:r w:rsidRPr="008B4412">
              <w:rPr>
                <w:rFonts w:ascii="Roboto Condensed" w:hAnsi="Roboto Condensed" w:cs="Calibri"/>
                <w:spacing w:val="-2"/>
                <w:sz w:val="20"/>
                <w:szCs w:val="20"/>
                <w:lang w:val="en-GB"/>
              </w:rPr>
              <w:t>0</w:t>
            </w:r>
            <w:r w:rsidRPr="008B4412">
              <w:rPr>
                <w:rFonts w:ascii="Roboto Condensed" w:hAnsi="Roboto Condensed" w:cs="Calibri"/>
                <w:spacing w:val="1"/>
                <w:sz w:val="20"/>
                <w:szCs w:val="20"/>
                <w:lang w:val="en-GB"/>
              </w:rPr>
              <w:t>0</w:t>
            </w:r>
            <w:r w:rsidRPr="008B4412">
              <w:rPr>
                <w:rFonts w:ascii="Roboto Condensed" w:hAnsi="Roboto Condensed" w:cs="Calibri"/>
                <w:sz w:val="20"/>
                <w:szCs w:val="20"/>
                <w:lang w:val="en-GB"/>
              </w:rPr>
              <w:t>4</w:t>
            </w:r>
          </w:p>
          <w:p w14:paraId="620BC4D5" w14:textId="77777777" w:rsidR="00730EA4" w:rsidRPr="008B4412" w:rsidRDefault="00730EA4" w:rsidP="00730EA4">
            <w:pPr>
              <w:autoSpaceDE w:val="0"/>
              <w:autoSpaceDN w:val="0"/>
              <w:adjustRightInd w:val="0"/>
              <w:spacing w:after="0" w:line="240" w:lineRule="auto"/>
              <w:ind w:left="102" w:right="113"/>
              <w:rPr>
                <w:rFonts w:ascii="Roboto Condensed" w:hAnsi="Roboto Condensed" w:cs="Times New Roman"/>
                <w:sz w:val="20"/>
                <w:szCs w:val="20"/>
              </w:rPr>
            </w:pPr>
            <w:r w:rsidRPr="008B4412">
              <w:rPr>
                <w:rFonts w:ascii="Roboto Condensed" w:hAnsi="Roboto Condensed" w:cs="Calibri"/>
                <w:sz w:val="20"/>
                <w:szCs w:val="20"/>
                <w:lang w:val="en-GB"/>
              </w:rPr>
              <w:t>Garcia</w:t>
            </w:r>
            <w:r w:rsidRPr="008B4412">
              <w:rPr>
                <w:rFonts w:ascii="Roboto Condensed" w:hAnsi="Roboto Condensed" w:cs="Calibri"/>
                <w:spacing w:val="22"/>
                <w:sz w:val="20"/>
                <w:szCs w:val="20"/>
                <w:lang w:val="en-GB"/>
              </w:rPr>
              <w:t xml:space="preserve"> </w:t>
            </w:r>
            <w:r w:rsidRPr="008B4412">
              <w:rPr>
                <w:rFonts w:ascii="Roboto Condensed" w:hAnsi="Roboto Condensed" w:cs="Calibri"/>
                <w:sz w:val="20"/>
                <w:szCs w:val="20"/>
                <w:lang w:val="en-GB"/>
              </w:rPr>
              <w:t>F</w:t>
            </w:r>
            <w:r w:rsidRPr="008B4412">
              <w:rPr>
                <w:rFonts w:ascii="Roboto Condensed" w:hAnsi="Roboto Condensed" w:cs="Calibri"/>
                <w:spacing w:val="-1"/>
                <w:sz w:val="20"/>
                <w:szCs w:val="20"/>
                <w:lang w:val="en-GB"/>
              </w:rPr>
              <w:t>.</w:t>
            </w:r>
            <w:r w:rsidRPr="008B4412">
              <w:rPr>
                <w:rFonts w:ascii="Roboto Condensed" w:hAnsi="Roboto Condensed" w:cs="Calibri"/>
                <w:sz w:val="20"/>
                <w:szCs w:val="20"/>
                <w:lang w:val="en-GB"/>
              </w:rPr>
              <w:t>,</w:t>
            </w:r>
            <w:r w:rsidRPr="008B4412">
              <w:rPr>
                <w:rFonts w:ascii="Roboto Condensed" w:hAnsi="Roboto Condensed" w:cs="Calibri"/>
                <w:spacing w:val="20"/>
                <w:sz w:val="20"/>
                <w:szCs w:val="20"/>
                <w:lang w:val="en-GB"/>
              </w:rPr>
              <w:t xml:space="preserve"> </w:t>
            </w:r>
            <w:r w:rsidRPr="008B4412">
              <w:rPr>
                <w:rFonts w:ascii="Roboto Condensed" w:hAnsi="Roboto Condensed" w:cs="Calibri"/>
                <w:spacing w:val="1"/>
                <w:sz w:val="20"/>
                <w:szCs w:val="20"/>
                <w:lang w:val="en-GB"/>
              </w:rPr>
              <w:t>M</w:t>
            </w:r>
            <w:r w:rsidRPr="008B4412">
              <w:rPr>
                <w:rFonts w:ascii="Roboto Condensed" w:hAnsi="Roboto Condensed" w:cs="Calibri"/>
                <w:sz w:val="20"/>
                <w:szCs w:val="20"/>
                <w:lang w:val="en-GB"/>
              </w:rPr>
              <w:t>arc</w:t>
            </w:r>
            <w:r w:rsidRPr="008B4412">
              <w:rPr>
                <w:rFonts w:ascii="Roboto Condensed" w:hAnsi="Roboto Condensed" w:cs="Calibri"/>
                <w:spacing w:val="-1"/>
                <w:sz w:val="20"/>
                <w:szCs w:val="20"/>
                <w:lang w:val="en-GB"/>
              </w:rPr>
              <w:t>h</w:t>
            </w:r>
            <w:r w:rsidRPr="008B4412">
              <w:rPr>
                <w:rFonts w:ascii="Roboto Condensed" w:hAnsi="Roboto Condensed" w:cs="Calibri"/>
                <w:spacing w:val="-2"/>
                <w:sz w:val="20"/>
                <w:szCs w:val="20"/>
                <w:lang w:val="en-GB"/>
              </w:rPr>
              <w:t>e</w:t>
            </w:r>
            <w:r w:rsidRPr="008B4412">
              <w:rPr>
                <w:rFonts w:ascii="Roboto Condensed" w:hAnsi="Roboto Condensed" w:cs="Calibri"/>
                <w:sz w:val="20"/>
                <w:szCs w:val="20"/>
                <w:lang w:val="en-GB"/>
              </w:rPr>
              <w:t>t</w:t>
            </w:r>
            <w:r w:rsidRPr="008B4412">
              <w:rPr>
                <w:rFonts w:ascii="Roboto Condensed" w:hAnsi="Roboto Condensed" w:cs="Calibri"/>
                <w:spacing w:val="1"/>
                <w:sz w:val="20"/>
                <w:szCs w:val="20"/>
                <w:lang w:val="en-GB"/>
              </w:rPr>
              <w:t>t</w:t>
            </w:r>
            <w:r w:rsidRPr="008B4412">
              <w:rPr>
                <w:rFonts w:ascii="Roboto Condensed" w:hAnsi="Roboto Condensed" w:cs="Calibri"/>
                <w:sz w:val="20"/>
                <w:szCs w:val="20"/>
                <w:lang w:val="en-GB"/>
              </w:rPr>
              <w:t>a</w:t>
            </w:r>
            <w:r w:rsidRPr="008B4412">
              <w:rPr>
                <w:rFonts w:ascii="Roboto Condensed" w:hAnsi="Roboto Condensed" w:cs="Calibri"/>
                <w:spacing w:val="19"/>
                <w:sz w:val="20"/>
                <w:szCs w:val="20"/>
                <w:lang w:val="en-GB"/>
              </w:rPr>
              <w:t xml:space="preserve"> </w:t>
            </w:r>
            <w:r w:rsidRPr="008B4412">
              <w:rPr>
                <w:rFonts w:ascii="Roboto Condensed" w:hAnsi="Roboto Condensed" w:cs="Calibri"/>
                <w:spacing w:val="1"/>
                <w:sz w:val="20"/>
                <w:szCs w:val="20"/>
                <w:lang w:val="en-GB"/>
              </w:rPr>
              <w:t>M</w:t>
            </w:r>
            <w:r w:rsidRPr="008B4412">
              <w:rPr>
                <w:rFonts w:ascii="Roboto Condensed" w:hAnsi="Roboto Condensed" w:cs="Calibri"/>
                <w:sz w:val="20"/>
                <w:szCs w:val="20"/>
                <w:lang w:val="en-GB"/>
              </w:rPr>
              <w:t>.,</w:t>
            </w:r>
            <w:r w:rsidRPr="008B4412">
              <w:rPr>
                <w:rFonts w:ascii="Roboto Condensed" w:hAnsi="Roboto Condensed" w:cs="Calibri"/>
                <w:spacing w:val="19"/>
                <w:sz w:val="20"/>
                <w:szCs w:val="20"/>
                <w:lang w:val="en-GB"/>
              </w:rPr>
              <w:t xml:space="preserve"> </w:t>
            </w:r>
            <w:r w:rsidRPr="008B4412">
              <w:rPr>
                <w:rFonts w:ascii="Roboto Condensed" w:hAnsi="Roboto Condensed" w:cs="Calibri"/>
                <w:spacing w:val="-2"/>
                <w:sz w:val="20"/>
                <w:szCs w:val="20"/>
                <w:lang w:val="en-GB"/>
              </w:rPr>
              <w:t>C</w:t>
            </w:r>
            <w:r w:rsidRPr="008B4412">
              <w:rPr>
                <w:rFonts w:ascii="Roboto Condensed" w:hAnsi="Roboto Condensed" w:cs="Calibri"/>
                <w:sz w:val="20"/>
                <w:szCs w:val="20"/>
                <w:lang w:val="en-GB"/>
              </w:rPr>
              <w:t>a</w:t>
            </w:r>
            <w:r w:rsidRPr="008B4412">
              <w:rPr>
                <w:rFonts w:ascii="Roboto Condensed" w:hAnsi="Roboto Condensed" w:cs="Calibri"/>
                <w:spacing w:val="1"/>
                <w:sz w:val="20"/>
                <w:szCs w:val="20"/>
                <w:lang w:val="en-GB"/>
              </w:rPr>
              <w:t>m</w:t>
            </w:r>
            <w:r w:rsidRPr="008B4412">
              <w:rPr>
                <w:rFonts w:ascii="Roboto Condensed" w:hAnsi="Roboto Condensed" w:cs="Calibri"/>
                <w:sz w:val="20"/>
                <w:szCs w:val="20"/>
                <w:lang w:val="en-GB"/>
              </w:rPr>
              <w:t>ar</w:t>
            </w:r>
            <w:r w:rsidRPr="008B4412">
              <w:rPr>
                <w:rFonts w:ascii="Roboto Condensed" w:hAnsi="Roboto Condensed" w:cs="Calibri"/>
                <w:spacing w:val="-1"/>
                <w:sz w:val="20"/>
                <w:szCs w:val="20"/>
                <w:lang w:val="en-GB"/>
              </w:rPr>
              <w:t>g</w:t>
            </w:r>
            <w:r w:rsidRPr="008B4412">
              <w:rPr>
                <w:rFonts w:ascii="Roboto Condensed" w:hAnsi="Roboto Condensed" w:cs="Calibri"/>
                <w:sz w:val="20"/>
                <w:szCs w:val="20"/>
                <w:lang w:val="en-GB"/>
              </w:rPr>
              <w:t>o</w:t>
            </w:r>
            <w:r w:rsidRPr="008B4412">
              <w:rPr>
                <w:rFonts w:ascii="Roboto Condensed" w:hAnsi="Roboto Condensed" w:cs="Calibri"/>
                <w:spacing w:val="18"/>
                <w:sz w:val="20"/>
                <w:szCs w:val="20"/>
                <w:lang w:val="en-GB"/>
              </w:rPr>
              <w:t xml:space="preserve"> </w:t>
            </w:r>
            <w:r w:rsidRPr="008B4412">
              <w:rPr>
                <w:rFonts w:ascii="Roboto Condensed" w:hAnsi="Roboto Condensed" w:cs="Calibri"/>
                <w:spacing w:val="1"/>
                <w:sz w:val="20"/>
                <w:szCs w:val="20"/>
                <w:lang w:val="en-GB"/>
              </w:rPr>
              <w:t>M</w:t>
            </w:r>
            <w:r w:rsidRPr="008B4412">
              <w:rPr>
                <w:rFonts w:ascii="Roboto Condensed" w:hAnsi="Roboto Condensed" w:cs="Calibri"/>
                <w:sz w:val="20"/>
                <w:szCs w:val="20"/>
                <w:lang w:val="en-GB"/>
              </w:rPr>
              <w:t>.,</w:t>
            </w:r>
            <w:r w:rsidRPr="008B4412">
              <w:rPr>
                <w:rFonts w:ascii="Roboto Condensed" w:hAnsi="Roboto Condensed" w:cs="Calibri"/>
                <w:spacing w:val="19"/>
                <w:sz w:val="20"/>
                <w:szCs w:val="20"/>
                <w:lang w:val="en-GB"/>
              </w:rPr>
              <w:t xml:space="preserve"> </w:t>
            </w:r>
            <w:r w:rsidRPr="008B4412">
              <w:rPr>
                <w:rFonts w:ascii="Roboto Condensed" w:hAnsi="Roboto Condensed" w:cs="Calibri"/>
                <w:spacing w:val="1"/>
                <w:sz w:val="20"/>
                <w:szCs w:val="20"/>
                <w:lang w:val="en-GB"/>
              </w:rPr>
              <w:t>Mo</w:t>
            </w:r>
            <w:r w:rsidRPr="008B4412">
              <w:rPr>
                <w:rFonts w:ascii="Roboto Condensed" w:hAnsi="Roboto Condensed" w:cs="Calibri"/>
                <w:spacing w:val="-3"/>
                <w:sz w:val="20"/>
                <w:szCs w:val="20"/>
                <w:lang w:val="en-GB"/>
              </w:rPr>
              <w:t>r</w:t>
            </w:r>
            <w:r w:rsidRPr="008B4412">
              <w:rPr>
                <w:rFonts w:ascii="Roboto Condensed" w:hAnsi="Roboto Condensed" w:cs="Calibri"/>
                <w:sz w:val="20"/>
                <w:szCs w:val="20"/>
                <w:lang w:val="en-GB"/>
              </w:rPr>
              <w:t>el</w:t>
            </w:r>
            <w:r w:rsidRPr="008B4412">
              <w:rPr>
                <w:rFonts w:ascii="Roboto Condensed" w:hAnsi="Roboto Condensed" w:cs="Calibri"/>
                <w:spacing w:val="22"/>
                <w:sz w:val="20"/>
                <w:szCs w:val="20"/>
                <w:lang w:val="en-GB"/>
              </w:rPr>
              <w:t xml:space="preserve"> </w:t>
            </w:r>
            <w:r w:rsidRPr="008B4412">
              <w:rPr>
                <w:rFonts w:ascii="Roboto Condensed" w:hAnsi="Roboto Condensed" w:cs="Calibri"/>
                <w:spacing w:val="1"/>
                <w:sz w:val="20"/>
                <w:szCs w:val="20"/>
                <w:lang w:val="en-GB"/>
              </w:rPr>
              <w:t>L</w:t>
            </w:r>
            <w:r w:rsidRPr="008B4412">
              <w:rPr>
                <w:rFonts w:ascii="Roboto Condensed" w:hAnsi="Roboto Condensed" w:cs="Calibri"/>
                <w:sz w:val="20"/>
                <w:szCs w:val="20"/>
                <w:lang w:val="en-GB"/>
              </w:rPr>
              <w:t>.,</w:t>
            </w:r>
            <w:r w:rsidRPr="008B4412">
              <w:rPr>
                <w:rFonts w:ascii="Roboto Condensed" w:hAnsi="Roboto Condensed" w:cs="Calibri"/>
                <w:spacing w:val="19"/>
                <w:sz w:val="20"/>
                <w:szCs w:val="20"/>
                <w:lang w:val="en-GB"/>
              </w:rPr>
              <w:t xml:space="preserve"> </w:t>
            </w:r>
            <w:proofErr w:type="spellStart"/>
            <w:r w:rsidRPr="008B4412">
              <w:rPr>
                <w:rFonts w:ascii="Roboto Condensed" w:hAnsi="Roboto Condensed" w:cs="Calibri"/>
                <w:sz w:val="20"/>
                <w:szCs w:val="20"/>
                <w:lang w:val="en-GB"/>
              </w:rPr>
              <w:t>For</w:t>
            </w:r>
            <w:r w:rsidRPr="008B4412">
              <w:rPr>
                <w:rFonts w:ascii="Roboto Condensed" w:hAnsi="Roboto Condensed" w:cs="Calibri"/>
                <w:spacing w:val="-3"/>
                <w:sz w:val="20"/>
                <w:szCs w:val="20"/>
                <w:lang w:val="en-GB"/>
              </w:rPr>
              <w:t>r</w:t>
            </w:r>
            <w:r w:rsidRPr="008B4412">
              <w:rPr>
                <w:rFonts w:ascii="Roboto Condensed" w:hAnsi="Roboto Condensed" w:cs="Calibri"/>
                <w:sz w:val="20"/>
                <w:szCs w:val="20"/>
                <w:lang w:val="en-GB"/>
              </w:rPr>
              <w:t>a</w:t>
            </w:r>
            <w:r w:rsidRPr="008B4412">
              <w:rPr>
                <w:rFonts w:ascii="Roboto Condensed" w:hAnsi="Roboto Condensed" w:cs="Calibri"/>
                <w:spacing w:val="-1"/>
                <w:sz w:val="20"/>
                <w:szCs w:val="20"/>
                <w:lang w:val="en-GB"/>
              </w:rPr>
              <w:t>d</w:t>
            </w:r>
            <w:r w:rsidRPr="008B4412">
              <w:rPr>
                <w:rFonts w:ascii="Roboto Condensed" w:hAnsi="Roboto Condensed" w:cs="Calibri"/>
                <w:sz w:val="20"/>
                <w:szCs w:val="20"/>
                <w:lang w:val="en-GB"/>
              </w:rPr>
              <w:t>ellas</w:t>
            </w:r>
            <w:proofErr w:type="spellEnd"/>
            <w:r w:rsidRPr="008B4412">
              <w:rPr>
                <w:rFonts w:ascii="Roboto Condensed" w:hAnsi="Roboto Condensed" w:cs="Calibri"/>
                <w:spacing w:val="22"/>
                <w:sz w:val="20"/>
                <w:szCs w:val="20"/>
                <w:lang w:val="en-GB"/>
              </w:rPr>
              <w:t xml:space="preserve"> </w:t>
            </w:r>
            <w:r w:rsidRPr="008B4412">
              <w:rPr>
                <w:rFonts w:ascii="Roboto Condensed" w:hAnsi="Roboto Condensed" w:cs="Calibri"/>
                <w:sz w:val="20"/>
                <w:szCs w:val="20"/>
                <w:lang w:val="en-GB"/>
              </w:rPr>
              <w:t>R.,</w:t>
            </w:r>
            <w:r w:rsidRPr="008B4412">
              <w:rPr>
                <w:rFonts w:ascii="Roboto Condensed" w:hAnsi="Roboto Condensed" w:cs="Calibri"/>
                <w:spacing w:val="19"/>
                <w:sz w:val="20"/>
                <w:szCs w:val="20"/>
                <w:lang w:val="en-GB"/>
              </w:rPr>
              <w:t xml:space="preserve"> </w:t>
            </w:r>
            <w:r w:rsidRPr="008B4412">
              <w:rPr>
                <w:rFonts w:ascii="Roboto Condensed" w:hAnsi="Roboto Condensed" w:cs="Calibri"/>
                <w:sz w:val="20"/>
                <w:szCs w:val="20"/>
                <w:lang w:val="en-GB"/>
              </w:rPr>
              <w:t>A</w:t>
            </w:r>
            <w:r w:rsidRPr="008B4412">
              <w:rPr>
                <w:rFonts w:ascii="Roboto Condensed" w:hAnsi="Roboto Condensed" w:cs="Calibri"/>
                <w:spacing w:val="21"/>
                <w:sz w:val="20"/>
                <w:szCs w:val="20"/>
                <w:lang w:val="en-GB"/>
              </w:rPr>
              <w:t xml:space="preserve"> </w:t>
            </w:r>
            <w:r w:rsidRPr="008B4412">
              <w:rPr>
                <w:rFonts w:ascii="Roboto Condensed" w:hAnsi="Roboto Condensed" w:cs="Calibri"/>
                <w:sz w:val="20"/>
                <w:szCs w:val="20"/>
                <w:lang w:val="en-GB"/>
              </w:rPr>
              <w:t>F</w:t>
            </w:r>
            <w:r w:rsidRPr="008B4412">
              <w:rPr>
                <w:rFonts w:ascii="Roboto Condensed" w:hAnsi="Roboto Condensed" w:cs="Calibri"/>
                <w:spacing w:val="-1"/>
                <w:sz w:val="20"/>
                <w:szCs w:val="20"/>
                <w:lang w:val="en-GB"/>
              </w:rPr>
              <w:t>r</w:t>
            </w:r>
            <w:r w:rsidRPr="008B4412">
              <w:rPr>
                <w:rFonts w:ascii="Roboto Condensed" w:hAnsi="Roboto Condensed" w:cs="Calibri"/>
                <w:spacing w:val="-3"/>
                <w:sz w:val="20"/>
                <w:szCs w:val="20"/>
                <w:lang w:val="en-GB"/>
              </w:rPr>
              <w:t>a</w:t>
            </w:r>
            <w:r w:rsidRPr="008B4412">
              <w:rPr>
                <w:rFonts w:ascii="Roboto Condensed" w:hAnsi="Roboto Condensed" w:cs="Calibri"/>
                <w:spacing w:val="1"/>
                <w:sz w:val="20"/>
                <w:szCs w:val="20"/>
                <w:lang w:val="en-GB"/>
              </w:rPr>
              <w:t>m</w:t>
            </w:r>
            <w:r w:rsidRPr="008B4412">
              <w:rPr>
                <w:rFonts w:ascii="Roboto Condensed" w:hAnsi="Roboto Condensed" w:cs="Calibri"/>
                <w:spacing w:val="-2"/>
                <w:sz w:val="20"/>
                <w:szCs w:val="20"/>
                <w:lang w:val="en-GB"/>
              </w:rPr>
              <w:t>e</w:t>
            </w:r>
            <w:r w:rsidRPr="008B4412">
              <w:rPr>
                <w:rFonts w:ascii="Roboto Condensed" w:hAnsi="Roboto Condensed" w:cs="Calibri"/>
                <w:sz w:val="20"/>
                <w:szCs w:val="20"/>
                <w:lang w:val="en-GB"/>
              </w:rPr>
              <w:t>w</w:t>
            </w:r>
            <w:r w:rsidRPr="008B4412">
              <w:rPr>
                <w:rFonts w:ascii="Roboto Condensed" w:hAnsi="Roboto Condensed" w:cs="Calibri"/>
                <w:spacing w:val="2"/>
                <w:sz w:val="20"/>
                <w:szCs w:val="20"/>
                <w:lang w:val="en-GB"/>
              </w:rPr>
              <w:t>o</w:t>
            </w:r>
            <w:r w:rsidRPr="008B4412">
              <w:rPr>
                <w:rFonts w:ascii="Roboto Condensed" w:hAnsi="Roboto Condensed" w:cs="Calibri"/>
                <w:spacing w:val="-3"/>
                <w:sz w:val="20"/>
                <w:szCs w:val="20"/>
                <w:lang w:val="en-GB"/>
              </w:rPr>
              <w:t>r</w:t>
            </w:r>
            <w:r w:rsidRPr="008B4412">
              <w:rPr>
                <w:rFonts w:ascii="Roboto Condensed" w:hAnsi="Roboto Condensed" w:cs="Calibri"/>
                <w:sz w:val="20"/>
                <w:szCs w:val="20"/>
                <w:lang w:val="en-GB"/>
              </w:rPr>
              <w:t xml:space="preserve">k </w:t>
            </w:r>
            <w:proofErr w:type="gramStart"/>
            <w:r w:rsidRPr="008B4412">
              <w:rPr>
                <w:rFonts w:ascii="Roboto Condensed" w:hAnsi="Roboto Condensed" w:cs="Calibri"/>
                <w:sz w:val="20"/>
                <w:szCs w:val="20"/>
                <w:lang w:val="en-GB"/>
              </w:rPr>
              <w:t>f</w:t>
            </w:r>
            <w:r w:rsidRPr="008B4412">
              <w:rPr>
                <w:rFonts w:ascii="Roboto Condensed" w:hAnsi="Roboto Condensed" w:cs="Calibri"/>
                <w:spacing w:val="1"/>
                <w:sz w:val="20"/>
                <w:szCs w:val="20"/>
                <w:lang w:val="en-GB"/>
              </w:rPr>
              <w:t>o</w:t>
            </w:r>
            <w:r w:rsidRPr="008B4412">
              <w:rPr>
                <w:rFonts w:ascii="Roboto Condensed" w:hAnsi="Roboto Condensed" w:cs="Calibri"/>
                <w:sz w:val="20"/>
                <w:szCs w:val="20"/>
                <w:lang w:val="en-GB"/>
              </w:rPr>
              <w:t xml:space="preserve">r </w:t>
            </w:r>
            <w:r w:rsidRPr="008B4412">
              <w:rPr>
                <w:rFonts w:ascii="Roboto Condensed" w:hAnsi="Roboto Condensed" w:cs="Calibri"/>
                <w:spacing w:val="25"/>
                <w:sz w:val="20"/>
                <w:szCs w:val="20"/>
                <w:lang w:val="en-GB"/>
              </w:rPr>
              <w:t xml:space="preserve"> </w:t>
            </w:r>
            <w:r w:rsidRPr="008B4412">
              <w:rPr>
                <w:rFonts w:ascii="Roboto Condensed" w:hAnsi="Roboto Condensed" w:cs="Calibri"/>
                <w:spacing w:val="-2"/>
                <w:sz w:val="20"/>
                <w:szCs w:val="20"/>
                <w:lang w:val="en-GB"/>
              </w:rPr>
              <w:t>M</w:t>
            </w:r>
            <w:r w:rsidRPr="008B4412">
              <w:rPr>
                <w:rFonts w:ascii="Roboto Condensed" w:hAnsi="Roboto Condensed" w:cs="Calibri"/>
                <w:sz w:val="20"/>
                <w:szCs w:val="20"/>
                <w:lang w:val="en-GB"/>
              </w:rPr>
              <w:t>easur</w:t>
            </w:r>
            <w:r w:rsidRPr="008B4412">
              <w:rPr>
                <w:rFonts w:ascii="Roboto Condensed" w:hAnsi="Roboto Condensed" w:cs="Calibri"/>
                <w:spacing w:val="-1"/>
                <w:sz w:val="20"/>
                <w:szCs w:val="20"/>
                <w:lang w:val="en-GB"/>
              </w:rPr>
              <w:t>in</w:t>
            </w:r>
            <w:r w:rsidRPr="008B4412">
              <w:rPr>
                <w:rFonts w:ascii="Roboto Condensed" w:hAnsi="Roboto Condensed" w:cs="Calibri"/>
                <w:sz w:val="20"/>
                <w:szCs w:val="20"/>
                <w:lang w:val="en-GB"/>
              </w:rPr>
              <w:t>g</w:t>
            </w:r>
            <w:proofErr w:type="gramEnd"/>
            <w:r w:rsidRPr="008B4412">
              <w:rPr>
                <w:rFonts w:ascii="Roboto Condensed" w:hAnsi="Roboto Condensed" w:cs="Calibri"/>
                <w:sz w:val="20"/>
                <w:szCs w:val="20"/>
                <w:lang w:val="en-GB"/>
              </w:rPr>
              <w:t xml:space="preserve"> </w:t>
            </w:r>
            <w:r w:rsidRPr="008B4412">
              <w:rPr>
                <w:rFonts w:ascii="Roboto Condensed" w:hAnsi="Roboto Condensed" w:cs="Calibri"/>
                <w:spacing w:val="24"/>
                <w:sz w:val="20"/>
                <w:szCs w:val="20"/>
                <w:lang w:val="en-GB"/>
              </w:rPr>
              <w:t xml:space="preserve"> </w:t>
            </w:r>
            <w:proofErr w:type="gramStart"/>
            <w:r w:rsidRPr="008B4412">
              <w:rPr>
                <w:rFonts w:ascii="Roboto Condensed" w:hAnsi="Roboto Condensed" w:cs="Calibri"/>
                <w:spacing w:val="-2"/>
                <w:sz w:val="20"/>
                <w:szCs w:val="20"/>
                <w:lang w:val="en-GB"/>
              </w:rPr>
              <w:t>L</w:t>
            </w:r>
            <w:r w:rsidRPr="008B4412">
              <w:rPr>
                <w:rFonts w:ascii="Roboto Condensed" w:hAnsi="Roboto Condensed" w:cs="Calibri"/>
                <w:spacing w:val="1"/>
                <w:sz w:val="20"/>
                <w:szCs w:val="20"/>
                <w:lang w:val="en-GB"/>
              </w:rPr>
              <w:t>o</w:t>
            </w:r>
            <w:r w:rsidRPr="008B4412">
              <w:rPr>
                <w:rFonts w:ascii="Roboto Condensed" w:hAnsi="Roboto Condensed" w:cs="Calibri"/>
                <w:spacing w:val="-1"/>
                <w:sz w:val="20"/>
                <w:szCs w:val="20"/>
                <w:lang w:val="en-GB"/>
              </w:rPr>
              <w:t>g</w:t>
            </w:r>
            <w:r w:rsidRPr="008B4412">
              <w:rPr>
                <w:rFonts w:ascii="Roboto Condensed" w:hAnsi="Roboto Condensed" w:cs="Calibri"/>
                <w:sz w:val="20"/>
                <w:szCs w:val="20"/>
                <w:lang w:val="en-GB"/>
              </w:rPr>
              <w:t xml:space="preserve">istics </w:t>
            </w:r>
            <w:r w:rsidRPr="008B4412">
              <w:rPr>
                <w:rFonts w:ascii="Roboto Condensed" w:hAnsi="Roboto Condensed" w:cs="Calibri"/>
                <w:spacing w:val="23"/>
                <w:sz w:val="20"/>
                <w:szCs w:val="20"/>
                <w:lang w:val="en-GB"/>
              </w:rPr>
              <w:t xml:space="preserve"> </w:t>
            </w:r>
            <w:r w:rsidRPr="008B4412">
              <w:rPr>
                <w:rFonts w:ascii="Roboto Condensed" w:hAnsi="Roboto Condensed" w:cs="Calibri"/>
                <w:spacing w:val="-1"/>
                <w:sz w:val="20"/>
                <w:szCs w:val="20"/>
                <w:lang w:val="en-GB"/>
              </w:rPr>
              <w:t>P</w:t>
            </w:r>
            <w:r w:rsidRPr="008B4412">
              <w:rPr>
                <w:rFonts w:ascii="Roboto Condensed" w:hAnsi="Roboto Condensed" w:cs="Calibri"/>
                <w:sz w:val="20"/>
                <w:szCs w:val="20"/>
                <w:lang w:val="en-GB"/>
              </w:rPr>
              <w:t>erf</w:t>
            </w:r>
            <w:r w:rsidRPr="008B4412">
              <w:rPr>
                <w:rFonts w:ascii="Roboto Condensed" w:hAnsi="Roboto Condensed" w:cs="Calibri"/>
                <w:spacing w:val="1"/>
                <w:sz w:val="20"/>
                <w:szCs w:val="20"/>
                <w:lang w:val="en-GB"/>
              </w:rPr>
              <w:t>o</w:t>
            </w:r>
            <w:r w:rsidRPr="008B4412">
              <w:rPr>
                <w:rFonts w:ascii="Roboto Condensed" w:hAnsi="Roboto Condensed" w:cs="Calibri"/>
                <w:spacing w:val="-3"/>
                <w:sz w:val="20"/>
                <w:szCs w:val="20"/>
                <w:lang w:val="en-GB"/>
              </w:rPr>
              <w:t>r</w:t>
            </w:r>
            <w:r w:rsidRPr="008B4412">
              <w:rPr>
                <w:rFonts w:ascii="Roboto Condensed" w:hAnsi="Roboto Condensed" w:cs="Calibri"/>
                <w:spacing w:val="1"/>
                <w:sz w:val="20"/>
                <w:szCs w:val="20"/>
                <w:lang w:val="en-GB"/>
              </w:rPr>
              <w:t>m</w:t>
            </w:r>
            <w:r w:rsidRPr="008B4412">
              <w:rPr>
                <w:rFonts w:ascii="Roboto Condensed" w:hAnsi="Roboto Condensed" w:cs="Calibri"/>
                <w:sz w:val="20"/>
                <w:szCs w:val="20"/>
                <w:lang w:val="en-GB"/>
              </w:rPr>
              <w:t>a</w:t>
            </w:r>
            <w:r w:rsidRPr="008B4412">
              <w:rPr>
                <w:rFonts w:ascii="Roboto Condensed" w:hAnsi="Roboto Condensed" w:cs="Calibri"/>
                <w:spacing w:val="-1"/>
                <w:sz w:val="20"/>
                <w:szCs w:val="20"/>
                <w:lang w:val="en-GB"/>
              </w:rPr>
              <w:t>n</w:t>
            </w:r>
            <w:r w:rsidRPr="008B4412">
              <w:rPr>
                <w:rFonts w:ascii="Roboto Condensed" w:hAnsi="Roboto Condensed" w:cs="Calibri"/>
                <w:sz w:val="20"/>
                <w:szCs w:val="20"/>
                <w:lang w:val="en-GB"/>
              </w:rPr>
              <w:t>ce</w:t>
            </w:r>
            <w:proofErr w:type="gramEnd"/>
            <w:r w:rsidRPr="008B4412">
              <w:rPr>
                <w:rFonts w:ascii="Roboto Condensed" w:hAnsi="Roboto Condensed" w:cs="Calibri"/>
                <w:sz w:val="20"/>
                <w:szCs w:val="20"/>
                <w:lang w:val="en-GB"/>
              </w:rPr>
              <w:t xml:space="preserve"> </w:t>
            </w:r>
            <w:r w:rsidRPr="008B4412">
              <w:rPr>
                <w:rFonts w:ascii="Roboto Condensed" w:hAnsi="Roboto Condensed" w:cs="Calibri"/>
                <w:spacing w:val="26"/>
                <w:sz w:val="20"/>
                <w:szCs w:val="20"/>
                <w:lang w:val="en-GB"/>
              </w:rPr>
              <w:t xml:space="preserve"> </w:t>
            </w:r>
            <w:proofErr w:type="gramStart"/>
            <w:r w:rsidRPr="008B4412">
              <w:rPr>
                <w:rFonts w:ascii="Roboto Condensed" w:hAnsi="Roboto Condensed" w:cs="Calibri"/>
                <w:sz w:val="20"/>
                <w:szCs w:val="20"/>
                <w:lang w:val="en-GB"/>
              </w:rPr>
              <w:t xml:space="preserve">in </w:t>
            </w:r>
            <w:r w:rsidRPr="008B4412">
              <w:rPr>
                <w:rFonts w:ascii="Roboto Condensed" w:hAnsi="Roboto Condensed" w:cs="Calibri"/>
                <w:spacing w:val="22"/>
                <w:sz w:val="20"/>
                <w:szCs w:val="20"/>
                <w:lang w:val="en-GB"/>
              </w:rPr>
              <w:t xml:space="preserve"> </w:t>
            </w:r>
            <w:r w:rsidRPr="008B4412">
              <w:rPr>
                <w:rFonts w:ascii="Roboto Condensed" w:hAnsi="Roboto Condensed" w:cs="Calibri"/>
                <w:sz w:val="20"/>
                <w:szCs w:val="20"/>
                <w:lang w:val="en-GB"/>
              </w:rPr>
              <w:t>the</w:t>
            </w:r>
            <w:proofErr w:type="gramEnd"/>
            <w:r w:rsidRPr="008B4412">
              <w:rPr>
                <w:rFonts w:ascii="Roboto Condensed" w:hAnsi="Roboto Condensed" w:cs="Calibri"/>
                <w:sz w:val="20"/>
                <w:szCs w:val="20"/>
                <w:lang w:val="en-GB"/>
              </w:rPr>
              <w:t xml:space="preserve">  </w:t>
            </w:r>
            <w:r w:rsidRPr="008B4412">
              <w:rPr>
                <w:rFonts w:ascii="Roboto Condensed" w:hAnsi="Roboto Condensed" w:cs="Calibri"/>
                <w:spacing w:val="-24"/>
                <w:sz w:val="20"/>
                <w:szCs w:val="20"/>
                <w:lang w:val="en-GB"/>
              </w:rPr>
              <w:t xml:space="preserve"> </w:t>
            </w:r>
            <w:proofErr w:type="gramStart"/>
            <w:r w:rsidRPr="008B4412">
              <w:rPr>
                <w:rFonts w:ascii="Roboto Condensed" w:hAnsi="Roboto Condensed" w:cs="Calibri"/>
                <w:sz w:val="20"/>
                <w:szCs w:val="20"/>
                <w:lang w:val="en-GB"/>
              </w:rPr>
              <w:t>Wi</w:t>
            </w:r>
            <w:r w:rsidRPr="008B4412">
              <w:rPr>
                <w:rFonts w:ascii="Roboto Condensed" w:hAnsi="Roboto Condensed" w:cs="Calibri"/>
                <w:spacing w:val="-1"/>
                <w:sz w:val="20"/>
                <w:szCs w:val="20"/>
                <w:lang w:val="en-GB"/>
              </w:rPr>
              <w:t>n</w:t>
            </w:r>
            <w:r w:rsidRPr="008B4412">
              <w:rPr>
                <w:rFonts w:ascii="Roboto Condensed" w:hAnsi="Roboto Condensed" w:cs="Calibri"/>
                <w:sz w:val="20"/>
                <w:szCs w:val="20"/>
                <w:lang w:val="en-GB"/>
              </w:rPr>
              <w:t xml:space="preserve">e </w:t>
            </w:r>
            <w:r w:rsidRPr="008B4412">
              <w:rPr>
                <w:rFonts w:ascii="Roboto Condensed" w:hAnsi="Roboto Condensed" w:cs="Calibri"/>
                <w:spacing w:val="23"/>
                <w:sz w:val="20"/>
                <w:szCs w:val="20"/>
                <w:lang w:val="en-GB"/>
              </w:rPr>
              <w:t xml:space="preserve"> </w:t>
            </w:r>
            <w:r w:rsidRPr="008B4412">
              <w:rPr>
                <w:rFonts w:ascii="Roboto Condensed" w:hAnsi="Roboto Condensed" w:cs="Calibri"/>
                <w:sz w:val="20"/>
                <w:szCs w:val="20"/>
                <w:lang w:val="en-GB"/>
              </w:rPr>
              <w:t>I</w:t>
            </w:r>
            <w:r w:rsidRPr="008B4412">
              <w:rPr>
                <w:rFonts w:ascii="Roboto Condensed" w:hAnsi="Roboto Condensed" w:cs="Calibri"/>
                <w:spacing w:val="-1"/>
                <w:sz w:val="20"/>
                <w:szCs w:val="20"/>
                <w:lang w:val="en-GB"/>
              </w:rPr>
              <w:t>ndu</w:t>
            </w:r>
            <w:r w:rsidRPr="008B4412">
              <w:rPr>
                <w:rFonts w:ascii="Roboto Condensed" w:hAnsi="Roboto Condensed" w:cs="Calibri"/>
                <w:sz w:val="20"/>
                <w:szCs w:val="20"/>
                <w:lang w:val="en-GB"/>
              </w:rPr>
              <w:t>str</w:t>
            </w:r>
            <w:r w:rsidRPr="008B4412">
              <w:rPr>
                <w:rFonts w:ascii="Roboto Condensed" w:hAnsi="Roboto Condensed" w:cs="Calibri"/>
                <w:spacing w:val="1"/>
                <w:sz w:val="20"/>
                <w:szCs w:val="20"/>
                <w:lang w:val="en-GB"/>
              </w:rPr>
              <w:t>y</w:t>
            </w:r>
            <w:proofErr w:type="gramEnd"/>
            <w:r w:rsidRPr="008B4412">
              <w:rPr>
                <w:rFonts w:ascii="Roboto Condensed" w:hAnsi="Roboto Condensed" w:cs="Calibri"/>
                <w:sz w:val="20"/>
                <w:szCs w:val="20"/>
                <w:lang w:val="en-GB"/>
              </w:rPr>
              <w:t xml:space="preserve">. </w:t>
            </w:r>
            <w:r w:rsidRPr="008B4412">
              <w:rPr>
                <w:rFonts w:ascii="Roboto Condensed" w:hAnsi="Roboto Condensed" w:cs="Calibri"/>
                <w:spacing w:val="25"/>
                <w:sz w:val="20"/>
                <w:szCs w:val="20"/>
                <w:lang w:val="en-GB"/>
              </w:rPr>
              <w:t xml:space="preserve"> </w:t>
            </w:r>
            <w:r w:rsidRPr="008B4412">
              <w:rPr>
                <w:rFonts w:ascii="Roboto Condensed" w:hAnsi="Roboto Condensed" w:cs="Calibri"/>
                <w:sz w:val="20"/>
                <w:szCs w:val="20"/>
              </w:rPr>
              <w:t>I</w:t>
            </w:r>
            <w:r w:rsidRPr="008B4412">
              <w:rPr>
                <w:rFonts w:ascii="Roboto Condensed" w:hAnsi="Roboto Condensed" w:cs="Calibri"/>
                <w:spacing w:val="-1"/>
                <w:sz w:val="20"/>
                <w:szCs w:val="20"/>
              </w:rPr>
              <w:t>n</w:t>
            </w:r>
            <w:r w:rsidRPr="008B4412">
              <w:rPr>
                <w:rFonts w:ascii="Roboto Condensed" w:hAnsi="Roboto Condensed" w:cs="Calibri"/>
                <w:sz w:val="20"/>
                <w:szCs w:val="20"/>
              </w:rPr>
              <w:t>t</w:t>
            </w:r>
            <w:r w:rsidRPr="008B4412">
              <w:rPr>
                <w:rFonts w:ascii="Roboto Condensed" w:hAnsi="Roboto Condensed" w:cs="Calibri"/>
                <w:spacing w:val="1"/>
                <w:sz w:val="20"/>
                <w:szCs w:val="20"/>
              </w:rPr>
              <w:t>e</w:t>
            </w:r>
            <w:r w:rsidRPr="008B4412">
              <w:rPr>
                <w:rFonts w:ascii="Roboto Condensed" w:hAnsi="Roboto Condensed" w:cs="Calibri"/>
                <w:sz w:val="20"/>
                <w:szCs w:val="20"/>
              </w:rPr>
              <w:t>r</w:t>
            </w:r>
            <w:r w:rsidRPr="008B4412">
              <w:rPr>
                <w:rFonts w:ascii="Roboto Condensed" w:hAnsi="Roboto Condensed" w:cs="Calibri"/>
                <w:spacing w:val="-1"/>
                <w:sz w:val="20"/>
                <w:szCs w:val="20"/>
              </w:rPr>
              <w:t>n</w:t>
            </w:r>
            <w:r w:rsidRPr="008B4412">
              <w:rPr>
                <w:rFonts w:ascii="Roboto Condensed" w:hAnsi="Roboto Condensed" w:cs="Calibri"/>
                <w:sz w:val="20"/>
                <w:szCs w:val="20"/>
              </w:rPr>
              <w:t>at</w:t>
            </w:r>
            <w:r w:rsidRPr="008B4412">
              <w:rPr>
                <w:rFonts w:ascii="Roboto Condensed" w:hAnsi="Roboto Condensed" w:cs="Calibri"/>
                <w:spacing w:val="-2"/>
                <w:sz w:val="20"/>
                <w:szCs w:val="20"/>
              </w:rPr>
              <w:t>i</w:t>
            </w:r>
            <w:r w:rsidRPr="008B4412">
              <w:rPr>
                <w:rFonts w:ascii="Roboto Condensed" w:hAnsi="Roboto Condensed" w:cs="Calibri"/>
                <w:spacing w:val="1"/>
                <w:sz w:val="20"/>
                <w:szCs w:val="20"/>
              </w:rPr>
              <w:t>o</w:t>
            </w:r>
            <w:r w:rsidRPr="008B4412">
              <w:rPr>
                <w:rFonts w:ascii="Roboto Condensed" w:hAnsi="Roboto Condensed" w:cs="Calibri"/>
                <w:spacing w:val="-1"/>
                <w:sz w:val="20"/>
                <w:szCs w:val="20"/>
              </w:rPr>
              <w:t>n</w:t>
            </w:r>
            <w:r w:rsidRPr="008B4412">
              <w:rPr>
                <w:rFonts w:ascii="Roboto Condensed" w:hAnsi="Roboto Condensed" w:cs="Calibri"/>
                <w:sz w:val="20"/>
                <w:szCs w:val="20"/>
              </w:rPr>
              <w:t xml:space="preserve">al </w:t>
            </w:r>
            <w:r w:rsidRPr="008B4412">
              <w:rPr>
                <w:rFonts w:ascii="Roboto Condensed" w:hAnsi="Roboto Condensed" w:cs="Calibri"/>
                <w:spacing w:val="-1"/>
                <w:sz w:val="20"/>
                <w:szCs w:val="20"/>
              </w:rPr>
              <w:t>J</w:t>
            </w:r>
            <w:r w:rsidRPr="008B4412">
              <w:rPr>
                <w:rFonts w:ascii="Roboto Condensed" w:hAnsi="Roboto Condensed" w:cs="Calibri"/>
                <w:spacing w:val="1"/>
                <w:sz w:val="20"/>
                <w:szCs w:val="20"/>
              </w:rPr>
              <w:t>o</w:t>
            </w:r>
            <w:r w:rsidRPr="008B4412">
              <w:rPr>
                <w:rFonts w:ascii="Roboto Condensed" w:hAnsi="Roboto Condensed" w:cs="Calibri"/>
                <w:spacing w:val="-1"/>
                <w:sz w:val="20"/>
                <w:szCs w:val="20"/>
              </w:rPr>
              <w:t>u</w:t>
            </w:r>
            <w:r w:rsidRPr="008B4412">
              <w:rPr>
                <w:rFonts w:ascii="Roboto Condensed" w:hAnsi="Roboto Condensed" w:cs="Calibri"/>
                <w:sz w:val="20"/>
                <w:szCs w:val="20"/>
              </w:rPr>
              <w:t>r</w:t>
            </w:r>
            <w:r w:rsidRPr="008B4412">
              <w:rPr>
                <w:rFonts w:ascii="Roboto Condensed" w:hAnsi="Roboto Condensed" w:cs="Calibri"/>
                <w:spacing w:val="-1"/>
                <w:sz w:val="20"/>
                <w:szCs w:val="20"/>
              </w:rPr>
              <w:t>n</w:t>
            </w:r>
            <w:r w:rsidRPr="008B4412">
              <w:rPr>
                <w:rFonts w:ascii="Roboto Condensed" w:hAnsi="Roboto Condensed" w:cs="Calibri"/>
                <w:sz w:val="20"/>
                <w:szCs w:val="20"/>
              </w:rPr>
              <w:t xml:space="preserve">al </w:t>
            </w:r>
            <w:r w:rsidRPr="008B4412">
              <w:rPr>
                <w:rFonts w:ascii="Roboto Condensed" w:hAnsi="Roboto Condensed" w:cs="Calibri"/>
                <w:spacing w:val="1"/>
                <w:sz w:val="20"/>
                <w:szCs w:val="20"/>
              </w:rPr>
              <w:t>o</w:t>
            </w:r>
            <w:r w:rsidRPr="008B4412">
              <w:rPr>
                <w:rFonts w:ascii="Roboto Condensed" w:hAnsi="Roboto Condensed" w:cs="Calibri"/>
                <w:sz w:val="20"/>
                <w:szCs w:val="20"/>
              </w:rPr>
              <w:t>f</w:t>
            </w:r>
            <w:r w:rsidRPr="008B4412">
              <w:rPr>
                <w:rFonts w:ascii="Roboto Condensed" w:hAnsi="Roboto Condensed" w:cs="Calibri"/>
                <w:spacing w:val="-2"/>
                <w:sz w:val="20"/>
                <w:szCs w:val="20"/>
              </w:rPr>
              <w:t xml:space="preserve"> </w:t>
            </w:r>
            <w:r w:rsidRPr="008B4412">
              <w:rPr>
                <w:rFonts w:ascii="Roboto Condensed" w:hAnsi="Roboto Condensed" w:cs="Calibri"/>
                <w:spacing w:val="1"/>
                <w:sz w:val="20"/>
                <w:szCs w:val="20"/>
              </w:rPr>
              <w:t>P</w:t>
            </w:r>
            <w:r w:rsidRPr="008B4412">
              <w:rPr>
                <w:rFonts w:ascii="Roboto Condensed" w:hAnsi="Roboto Condensed" w:cs="Calibri"/>
                <w:spacing w:val="-3"/>
                <w:sz w:val="20"/>
                <w:szCs w:val="20"/>
              </w:rPr>
              <w:t>r</w:t>
            </w:r>
            <w:r w:rsidRPr="008B4412">
              <w:rPr>
                <w:rFonts w:ascii="Roboto Condensed" w:hAnsi="Roboto Condensed" w:cs="Calibri"/>
                <w:spacing w:val="1"/>
                <w:sz w:val="20"/>
                <w:szCs w:val="20"/>
              </w:rPr>
              <w:t>o</w:t>
            </w:r>
            <w:r w:rsidRPr="008B4412">
              <w:rPr>
                <w:rFonts w:ascii="Roboto Condensed" w:hAnsi="Roboto Condensed" w:cs="Calibri"/>
                <w:spacing w:val="-1"/>
                <w:sz w:val="20"/>
                <w:szCs w:val="20"/>
              </w:rPr>
              <w:t>du</w:t>
            </w:r>
            <w:r w:rsidRPr="008B4412">
              <w:rPr>
                <w:rFonts w:ascii="Roboto Condensed" w:hAnsi="Roboto Condensed" w:cs="Calibri"/>
                <w:sz w:val="20"/>
                <w:szCs w:val="20"/>
              </w:rPr>
              <w:t>ct</w:t>
            </w:r>
            <w:r w:rsidRPr="008B4412">
              <w:rPr>
                <w:rFonts w:ascii="Roboto Condensed" w:hAnsi="Roboto Condensed" w:cs="Calibri"/>
                <w:spacing w:val="-2"/>
                <w:sz w:val="20"/>
                <w:szCs w:val="20"/>
              </w:rPr>
              <w:t>i</w:t>
            </w:r>
            <w:r w:rsidRPr="008B4412">
              <w:rPr>
                <w:rFonts w:ascii="Roboto Condensed" w:hAnsi="Roboto Condensed" w:cs="Calibri"/>
                <w:spacing w:val="2"/>
                <w:sz w:val="20"/>
                <w:szCs w:val="20"/>
              </w:rPr>
              <w:t>o</w:t>
            </w:r>
            <w:r w:rsidRPr="008B4412">
              <w:rPr>
                <w:rFonts w:ascii="Roboto Condensed" w:hAnsi="Roboto Condensed" w:cs="Calibri"/>
                <w:sz w:val="20"/>
                <w:szCs w:val="20"/>
              </w:rPr>
              <w:t>n</w:t>
            </w:r>
            <w:r w:rsidRPr="008B4412">
              <w:rPr>
                <w:rFonts w:ascii="Roboto Condensed" w:hAnsi="Roboto Condensed" w:cs="Calibri"/>
                <w:spacing w:val="-1"/>
                <w:sz w:val="20"/>
                <w:szCs w:val="20"/>
              </w:rPr>
              <w:t xml:space="preserve"> </w:t>
            </w:r>
            <w:proofErr w:type="spellStart"/>
            <w:r w:rsidRPr="008B4412">
              <w:rPr>
                <w:rFonts w:ascii="Roboto Condensed" w:hAnsi="Roboto Condensed" w:cs="Calibri"/>
                <w:sz w:val="20"/>
                <w:szCs w:val="20"/>
              </w:rPr>
              <w:t>E</w:t>
            </w:r>
            <w:r w:rsidRPr="008B4412">
              <w:rPr>
                <w:rFonts w:ascii="Roboto Condensed" w:hAnsi="Roboto Condensed" w:cs="Calibri"/>
                <w:spacing w:val="-2"/>
                <w:sz w:val="20"/>
                <w:szCs w:val="20"/>
              </w:rPr>
              <w:t>c</w:t>
            </w:r>
            <w:r w:rsidRPr="008B4412">
              <w:rPr>
                <w:rFonts w:ascii="Roboto Condensed" w:hAnsi="Roboto Condensed" w:cs="Calibri"/>
                <w:spacing w:val="1"/>
                <w:sz w:val="20"/>
                <w:szCs w:val="20"/>
              </w:rPr>
              <w:t>o</w:t>
            </w:r>
            <w:r w:rsidRPr="008B4412">
              <w:rPr>
                <w:rFonts w:ascii="Roboto Condensed" w:hAnsi="Roboto Condensed" w:cs="Calibri"/>
                <w:spacing w:val="-3"/>
                <w:sz w:val="20"/>
                <w:szCs w:val="20"/>
              </w:rPr>
              <w:t>n</w:t>
            </w:r>
            <w:r w:rsidRPr="008B4412">
              <w:rPr>
                <w:rFonts w:ascii="Roboto Condensed" w:hAnsi="Roboto Condensed" w:cs="Calibri"/>
                <w:spacing w:val="1"/>
                <w:sz w:val="20"/>
                <w:szCs w:val="20"/>
              </w:rPr>
              <w:t>om</w:t>
            </w:r>
            <w:r w:rsidRPr="008B4412">
              <w:rPr>
                <w:rFonts w:ascii="Roboto Condensed" w:hAnsi="Roboto Condensed" w:cs="Calibri"/>
                <w:spacing w:val="-3"/>
                <w:sz w:val="20"/>
                <w:szCs w:val="20"/>
              </w:rPr>
              <w:t>i</w:t>
            </w:r>
            <w:r w:rsidRPr="008B4412">
              <w:rPr>
                <w:rFonts w:ascii="Roboto Condensed" w:hAnsi="Roboto Condensed" w:cs="Calibri"/>
                <w:sz w:val="20"/>
                <w:szCs w:val="20"/>
              </w:rPr>
              <w:t>cs</w:t>
            </w:r>
            <w:proofErr w:type="spellEnd"/>
            <w:r w:rsidRPr="008B4412">
              <w:rPr>
                <w:rFonts w:ascii="Roboto Condensed" w:hAnsi="Roboto Condensed" w:cs="Calibri"/>
                <w:sz w:val="20"/>
                <w:szCs w:val="20"/>
              </w:rPr>
              <w:t>,</w:t>
            </w:r>
            <w:r w:rsidRPr="008B4412">
              <w:rPr>
                <w:rFonts w:ascii="Roboto Condensed" w:hAnsi="Roboto Condensed" w:cs="Calibri"/>
                <w:spacing w:val="1"/>
                <w:sz w:val="20"/>
                <w:szCs w:val="20"/>
              </w:rPr>
              <w:t xml:space="preserve"> </w:t>
            </w:r>
            <w:r w:rsidRPr="008B4412">
              <w:rPr>
                <w:rFonts w:ascii="Roboto Condensed" w:hAnsi="Roboto Condensed" w:cs="Calibri"/>
                <w:spacing w:val="-2"/>
                <w:sz w:val="20"/>
                <w:szCs w:val="20"/>
              </w:rPr>
              <w:t>(</w:t>
            </w:r>
            <w:r w:rsidRPr="008B4412">
              <w:rPr>
                <w:rFonts w:ascii="Roboto Condensed" w:hAnsi="Roboto Condensed" w:cs="Calibri"/>
                <w:spacing w:val="1"/>
                <w:sz w:val="20"/>
                <w:szCs w:val="20"/>
              </w:rPr>
              <w:t>2</w:t>
            </w:r>
            <w:r w:rsidRPr="008B4412">
              <w:rPr>
                <w:rFonts w:ascii="Roboto Condensed" w:hAnsi="Roboto Condensed" w:cs="Calibri"/>
                <w:spacing w:val="-2"/>
                <w:sz w:val="20"/>
                <w:szCs w:val="20"/>
              </w:rPr>
              <w:t>01</w:t>
            </w:r>
            <w:r w:rsidRPr="008B4412">
              <w:rPr>
                <w:rFonts w:ascii="Roboto Condensed" w:hAnsi="Roboto Condensed" w:cs="Calibri"/>
                <w:spacing w:val="1"/>
                <w:sz w:val="20"/>
                <w:szCs w:val="20"/>
              </w:rPr>
              <w:t>2</w:t>
            </w:r>
            <w:r w:rsidRPr="008B4412">
              <w:rPr>
                <w:rFonts w:ascii="Roboto Condensed" w:hAnsi="Roboto Condensed" w:cs="Calibri"/>
                <w:sz w:val="20"/>
                <w:szCs w:val="20"/>
              </w:rPr>
              <w:t>),</w:t>
            </w:r>
            <w:r w:rsidRPr="008B4412">
              <w:rPr>
                <w:rFonts w:ascii="Roboto Condensed" w:hAnsi="Roboto Condensed" w:cs="Calibri"/>
                <w:spacing w:val="1"/>
                <w:sz w:val="20"/>
                <w:szCs w:val="20"/>
              </w:rPr>
              <w:t xml:space="preserve"> </w:t>
            </w:r>
            <w:r w:rsidRPr="008B4412">
              <w:rPr>
                <w:rFonts w:ascii="Roboto Condensed" w:hAnsi="Roboto Condensed" w:cs="Calibri"/>
                <w:spacing w:val="-3"/>
                <w:sz w:val="20"/>
                <w:szCs w:val="20"/>
              </w:rPr>
              <w:t>V</w:t>
            </w:r>
            <w:r w:rsidRPr="008B4412">
              <w:rPr>
                <w:rFonts w:ascii="Roboto Condensed" w:hAnsi="Roboto Condensed" w:cs="Calibri"/>
                <w:spacing w:val="1"/>
                <w:sz w:val="20"/>
                <w:szCs w:val="20"/>
              </w:rPr>
              <w:t>o</w:t>
            </w:r>
            <w:r w:rsidRPr="008B4412">
              <w:rPr>
                <w:rFonts w:ascii="Roboto Condensed" w:hAnsi="Roboto Condensed" w:cs="Calibri"/>
                <w:sz w:val="20"/>
                <w:szCs w:val="20"/>
              </w:rPr>
              <w:t>l</w:t>
            </w:r>
            <w:r w:rsidRPr="008B4412">
              <w:rPr>
                <w:rFonts w:ascii="Roboto Condensed" w:hAnsi="Roboto Condensed" w:cs="Calibri"/>
                <w:spacing w:val="-1"/>
                <w:sz w:val="20"/>
                <w:szCs w:val="20"/>
              </w:rPr>
              <w:t>um</w:t>
            </w:r>
            <w:r w:rsidRPr="008B4412">
              <w:rPr>
                <w:rFonts w:ascii="Roboto Condensed" w:hAnsi="Roboto Condensed" w:cs="Calibri"/>
                <w:sz w:val="20"/>
                <w:szCs w:val="20"/>
              </w:rPr>
              <w:t>e</w:t>
            </w:r>
            <w:r w:rsidRPr="008B4412">
              <w:rPr>
                <w:rFonts w:ascii="Roboto Condensed" w:hAnsi="Roboto Condensed" w:cs="Calibri"/>
                <w:spacing w:val="-1"/>
                <w:sz w:val="20"/>
                <w:szCs w:val="20"/>
              </w:rPr>
              <w:t xml:space="preserve"> </w:t>
            </w:r>
            <w:r w:rsidRPr="008B4412">
              <w:rPr>
                <w:rFonts w:ascii="Roboto Condensed" w:hAnsi="Roboto Condensed" w:cs="Calibri"/>
                <w:spacing w:val="1"/>
                <w:sz w:val="20"/>
                <w:szCs w:val="20"/>
              </w:rPr>
              <w:t>1</w:t>
            </w:r>
            <w:r w:rsidRPr="008B4412">
              <w:rPr>
                <w:rFonts w:ascii="Roboto Condensed" w:hAnsi="Roboto Condensed" w:cs="Calibri"/>
                <w:spacing w:val="-2"/>
                <w:sz w:val="20"/>
                <w:szCs w:val="20"/>
              </w:rPr>
              <w:t>3</w:t>
            </w:r>
            <w:r w:rsidRPr="008B4412">
              <w:rPr>
                <w:rFonts w:ascii="Roboto Condensed" w:hAnsi="Roboto Condensed" w:cs="Calibri"/>
                <w:spacing w:val="1"/>
                <w:sz w:val="20"/>
                <w:szCs w:val="20"/>
              </w:rPr>
              <w:t>5</w:t>
            </w:r>
            <w:r w:rsidRPr="008B4412">
              <w:rPr>
                <w:rFonts w:ascii="Roboto Condensed" w:hAnsi="Roboto Condensed" w:cs="Calibri"/>
                <w:sz w:val="20"/>
                <w:szCs w:val="20"/>
              </w:rPr>
              <w:t>,</w:t>
            </w:r>
            <w:r w:rsidRPr="008B4412">
              <w:rPr>
                <w:rFonts w:ascii="Roboto Condensed" w:hAnsi="Roboto Condensed" w:cs="Calibri"/>
                <w:spacing w:val="-2"/>
                <w:sz w:val="20"/>
                <w:szCs w:val="20"/>
              </w:rPr>
              <w:t xml:space="preserve"> </w:t>
            </w:r>
            <w:r w:rsidRPr="008B4412">
              <w:rPr>
                <w:rFonts w:ascii="Roboto Condensed" w:hAnsi="Roboto Condensed" w:cs="Calibri"/>
                <w:sz w:val="20"/>
                <w:szCs w:val="20"/>
              </w:rPr>
              <w:t>Issue</w:t>
            </w:r>
            <w:r w:rsidRPr="008B4412">
              <w:rPr>
                <w:rFonts w:ascii="Roboto Condensed" w:hAnsi="Roboto Condensed" w:cs="Calibri"/>
                <w:spacing w:val="-2"/>
                <w:sz w:val="20"/>
                <w:szCs w:val="20"/>
              </w:rPr>
              <w:t xml:space="preserve"> </w:t>
            </w:r>
            <w:r w:rsidRPr="008B4412">
              <w:rPr>
                <w:rFonts w:ascii="Roboto Condensed" w:hAnsi="Roboto Condensed" w:cs="Calibri"/>
                <w:spacing w:val="1"/>
                <w:sz w:val="20"/>
                <w:szCs w:val="20"/>
              </w:rPr>
              <w:t>1</w:t>
            </w:r>
            <w:r w:rsidRPr="008B4412">
              <w:rPr>
                <w:rFonts w:ascii="Roboto Condensed" w:hAnsi="Roboto Condensed" w:cs="Calibri"/>
                <w:sz w:val="20"/>
                <w:szCs w:val="20"/>
              </w:rPr>
              <w:t>, p</w:t>
            </w:r>
            <w:r w:rsidRPr="008B4412">
              <w:rPr>
                <w:rFonts w:ascii="Roboto Condensed" w:hAnsi="Roboto Condensed" w:cs="Calibri"/>
                <w:spacing w:val="-2"/>
                <w:sz w:val="20"/>
                <w:szCs w:val="20"/>
              </w:rPr>
              <w:t xml:space="preserve"> </w:t>
            </w:r>
            <w:r w:rsidRPr="008B4412">
              <w:rPr>
                <w:rFonts w:ascii="Roboto Condensed" w:hAnsi="Roboto Condensed" w:cs="Calibri"/>
                <w:spacing w:val="1"/>
                <w:sz w:val="20"/>
                <w:szCs w:val="20"/>
              </w:rPr>
              <w:t>2</w:t>
            </w:r>
            <w:r w:rsidRPr="008B4412">
              <w:rPr>
                <w:rFonts w:ascii="Roboto Condensed" w:hAnsi="Roboto Condensed" w:cs="Calibri"/>
                <w:spacing w:val="-2"/>
                <w:sz w:val="20"/>
                <w:szCs w:val="20"/>
              </w:rPr>
              <w:t>8</w:t>
            </w:r>
            <w:r w:rsidRPr="008B4412">
              <w:rPr>
                <w:rFonts w:ascii="Roboto Condensed" w:hAnsi="Roboto Condensed" w:cs="Calibri"/>
                <w:spacing w:val="5"/>
                <w:sz w:val="20"/>
                <w:szCs w:val="20"/>
              </w:rPr>
              <w:t>4</w:t>
            </w:r>
            <w:r w:rsidRPr="008B4412">
              <w:rPr>
                <w:rFonts w:ascii="Roboto Condensed" w:hAnsi="Roboto Condensed" w:cs="Calibri"/>
                <w:sz w:val="20"/>
                <w:szCs w:val="20"/>
              </w:rPr>
              <w:t>-</w:t>
            </w:r>
            <w:r w:rsidRPr="008B4412">
              <w:rPr>
                <w:rFonts w:ascii="Roboto Condensed" w:hAnsi="Roboto Condensed" w:cs="Calibri"/>
                <w:spacing w:val="-2"/>
                <w:sz w:val="20"/>
                <w:szCs w:val="20"/>
              </w:rPr>
              <w:t>2</w:t>
            </w:r>
            <w:r w:rsidRPr="008B4412">
              <w:rPr>
                <w:rFonts w:ascii="Roboto Condensed" w:hAnsi="Roboto Condensed" w:cs="Calibri"/>
                <w:spacing w:val="1"/>
                <w:sz w:val="20"/>
                <w:szCs w:val="20"/>
              </w:rPr>
              <w:t>98</w:t>
            </w:r>
            <w:r w:rsidRPr="008B4412">
              <w:rPr>
                <w:rFonts w:ascii="Roboto Condensed" w:hAnsi="Roboto Condensed" w:cs="Calibri"/>
                <w:sz w:val="20"/>
                <w:szCs w:val="20"/>
              </w:rPr>
              <w:t>.</w:t>
            </w:r>
          </w:p>
        </w:tc>
      </w:tr>
    </w:tbl>
    <w:p w14:paraId="0BC8EE7F" w14:textId="77777777" w:rsidR="00730EA4" w:rsidRPr="00142415" w:rsidRDefault="00730EA4" w:rsidP="00730EA4">
      <w:pPr>
        <w:rPr>
          <w:rFonts w:ascii="Roboto Condensed" w:hAnsi="Roboto Condensed"/>
        </w:rPr>
      </w:pPr>
    </w:p>
    <w:p w14:paraId="367226D3" w14:textId="77777777" w:rsidR="00730EA4" w:rsidRPr="00142415" w:rsidRDefault="00730EA4" w:rsidP="00730EA4">
      <w:pPr>
        <w:rPr>
          <w:rFonts w:ascii="Roboto Condensed" w:hAnsi="Roboto Condensed"/>
        </w:rPr>
      </w:pPr>
      <w:r w:rsidRPr="00142415">
        <w:rPr>
          <w:rFonts w:ascii="Roboto Condensed" w:hAnsi="Roboto Condensed"/>
        </w:rPr>
        <w:br w:type="page"/>
      </w:r>
    </w:p>
    <w:tbl>
      <w:tblPr>
        <w:tblStyle w:val="Grilledutableau"/>
        <w:tblW w:w="0" w:type="auto"/>
        <w:tblBorders>
          <w:top w:val="single" w:sz="12" w:space="0" w:color="FFFFFF" w:themeColor="background1"/>
          <w:left w:val="single" w:sz="12" w:space="0" w:color="FFFFFF" w:themeColor="background1"/>
          <w:bottom w:val="single" w:sz="12" w:space="0" w:color="FFFFFF" w:themeColor="background1"/>
          <w:right w:val="single" w:sz="12" w:space="0" w:color="FFFFFF" w:themeColor="background1"/>
          <w:insideH w:val="single" w:sz="12" w:space="0" w:color="FFFFFF" w:themeColor="background1"/>
          <w:insideV w:val="single" w:sz="12" w:space="0" w:color="FFFFFF" w:themeColor="background1"/>
        </w:tblBorders>
        <w:tblLook w:val="04A0" w:firstRow="1" w:lastRow="0" w:firstColumn="1" w:lastColumn="0" w:noHBand="0" w:noVBand="1"/>
      </w:tblPr>
      <w:tblGrid>
        <w:gridCol w:w="1951"/>
        <w:gridCol w:w="567"/>
        <w:gridCol w:w="1985"/>
        <w:gridCol w:w="2835"/>
        <w:gridCol w:w="1874"/>
      </w:tblGrid>
      <w:tr w:rsidR="00730EA4" w:rsidRPr="001161BE" w14:paraId="71A5D9E3" w14:textId="77777777" w:rsidTr="007E6D0E">
        <w:trPr>
          <w:trHeight w:val="556"/>
        </w:trPr>
        <w:tc>
          <w:tcPr>
            <w:tcW w:w="9212" w:type="dxa"/>
            <w:gridSpan w:val="5"/>
            <w:shd w:val="clear" w:color="auto" w:fill="62257F"/>
            <w:vAlign w:val="center"/>
          </w:tcPr>
          <w:p w14:paraId="54483854" w14:textId="4E21850C" w:rsidR="00730EA4" w:rsidRPr="00C56028" w:rsidRDefault="00730EA4" w:rsidP="00730EA4">
            <w:pPr>
              <w:jc w:val="center"/>
              <w:rPr>
                <w:rFonts w:ascii="Ando Bold" w:hAnsi="Ando Bold"/>
                <w:color w:val="FFFFFF" w:themeColor="background1"/>
                <w:sz w:val="40"/>
                <w:lang w:val="en-US"/>
              </w:rPr>
            </w:pPr>
            <w:r w:rsidRPr="00C56028">
              <w:rPr>
                <w:rFonts w:ascii="Ando Bold" w:hAnsi="Ando Bold"/>
                <w:color w:val="FFFFFF" w:themeColor="background1"/>
                <w:sz w:val="40"/>
                <w:lang w:val="en-US"/>
              </w:rPr>
              <w:lastRenderedPageBreak/>
              <w:t>[P2 C3] LEAN 6 SIGMA AVANC</w:t>
            </w:r>
            <w:r w:rsidR="00C56028">
              <w:rPr>
                <w:rFonts w:ascii="Ando Bold" w:hAnsi="Ando Bold"/>
                <w:color w:val="FFFFFF" w:themeColor="background1"/>
                <w:sz w:val="40"/>
                <w:lang w:val="en-US"/>
              </w:rPr>
              <w:t>É</w:t>
            </w:r>
            <w:r w:rsidRPr="00C56028">
              <w:rPr>
                <w:rFonts w:ascii="Ando Bold" w:hAnsi="Ando Bold"/>
                <w:color w:val="FFFFFF" w:themeColor="background1"/>
                <w:sz w:val="40"/>
                <w:lang w:val="en-US"/>
              </w:rPr>
              <w:t>S</w:t>
            </w:r>
          </w:p>
        </w:tc>
      </w:tr>
      <w:tr w:rsidR="00730EA4" w:rsidRPr="00142415" w14:paraId="6C2E7154" w14:textId="77777777" w:rsidTr="007E6D0E">
        <w:trPr>
          <w:trHeight w:val="397"/>
        </w:trPr>
        <w:tc>
          <w:tcPr>
            <w:tcW w:w="1951" w:type="dxa"/>
            <w:shd w:val="clear" w:color="auto" w:fill="282D46"/>
            <w:vAlign w:val="center"/>
          </w:tcPr>
          <w:p w14:paraId="02A4BE79" w14:textId="77777777" w:rsidR="00730EA4" w:rsidRPr="00C56028" w:rsidRDefault="00730EA4" w:rsidP="00730EA4">
            <w:pPr>
              <w:rPr>
                <w:rFonts w:ascii="Roboto Condensed" w:hAnsi="Roboto Condensed"/>
                <w:b/>
                <w:color w:val="FFFFFF" w:themeColor="background1"/>
              </w:rPr>
            </w:pPr>
            <w:r w:rsidRPr="00C56028">
              <w:rPr>
                <w:rFonts w:ascii="Roboto Condensed" w:hAnsi="Roboto Condensed"/>
                <w:b/>
                <w:color w:val="FFFFFF" w:themeColor="background1"/>
              </w:rPr>
              <w:t>SEMESTRE 9</w:t>
            </w:r>
          </w:p>
        </w:tc>
        <w:tc>
          <w:tcPr>
            <w:tcW w:w="5387" w:type="dxa"/>
            <w:gridSpan w:val="3"/>
            <w:shd w:val="clear" w:color="auto" w:fill="F1E5F7"/>
            <w:vAlign w:val="center"/>
          </w:tcPr>
          <w:p w14:paraId="052BD5BE" w14:textId="77777777" w:rsidR="00730EA4" w:rsidRPr="00142415" w:rsidRDefault="00730EA4" w:rsidP="00730EA4">
            <w:pPr>
              <w:rPr>
                <w:rFonts w:ascii="Roboto Condensed" w:hAnsi="Roboto Condensed"/>
              </w:rPr>
            </w:pPr>
            <w:r w:rsidRPr="00142415">
              <w:rPr>
                <w:rFonts w:ascii="Roboto Condensed" w:hAnsi="Roboto Condensed"/>
              </w:rPr>
              <w:t>Pôle : Génie Industriel</w:t>
            </w:r>
          </w:p>
        </w:tc>
        <w:tc>
          <w:tcPr>
            <w:tcW w:w="1874" w:type="dxa"/>
            <w:shd w:val="clear" w:color="auto" w:fill="F1E5F7"/>
            <w:vAlign w:val="center"/>
          </w:tcPr>
          <w:p w14:paraId="7DB38CD3" w14:textId="6CB4EB22" w:rsidR="00730EA4" w:rsidRPr="00142415" w:rsidRDefault="00730EA4" w:rsidP="00730EA4">
            <w:pPr>
              <w:rPr>
                <w:rFonts w:ascii="Roboto Condensed" w:hAnsi="Roboto Condensed"/>
                <w:i/>
              </w:rPr>
            </w:pPr>
            <w:r w:rsidRPr="00142415">
              <w:rPr>
                <w:rFonts w:ascii="Roboto Condensed" w:hAnsi="Roboto Condensed"/>
                <w:i/>
                <w:color w:val="A6A6A6" w:themeColor="background1" w:themeShade="A6"/>
              </w:rPr>
              <w:t>MAJ : 0</w:t>
            </w:r>
            <w:r w:rsidR="001B25E4">
              <w:rPr>
                <w:rFonts w:ascii="Roboto Condensed" w:hAnsi="Roboto Condensed"/>
                <w:i/>
                <w:color w:val="A6A6A6" w:themeColor="background1" w:themeShade="A6"/>
              </w:rPr>
              <w:t>9</w:t>
            </w:r>
            <w:r w:rsidRPr="00142415">
              <w:rPr>
                <w:rFonts w:ascii="Roboto Condensed" w:hAnsi="Roboto Condensed"/>
                <w:i/>
                <w:color w:val="A6A6A6" w:themeColor="background1" w:themeShade="A6"/>
              </w:rPr>
              <w:t>/202</w:t>
            </w:r>
            <w:r w:rsidR="001B25E4">
              <w:rPr>
                <w:rFonts w:ascii="Roboto Condensed" w:hAnsi="Roboto Condensed"/>
                <w:i/>
                <w:color w:val="A6A6A6" w:themeColor="background1" w:themeShade="A6"/>
              </w:rPr>
              <w:t>4</w:t>
            </w:r>
          </w:p>
        </w:tc>
      </w:tr>
      <w:tr w:rsidR="00730EA4" w:rsidRPr="00142415" w14:paraId="4F9831ED" w14:textId="77777777" w:rsidTr="007E6D0E">
        <w:trPr>
          <w:trHeight w:val="340"/>
        </w:trPr>
        <w:tc>
          <w:tcPr>
            <w:tcW w:w="4503" w:type="dxa"/>
            <w:gridSpan w:val="3"/>
            <w:shd w:val="clear" w:color="auto" w:fill="F1E5F7"/>
            <w:vAlign w:val="center"/>
          </w:tcPr>
          <w:p w14:paraId="4CBE89CB" w14:textId="77777777" w:rsidR="00730EA4" w:rsidRPr="00EB5E26" w:rsidRDefault="00730EA4" w:rsidP="00730EA4">
            <w:pPr>
              <w:rPr>
                <w:rFonts w:ascii="Roboto Condensed" w:hAnsi="Roboto Condensed"/>
                <w:b/>
              </w:rPr>
            </w:pPr>
            <w:r w:rsidRPr="00EB5E26">
              <w:rPr>
                <w:rFonts w:ascii="Roboto Condensed" w:hAnsi="Roboto Condensed"/>
                <w:b/>
              </w:rPr>
              <w:t>Horaire présentiel : 28h TD</w:t>
            </w:r>
          </w:p>
        </w:tc>
        <w:tc>
          <w:tcPr>
            <w:tcW w:w="2835" w:type="dxa"/>
            <w:shd w:val="clear" w:color="auto" w:fill="F1E5F7"/>
            <w:vAlign w:val="center"/>
          </w:tcPr>
          <w:p w14:paraId="44B90856" w14:textId="77777777" w:rsidR="00730EA4" w:rsidRPr="00142415" w:rsidRDefault="00730EA4" w:rsidP="00730EA4">
            <w:pPr>
              <w:rPr>
                <w:rFonts w:ascii="Roboto Condensed" w:hAnsi="Roboto Condensed"/>
              </w:rPr>
            </w:pPr>
            <w:r w:rsidRPr="00142415">
              <w:rPr>
                <w:rFonts w:ascii="Roboto Condensed" w:hAnsi="Roboto Condensed"/>
              </w:rPr>
              <w:t>Travail personnel : 10h</w:t>
            </w:r>
          </w:p>
        </w:tc>
        <w:tc>
          <w:tcPr>
            <w:tcW w:w="1874" w:type="dxa"/>
            <w:shd w:val="clear" w:color="auto" w:fill="F1E5F7"/>
            <w:vAlign w:val="center"/>
          </w:tcPr>
          <w:p w14:paraId="0981B20C" w14:textId="77777777" w:rsidR="00730EA4" w:rsidRPr="00142415" w:rsidRDefault="00730EA4" w:rsidP="00730EA4">
            <w:pPr>
              <w:rPr>
                <w:rFonts w:ascii="Roboto Condensed" w:hAnsi="Roboto Condensed"/>
              </w:rPr>
            </w:pPr>
            <w:r w:rsidRPr="00142415">
              <w:rPr>
                <w:rFonts w:ascii="Roboto Condensed" w:hAnsi="Roboto Condensed"/>
              </w:rPr>
              <w:t>ECTS : 2</w:t>
            </w:r>
          </w:p>
        </w:tc>
      </w:tr>
      <w:tr w:rsidR="00730EA4" w:rsidRPr="00142415" w14:paraId="2C6912AE" w14:textId="77777777" w:rsidTr="007E6D0E">
        <w:tc>
          <w:tcPr>
            <w:tcW w:w="4503" w:type="dxa"/>
            <w:gridSpan w:val="3"/>
            <w:shd w:val="clear" w:color="auto" w:fill="282D46"/>
            <w:vAlign w:val="center"/>
          </w:tcPr>
          <w:p w14:paraId="1CC03A73" w14:textId="6556CF85" w:rsidR="00730EA4" w:rsidRPr="00C56028" w:rsidRDefault="00730EA4" w:rsidP="00730EA4">
            <w:pPr>
              <w:rPr>
                <w:rFonts w:ascii="Roboto Condensed" w:hAnsi="Roboto Condensed"/>
                <w:b/>
                <w:color w:val="FFFFFF" w:themeColor="background1"/>
              </w:rPr>
            </w:pPr>
            <w:r w:rsidRPr="00C56028">
              <w:rPr>
                <w:rFonts w:ascii="Roboto Condensed" w:hAnsi="Roboto Condensed"/>
                <w:b/>
                <w:color w:val="FFFFFF" w:themeColor="background1"/>
              </w:rPr>
              <w:t xml:space="preserve">Responsable : B. </w:t>
            </w:r>
            <w:proofErr w:type="spellStart"/>
            <w:r w:rsidRPr="00C56028">
              <w:rPr>
                <w:rFonts w:ascii="Roboto Condensed" w:hAnsi="Roboto Condensed"/>
                <w:b/>
                <w:color w:val="FFFFFF" w:themeColor="background1"/>
              </w:rPr>
              <w:t>Z</w:t>
            </w:r>
            <w:r w:rsidR="00C56028" w:rsidRPr="00C56028">
              <w:rPr>
                <w:rFonts w:ascii="Roboto Condensed" w:hAnsi="Roboto Condensed"/>
                <w:b/>
                <w:color w:val="FFFFFF" w:themeColor="background1"/>
              </w:rPr>
              <w:t>oz</w:t>
            </w:r>
            <w:proofErr w:type="spellEnd"/>
          </w:p>
        </w:tc>
        <w:tc>
          <w:tcPr>
            <w:tcW w:w="4709" w:type="dxa"/>
            <w:gridSpan w:val="2"/>
            <w:shd w:val="clear" w:color="auto" w:fill="F1E5F7"/>
            <w:vAlign w:val="center"/>
          </w:tcPr>
          <w:p w14:paraId="158F1018" w14:textId="77777777" w:rsidR="00730EA4" w:rsidRPr="00EB5E26" w:rsidRDefault="00730EA4" w:rsidP="00730EA4">
            <w:pPr>
              <w:rPr>
                <w:rFonts w:ascii="Roboto Condensed" w:hAnsi="Roboto Condensed"/>
                <w:b/>
              </w:rPr>
            </w:pPr>
            <w:r w:rsidRPr="00EB5E26">
              <w:rPr>
                <w:rFonts w:ascii="Roboto Condensed" w:hAnsi="Roboto Condensed"/>
                <w:b/>
              </w:rPr>
              <w:t xml:space="preserve">Intervenants : B. </w:t>
            </w:r>
            <w:proofErr w:type="spellStart"/>
            <w:r w:rsidRPr="00EB5E26">
              <w:rPr>
                <w:rFonts w:ascii="Roboto Condensed" w:hAnsi="Roboto Condensed"/>
                <w:b/>
              </w:rPr>
              <w:t>Zoz</w:t>
            </w:r>
            <w:proofErr w:type="spellEnd"/>
            <w:r w:rsidRPr="00EB5E26">
              <w:rPr>
                <w:rFonts w:ascii="Roboto Condensed" w:hAnsi="Roboto Condensed"/>
                <w:b/>
              </w:rPr>
              <w:t xml:space="preserve"> – L. Muller</w:t>
            </w:r>
          </w:p>
        </w:tc>
      </w:tr>
      <w:tr w:rsidR="00730EA4" w:rsidRPr="00142415" w14:paraId="31F199A8" w14:textId="77777777" w:rsidTr="007E6D0E">
        <w:trPr>
          <w:trHeight w:val="1997"/>
        </w:trPr>
        <w:tc>
          <w:tcPr>
            <w:tcW w:w="2518" w:type="dxa"/>
            <w:gridSpan w:val="2"/>
            <w:shd w:val="clear" w:color="auto" w:fill="282D46"/>
            <w:vAlign w:val="center"/>
          </w:tcPr>
          <w:p w14:paraId="55FE6C42" w14:textId="77777777" w:rsidR="00730EA4" w:rsidRPr="00C56028" w:rsidRDefault="00730EA4" w:rsidP="00730EA4">
            <w:pPr>
              <w:rPr>
                <w:rFonts w:ascii="Roboto Condensed" w:hAnsi="Roboto Condensed"/>
                <w:b/>
                <w:color w:val="FFFFFF" w:themeColor="background1"/>
              </w:rPr>
            </w:pPr>
            <w:r w:rsidRPr="00C56028">
              <w:rPr>
                <w:rFonts w:ascii="Roboto Condensed" w:hAnsi="Roboto Condensed"/>
                <w:b/>
                <w:color w:val="FFFFFF" w:themeColor="background1"/>
              </w:rPr>
              <w:t>Acquis d’apprentissage visés</w:t>
            </w:r>
          </w:p>
        </w:tc>
        <w:tc>
          <w:tcPr>
            <w:tcW w:w="6694" w:type="dxa"/>
            <w:gridSpan w:val="3"/>
            <w:shd w:val="clear" w:color="auto" w:fill="F1E5F7"/>
            <w:vAlign w:val="center"/>
          </w:tcPr>
          <w:p w14:paraId="1C8C1205" w14:textId="0EDD96D8" w:rsidR="00730EA4" w:rsidRDefault="00730EA4" w:rsidP="00730EA4">
            <w:pPr>
              <w:pStyle w:val="NormalWeb"/>
              <w:spacing w:before="0" w:beforeAutospacing="0" w:after="0" w:afterAutospacing="0"/>
              <w:rPr>
                <w:rFonts w:ascii="Roboto Condensed" w:hAnsi="Roboto Condensed"/>
                <w:sz w:val="20"/>
                <w:szCs w:val="20"/>
              </w:rPr>
            </w:pPr>
            <w:r w:rsidRPr="008B4412">
              <w:rPr>
                <w:rFonts w:ascii="Roboto Condensed" w:hAnsi="Roboto Condensed"/>
                <w:sz w:val="20"/>
                <w:szCs w:val="20"/>
              </w:rPr>
              <w:t>En tant que potentiel « Black Belt » Lean Six Sigma, l’étudiant est capable de conduire des projets complexes d’amélioration et d’optimisation. Il alimente la veille stratégique de l’entreprise et détermine les axes de progrès. En qualité de référent, il encadre et coordonne les plans d’action opérationnels dans le respect des fondamentaux du Lean Six Sigma.</w:t>
            </w:r>
          </w:p>
          <w:p w14:paraId="449C0ED3" w14:textId="71427493" w:rsidR="00730EA4" w:rsidRPr="008B4412" w:rsidRDefault="00C56028" w:rsidP="00C56028">
            <w:pPr>
              <w:pStyle w:val="NormalWeb"/>
              <w:spacing w:before="0" w:beforeAutospacing="0" w:after="0" w:afterAutospacing="0"/>
              <w:rPr>
                <w:rFonts w:ascii="Roboto Condensed" w:hAnsi="Roboto Condensed"/>
                <w:sz w:val="20"/>
                <w:szCs w:val="20"/>
              </w:rPr>
            </w:pPr>
            <w:r w:rsidRPr="008B4412">
              <w:rPr>
                <w:rFonts w:ascii="Roboto Condensed" w:hAnsi="Roboto Condensed"/>
                <w:sz w:val="20"/>
                <w:szCs w:val="20"/>
              </w:rPr>
              <w:t>Cela implique qu’il a une bonne connaissance des outils, de leur méthodologie</w:t>
            </w:r>
            <w:r>
              <w:rPr>
                <w:rFonts w:ascii="Roboto Condensed" w:hAnsi="Roboto Condensed"/>
                <w:sz w:val="20"/>
                <w:szCs w:val="20"/>
              </w:rPr>
              <w:t xml:space="preserve"> de mis en œuvre en fonction des situations et problématiques.</w:t>
            </w:r>
          </w:p>
        </w:tc>
      </w:tr>
      <w:tr w:rsidR="00730EA4" w:rsidRPr="00142415" w14:paraId="6587D28D" w14:textId="77777777" w:rsidTr="007E6D0E">
        <w:trPr>
          <w:trHeight w:val="5358"/>
        </w:trPr>
        <w:tc>
          <w:tcPr>
            <w:tcW w:w="2518" w:type="dxa"/>
            <w:gridSpan w:val="2"/>
            <w:shd w:val="clear" w:color="auto" w:fill="282D46"/>
            <w:vAlign w:val="center"/>
          </w:tcPr>
          <w:p w14:paraId="1CA0962E" w14:textId="77777777" w:rsidR="00730EA4" w:rsidRPr="00C56028" w:rsidRDefault="00730EA4" w:rsidP="00730EA4">
            <w:pPr>
              <w:rPr>
                <w:rFonts w:ascii="Roboto Condensed" w:hAnsi="Roboto Condensed"/>
                <w:b/>
                <w:color w:val="FFFFFF" w:themeColor="background1"/>
              </w:rPr>
            </w:pPr>
            <w:r w:rsidRPr="00C56028">
              <w:rPr>
                <w:rFonts w:ascii="Roboto Condensed" w:hAnsi="Roboto Condensed"/>
                <w:b/>
                <w:color w:val="FFFFFF" w:themeColor="background1"/>
              </w:rPr>
              <w:t>Contribution au référentiel Emploi-Compétences</w:t>
            </w:r>
          </w:p>
        </w:tc>
        <w:tc>
          <w:tcPr>
            <w:tcW w:w="6694" w:type="dxa"/>
            <w:gridSpan w:val="3"/>
            <w:shd w:val="clear" w:color="auto" w:fill="F1E5F7"/>
            <w:vAlign w:val="center"/>
          </w:tcPr>
          <w:p w14:paraId="0A43FD60" w14:textId="77777777" w:rsidR="00C56028" w:rsidRPr="008B4412" w:rsidRDefault="00C56028" w:rsidP="00C56028">
            <w:pPr>
              <w:rPr>
                <w:rFonts w:ascii="Roboto Condensed" w:hAnsi="Roboto Condensed" w:cs="Times New Roman"/>
                <w:sz w:val="20"/>
                <w:szCs w:val="20"/>
              </w:rPr>
            </w:pPr>
            <w:r w:rsidRPr="00C56028">
              <w:rPr>
                <w:rFonts w:ascii="Roboto Condensed" w:hAnsi="Roboto Condensed" w:cs="Times New Roman"/>
                <w:b/>
                <w:sz w:val="20"/>
                <w:szCs w:val="20"/>
              </w:rPr>
              <w:t>C1.3</w:t>
            </w:r>
            <w:r w:rsidRPr="008B4412">
              <w:rPr>
                <w:rFonts w:ascii="Roboto Condensed" w:hAnsi="Roboto Condensed" w:cs="Times New Roman"/>
                <w:sz w:val="20"/>
                <w:szCs w:val="20"/>
              </w:rPr>
              <w:t xml:space="preserve"> Identifier et appliquer des méthodes d’optimisation et d’analyse </w:t>
            </w:r>
            <w:proofErr w:type="spellStart"/>
            <w:r w:rsidRPr="008B4412">
              <w:rPr>
                <w:rFonts w:ascii="Roboto Condensed" w:hAnsi="Roboto Condensed" w:cs="Times New Roman"/>
                <w:sz w:val="20"/>
                <w:szCs w:val="20"/>
              </w:rPr>
              <w:t>multi-critères</w:t>
            </w:r>
            <w:proofErr w:type="spellEnd"/>
            <w:r w:rsidRPr="008B4412">
              <w:rPr>
                <w:rFonts w:ascii="Roboto Condensed" w:hAnsi="Roboto Condensed" w:cs="Times New Roman"/>
                <w:sz w:val="20"/>
                <w:szCs w:val="20"/>
              </w:rPr>
              <w:t xml:space="preserve"> en support à une prise de décision.</w:t>
            </w:r>
          </w:p>
          <w:p w14:paraId="000C1298" w14:textId="77777777" w:rsidR="00C56028" w:rsidRPr="008B4412" w:rsidRDefault="00C56028" w:rsidP="00C56028">
            <w:pPr>
              <w:rPr>
                <w:rFonts w:ascii="Roboto Condensed" w:hAnsi="Roboto Condensed" w:cs="Times New Roman"/>
                <w:sz w:val="20"/>
                <w:szCs w:val="20"/>
              </w:rPr>
            </w:pPr>
            <w:r w:rsidRPr="00C56028">
              <w:rPr>
                <w:rFonts w:ascii="Roboto Condensed" w:hAnsi="Roboto Condensed" w:cs="Times New Roman"/>
                <w:b/>
                <w:sz w:val="20"/>
                <w:szCs w:val="20"/>
              </w:rPr>
              <w:t>C4</w:t>
            </w:r>
            <w:r w:rsidRPr="008B4412">
              <w:rPr>
                <w:rFonts w:ascii="Roboto Condensed" w:hAnsi="Roboto Condensed" w:cs="Times New Roman"/>
                <w:sz w:val="20"/>
                <w:szCs w:val="20"/>
              </w:rPr>
              <w:t xml:space="preserve"> : STRUCTURER ET PILOTER UN PROJET</w:t>
            </w:r>
          </w:p>
          <w:p w14:paraId="57AE1583" w14:textId="1B1B6A8A" w:rsidR="00730EA4" w:rsidRPr="008B4412" w:rsidRDefault="00730EA4" w:rsidP="00730EA4">
            <w:pPr>
              <w:rPr>
                <w:rFonts w:ascii="Roboto Condensed" w:hAnsi="Roboto Condensed" w:cs="Times New Roman"/>
                <w:sz w:val="20"/>
                <w:szCs w:val="20"/>
              </w:rPr>
            </w:pPr>
            <w:r w:rsidRPr="00C56028">
              <w:rPr>
                <w:rFonts w:ascii="Roboto Condensed" w:hAnsi="Roboto Condensed" w:cs="Times New Roman"/>
                <w:b/>
                <w:sz w:val="20"/>
                <w:szCs w:val="20"/>
              </w:rPr>
              <w:t>C5</w:t>
            </w:r>
            <w:r w:rsidRPr="008B4412">
              <w:rPr>
                <w:rFonts w:ascii="Roboto Condensed" w:hAnsi="Roboto Condensed" w:cs="Times New Roman"/>
                <w:sz w:val="20"/>
                <w:szCs w:val="20"/>
              </w:rPr>
              <w:t xml:space="preserve"> : DIMENSIONNER ET OPTIMISER LE FONCTIONNEMENT DE SYSTEMES COMPLEXES DE PRODUCTION ET DE LA SUPPLY-CHAIN ASSOCIEE</w:t>
            </w:r>
          </w:p>
          <w:p w14:paraId="79CA58B6" w14:textId="77777777" w:rsidR="00730EA4" w:rsidRPr="008B4412" w:rsidRDefault="00730EA4" w:rsidP="00730EA4">
            <w:pPr>
              <w:rPr>
                <w:rFonts w:ascii="Roboto Condensed" w:hAnsi="Roboto Condensed" w:cs="Times New Roman"/>
                <w:sz w:val="20"/>
                <w:szCs w:val="20"/>
              </w:rPr>
            </w:pPr>
            <w:r w:rsidRPr="00C56028">
              <w:rPr>
                <w:rFonts w:ascii="Roboto Condensed" w:hAnsi="Roboto Condensed" w:cs="Times New Roman"/>
                <w:b/>
                <w:sz w:val="20"/>
                <w:szCs w:val="20"/>
              </w:rPr>
              <w:t>C8.2</w:t>
            </w:r>
            <w:r w:rsidRPr="008B4412">
              <w:rPr>
                <w:rFonts w:ascii="Roboto Condensed" w:hAnsi="Roboto Condensed" w:cs="Times New Roman"/>
                <w:sz w:val="20"/>
                <w:szCs w:val="20"/>
              </w:rPr>
              <w:t xml:space="preserve"> Elaborer et mettre en </w:t>
            </w:r>
            <w:proofErr w:type="spellStart"/>
            <w:r w:rsidRPr="008B4412">
              <w:rPr>
                <w:rFonts w:ascii="Roboto Condensed" w:hAnsi="Roboto Condensed" w:cs="Times New Roman"/>
                <w:sz w:val="20"/>
                <w:szCs w:val="20"/>
              </w:rPr>
              <w:t>oeuvre</w:t>
            </w:r>
            <w:proofErr w:type="spellEnd"/>
            <w:r w:rsidRPr="008B4412">
              <w:rPr>
                <w:rFonts w:ascii="Roboto Condensed" w:hAnsi="Roboto Condensed" w:cs="Times New Roman"/>
                <w:sz w:val="20"/>
                <w:szCs w:val="20"/>
              </w:rPr>
              <w:t xml:space="preserve"> une dynamique permanente de génération de nouveaux projets, de suivi de ceux-ci, notamment à travers la capitalisation des savoir-faire correspondants.</w:t>
            </w:r>
          </w:p>
          <w:p w14:paraId="62BA2990" w14:textId="77777777" w:rsidR="00730EA4" w:rsidRPr="008B4412" w:rsidRDefault="00730EA4" w:rsidP="00730EA4">
            <w:pPr>
              <w:rPr>
                <w:rFonts w:ascii="Roboto Condensed" w:hAnsi="Roboto Condensed" w:cs="Times New Roman"/>
                <w:sz w:val="20"/>
                <w:szCs w:val="20"/>
              </w:rPr>
            </w:pPr>
            <w:r w:rsidRPr="00C56028">
              <w:rPr>
                <w:rFonts w:ascii="Roboto Condensed" w:hAnsi="Roboto Condensed" w:cs="Times New Roman"/>
                <w:b/>
                <w:sz w:val="20"/>
                <w:szCs w:val="20"/>
              </w:rPr>
              <w:t>C8.4</w:t>
            </w:r>
            <w:r w:rsidRPr="008B4412">
              <w:rPr>
                <w:rFonts w:ascii="Roboto Condensed" w:hAnsi="Roboto Condensed" w:cs="Times New Roman"/>
                <w:sz w:val="20"/>
                <w:szCs w:val="20"/>
              </w:rPr>
              <w:t xml:space="preserve"> Accompagner l’apprentissage organisationnel, en assurant un soutien (technologique, méthodologique et psychologique) auprès des différents acteurs, tout au long des projets d’innovation.</w:t>
            </w:r>
          </w:p>
          <w:p w14:paraId="1AD96570" w14:textId="77777777" w:rsidR="00730EA4" w:rsidRPr="008B4412" w:rsidRDefault="00730EA4" w:rsidP="00730EA4">
            <w:pPr>
              <w:rPr>
                <w:rFonts w:ascii="Roboto Condensed" w:hAnsi="Roboto Condensed" w:cs="Times New Roman"/>
                <w:sz w:val="20"/>
                <w:szCs w:val="20"/>
              </w:rPr>
            </w:pPr>
            <w:r w:rsidRPr="00C56028">
              <w:rPr>
                <w:rFonts w:ascii="Roboto Condensed" w:hAnsi="Roboto Condensed" w:cs="Times New Roman"/>
                <w:b/>
                <w:sz w:val="20"/>
                <w:szCs w:val="20"/>
              </w:rPr>
              <w:t>C8.5</w:t>
            </w:r>
            <w:r w:rsidRPr="008B4412">
              <w:rPr>
                <w:rFonts w:ascii="Roboto Condensed" w:hAnsi="Roboto Condensed" w:cs="Times New Roman"/>
                <w:sz w:val="20"/>
                <w:szCs w:val="20"/>
              </w:rPr>
              <w:t xml:space="preserve"> Favoriser les rencontres collaboratives au service de la créativité, de l’imagination, par la mise en lien des potentialités de chacun et des opportunités du milieu, des contextes, de l’environnement</w:t>
            </w:r>
          </w:p>
          <w:p w14:paraId="21153149" w14:textId="77777777" w:rsidR="00730EA4" w:rsidRPr="008B4412" w:rsidRDefault="00730EA4" w:rsidP="00730EA4">
            <w:pPr>
              <w:rPr>
                <w:rFonts w:ascii="Roboto Condensed" w:hAnsi="Roboto Condensed" w:cs="Times New Roman"/>
                <w:sz w:val="20"/>
                <w:szCs w:val="20"/>
              </w:rPr>
            </w:pPr>
            <w:r w:rsidRPr="00C56028">
              <w:rPr>
                <w:rFonts w:ascii="Roboto Condensed" w:hAnsi="Roboto Condensed" w:cs="Times New Roman"/>
                <w:b/>
                <w:sz w:val="20"/>
                <w:szCs w:val="20"/>
              </w:rPr>
              <w:t>C8.6</w:t>
            </w:r>
            <w:r w:rsidRPr="008B4412">
              <w:rPr>
                <w:rFonts w:ascii="Roboto Condensed" w:hAnsi="Roboto Condensed" w:cs="Times New Roman"/>
                <w:sz w:val="20"/>
                <w:szCs w:val="20"/>
              </w:rPr>
              <w:t xml:space="preserve"> Valoriser le talent d’inventer des solutions, des réponses simples, frugales, astucieuses et efficaces</w:t>
            </w:r>
          </w:p>
          <w:p w14:paraId="45108ED1" w14:textId="77777777" w:rsidR="00730EA4" w:rsidRPr="008B4412" w:rsidRDefault="00730EA4" w:rsidP="00730EA4">
            <w:pPr>
              <w:rPr>
                <w:rFonts w:ascii="Roboto Condensed" w:hAnsi="Roboto Condensed" w:cs="Times New Roman"/>
                <w:sz w:val="20"/>
                <w:szCs w:val="20"/>
              </w:rPr>
            </w:pPr>
            <w:r w:rsidRPr="00C56028">
              <w:rPr>
                <w:rFonts w:ascii="Roboto Condensed" w:hAnsi="Roboto Condensed" w:cs="Times New Roman"/>
                <w:b/>
                <w:sz w:val="20"/>
                <w:szCs w:val="20"/>
              </w:rPr>
              <w:t>C8.7</w:t>
            </w:r>
            <w:r w:rsidRPr="008B4412">
              <w:rPr>
                <w:rFonts w:ascii="Roboto Condensed" w:hAnsi="Roboto Condensed" w:cs="Times New Roman"/>
                <w:sz w:val="20"/>
                <w:szCs w:val="20"/>
              </w:rPr>
              <w:t xml:space="preserve"> Créer un environnement de travail et des modalités de pilotage qui favorisent la mobilisation des capacités de chacun à apprendre, en encourageant l’expérimentation, l’exploration de nouvelles possibilités, l’ouverture sur l’extérieur, la prise de risque, et en considérant l’échec comme une opportunité d’apprentissage</w:t>
            </w:r>
          </w:p>
          <w:p w14:paraId="2743C4D7" w14:textId="77777777" w:rsidR="00730EA4" w:rsidRPr="008B4412" w:rsidRDefault="00730EA4" w:rsidP="00730EA4">
            <w:pPr>
              <w:rPr>
                <w:rFonts w:ascii="Roboto Condensed" w:hAnsi="Roboto Condensed" w:cs="Times New Roman"/>
                <w:sz w:val="20"/>
                <w:szCs w:val="20"/>
              </w:rPr>
            </w:pPr>
            <w:r w:rsidRPr="00C56028">
              <w:rPr>
                <w:rFonts w:ascii="Roboto Condensed" w:hAnsi="Roboto Condensed" w:cs="Times New Roman"/>
                <w:b/>
                <w:sz w:val="20"/>
                <w:szCs w:val="20"/>
              </w:rPr>
              <w:t>C9.1</w:t>
            </w:r>
            <w:r w:rsidRPr="008B4412">
              <w:rPr>
                <w:rFonts w:ascii="Roboto Condensed" w:hAnsi="Roboto Condensed" w:cs="Times New Roman"/>
                <w:sz w:val="20"/>
                <w:szCs w:val="20"/>
              </w:rPr>
              <w:t xml:space="preserve"> Fédérer l’ensemble des équipes autour de la stratégie de l’entreprise, et créer les conditions de l’adhésion au changement :</w:t>
            </w:r>
          </w:p>
          <w:p w14:paraId="6DE32892" w14:textId="77777777" w:rsidR="00730EA4" w:rsidRPr="008B4412" w:rsidRDefault="00730EA4" w:rsidP="00730EA4">
            <w:pPr>
              <w:rPr>
                <w:rFonts w:ascii="Roboto Condensed" w:hAnsi="Roboto Condensed" w:cs="Times New Roman"/>
                <w:sz w:val="20"/>
                <w:szCs w:val="20"/>
              </w:rPr>
            </w:pPr>
            <w:r w:rsidRPr="008B4412">
              <w:rPr>
                <w:rFonts w:ascii="Roboto Condensed" w:hAnsi="Roboto Condensed" w:cs="Times New Roman"/>
                <w:sz w:val="20"/>
                <w:szCs w:val="20"/>
              </w:rPr>
              <w:t>- par la co-construction d’une vision commune du but à atteindre</w:t>
            </w:r>
          </w:p>
          <w:p w14:paraId="3E985948" w14:textId="77777777" w:rsidR="00730EA4" w:rsidRPr="008B4412" w:rsidRDefault="00730EA4" w:rsidP="00730EA4">
            <w:pPr>
              <w:rPr>
                <w:rFonts w:ascii="Roboto Condensed" w:hAnsi="Roboto Condensed" w:cs="Times New Roman"/>
                <w:sz w:val="20"/>
                <w:szCs w:val="20"/>
              </w:rPr>
            </w:pPr>
            <w:r w:rsidRPr="008B4412">
              <w:rPr>
                <w:rFonts w:ascii="Roboto Condensed" w:hAnsi="Roboto Condensed" w:cs="Times New Roman"/>
                <w:sz w:val="20"/>
                <w:szCs w:val="20"/>
              </w:rPr>
              <w:t>- en faisant du travail collectif un lieu de sens qui relie l’intérêt collectif et l’intérêt individuel d’épanouissement.</w:t>
            </w:r>
          </w:p>
          <w:p w14:paraId="75A5FCE3" w14:textId="77777777" w:rsidR="00730EA4" w:rsidRPr="008B4412" w:rsidRDefault="00730EA4" w:rsidP="00730EA4">
            <w:pPr>
              <w:rPr>
                <w:rFonts w:ascii="Roboto Condensed" w:hAnsi="Roboto Condensed" w:cs="Times New Roman"/>
                <w:sz w:val="20"/>
                <w:szCs w:val="20"/>
              </w:rPr>
            </w:pPr>
            <w:r w:rsidRPr="00C56028">
              <w:rPr>
                <w:rFonts w:ascii="Roboto Condensed" w:hAnsi="Roboto Condensed" w:cs="Times New Roman"/>
                <w:b/>
                <w:sz w:val="20"/>
                <w:szCs w:val="20"/>
              </w:rPr>
              <w:t>C9.2</w:t>
            </w:r>
            <w:r w:rsidRPr="008B4412">
              <w:rPr>
                <w:rFonts w:ascii="Roboto Condensed" w:hAnsi="Roboto Condensed" w:cs="Times New Roman"/>
                <w:sz w:val="20"/>
                <w:szCs w:val="20"/>
              </w:rPr>
              <w:t xml:space="preserve"> Contribuer à l’établissement d’un climat de confiance et de rapports humains harmonieux, en veillant à la cohésion d’équipe et à la valorisation des acteurs par la reconnaissance des initiatives et de l’implication.</w:t>
            </w:r>
          </w:p>
          <w:p w14:paraId="7BE39995" w14:textId="77777777" w:rsidR="00730EA4" w:rsidRPr="008B4412" w:rsidRDefault="00730EA4" w:rsidP="00730EA4">
            <w:pPr>
              <w:rPr>
                <w:rFonts w:ascii="Roboto Condensed" w:hAnsi="Roboto Condensed" w:cs="Times New Roman"/>
                <w:sz w:val="20"/>
                <w:szCs w:val="20"/>
              </w:rPr>
            </w:pPr>
            <w:r w:rsidRPr="00C56028">
              <w:rPr>
                <w:rFonts w:ascii="Roboto Condensed" w:hAnsi="Roboto Condensed" w:cs="Times New Roman"/>
                <w:b/>
                <w:sz w:val="20"/>
                <w:szCs w:val="20"/>
              </w:rPr>
              <w:t>C9.3</w:t>
            </w:r>
            <w:r w:rsidRPr="008B4412">
              <w:rPr>
                <w:rFonts w:ascii="Roboto Condensed" w:hAnsi="Roboto Condensed" w:cs="Times New Roman"/>
                <w:sz w:val="20"/>
                <w:szCs w:val="20"/>
              </w:rPr>
              <w:t xml:space="preserve"> Promouvoir l’enrichissement mutuel et accompagner l’épanouissement individuel en favorisant la complémentarité des diversités, notamment culturelles, en développant une communication authentique et une posture personnelle d’ouverture et d’accueil.</w:t>
            </w:r>
          </w:p>
        </w:tc>
      </w:tr>
      <w:tr w:rsidR="00730EA4" w:rsidRPr="00142415" w14:paraId="50D55E82" w14:textId="77777777" w:rsidTr="007E6D0E">
        <w:tc>
          <w:tcPr>
            <w:tcW w:w="2518" w:type="dxa"/>
            <w:gridSpan w:val="2"/>
            <w:shd w:val="clear" w:color="auto" w:fill="282D46"/>
            <w:vAlign w:val="center"/>
          </w:tcPr>
          <w:p w14:paraId="26A55AF1" w14:textId="77777777" w:rsidR="00730EA4" w:rsidRPr="00C56028" w:rsidRDefault="00730EA4" w:rsidP="00730EA4">
            <w:pPr>
              <w:rPr>
                <w:rFonts w:ascii="Roboto Condensed" w:hAnsi="Roboto Condensed"/>
                <w:b/>
                <w:color w:val="FFFFFF" w:themeColor="background1"/>
              </w:rPr>
            </w:pPr>
            <w:r w:rsidRPr="00C56028">
              <w:rPr>
                <w:rFonts w:ascii="Roboto Condensed" w:hAnsi="Roboto Condensed"/>
                <w:b/>
                <w:color w:val="FFFFFF" w:themeColor="background1"/>
              </w:rPr>
              <w:t>Prérequis</w:t>
            </w:r>
          </w:p>
        </w:tc>
        <w:tc>
          <w:tcPr>
            <w:tcW w:w="6694" w:type="dxa"/>
            <w:gridSpan w:val="3"/>
            <w:shd w:val="clear" w:color="auto" w:fill="F1E5F7"/>
          </w:tcPr>
          <w:p w14:paraId="309EA2B9" w14:textId="77777777" w:rsidR="00730EA4" w:rsidRPr="00142415" w:rsidRDefault="00730EA4" w:rsidP="00730EA4">
            <w:pPr>
              <w:rPr>
                <w:rFonts w:ascii="Roboto Condensed" w:hAnsi="Roboto Condensed" w:cs="Times New Roman"/>
                <w:sz w:val="20"/>
                <w:szCs w:val="20"/>
              </w:rPr>
            </w:pPr>
            <w:r w:rsidRPr="00142415">
              <w:rPr>
                <w:rFonts w:ascii="Roboto Condensed" w:hAnsi="Roboto Condensed" w:cs="Times New Roman"/>
                <w:sz w:val="20"/>
                <w:szCs w:val="20"/>
              </w:rPr>
              <w:t>Lean 6 Sigma – Analyse et Traitement de Données 1&amp;2 – Gestion de Production APICS</w:t>
            </w:r>
          </w:p>
        </w:tc>
      </w:tr>
      <w:tr w:rsidR="00730EA4" w:rsidRPr="00142415" w14:paraId="1898F580" w14:textId="77777777" w:rsidTr="007E6D0E">
        <w:tc>
          <w:tcPr>
            <w:tcW w:w="2518" w:type="dxa"/>
            <w:gridSpan w:val="2"/>
            <w:shd w:val="clear" w:color="auto" w:fill="282D46"/>
            <w:vAlign w:val="center"/>
          </w:tcPr>
          <w:p w14:paraId="2497901F" w14:textId="77777777" w:rsidR="00730EA4" w:rsidRPr="00C56028" w:rsidRDefault="00730EA4" w:rsidP="00730EA4">
            <w:pPr>
              <w:rPr>
                <w:rFonts w:ascii="Roboto Condensed" w:hAnsi="Roboto Condensed"/>
                <w:b/>
                <w:color w:val="FFFFFF" w:themeColor="background1"/>
              </w:rPr>
            </w:pPr>
            <w:r w:rsidRPr="00C56028">
              <w:rPr>
                <w:rFonts w:ascii="Roboto Condensed" w:hAnsi="Roboto Condensed"/>
                <w:b/>
                <w:color w:val="FFFFFF" w:themeColor="background1"/>
              </w:rPr>
              <w:t>Liens pédagogiques</w:t>
            </w:r>
          </w:p>
        </w:tc>
        <w:tc>
          <w:tcPr>
            <w:tcW w:w="6694" w:type="dxa"/>
            <w:gridSpan w:val="3"/>
            <w:shd w:val="clear" w:color="auto" w:fill="F1E5F7"/>
          </w:tcPr>
          <w:p w14:paraId="6580C881" w14:textId="77777777" w:rsidR="00730EA4" w:rsidRPr="00142415" w:rsidRDefault="00730EA4" w:rsidP="00730EA4">
            <w:pPr>
              <w:rPr>
                <w:rFonts w:ascii="Roboto Condensed" w:hAnsi="Roboto Condensed" w:cs="Times New Roman"/>
                <w:sz w:val="20"/>
                <w:szCs w:val="20"/>
              </w:rPr>
            </w:pPr>
            <w:r w:rsidRPr="00142415">
              <w:rPr>
                <w:rFonts w:ascii="Roboto Condensed" w:hAnsi="Roboto Condensed" w:cs="Times New Roman"/>
                <w:sz w:val="20"/>
                <w:szCs w:val="20"/>
              </w:rPr>
              <w:t>Outils de la qualité – gestion de projet – démarche DMAIC – méthodes de traitement statistiques</w:t>
            </w:r>
          </w:p>
        </w:tc>
      </w:tr>
      <w:tr w:rsidR="00730EA4" w:rsidRPr="00142415" w14:paraId="3FAB32AC" w14:textId="77777777" w:rsidTr="007E6D0E">
        <w:trPr>
          <w:trHeight w:val="5943"/>
        </w:trPr>
        <w:tc>
          <w:tcPr>
            <w:tcW w:w="2518" w:type="dxa"/>
            <w:gridSpan w:val="2"/>
            <w:shd w:val="clear" w:color="auto" w:fill="282D46"/>
            <w:vAlign w:val="center"/>
          </w:tcPr>
          <w:p w14:paraId="3F0EF3E9" w14:textId="77777777" w:rsidR="00730EA4" w:rsidRPr="00C56028" w:rsidRDefault="00730EA4" w:rsidP="00730EA4">
            <w:pPr>
              <w:rPr>
                <w:rFonts w:ascii="Roboto Condensed" w:hAnsi="Roboto Condensed"/>
                <w:b/>
                <w:color w:val="FFFFFF" w:themeColor="background1"/>
              </w:rPr>
            </w:pPr>
            <w:r w:rsidRPr="00C56028">
              <w:rPr>
                <w:rFonts w:ascii="Roboto Condensed" w:hAnsi="Roboto Condensed"/>
                <w:b/>
                <w:color w:val="FFFFFF" w:themeColor="background1"/>
              </w:rPr>
              <w:lastRenderedPageBreak/>
              <w:t xml:space="preserve">Contenu </w:t>
            </w:r>
          </w:p>
        </w:tc>
        <w:tc>
          <w:tcPr>
            <w:tcW w:w="6694" w:type="dxa"/>
            <w:gridSpan w:val="3"/>
            <w:shd w:val="clear" w:color="auto" w:fill="F1E5F7"/>
          </w:tcPr>
          <w:p w14:paraId="3BB00544" w14:textId="77777777" w:rsidR="00730EA4" w:rsidRPr="00142415" w:rsidRDefault="00730EA4" w:rsidP="00730EA4">
            <w:pPr>
              <w:rPr>
                <w:rFonts w:ascii="Roboto Condensed" w:hAnsi="Roboto Condensed" w:cs="Times New Roman"/>
                <w:sz w:val="20"/>
                <w:szCs w:val="20"/>
              </w:rPr>
            </w:pPr>
            <w:r w:rsidRPr="00142415">
              <w:rPr>
                <w:rFonts w:ascii="Roboto Condensed" w:hAnsi="Roboto Condensed" w:cs="Times New Roman"/>
                <w:sz w:val="20"/>
                <w:szCs w:val="20"/>
              </w:rPr>
              <w:t>Evaluation/validation des prérequis en L6S</w:t>
            </w:r>
          </w:p>
          <w:p w14:paraId="6AC6D073" w14:textId="77777777" w:rsidR="00730EA4" w:rsidRPr="00142415" w:rsidRDefault="00730EA4" w:rsidP="00730EA4">
            <w:pPr>
              <w:rPr>
                <w:rFonts w:ascii="Roboto Condensed" w:hAnsi="Roboto Condensed" w:cs="Times New Roman"/>
                <w:sz w:val="20"/>
                <w:szCs w:val="20"/>
              </w:rPr>
            </w:pPr>
            <w:r w:rsidRPr="00142415">
              <w:rPr>
                <w:rFonts w:ascii="Roboto Condensed" w:hAnsi="Roboto Condensed" w:cs="Times New Roman"/>
                <w:sz w:val="20"/>
                <w:szCs w:val="20"/>
              </w:rPr>
              <w:t>Intégration de la démarche DMAIC niveau Black Belt</w:t>
            </w:r>
          </w:p>
          <w:p w14:paraId="6837C84E" w14:textId="77777777" w:rsidR="00730EA4" w:rsidRPr="00142415" w:rsidRDefault="00730EA4" w:rsidP="00005323">
            <w:pPr>
              <w:pStyle w:val="Paragraphedeliste"/>
              <w:widowControl/>
              <w:numPr>
                <w:ilvl w:val="0"/>
                <w:numId w:val="29"/>
              </w:numPr>
              <w:suppressAutoHyphens w:val="0"/>
              <w:spacing w:after="0" w:line="240" w:lineRule="auto"/>
              <w:rPr>
                <w:rFonts w:ascii="Roboto Condensed" w:hAnsi="Roboto Condensed" w:cs="Times New Roman"/>
                <w:sz w:val="20"/>
                <w:szCs w:val="20"/>
              </w:rPr>
            </w:pPr>
            <w:r w:rsidRPr="00142415">
              <w:rPr>
                <w:rFonts w:ascii="Roboto Condensed" w:hAnsi="Roboto Condensed" w:cs="Times New Roman"/>
                <w:sz w:val="20"/>
                <w:szCs w:val="20"/>
              </w:rPr>
              <w:t>Rôle du Black Belt</w:t>
            </w:r>
          </w:p>
          <w:p w14:paraId="3F0C5458" w14:textId="77777777" w:rsidR="00730EA4" w:rsidRPr="00142415" w:rsidRDefault="00730EA4" w:rsidP="00005323">
            <w:pPr>
              <w:pStyle w:val="Paragraphedeliste"/>
              <w:widowControl/>
              <w:numPr>
                <w:ilvl w:val="0"/>
                <w:numId w:val="29"/>
              </w:numPr>
              <w:suppressAutoHyphens w:val="0"/>
              <w:spacing w:after="0" w:line="240" w:lineRule="auto"/>
              <w:rPr>
                <w:rFonts w:ascii="Roboto Condensed" w:hAnsi="Roboto Condensed" w:cs="Times New Roman"/>
                <w:sz w:val="20"/>
                <w:szCs w:val="20"/>
              </w:rPr>
            </w:pPr>
            <w:r w:rsidRPr="00142415">
              <w:rPr>
                <w:rFonts w:ascii="Roboto Condensed" w:hAnsi="Roboto Condensed" w:cs="Times New Roman"/>
                <w:sz w:val="20"/>
                <w:szCs w:val="20"/>
              </w:rPr>
              <w:t>Outils de la démarche DMAIC</w:t>
            </w:r>
          </w:p>
          <w:p w14:paraId="570C7F0C" w14:textId="77777777" w:rsidR="00730EA4" w:rsidRPr="00142415" w:rsidRDefault="00730EA4" w:rsidP="00005323">
            <w:pPr>
              <w:pStyle w:val="Paragraphedeliste"/>
              <w:widowControl/>
              <w:numPr>
                <w:ilvl w:val="0"/>
                <w:numId w:val="29"/>
              </w:numPr>
              <w:suppressAutoHyphens w:val="0"/>
              <w:spacing w:after="0" w:line="240" w:lineRule="auto"/>
              <w:rPr>
                <w:rFonts w:ascii="Roboto Condensed" w:hAnsi="Roboto Condensed" w:cs="Times New Roman"/>
                <w:sz w:val="20"/>
                <w:szCs w:val="20"/>
              </w:rPr>
            </w:pPr>
            <w:r w:rsidRPr="00142415">
              <w:rPr>
                <w:rFonts w:ascii="Roboto Condensed" w:hAnsi="Roboto Condensed" w:cs="Times New Roman"/>
                <w:sz w:val="20"/>
                <w:szCs w:val="20"/>
              </w:rPr>
              <w:t>Déroulé de la démarche en mode projet L6S (étude de cas)</w:t>
            </w:r>
          </w:p>
          <w:p w14:paraId="1572C95A" w14:textId="77777777" w:rsidR="00730EA4" w:rsidRPr="00142415" w:rsidRDefault="00730EA4" w:rsidP="00730EA4">
            <w:pPr>
              <w:ind w:left="766"/>
              <w:rPr>
                <w:rFonts w:ascii="Roboto Condensed" w:hAnsi="Roboto Condensed" w:cs="Times New Roman"/>
                <w:sz w:val="20"/>
                <w:szCs w:val="20"/>
              </w:rPr>
            </w:pPr>
            <w:r w:rsidRPr="00142415">
              <w:rPr>
                <w:rFonts w:ascii="Roboto Condensed" w:hAnsi="Roboto Condensed" w:cs="Times New Roman"/>
                <w:sz w:val="20"/>
                <w:szCs w:val="20"/>
              </w:rPr>
              <w:t>6 Sigma Avancé : Plans d’expériences</w:t>
            </w:r>
          </w:p>
          <w:p w14:paraId="6FA33AF0" w14:textId="77777777" w:rsidR="00730EA4" w:rsidRPr="00142415" w:rsidRDefault="00730EA4" w:rsidP="00005323">
            <w:pPr>
              <w:pStyle w:val="Titre2"/>
              <w:numPr>
                <w:ilvl w:val="0"/>
                <w:numId w:val="31"/>
              </w:numPr>
              <w:rPr>
                <w:rFonts w:ascii="Roboto Condensed" w:hAnsi="Roboto Condensed"/>
                <w:sz w:val="20"/>
              </w:rPr>
            </w:pPr>
            <w:r w:rsidRPr="00142415">
              <w:rPr>
                <w:rFonts w:ascii="Roboto Condensed" w:hAnsi="Roboto Condensed"/>
                <w:sz w:val="20"/>
              </w:rPr>
              <w:t>La planification des essais en contexte industriel</w:t>
            </w:r>
          </w:p>
          <w:p w14:paraId="641900B2" w14:textId="77777777" w:rsidR="00730EA4" w:rsidRPr="00142415" w:rsidRDefault="00730EA4" w:rsidP="00005323">
            <w:pPr>
              <w:pStyle w:val="Titre2"/>
              <w:numPr>
                <w:ilvl w:val="0"/>
                <w:numId w:val="31"/>
              </w:numPr>
              <w:rPr>
                <w:rFonts w:ascii="Roboto Condensed" w:hAnsi="Roboto Condensed"/>
                <w:sz w:val="20"/>
              </w:rPr>
            </w:pPr>
            <w:r w:rsidRPr="00142415">
              <w:rPr>
                <w:rFonts w:ascii="Roboto Condensed" w:hAnsi="Roboto Condensed"/>
                <w:sz w:val="20"/>
              </w:rPr>
              <w:t>Les principes de la méthode des plans d’expériences</w:t>
            </w:r>
          </w:p>
          <w:p w14:paraId="2E3CA214" w14:textId="77777777" w:rsidR="00730EA4" w:rsidRPr="00142415" w:rsidRDefault="00730EA4" w:rsidP="00005323">
            <w:pPr>
              <w:pStyle w:val="Titre2"/>
              <w:numPr>
                <w:ilvl w:val="0"/>
                <w:numId w:val="31"/>
              </w:numPr>
              <w:rPr>
                <w:rFonts w:ascii="Roboto Condensed" w:hAnsi="Roboto Condensed"/>
                <w:sz w:val="20"/>
              </w:rPr>
            </w:pPr>
            <w:r w:rsidRPr="00142415">
              <w:rPr>
                <w:rFonts w:ascii="Roboto Condensed" w:hAnsi="Roboto Condensed"/>
                <w:sz w:val="20"/>
              </w:rPr>
              <w:t>L’importance du protocole et du choix des facteurs</w:t>
            </w:r>
          </w:p>
          <w:p w14:paraId="6722A4F1" w14:textId="77777777" w:rsidR="00730EA4" w:rsidRPr="00142415" w:rsidRDefault="00730EA4" w:rsidP="00005323">
            <w:pPr>
              <w:pStyle w:val="Titre2"/>
              <w:numPr>
                <w:ilvl w:val="0"/>
                <w:numId w:val="31"/>
              </w:numPr>
              <w:rPr>
                <w:rFonts w:ascii="Roboto Condensed" w:hAnsi="Roboto Condensed"/>
                <w:sz w:val="20"/>
              </w:rPr>
            </w:pPr>
            <w:r w:rsidRPr="00142415">
              <w:rPr>
                <w:rFonts w:ascii="Roboto Condensed" w:hAnsi="Roboto Condensed"/>
                <w:sz w:val="20"/>
              </w:rPr>
              <w:t>La réalisation des essais</w:t>
            </w:r>
          </w:p>
          <w:p w14:paraId="371E9CED" w14:textId="77777777" w:rsidR="00730EA4" w:rsidRPr="00142415" w:rsidRDefault="00730EA4" w:rsidP="00005323">
            <w:pPr>
              <w:pStyle w:val="Titre2"/>
              <w:numPr>
                <w:ilvl w:val="0"/>
                <w:numId w:val="31"/>
              </w:numPr>
              <w:rPr>
                <w:rFonts w:ascii="Roboto Condensed" w:hAnsi="Roboto Condensed"/>
                <w:sz w:val="20"/>
              </w:rPr>
            </w:pPr>
            <w:r w:rsidRPr="00142415">
              <w:rPr>
                <w:rFonts w:ascii="Roboto Condensed" w:hAnsi="Roboto Condensed"/>
                <w:sz w:val="20"/>
              </w:rPr>
              <w:t>Le dépouillement des résultats et les essais de validation</w:t>
            </w:r>
          </w:p>
          <w:p w14:paraId="2C76EEBD" w14:textId="77777777" w:rsidR="00730EA4" w:rsidRPr="00142415" w:rsidRDefault="00730EA4" w:rsidP="00005323">
            <w:pPr>
              <w:pStyle w:val="Titre1"/>
              <w:numPr>
                <w:ilvl w:val="0"/>
                <w:numId w:val="31"/>
              </w:numPr>
              <w:rPr>
                <w:rFonts w:ascii="Roboto Condensed" w:hAnsi="Roboto Condensed"/>
                <w:sz w:val="20"/>
              </w:rPr>
            </w:pPr>
            <w:r w:rsidRPr="00142415">
              <w:rPr>
                <w:rFonts w:ascii="Roboto Condensed" w:hAnsi="Roboto Condensed"/>
                <w:sz w:val="20"/>
              </w:rPr>
              <w:t>la methode taguchi</w:t>
            </w:r>
          </w:p>
          <w:p w14:paraId="69B19CCD" w14:textId="77777777" w:rsidR="00730EA4" w:rsidRPr="00142415" w:rsidRDefault="00730EA4" w:rsidP="00005323">
            <w:pPr>
              <w:pStyle w:val="Titre2"/>
              <w:numPr>
                <w:ilvl w:val="1"/>
                <w:numId w:val="31"/>
              </w:numPr>
              <w:rPr>
                <w:rFonts w:ascii="Roboto Condensed" w:hAnsi="Roboto Condensed"/>
                <w:sz w:val="20"/>
              </w:rPr>
            </w:pPr>
            <w:r w:rsidRPr="00142415">
              <w:rPr>
                <w:rFonts w:ascii="Roboto Condensed" w:hAnsi="Roboto Condensed"/>
                <w:sz w:val="20"/>
              </w:rPr>
              <w:t xml:space="preserve">Principales tables </w:t>
            </w:r>
            <w:proofErr w:type="spellStart"/>
            <w:r w:rsidRPr="00142415">
              <w:rPr>
                <w:rFonts w:ascii="Roboto Condensed" w:hAnsi="Roboto Condensed"/>
                <w:sz w:val="20"/>
              </w:rPr>
              <w:t>Taguchi</w:t>
            </w:r>
            <w:proofErr w:type="spellEnd"/>
          </w:p>
          <w:p w14:paraId="5DD96400" w14:textId="77777777" w:rsidR="00730EA4" w:rsidRPr="00142415" w:rsidRDefault="00730EA4" w:rsidP="00005323">
            <w:pPr>
              <w:pStyle w:val="Titre2"/>
              <w:numPr>
                <w:ilvl w:val="1"/>
                <w:numId w:val="31"/>
              </w:numPr>
              <w:rPr>
                <w:rFonts w:ascii="Roboto Condensed" w:hAnsi="Roboto Condensed"/>
                <w:sz w:val="20"/>
              </w:rPr>
            </w:pPr>
            <w:r w:rsidRPr="00142415">
              <w:rPr>
                <w:rFonts w:ascii="Roboto Condensed" w:hAnsi="Roboto Condensed"/>
                <w:sz w:val="20"/>
              </w:rPr>
              <w:t>Orthogonalité des tables</w:t>
            </w:r>
          </w:p>
          <w:p w14:paraId="77DE33AE" w14:textId="77777777" w:rsidR="00730EA4" w:rsidRPr="00142415" w:rsidRDefault="00730EA4" w:rsidP="00005323">
            <w:pPr>
              <w:pStyle w:val="Titre2"/>
              <w:numPr>
                <w:ilvl w:val="1"/>
                <w:numId w:val="31"/>
              </w:numPr>
              <w:rPr>
                <w:rFonts w:ascii="Roboto Condensed" w:hAnsi="Roboto Condensed"/>
                <w:sz w:val="20"/>
              </w:rPr>
            </w:pPr>
            <w:r w:rsidRPr="00142415">
              <w:rPr>
                <w:rFonts w:ascii="Roboto Condensed" w:hAnsi="Roboto Condensed"/>
                <w:sz w:val="20"/>
              </w:rPr>
              <w:t>Notions de facteur contrôlé, de bruit et d’interaction</w:t>
            </w:r>
          </w:p>
          <w:p w14:paraId="227198B1" w14:textId="77777777" w:rsidR="00730EA4" w:rsidRPr="00142415" w:rsidRDefault="00730EA4" w:rsidP="00005323">
            <w:pPr>
              <w:pStyle w:val="Titre2"/>
              <w:numPr>
                <w:ilvl w:val="1"/>
                <w:numId w:val="31"/>
              </w:numPr>
              <w:rPr>
                <w:rFonts w:ascii="Roboto Condensed" w:hAnsi="Roboto Condensed"/>
                <w:sz w:val="20"/>
              </w:rPr>
            </w:pPr>
            <w:r w:rsidRPr="00142415">
              <w:rPr>
                <w:rFonts w:ascii="Roboto Condensed" w:hAnsi="Roboto Condensed"/>
                <w:sz w:val="20"/>
              </w:rPr>
              <w:t xml:space="preserve">Les graphes </w:t>
            </w:r>
            <w:proofErr w:type="spellStart"/>
            <w:r w:rsidRPr="00142415">
              <w:rPr>
                <w:rFonts w:ascii="Roboto Condensed" w:hAnsi="Roboto Condensed"/>
                <w:sz w:val="20"/>
              </w:rPr>
              <w:t>Taguchi</w:t>
            </w:r>
            <w:proofErr w:type="spellEnd"/>
            <w:r w:rsidRPr="00142415">
              <w:rPr>
                <w:rFonts w:ascii="Roboto Condensed" w:hAnsi="Roboto Condensed"/>
                <w:sz w:val="20"/>
              </w:rPr>
              <w:t xml:space="preserve"> et le triangle des interactions</w:t>
            </w:r>
          </w:p>
          <w:p w14:paraId="7AFB8927" w14:textId="77777777" w:rsidR="00730EA4" w:rsidRPr="00142415" w:rsidRDefault="00730EA4" w:rsidP="00005323">
            <w:pPr>
              <w:pStyle w:val="Titre2"/>
              <w:numPr>
                <w:ilvl w:val="1"/>
                <w:numId w:val="31"/>
              </w:numPr>
              <w:rPr>
                <w:rFonts w:ascii="Roboto Condensed" w:hAnsi="Roboto Condensed"/>
                <w:sz w:val="20"/>
              </w:rPr>
            </w:pPr>
            <w:r w:rsidRPr="00142415">
              <w:rPr>
                <w:rFonts w:ascii="Roboto Condensed" w:hAnsi="Roboto Condensed"/>
                <w:sz w:val="20"/>
              </w:rPr>
              <w:t>Choix de la table optimale et placement des facteurs</w:t>
            </w:r>
          </w:p>
          <w:p w14:paraId="1EC9889E" w14:textId="77777777" w:rsidR="00730EA4" w:rsidRPr="00142415" w:rsidRDefault="00730EA4" w:rsidP="00005323">
            <w:pPr>
              <w:pStyle w:val="Titre2"/>
              <w:numPr>
                <w:ilvl w:val="1"/>
                <w:numId w:val="31"/>
              </w:numPr>
              <w:rPr>
                <w:rFonts w:ascii="Roboto Condensed" w:hAnsi="Roboto Condensed"/>
                <w:sz w:val="20"/>
              </w:rPr>
            </w:pPr>
            <w:r w:rsidRPr="00142415">
              <w:rPr>
                <w:rFonts w:ascii="Roboto Condensed" w:hAnsi="Roboto Condensed"/>
                <w:sz w:val="20"/>
              </w:rPr>
              <w:t>Calcul des effets des facteurs et graphe des effets</w:t>
            </w:r>
          </w:p>
          <w:p w14:paraId="348ADB28" w14:textId="77777777" w:rsidR="00730EA4" w:rsidRPr="00142415" w:rsidRDefault="00730EA4" w:rsidP="00005323">
            <w:pPr>
              <w:pStyle w:val="Titre2"/>
              <w:numPr>
                <w:ilvl w:val="1"/>
                <w:numId w:val="31"/>
              </w:numPr>
              <w:rPr>
                <w:rFonts w:ascii="Roboto Condensed" w:hAnsi="Roboto Condensed"/>
                <w:sz w:val="20"/>
              </w:rPr>
            </w:pPr>
            <w:r w:rsidRPr="00142415">
              <w:rPr>
                <w:rFonts w:ascii="Roboto Condensed" w:hAnsi="Roboto Condensed"/>
                <w:sz w:val="20"/>
              </w:rPr>
              <w:t>Analyse de la Variance (ANOVA)</w:t>
            </w:r>
          </w:p>
          <w:p w14:paraId="4E066B7E" w14:textId="77777777" w:rsidR="00730EA4" w:rsidRPr="00142415" w:rsidRDefault="00730EA4" w:rsidP="00005323">
            <w:pPr>
              <w:pStyle w:val="Titre2"/>
              <w:numPr>
                <w:ilvl w:val="1"/>
                <w:numId w:val="31"/>
              </w:numPr>
              <w:rPr>
                <w:rFonts w:ascii="Roboto Condensed" w:hAnsi="Roboto Condensed"/>
                <w:sz w:val="20"/>
              </w:rPr>
            </w:pPr>
            <w:r w:rsidRPr="00142415">
              <w:rPr>
                <w:rFonts w:ascii="Roboto Condensed" w:hAnsi="Roboto Condensed"/>
                <w:sz w:val="20"/>
              </w:rPr>
              <w:t>Ecriture du modèle expérimental du processus</w:t>
            </w:r>
          </w:p>
          <w:p w14:paraId="67569212" w14:textId="77777777" w:rsidR="00730EA4" w:rsidRPr="00142415" w:rsidRDefault="00730EA4" w:rsidP="00005323">
            <w:pPr>
              <w:pStyle w:val="Titre2"/>
              <w:numPr>
                <w:ilvl w:val="1"/>
                <w:numId w:val="31"/>
              </w:numPr>
              <w:rPr>
                <w:rFonts w:ascii="Roboto Condensed" w:hAnsi="Roboto Condensed"/>
                <w:sz w:val="20"/>
              </w:rPr>
            </w:pPr>
            <w:r w:rsidRPr="00142415">
              <w:rPr>
                <w:rFonts w:ascii="Roboto Condensed" w:hAnsi="Roboto Condensed"/>
                <w:sz w:val="20"/>
              </w:rPr>
              <w:t>Essai de confirmation et remise en question du modèle</w:t>
            </w:r>
          </w:p>
          <w:p w14:paraId="7F2E9972" w14:textId="77777777" w:rsidR="00730EA4" w:rsidRPr="00142415" w:rsidRDefault="00730EA4" w:rsidP="00005323">
            <w:pPr>
              <w:pStyle w:val="Titre2"/>
              <w:numPr>
                <w:ilvl w:val="1"/>
                <w:numId w:val="31"/>
              </w:numPr>
              <w:rPr>
                <w:rFonts w:ascii="Roboto Condensed" w:hAnsi="Roboto Condensed"/>
                <w:sz w:val="20"/>
              </w:rPr>
            </w:pPr>
            <w:r w:rsidRPr="00142415">
              <w:rPr>
                <w:rFonts w:ascii="Roboto Condensed" w:hAnsi="Roboto Condensed"/>
                <w:sz w:val="20"/>
              </w:rPr>
              <w:t>Ratio Signal / Bruit</w:t>
            </w:r>
          </w:p>
          <w:p w14:paraId="39C1B39C" w14:textId="77777777" w:rsidR="00730EA4" w:rsidRPr="00142415" w:rsidRDefault="00730EA4" w:rsidP="00005323">
            <w:pPr>
              <w:pStyle w:val="Titre2"/>
              <w:numPr>
                <w:ilvl w:val="1"/>
                <w:numId w:val="31"/>
              </w:numPr>
              <w:rPr>
                <w:rFonts w:ascii="Roboto Condensed" w:hAnsi="Roboto Condensed"/>
                <w:sz w:val="20"/>
              </w:rPr>
            </w:pPr>
            <w:r w:rsidRPr="00142415">
              <w:rPr>
                <w:rFonts w:ascii="Roboto Condensed" w:hAnsi="Roboto Condensed"/>
                <w:sz w:val="20"/>
              </w:rPr>
              <w:t>Application avec un logiciel de traitement</w:t>
            </w:r>
          </w:p>
          <w:p w14:paraId="571431A0" w14:textId="77777777" w:rsidR="00730EA4" w:rsidRPr="00142415" w:rsidRDefault="00730EA4" w:rsidP="00005323">
            <w:pPr>
              <w:pStyle w:val="Titre2"/>
              <w:numPr>
                <w:ilvl w:val="0"/>
                <w:numId w:val="31"/>
              </w:numPr>
              <w:rPr>
                <w:rFonts w:ascii="Roboto Condensed" w:hAnsi="Roboto Condensed"/>
                <w:sz w:val="20"/>
              </w:rPr>
            </w:pPr>
            <w:r w:rsidRPr="00142415">
              <w:rPr>
                <w:rFonts w:ascii="Roboto Condensed" w:hAnsi="Roboto Condensed"/>
                <w:sz w:val="20"/>
              </w:rPr>
              <w:t>Autres types de plans d’expériences</w:t>
            </w:r>
          </w:p>
          <w:p w14:paraId="3CC0ABAE" w14:textId="77777777" w:rsidR="00730EA4" w:rsidRPr="00142415" w:rsidRDefault="00730EA4" w:rsidP="00730EA4">
            <w:pPr>
              <w:rPr>
                <w:rFonts w:ascii="Roboto Condensed" w:hAnsi="Roboto Condensed" w:cs="Times New Roman"/>
                <w:sz w:val="20"/>
                <w:szCs w:val="20"/>
              </w:rPr>
            </w:pPr>
          </w:p>
          <w:p w14:paraId="468702E9" w14:textId="77777777" w:rsidR="00730EA4" w:rsidRPr="00142415" w:rsidRDefault="00730EA4" w:rsidP="00730EA4">
            <w:pPr>
              <w:rPr>
                <w:rFonts w:ascii="Roboto Condensed" w:hAnsi="Roboto Condensed" w:cs="Times New Roman"/>
                <w:b/>
                <w:sz w:val="20"/>
                <w:szCs w:val="20"/>
              </w:rPr>
            </w:pPr>
            <w:r w:rsidRPr="00142415">
              <w:rPr>
                <w:rFonts w:ascii="Roboto Condensed" w:hAnsi="Roboto Condensed" w:cs="Times New Roman"/>
                <w:b/>
                <w:sz w:val="20"/>
                <w:szCs w:val="20"/>
              </w:rPr>
              <w:t>Lean Avancé :</w:t>
            </w:r>
          </w:p>
          <w:p w14:paraId="4487702C" w14:textId="77777777" w:rsidR="00730EA4" w:rsidRPr="00142415" w:rsidRDefault="00730EA4" w:rsidP="00005323">
            <w:pPr>
              <w:pStyle w:val="Paragraphedeliste"/>
              <w:widowControl/>
              <w:numPr>
                <w:ilvl w:val="0"/>
                <w:numId w:val="30"/>
              </w:numPr>
              <w:suppressAutoHyphens w:val="0"/>
              <w:spacing w:after="0" w:line="240" w:lineRule="auto"/>
              <w:rPr>
                <w:rFonts w:ascii="Roboto Condensed" w:hAnsi="Roboto Condensed" w:cs="Times New Roman"/>
                <w:sz w:val="20"/>
                <w:szCs w:val="20"/>
              </w:rPr>
            </w:pPr>
            <w:r w:rsidRPr="00142415">
              <w:rPr>
                <w:rFonts w:ascii="Roboto Condensed" w:hAnsi="Roboto Condensed" w:cs="Times New Roman"/>
                <w:sz w:val="20"/>
                <w:szCs w:val="20"/>
              </w:rPr>
              <w:t>Dimensionnement d’un flux tiré</w:t>
            </w:r>
          </w:p>
          <w:p w14:paraId="1AE7256C" w14:textId="77777777" w:rsidR="00730EA4" w:rsidRPr="00142415" w:rsidRDefault="00730EA4" w:rsidP="00005323">
            <w:pPr>
              <w:pStyle w:val="Paragraphedeliste"/>
              <w:widowControl/>
              <w:numPr>
                <w:ilvl w:val="0"/>
                <w:numId w:val="30"/>
              </w:numPr>
              <w:suppressAutoHyphens w:val="0"/>
              <w:spacing w:after="0" w:line="240" w:lineRule="auto"/>
              <w:rPr>
                <w:rFonts w:ascii="Roboto Condensed" w:hAnsi="Roboto Condensed" w:cs="Times New Roman"/>
                <w:sz w:val="20"/>
                <w:szCs w:val="20"/>
              </w:rPr>
            </w:pPr>
            <w:r w:rsidRPr="00142415">
              <w:rPr>
                <w:rFonts w:ascii="Roboto Condensed" w:hAnsi="Roboto Condensed" w:cs="Times New Roman"/>
                <w:sz w:val="20"/>
                <w:szCs w:val="20"/>
              </w:rPr>
              <w:t>Pilotages des flux : études de cas, illustrations</w:t>
            </w:r>
          </w:p>
          <w:p w14:paraId="3093671E" w14:textId="77777777" w:rsidR="00730EA4" w:rsidRPr="00142415" w:rsidRDefault="00730EA4" w:rsidP="00005323">
            <w:pPr>
              <w:pStyle w:val="Paragraphedeliste"/>
              <w:widowControl/>
              <w:numPr>
                <w:ilvl w:val="0"/>
                <w:numId w:val="30"/>
              </w:numPr>
              <w:suppressAutoHyphens w:val="0"/>
              <w:spacing w:after="0" w:line="240" w:lineRule="auto"/>
              <w:rPr>
                <w:rFonts w:ascii="Roboto Condensed" w:hAnsi="Roboto Condensed" w:cs="Times New Roman"/>
                <w:sz w:val="20"/>
                <w:szCs w:val="20"/>
              </w:rPr>
            </w:pPr>
            <w:r w:rsidRPr="00142415">
              <w:rPr>
                <w:rFonts w:ascii="Roboto Condensed" w:hAnsi="Roboto Condensed" w:cs="Times New Roman"/>
                <w:sz w:val="20"/>
                <w:szCs w:val="20"/>
              </w:rPr>
              <w:t>Définition d’une VSM cible</w:t>
            </w:r>
          </w:p>
          <w:p w14:paraId="21E7BD4C" w14:textId="77777777" w:rsidR="00730EA4" w:rsidRPr="00142415" w:rsidRDefault="00730EA4" w:rsidP="00005323">
            <w:pPr>
              <w:pStyle w:val="Paragraphedeliste"/>
              <w:widowControl/>
              <w:numPr>
                <w:ilvl w:val="0"/>
                <w:numId w:val="30"/>
              </w:numPr>
              <w:suppressAutoHyphens w:val="0"/>
              <w:spacing w:after="0" w:line="240" w:lineRule="auto"/>
              <w:rPr>
                <w:rFonts w:ascii="Roboto Condensed" w:hAnsi="Roboto Condensed" w:cs="Times New Roman"/>
                <w:sz w:val="20"/>
                <w:szCs w:val="20"/>
              </w:rPr>
            </w:pPr>
            <w:r w:rsidRPr="00142415">
              <w:rPr>
                <w:rFonts w:ascii="Roboto Condensed" w:hAnsi="Roboto Condensed" w:cs="Times New Roman"/>
                <w:sz w:val="20"/>
                <w:szCs w:val="20"/>
              </w:rPr>
              <w:t>Lien avec simulation des flux</w:t>
            </w:r>
          </w:p>
          <w:p w14:paraId="5255C674" w14:textId="77777777" w:rsidR="00730EA4" w:rsidRPr="00142415" w:rsidRDefault="00730EA4" w:rsidP="00005323">
            <w:pPr>
              <w:pStyle w:val="Paragraphedeliste"/>
              <w:widowControl/>
              <w:numPr>
                <w:ilvl w:val="0"/>
                <w:numId w:val="30"/>
              </w:numPr>
              <w:suppressAutoHyphens w:val="0"/>
              <w:spacing w:after="0" w:line="240" w:lineRule="auto"/>
              <w:rPr>
                <w:rFonts w:ascii="Roboto Condensed" w:hAnsi="Roboto Condensed" w:cs="Times New Roman"/>
                <w:sz w:val="20"/>
                <w:szCs w:val="20"/>
              </w:rPr>
            </w:pPr>
            <w:r w:rsidRPr="00142415">
              <w:rPr>
                <w:rFonts w:ascii="Roboto Condensed" w:hAnsi="Roboto Condensed" w:cs="Times New Roman"/>
                <w:sz w:val="20"/>
                <w:szCs w:val="20"/>
              </w:rPr>
              <w:t>Lien avec la Gestion de Production (APICS, GPAO et ERP)</w:t>
            </w:r>
          </w:p>
        </w:tc>
      </w:tr>
      <w:tr w:rsidR="00730EA4" w:rsidRPr="00142415" w14:paraId="29C67D06" w14:textId="77777777" w:rsidTr="007E6D0E">
        <w:trPr>
          <w:trHeight w:val="1308"/>
        </w:trPr>
        <w:tc>
          <w:tcPr>
            <w:tcW w:w="2518" w:type="dxa"/>
            <w:gridSpan w:val="2"/>
            <w:shd w:val="clear" w:color="auto" w:fill="282D46"/>
            <w:vAlign w:val="center"/>
          </w:tcPr>
          <w:p w14:paraId="25C3C4DB" w14:textId="77777777" w:rsidR="00730EA4" w:rsidRPr="00C56028" w:rsidRDefault="00730EA4" w:rsidP="00730EA4">
            <w:pPr>
              <w:rPr>
                <w:rFonts w:ascii="Roboto Condensed" w:hAnsi="Roboto Condensed"/>
                <w:b/>
                <w:color w:val="FFFFFF" w:themeColor="background1"/>
              </w:rPr>
            </w:pPr>
            <w:r w:rsidRPr="00C56028">
              <w:rPr>
                <w:rFonts w:ascii="Roboto Condensed" w:hAnsi="Roboto Condensed"/>
                <w:b/>
                <w:color w:val="FFFFFF" w:themeColor="background1"/>
              </w:rPr>
              <w:t>Modalités d’enseignement</w:t>
            </w:r>
          </w:p>
        </w:tc>
        <w:tc>
          <w:tcPr>
            <w:tcW w:w="6694" w:type="dxa"/>
            <w:gridSpan w:val="3"/>
            <w:shd w:val="clear" w:color="auto" w:fill="F1E5F7"/>
            <w:vAlign w:val="center"/>
          </w:tcPr>
          <w:p w14:paraId="6263CD43" w14:textId="77777777" w:rsidR="00730EA4" w:rsidRPr="00142415" w:rsidRDefault="00730EA4" w:rsidP="00730EA4">
            <w:pPr>
              <w:rPr>
                <w:rFonts w:ascii="Roboto Condensed" w:hAnsi="Roboto Condensed"/>
                <w:sz w:val="20"/>
                <w:szCs w:val="20"/>
              </w:rPr>
            </w:pPr>
            <w:r w:rsidRPr="00142415">
              <w:rPr>
                <w:rFonts w:ascii="Roboto Condensed" w:hAnsi="Roboto Condensed"/>
                <w:sz w:val="20"/>
                <w:szCs w:val="20"/>
              </w:rPr>
              <w:t>Partie déroulement de démarche DMAIC (sur une mise en situation, traitée directement en mode projet) + rajout d’outils de spécialiste du Lean 6 Sigma. Mise en œuvre des plans d’expériences à l’aide de catapultes miniatures. La maitrise des prérequis (contenu des modules ENSGSI cités) est une condition strictement nécessaire pour suivre ce module.</w:t>
            </w:r>
          </w:p>
        </w:tc>
      </w:tr>
      <w:tr w:rsidR="00730EA4" w:rsidRPr="00142415" w14:paraId="0E7423AD" w14:textId="77777777" w:rsidTr="007E6D0E">
        <w:tc>
          <w:tcPr>
            <w:tcW w:w="2518" w:type="dxa"/>
            <w:gridSpan w:val="2"/>
            <w:shd w:val="clear" w:color="auto" w:fill="282D46"/>
            <w:vAlign w:val="center"/>
          </w:tcPr>
          <w:p w14:paraId="3EB7286B" w14:textId="77777777" w:rsidR="00730EA4" w:rsidRPr="00C56028" w:rsidRDefault="00730EA4" w:rsidP="00730EA4">
            <w:pPr>
              <w:rPr>
                <w:rFonts w:ascii="Roboto Condensed" w:hAnsi="Roboto Condensed"/>
                <w:b/>
                <w:color w:val="FFFFFF" w:themeColor="background1"/>
              </w:rPr>
            </w:pPr>
            <w:r w:rsidRPr="00C56028">
              <w:rPr>
                <w:rFonts w:ascii="Roboto Condensed" w:hAnsi="Roboto Condensed"/>
                <w:b/>
                <w:color w:val="FFFFFF" w:themeColor="background1"/>
              </w:rPr>
              <w:t>Modalités d’évaluation des acquis d’apprentissage</w:t>
            </w:r>
          </w:p>
        </w:tc>
        <w:tc>
          <w:tcPr>
            <w:tcW w:w="6694" w:type="dxa"/>
            <w:gridSpan w:val="3"/>
            <w:shd w:val="clear" w:color="auto" w:fill="F1E5F7"/>
            <w:vAlign w:val="center"/>
          </w:tcPr>
          <w:p w14:paraId="13967787" w14:textId="77777777" w:rsidR="00730EA4" w:rsidRPr="00142415" w:rsidRDefault="00730EA4" w:rsidP="00730EA4">
            <w:pPr>
              <w:rPr>
                <w:rFonts w:ascii="Roboto Condensed" w:hAnsi="Roboto Condensed"/>
                <w:sz w:val="20"/>
                <w:szCs w:val="20"/>
              </w:rPr>
            </w:pPr>
            <w:r w:rsidRPr="00142415">
              <w:rPr>
                <w:rFonts w:ascii="Roboto Condensed" w:hAnsi="Roboto Condensed" w:cs="Calibri"/>
                <w:position w:val="1"/>
                <w:sz w:val="20"/>
                <w:szCs w:val="20"/>
              </w:rPr>
              <w:t>E</w:t>
            </w:r>
            <w:r w:rsidRPr="00142415">
              <w:rPr>
                <w:rFonts w:ascii="Roboto Condensed" w:hAnsi="Roboto Condensed" w:cs="Calibri"/>
                <w:spacing w:val="1"/>
                <w:position w:val="1"/>
                <w:sz w:val="20"/>
                <w:szCs w:val="20"/>
              </w:rPr>
              <w:t>v</w:t>
            </w:r>
            <w:r w:rsidRPr="00142415">
              <w:rPr>
                <w:rFonts w:ascii="Roboto Condensed" w:hAnsi="Roboto Condensed" w:cs="Calibri"/>
                <w:position w:val="1"/>
                <w:sz w:val="20"/>
                <w:szCs w:val="20"/>
              </w:rPr>
              <w:t>al</w:t>
            </w:r>
            <w:r w:rsidRPr="00142415">
              <w:rPr>
                <w:rFonts w:ascii="Roboto Condensed" w:hAnsi="Roboto Condensed" w:cs="Calibri"/>
                <w:spacing w:val="-1"/>
                <w:position w:val="1"/>
                <w:sz w:val="20"/>
                <w:szCs w:val="20"/>
              </w:rPr>
              <w:t>u</w:t>
            </w:r>
            <w:r w:rsidRPr="00142415">
              <w:rPr>
                <w:rFonts w:ascii="Roboto Condensed" w:hAnsi="Roboto Condensed" w:cs="Calibri"/>
                <w:position w:val="1"/>
                <w:sz w:val="20"/>
                <w:szCs w:val="20"/>
              </w:rPr>
              <w:t>at</w:t>
            </w:r>
            <w:r w:rsidRPr="00142415">
              <w:rPr>
                <w:rFonts w:ascii="Roboto Condensed" w:hAnsi="Roboto Condensed" w:cs="Calibri"/>
                <w:spacing w:val="-2"/>
                <w:position w:val="1"/>
                <w:sz w:val="20"/>
                <w:szCs w:val="20"/>
              </w:rPr>
              <w:t>i</w:t>
            </w:r>
            <w:r w:rsidRPr="00142415">
              <w:rPr>
                <w:rFonts w:ascii="Roboto Condensed" w:hAnsi="Roboto Condensed" w:cs="Calibri"/>
                <w:spacing w:val="1"/>
                <w:position w:val="1"/>
                <w:sz w:val="20"/>
                <w:szCs w:val="20"/>
              </w:rPr>
              <w:t>o</w:t>
            </w:r>
            <w:r w:rsidRPr="00142415">
              <w:rPr>
                <w:rFonts w:ascii="Roboto Condensed" w:hAnsi="Roboto Condensed" w:cs="Calibri"/>
                <w:position w:val="1"/>
                <w:sz w:val="20"/>
                <w:szCs w:val="20"/>
              </w:rPr>
              <w:t>n</w:t>
            </w:r>
            <w:r w:rsidRPr="00142415">
              <w:rPr>
                <w:rFonts w:ascii="Roboto Condensed" w:hAnsi="Roboto Condensed" w:cs="Calibri"/>
                <w:spacing w:val="-1"/>
                <w:position w:val="1"/>
                <w:sz w:val="20"/>
                <w:szCs w:val="20"/>
              </w:rPr>
              <w:t xml:space="preserve"> Contrôle Individuel 1h sans document autorisé</w:t>
            </w:r>
          </w:p>
        </w:tc>
      </w:tr>
      <w:tr w:rsidR="00730EA4" w:rsidRPr="00142415" w14:paraId="3354A373" w14:textId="77777777" w:rsidTr="007E6D0E">
        <w:tc>
          <w:tcPr>
            <w:tcW w:w="2518" w:type="dxa"/>
            <w:gridSpan w:val="2"/>
            <w:shd w:val="clear" w:color="auto" w:fill="282D46"/>
            <w:vAlign w:val="center"/>
          </w:tcPr>
          <w:p w14:paraId="18896F14" w14:textId="77777777" w:rsidR="00730EA4" w:rsidRPr="00C56028" w:rsidRDefault="00730EA4" w:rsidP="00730EA4">
            <w:pPr>
              <w:rPr>
                <w:rFonts w:ascii="Roboto Condensed" w:hAnsi="Roboto Condensed"/>
                <w:b/>
                <w:color w:val="FFFFFF" w:themeColor="background1"/>
              </w:rPr>
            </w:pPr>
            <w:r w:rsidRPr="00C56028">
              <w:rPr>
                <w:rFonts w:ascii="Roboto Condensed" w:hAnsi="Roboto Condensed"/>
                <w:b/>
                <w:color w:val="FFFFFF" w:themeColor="background1"/>
              </w:rPr>
              <w:t>Ressources – références</w:t>
            </w:r>
          </w:p>
        </w:tc>
        <w:tc>
          <w:tcPr>
            <w:tcW w:w="6694" w:type="dxa"/>
            <w:gridSpan w:val="3"/>
            <w:shd w:val="clear" w:color="auto" w:fill="F1E5F7"/>
          </w:tcPr>
          <w:p w14:paraId="6B7713D3" w14:textId="77777777" w:rsidR="00730EA4" w:rsidRPr="00142415" w:rsidRDefault="00730EA4" w:rsidP="00005323">
            <w:pPr>
              <w:pStyle w:val="Paragraphedeliste"/>
              <w:widowControl/>
              <w:numPr>
                <w:ilvl w:val="0"/>
                <w:numId w:val="32"/>
              </w:numPr>
              <w:suppressAutoHyphens w:val="0"/>
              <w:spacing w:after="0" w:line="240" w:lineRule="auto"/>
              <w:ind w:left="368"/>
              <w:rPr>
                <w:rFonts w:ascii="Roboto Condensed" w:hAnsi="Roboto Condensed"/>
                <w:sz w:val="20"/>
                <w:szCs w:val="20"/>
              </w:rPr>
            </w:pPr>
            <w:r w:rsidRPr="00142415">
              <w:rPr>
                <w:rFonts w:ascii="Roboto Condensed" w:hAnsi="Roboto Condensed"/>
                <w:sz w:val="20"/>
                <w:szCs w:val="20"/>
              </w:rPr>
              <w:t>Norme NF X 06-091 (Avril 2011) : Exigences des compétences des chefs de projets d’amélioration et des animateurs d’ateliers</w:t>
            </w:r>
          </w:p>
          <w:p w14:paraId="52408362" w14:textId="77777777" w:rsidR="00730EA4" w:rsidRPr="00142415" w:rsidRDefault="00730EA4" w:rsidP="00005323">
            <w:pPr>
              <w:pStyle w:val="Paragraphedeliste"/>
              <w:widowControl/>
              <w:numPr>
                <w:ilvl w:val="0"/>
                <w:numId w:val="32"/>
              </w:numPr>
              <w:suppressAutoHyphens w:val="0"/>
              <w:spacing w:after="0" w:line="240" w:lineRule="auto"/>
              <w:ind w:left="368"/>
              <w:rPr>
                <w:rFonts w:ascii="Roboto Condensed" w:hAnsi="Roboto Condensed"/>
                <w:sz w:val="20"/>
                <w:szCs w:val="20"/>
              </w:rPr>
            </w:pPr>
            <w:r w:rsidRPr="00142415">
              <w:rPr>
                <w:rFonts w:ascii="Roboto Condensed" w:hAnsi="Roboto Condensed"/>
                <w:sz w:val="20"/>
                <w:szCs w:val="20"/>
              </w:rPr>
              <w:t>Référentiel CQPM : Animateur de la démarche Lean (amélioration de la performance et des processus)</w:t>
            </w:r>
          </w:p>
          <w:p w14:paraId="0FFD18A7" w14:textId="77777777" w:rsidR="00730EA4" w:rsidRPr="00142415" w:rsidRDefault="00730EA4" w:rsidP="00005323">
            <w:pPr>
              <w:pStyle w:val="Paragraphedeliste"/>
              <w:widowControl/>
              <w:numPr>
                <w:ilvl w:val="0"/>
                <w:numId w:val="32"/>
              </w:numPr>
              <w:suppressAutoHyphens w:val="0"/>
              <w:spacing w:after="0" w:line="240" w:lineRule="auto"/>
              <w:ind w:left="368"/>
              <w:rPr>
                <w:rFonts w:ascii="Roboto Condensed" w:hAnsi="Roboto Condensed"/>
                <w:sz w:val="20"/>
                <w:szCs w:val="20"/>
              </w:rPr>
            </w:pPr>
            <w:r w:rsidRPr="00142415">
              <w:rPr>
                <w:rFonts w:ascii="Roboto Condensed" w:hAnsi="Roboto Condensed"/>
                <w:sz w:val="20"/>
                <w:szCs w:val="20"/>
              </w:rPr>
              <w:t>Normes NF ISO 13053 (Octobre 2011) : Méthodes quantitatives dans l’amélioration des processus (Six Sigma)</w:t>
            </w:r>
          </w:p>
          <w:p w14:paraId="7BA76E2B" w14:textId="77777777" w:rsidR="00730EA4" w:rsidRPr="00142415" w:rsidRDefault="00730EA4" w:rsidP="00005323">
            <w:pPr>
              <w:pStyle w:val="Paragraphedeliste"/>
              <w:widowControl/>
              <w:numPr>
                <w:ilvl w:val="0"/>
                <w:numId w:val="32"/>
              </w:numPr>
              <w:suppressAutoHyphens w:val="0"/>
              <w:spacing w:after="0" w:line="240" w:lineRule="auto"/>
              <w:ind w:left="368"/>
              <w:rPr>
                <w:rFonts w:ascii="Roboto Condensed" w:hAnsi="Roboto Condensed"/>
                <w:sz w:val="20"/>
                <w:szCs w:val="20"/>
              </w:rPr>
            </w:pPr>
            <w:r w:rsidRPr="00142415">
              <w:rPr>
                <w:rFonts w:ascii="Roboto Condensed" w:hAnsi="Roboto Condensed"/>
                <w:sz w:val="20"/>
                <w:szCs w:val="20"/>
              </w:rPr>
              <w:t xml:space="preserve">Référentiel IASSC (International Association for </w:t>
            </w:r>
            <w:proofErr w:type="spellStart"/>
            <w:r w:rsidRPr="00142415">
              <w:rPr>
                <w:rFonts w:ascii="Roboto Condensed" w:hAnsi="Roboto Condensed"/>
                <w:sz w:val="20"/>
                <w:szCs w:val="20"/>
              </w:rPr>
              <w:t>SixSigma</w:t>
            </w:r>
            <w:proofErr w:type="spellEnd"/>
            <w:r w:rsidRPr="00142415">
              <w:rPr>
                <w:rFonts w:ascii="Roboto Condensed" w:hAnsi="Roboto Condensed"/>
                <w:sz w:val="20"/>
                <w:szCs w:val="20"/>
              </w:rPr>
              <w:t xml:space="preserve"> Certification)</w:t>
            </w:r>
          </w:p>
          <w:p w14:paraId="613A6DF7" w14:textId="77777777" w:rsidR="00730EA4" w:rsidRPr="00142415" w:rsidRDefault="00730EA4" w:rsidP="00005323">
            <w:pPr>
              <w:pStyle w:val="Paragraphedeliste"/>
              <w:widowControl/>
              <w:numPr>
                <w:ilvl w:val="0"/>
                <w:numId w:val="32"/>
              </w:numPr>
              <w:suppressAutoHyphens w:val="0"/>
              <w:spacing w:after="0" w:line="240" w:lineRule="auto"/>
              <w:ind w:left="368"/>
              <w:rPr>
                <w:rFonts w:ascii="Roboto Condensed" w:hAnsi="Roboto Condensed"/>
              </w:rPr>
            </w:pPr>
            <w:r w:rsidRPr="00142415">
              <w:rPr>
                <w:rFonts w:ascii="Roboto Condensed" w:hAnsi="Roboto Condensed"/>
                <w:sz w:val="20"/>
                <w:szCs w:val="20"/>
              </w:rPr>
              <w:t>Formation niveau Black Belt en Lean 6 Sigma par cabinet BCF Consulting (2016)</w:t>
            </w:r>
          </w:p>
          <w:p w14:paraId="199990CC" w14:textId="77777777" w:rsidR="00730EA4" w:rsidRPr="00142415" w:rsidRDefault="00730EA4" w:rsidP="00005323">
            <w:pPr>
              <w:pStyle w:val="Paragraphedeliste"/>
              <w:widowControl/>
              <w:numPr>
                <w:ilvl w:val="0"/>
                <w:numId w:val="32"/>
              </w:numPr>
              <w:suppressAutoHyphens w:val="0"/>
              <w:spacing w:after="0" w:line="240" w:lineRule="auto"/>
              <w:ind w:left="368"/>
              <w:rPr>
                <w:rFonts w:ascii="Roboto Condensed" w:hAnsi="Roboto Condensed"/>
              </w:rPr>
            </w:pPr>
            <w:r w:rsidRPr="00142415">
              <w:rPr>
                <w:rFonts w:ascii="Roboto Condensed" w:hAnsi="Roboto Condensed"/>
              </w:rPr>
              <w:t>Exemples de missions industrielles passées dans le domaine</w:t>
            </w:r>
          </w:p>
        </w:tc>
      </w:tr>
    </w:tbl>
    <w:p w14:paraId="510F353D" w14:textId="77777777" w:rsidR="00730EA4" w:rsidRDefault="00730EA4" w:rsidP="00730EA4"/>
    <w:p w14:paraId="0F26CA20" w14:textId="44E9C7ED" w:rsidR="00730EA4" w:rsidRDefault="00730EA4">
      <w:pPr>
        <w:rPr>
          <w:rFonts w:ascii="Roboto Condensed" w:hAnsi="Roboto Condensed"/>
          <w:sz w:val="20"/>
          <w:szCs w:val="20"/>
        </w:rPr>
      </w:pPr>
      <w:r>
        <w:rPr>
          <w:rFonts w:ascii="Roboto Condensed" w:hAnsi="Roboto Condensed"/>
          <w:sz w:val="20"/>
          <w:szCs w:val="20"/>
        </w:rPr>
        <w:br w:type="page"/>
      </w:r>
    </w:p>
    <w:tbl>
      <w:tblPr>
        <w:tblW w:w="10348" w:type="dxa"/>
        <w:tblInd w:w="-152" w:type="dxa"/>
        <w:shd w:val="clear" w:color="auto" w:fill="62257F"/>
        <w:tblLayout w:type="fixed"/>
        <w:tblCellMar>
          <w:left w:w="0" w:type="dxa"/>
          <w:right w:w="0" w:type="dxa"/>
        </w:tblCellMar>
        <w:tblLook w:val="01E0" w:firstRow="1" w:lastRow="1" w:firstColumn="1" w:lastColumn="1" w:noHBand="0" w:noVBand="0"/>
      </w:tblPr>
      <w:tblGrid>
        <w:gridCol w:w="10348"/>
      </w:tblGrid>
      <w:tr w:rsidR="008A35A5" w:rsidRPr="008E1048" w14:paraId="763316B8" w14:textId="77777777" w:rsidTr="00AE50D9">
        <w:trPr>
          <w:trHeight w:hRule="exact" w:val="524"/>
        </w:trPr>
        <w:tc>
          <w:tcPr>
            <w:tcW w:w="10348" w:type="dxa"/>
            <w:tcBorders>
              <w:top w:val="single" w:sz="8" w:space="0" w:color="6F2F9F"/>
              <w:left w:val="single" w:sz="8" w:space="0" w:color="6F2F9F"/>
              <w:bottom w:val="single" w:sz="8" w:space="0" w:color="6F2F9F"/>
              <w:right w:val="single" w:sz="8" w:space="0" w:color="6F2F9F"/>
            </w:tcBorders>
            <w:shd w:val="clear" w:color="auto" w:fill="62257F"/>
            <w:vAlign w:val="center"/>
          </w:tcPr>
          <w:p w14:paraId="78C69AF1" w14:textId="723BD357" w:rsidR="008A35A5" w:rsidRPr="008E1048" w:rsidRDefault="008A35A5" w:rsidP="008A35A5">
            <w:pPr>
              <w:spacing w:after="0" w:line="240" w:lineRule="auto"/>
              <w:ind w:left="143" w:right="-23"/>
              <w:jc w:val="center"/>
              <w:rPr>
                <w:rFonts w:ascii="Ando Bold" w:eastAsia="Calibri" w:hAnsi="Ando Bold" w:cs="Calibri"/>
                <w:color w:val="FFFFFF" w:themeColor="background1"/>
                <w:sz w:val="32"/>
                <w:szCs w:val="24"/>
              </w:rPr>
            </w:pPr>
            <w:r>
              <w:rPr>
                <w:rFonts w:ascii="Ando Bold" w:eastAsia="Calibri" w:hAnsi="Ando Bold" w:cs="Calibri"/>
                <w:bCs/>
                <w:color w:val="FFFFFF" w:themeColor="background1"/>
                <w:position w:val="1"/>
                <w:sz w:val="44"/>
                <w:szCs w:val="24"/>
              </w:rPr>
              <w:lastRenderedPageBreak/>
              <w:t xml:space="preserve">Parcours </w:t>
            </w:r>
            <w:r w:rsidR="00AE50D9">
              <w:rPr>
                <w:rFonts w:ascii="Ando Bold" w:eastAsia="Calibri" w:hAnsi="Ando Bold" w:cs="Calibri"/>
                <w:bCs/>
                <w:color w:val="FFFFFF" w:themeColor="background1"/>
                <w:position w:val="1"/>
                <w:sz w:val="44"/>
                <w:szCs w:val="24"/>
              </w:rPr>
              <w:t>3</w:t>
            </w:r>
            <w:r>
              <w:rPr>
                <w:rFonts w:ascii="Ando Bold" w:eastAsia="Calibri" w:hAnsi="Ando Bold" w:cs="Calibri"/>
                <w:bCs/>
                <w:color w:val="FFFFFF" w:themeColor="background1"/>
                <w:position w:val="1"/>
                <w:sz w:val="44"/>
                <w:szCs w:val="24"/>
              </w:rPr>
              <w:t xml:space="preserve"> : </w:t>
            </w:r>
            <w:r w:rsidR="00AE50D9">
              <w:rPr>
                <w:rFonts w:ascii="Ando Bold" w:eastAsia="Calibri" w:hAnsi="Ando Bold" w:cs="Calibri"/>
                <w:bCs/>
                <w:color w:val="FFFFFF" w:themeColor="background1"/>
                <w:position w:val="1"/>
                <w:sz w:val="44"/>
                <w:szCs w:val="24"/>
              </w:rPr>
              <w:t>AIDE À LA DÉCISION POUR DES TERRITOIRES ET FILLIÈRES DURABLES</w:t>
            </w:r>
          </w:p>
        </w:tc>
      </w:tr>
    </w:tbl>
    <w:p w14:paraId="20FB84C3" w14:textId="77777777" w:rsidR="008A35A5" w:rsidRPr="002F2566" w:rsidRDefault="008A35A5" w:rsidP="008A35A5">
      <w:pPr>
        <w:rPr>
          <w:rFonts w:ascii="Roboto Condensed" w:hAnsi="Roboto Condensed"/>
          <w:sz w:val="18"/>
          <w:szCs w:val="20"/>
        </w:rPr>
      </w:pPr>
    </w:p>
    <w:tbl>
      <w:tblPr>
        <w:tblW w:w="10314" w:type="dxa"/>
        <w:tblInd w:w="-152" w:type="dxa"/>
        <w:tblBorders>
          <w:top w:val="single" w:sz="12" w:space="0" w:color="FFFFFF" w:themeColor="background1"/>
          <w:left w:val="single" w:sz="12" w:space="0" w:color="FFFFFF" w:themeColor="background1"/>
          <w:bottom w:val="single" w:sz="12" w:space="0" w:color="FFFFFF" w:themeColor="background1"/>
          <w:right w:val="single" w:sz="12" w:space="0" w:color="FFFFFF" w:themeColor="background1"/>
          <w:insideH w:val="single" w:sz="12" w:space="0" w:color="FFFFFF" w:themeColor="background1"/>
          <w:insideV w:val="single" w:sz="12" w:space="0" w:color="FFFFFF" w:themeColor="background1"/>
        </w:tblBorders>
        <w:tblCellMar>
          <w:left w:w="77" w:type="dxa"/>
        </w:tblCellMar>
        <w:tblLook w:val="0000" w:firstRow="0" w:lastRow="0" w:firstColumn="0" w:lastColumn="0" w:noHBand="0" w:noVBand="0"/>
      </w:tblPr>
      <w:tblGrid>
        <w:gridCol w:w="1949"/>
        <w:gridCol w:w="566"/>
        <w:gridCol w:w="1701"/>
        <w:gridCol w:w="3119"/>
        <w:gridCol w:w="2979"/>
      </w:tblGrid>
      <w:tr w:rsidR="003620FB" w14:paraId="05D8CB93" w14:textId="77777777" w:rsidTr="007E6D0E">
        <w:trPr>
          <w:trHeight w:val="397"/>
        </w:trPr>
        <w:tc>
          <w:tcPr>
            <w:tcW w:w="10314" w:type="dxa"/>
            <w:gridSpan w:val="5"/>
            <w:shd w:val="clear" w:color="auto" w:fill="62257F"/>
          </w:tcPr>
          <w:p w14:paraId="6D4B8922" w14:textId="6A6DA78A" w:rsidR="003620FB" w:rsidRPr="00AE50D9" w:rsidRDefault="003620FB" w:rsidP="00BC71AD">
            <w:pPr>
              <w:spacing w:after="0" w:line="240" w:lineRule="auto"/>
              <w:jc w:val="center"/>
              <w:rPr>
                <w:rFonts w:ascii="Ando Bold" w:hAnsi="Ando Bold"/>
                <w:color w:val="FFFFFF" w:themeColor="background1"/>
                <w:sz w:val="40"/>
              </w:rPr>
            </w:pPr>
            <w:r w:rsidRPr="00AE50D9">
              <w:rPr>
                <w:rFonts w:ascii="Ando Bold" w:hAnsi="Ando Bold"/>
                <w:color w:val="FFFFFF" w:themeColor="background1"/>
                <w:sz w:val="40"/>
              </w:rPr>
              <w:t xml:space="preserve">[P3 C1] </w:t>
            </w:r>
            <w:r w:rsidR="00AE50D9">
              <w:rPr>
                <w:rFonts w:ascii="Ando Bold" w:hAnsi="Ando Bold"/>
                <w:color w:val="FFFFFF" w:themeColor="background1"/>
                <w:sz w:val="40"/>
              </w:rPr>
              <w:t>É</w:t>
            </w:r>
            <w:r w:rsidRPr="00AE50D9">
              <w:rPr>
                <w:rFonts w:ascii="Ando Bold" w:hAnsi="Ando Bold"/>
                <w:color w:val="FFFFFF" w:themeColor="background1"/>
                <w:sz w:val="40"/>
              </w:rPr>
              <w:t>VALUATION MULTICRIT</w:t>
            </w:r>
            <w:r w:rsidR="00AE50D9">
              <w:rPr>
                <w:rFonts w:ascii="Ando Bold" w:hAnsi="Ando Bold"/>
                <w:color w:val="FFFFFF" w:themeColor="background1"/>
                <w:sz w:val="40"/>
              </w:rPr>
              <w:t>È</w:t>
            </w:r>
            <w:r w:rsidRPr="00AE50D9">
              <w:rPr>
                <w:rFonts w:ascii="Ando Bold" w:hAnsi="Ando Bold"/>
                <w:color w:val="FFFFFF" w:themeColor="background1"/>
                <w:sz w:val="40"/>
              </w:rPr>
              <w:t>RE DE SC</w:t>
            </w:r>
            <w:r w:rsidR="00AE50D9">
              <w:rPr>
                <w:rFonts w:ascii="Ando Bold" w:hAnsi="Ando Bold"/>
                <w:color w:val="FFFFFF" w:themeColor="background1"/>
                <w:sz w:val="40"/>
              </w:rPr>
              <w:t>É</w:t>
            </w:r>
            <w:r w:rsidRPr="00AE50D9">
              <w:rPr>
                <w:rFonts w:ascii="Ando Bold" w:hAnsi="Ando Bold"/>
                <w:color w:val="FFFFFF" w:themeColor="background1"/>
                <w:sz w:val="40"/>
              </w:rPr>
              <w:t xml:space="preserve">NARIOS </w:t>
            </w:r>
            <w:r w:rsidR="00AE50D9">
              <w:rPr>
                <w:rFonts w:ascii="Ando Bold" w:hAnsi="Ando Bold"/>
                <w:color w:val="FFFFFF" w:themeColor="background1"/>
                <w:sz w:val="40"/>
              </w:rPr>
              <w:t>É</w:t>
            </w:r>
            <w:r w:rsidRPr="00AE50D9">
              <w:rPr>
                <w:rFonts w:ascii="Ando Bold" w:hAnsi="Ando Bold"/>
                <w:color w:val="FFFFFF" w:themeColor="background1"/>
                <w:sz w:val="40"/>
              </w:rPr>
              <w:t>NERG</w:t>
            </w:r>
            <w:r w:rsidR="00AE50D9">
              <w:rPr>
                <w:rFonts w:ascii="Ando Bold" w:hAnsi="Ando Bold"/>
                <w:color w:val="FFFFFF" w:themeColor="background1"/>
                <w:sz w:val="40"/>
              </w:rPr>
              <w:t>É</w:t>
            </w:r>
            <w:r w:rsidRPr="00AE50D9">
              <w:rPr>
                <w:rFonts w:ascii="Ando Bold" w:hAnsi="Ando Bold"/>
                <w:color w:val="FFFFFF" w:themeColor="background1"/>
                <w:sz w:val="40"/>
              </w:rPr>
              <w:t xml:space="preserve">TIQUES </w:t>
            </w:r>
          </w:p>
        </w:tc>
      </w:tr>
      <w:tr w:rsidR="003620FB" w14:paraId="3CC7B946" w14:textId="77777777" w:rsidTr="007E6D0E">
        <w:trPr>
          <w:trHeight w:val="397"/>
        </w:trPr>
        <w:tc>
          <w:tcPr>
            <w:tcW w:w="1949" w:type="dxa"/>
            <w:shd w:val="clear" w:color="auto" w:fill="282D46"/>
            <w:vAlign w:val="center"/>
          </w:tcPr>
          <w:p w14:paraId="6906815E" w14:textId="77777777" w:rsidR="003620FB" w:rsidRPr="00AE50D9" w:rsidRDefault="003620FB" w:rsidP="00BC71AD">
            <w:pPr>
              <w:spacing w:after="0" w:line="240" w:lineRule="auto"/>
              <w:rPr>
                <w:rFonts w:ascii="Roboto Condensed" w:hAnsi="Roboto Condensed"/>
                <w:b/>
                <w:color w:val="FFFFFF" w:themeColor="background1"/>
              </w:rPr>
            </w:pPr>
            <w:r w:rsidRPr="00AE50D9">
              <w:rPr>
                <w:rFonts w:ascii="Roboto Condensed" w:hAnsi="Roboto Condensed"/>
                <w:b/>
                <w:color w:val="FFFFFF" w:themeColor="background1"/>
              </w:rPr>
              <w:t>SEMESTRE 9</w:t>
            </w:r>
          </w:p>
        </w:tc>
        <w:tc>
          <w:tcPr>
            <w:tcW w:w="5386" w:type="dxa"/>
            <w:gridSpan w:val="3"/>
            <w:shd w:val="clear" w:color="auto" w:fill="F1E5F7"/>
            <w:vAlign w:val="center"/>
          </w:tcPr>
          <w:p w14:paraId="399DF17A" w14:textId="77777777" w:rsidR="003620FB" w:rsidRPr="00194541" w:rsidRDefault="003620FB" w:rsidP="00BC71AD">
            <w:pPr>
              <w:spacing w:after="0" w:line="240" w:lineRule="auto"/>
              <w:rPr>
                <w:rFonts w:ascii="Roboto Condensed" w:hAnsi="Roboto Condensed"/>
              </w:rPr>
            </w:pPr>
            <w:r w:rsidRPr="00194541">
              <w:rPr>
                <w:rFonts w:ascii="Roboto Condensed" w:hAnsi="Roboto Condensed"/>
              </w:rPr>
              <w:t>Pôle : GI et DDQ</w:t>
            </w:r>
          </w:p>
        </w:tc>
        <w:tc>
          <w:tcPr>
            <w:tcW w:w="2979" w:type="dxa"/>
            <w:shd w:val="clear" w:color="auto" w:fill="F1E5F7"/>
            <w:vAlign w:val="center"/>
          </w:tcPr>
          <w:p w14:paraId="7B45B899" w14:textId="781F281D" w:rsidR="003620FB" w:rsidRPr="00194541" w:rsidRDefault="003177AB" w:rsidP="00BC71AD">
            <w:pPr>
              <w:spacing w:after="0" w:line="240" w:lineRule="auto"/>
              <w:rPr>
                <w:rFonts w:ascii="Roboto Condensed" w:hAnsi="Roboto Condensed"/>
                <w:i/>
              </w:rPr>
            </w:pPr>
            <w:r w:rsidRPr="00142415">
              <w:rPr>
                <w:rFonts w:ascii="Roboto Condensed" w:hAnsi="Roboto Condensed"/>
                <w:i/>
                <w:color w:val="A6A6A6" w:themeColor="background1" w:themeShade="A6"/>
              </w:rPr>
              <w:t>MAJ : 0</w:t>
            </w:r>
            <w:r>
              <w:rPr>
                <w:rFonts w:ascii="Roboto Condensed" w:hAnsi="Roboto Condensed"/>
                <w:i/>
                <w:color w:val="A6A6A6" w:themeColor="background1" w:themeShade="A6"/>
              </w:rPr>
              <w:t>9</w:t>
            </w:r>
            <w:r w:rsidRPr="00142415">
              <w:rPr>
                <w:rFonts w:ascii="Roboto Condensed" w:hAnsi="Roboto Condensed"/>
                <w:i/>
                <w:color w:val="A6A6A6" w:themeColor="background1" w:themeShade="A6"/>
              </w:rPr>
              <w:t>/202</w:t>
            </w:r>
            <w:r>
              <w:rPr>
                <w:rFonts w:ascii="Roboto Condensed" w:hAnsi="Roboto Condensed"/>
                <w:i/>
                <w:color w:val="A6A6A6" w:themeColor="background1" w:themeShade="A6"/>
              </w:rPr>
              <w:t>4</w:t>
            </w:r>
          </w:p>
        </w:tc>
      </w:tr>
      <w:tr w:rsidR="003620FB" w14:paraId="42B4282C" w14:textId="77777777" w:rsidTr="007E6D0E">
        <w:trPr>
          <w:trHeight w:val="340"/>
        </w:trPr>
        <w:tc>
          <w:tcPr>
            <w:tcW w:w="4216" w:type="dxa"/>
            <w:gridSpan w:val="3"/>
            <w:shd w:val="clear" w:color="auto" w:fill="F1E5F7"/>
            <w:vAlign w:val="center"/>
          </w:tcPr>
          <w:p w14:paraId="551B774A" w14:textId="77777777" w:rsidR="003620FB" w:rsidRPr="00EB5E26" w:rsidRDefault="003620FB" w:rsidP="00BC71AD">
            <w:pPr>
              <w:spacing w:after="0" w:line="240" w:lineRule="auto"/>
              <w:rPr>
                <w:rFonts w:ascii="Roboto Condensed" w:hAnsi="Roboto Condensed"/>
                <w:b/>
              </w:rPr>
            </w:pPr>
            <w:r w:rsidRPr="00EB5E26">
              <w:rPr>
                <w:rFonts w:ascii="Roboto Condensed" w:hAnsi="Roboto Condensed"/>
                <w:b/>
              </w:rPr>
              <w:t>Horaire présentiel : 33h TD</w:t>
            </w:r>
          </w:p>
        </w:tc>
        <w:tc>
          <w:tcPr>
            <w:tcW w:w="3119" w:type="dxa"/>
            <w:shd w:val="clear" w:color="auto" w:fill="F1E5F7"/>
            <w:vAlign w:val="center"/>
          </w:tcPr>
          <w:p w14:paraId="19BC28F4" w14:textId="77777777" w:rsidR="003620FB" w:rsidRPr="00194541" w:rsidRDefault="003620FB" w:rsidP="00BC71AD">
            <w:pPr>
              <w:spacing w:after="0" w:line="240" w:lineRule="auto"/>
              <w:rPr>
                <w:rFonts w:ascii="Roboto Condensed" w:hAnsi="Roboto Condensed"/>
              </w:rPr>
            </w:pPr>
            <w:r w:rsidRPr="00194541">
              <w:rPr>
                <w:rFonts w:ascii="Roboto Condensed" w:hAnsi="Roboto Condensed"/>
              </w:rPr>
              <w:t>Travail personnel :</w:t>
            </w:r>
          </w:p>
        </w:tc>
        <w:tc>
          <w:tcPr>
            <w:tcW w:w="2979" w:type="dxa"/>
            <w:shd w:val="clear" w:color="auto" w:fill="F1E5F7"/>
            <w:vAlign w:val="center"/>
          </w:tcPr>
          <w:p w14:paraId="627BCEAA" w14:textId="77777777" w:rsidR="003620FB" w:rsidRPr="00194541" w:rsidRDefault="003620FB" w:rsidP="00BC71AD">
            <w:pPr>
              <w:spacing w:after="0" w:line="240" w:lineRule="auto"/>
              <w:rPr>
                <w:rFonts w:ascii="Roboto Condensed" w:hAnsi="Roboto Condensed"/>
              </w:rPr>
            </w:pPr>
            <w:r w:rsidRPr="00194541">
              <w:rPr>
                <w:rFonts w:ascii="Roboto Condensed" w:hAnsi="Roboto Condensed"/>
              </w:rPr>
              <w:t>ECTS : 2</w:t>
            </w:r>
          </w:p>
        </w:tc>
      </w:tr>
      <w:tr w:rsidR="003620FB" w14:paraId="1AA29FBD" w14:textId="77777777" w:rsidTr="007E6D0E">
        <w:tc>
          <w:tcPr>
            <w:tcW w:w="4216" w:type="dxa"/>
            <w:gridSpan w:val="3"/>
            <w:shd w:val="clear" w:color="auto" w:fill="282D46"/>
            <w:vAlign w:val="center"/>
          </w:tcPr>
          <w:p w14:paraId="147606B7" w14:textId="06CDEAF1" w:rsidR="003620FB" w:rsidRPr="00AE50D9" w:rsidRDefault="003620FB" w:rsidP="00BC71AD">
            <w:pPr>
              <w:spacing w:after="0" w:line="240" w:lineRule="auto"/>
              <w:rPr>
                <w:rFonts w:ascii="Roboto Condensed" w:hAnsi="Roboto Condensed"/>
                <w:b/>
                <w:color w:val="FFFFFF" w:themeColor="background1"/>
              </w:rPr>
            </w:pPr>
            <w:r w:rsidRPr="00AE50D9">
              <w:rPr>
                <w:rFonts w:ascii="Roboto Condensed" w:eastAsia="Calibri" w:hAnsi="Roboto Condensed"/>
                <w:b/>
                <w:color w:val="FFFFFF" w:themeColor="background1"/>
              </w:rPr>
              <w:t>Responsable : O</w:t>
            </w:r>
            <w:r w:rsidR="00AE50D9" w:rsidRPr="00AE50D9">
              <w:rPr>
                <w:rFonts w:ascii="Roboto Condensed" w:eastAsia="Calibri" w:hAnsi="Roboto Condensed"/>
                <w:b/>
                <w:color w:val="FFFFFF" w:themeColor="background1"/>
              </w:rPr>
              <w:t>.</w:t>
            </w:r>
            <w:r w:rsidRPr="00AE50D9">
              <w:rPr>
                <w:rFonts w:ascii="Roboto Condensed" w:eastAsia="Calibri" w:hAnsi="Roboto Condensed"/>
                <w:b/>
                <w:color w:val="FFFFFF" w:themeColor="background1"/>
              </w:rPr>
              <w:t xml:space="preserve"> Farges</w:t>
            </w:r>
          </w:p>
        </w:tc>
        <w:tc>
          <w:tcPr>
            <w:tcW w:w="6098" w:type="dxa"/>
            <w:gridSpan w:val="2"/>
            <w:shd w:val="clear" w:color="auto" w:fill="F1E5F7"/>
            <w:vAlign w:val="center"/>
          </w:tcPr>
          <w:p w14:paraId="0EEC4F15" w14:textId="065B7D98" w:rsidR="003620FB" w:rsidRPr="00EB5E26" w:rsidRDefault="00AE50D9" w:rsidP="00BC71AD">
            <w:pPr>
              <w:spacing w:after="0" w:line="240" w:lineRule="auto"/>
              <w:rPr>
                <w:rFonts w:ascii="Roboto Condensed" w:hAnsi="Roboto Condensed"/>
                <w:b/>
              </w:rPr>
            </w:pPr>
            <w:r w:rsidRPr="00EB5E26">
              <w:rPr>
                <w:rFonts w:ascii="Roboto Condensed" w:eastAsia="Calibri" w:hAnsi="Roboto Condensed"/>
                <w:b/>
              </w:rPr>
              <w:t>Intervenants :</w:t>
            </w:r>
            <w:r w:rsidR="003620FB" w:rsidRPr="00EB5E26">
              <w:rPr>
                <w:rFonts w:ascii="Roboto Condensed" w:eastAsia="Calibri" w:hAnsi="Roboto Condensed"/>
                <w:b/>
              </w:rPr>
              <w:t xml:space="preserve"> O</w:t>
            </w:r>
            <w:r w:rsidRPr="00EB5E26">
              <w:rPr>
                <w:rFonts w:ascii="Roboto Condensed" w:eastAsia="Calibri" w:hAnsi="Roboto Condensed"/>
                <w:b/>
              </w:rPr>
              <w:t>.</w:t>
            </w:r>
            <w:r w:rsidR="003620FB" w:rsidRPr="00EB5E26">
              <w:rPr>
                <w:rFonts w:ascii="Roboto Condensed" w:eastAsia="Calibri" w:hAnsi="Roboto Condensed"/>
                <w:b/>
              </w:rPr>
              <w:t xml:space="preserve"> Farges, intervenants extérieurs</w:t>
            </w:r>
          </w:p>
        </w:tc>
      </w:tr>
      <w:tr w:rsidR="001F7757" w14:paraId="201E5F4C" w14:textId="77777777" w:rsidTr="007E6D0E">
        <w:trPr>
          <w:trHeight w:val="1304"/>
        </w:trPr>
        <w:tc>
          <w:tcPr>
            <w:tcW w:w="2515" w:type="dxa"/>
            <w:gridSpan w:val="2"/>
            <w:shd w:val="clear" w:color="auto" w:fill="282D46"/>
            <w:vAlign w:val="center"/>
          </w:tcPr>
          <w:p w14:paraId="6BD6D798" w14:textId="77777777" w:rsidR="001F7757" w:rsidRPr="00AE50D9" w:rsidRDefault="001F7757" w:rsidP="001F7757">
            <w:pPr>
              <w:spacing w:after="0" w:line="240" w:lineRule="auto"/>
              <w:rPr>
                <w:rFonts w:ascii="Roboto Condensed" w:eastAsia="Calibri" w:hAnsi="Roboto Condensed"/>
                <w:b/>
                <w:color w:val="FFFFFF" w:themeColor="background1"/>
              </w:rPr>
            </w:pPr>
            <w:r w:rsidRPr="00AE50D9">
              <w:rPr>
                <w:rFonts w:ascii="Roboto Condensed" w:eastAsia="Calibri" w:hAnsi="Roboto Condensed"/>
                <w:b/>
                <w:color w:val="FFFFFF" w:themeColor="background1"/>
              </w:rPr>
              <w:t>Acquis d’apprentissage visés</w:t>
            </w:r>
          </w:p>
        </w:tc>
        <w:tc>
          <w:tcPr>
            <w:tcW w:w="7799" w:type="dxa"/>
            <w:gridSpan w:val="3"/>
            <w:shd w:val="clear" w:color="auto" w:fill="F1E5F7"/>
            <w:vAlign w:val="center"/>
          </w:tcPr>
          <w:p w14:paraId="01DA1CBB" w14:textId="77777777" w:rsidR="001F7757" w:rsidRDefault="001F7757" w:rsidP="001F7757">
            <w:pPr>
              <w:spacing w:after="0" w:line="240" w:lineRule="auto"/>
              <w:rPr>
                <w:rFonts w:ascii="Roboto Condensed" w:hAnsi="Roboto Condensed"/>
                <w:sz w:val="20"/>
                <w:szCs w:val="20"/>
              </w:rPr>
            </w:pPr>
            <w:r>
              <w:rPr>
                <w:rFonts w:ascii="Roboto Condensed" w:eastAsia="Calibri" w:hAnsi="Roboto Condensed"/>
                <w:sz w:val="20"/>
                <w:szCs w:val="20"/>
              </w:rPr>
              <w:t>A la fin de ce module l’étudiant devra être capable :</w:t>
            </w:r>
          </w:p>
          <w:p w14:paraId="278CEB41" w14:textId="77777777" w:rsidR="001F7757" w:rsidRDefault="001F7757" w:rsidP="001F7757">
            <w:pPr>
              <w:spacing w:after="0" w:line="240" w:lineRule="auto"/>
              <w:rPr>
                <w:rFonts w:ascii="Roboto Condensed" w:hAnsi="Roboto Condensed"/>
                <w:sz w:val="20"/>
                <w:szCs w:val="20"/>
              </w:rPr>
            </w:pPr>
            <w:r>
              <w:rPr>
                <w:rFonts w:ascii="Roboto Condensed" w:eastAsia="Calibri" w:hAnsi="Roboto Condensed"/>
                <w:sz w:val="20"/>
                <w:szCs w:val="20"/>
              </w:rPr>
              <w:t>- d’identifier et d’expliquer les principaux modes de production d’énergie</w:t>
            </w:r>
          </w:p>
          <w:p w14:paraId="6429F4BB" w14:textId="77777777" w:rsidR="001F7757" w:rsidRDefault="001F7757" w:rsidP="001F7757">
            <w:pPr>
              <w:spacing w:after="0" w:line="240" w:lineRule="auto"/>
              <w:rPr>
                <w:rFonts w:ascii="Roboto Condensed" w:hAnsi="Roboto Condensed"/>
                <w:sz w:val="20"/>
                <w:szCs w:val="20"/>
              </w:rPr>
            </w:pPr>
            <w:r>
              <w:rPr>
                <w:rFonts w:ascii="Roboto Condensed" w:eastAsia="Calibri" w:hAnsi="Roboto Condensed"/>
                <w:sz w:val="20"/>
                <w:szCs w:val="20"/>
              </w:rPr>
              <w:t>- de comparer et critiquer ses différents modes et les technologies associées</w:t>
            </w:r>
          </w:p>
          <w:p w14:paraId="01046188" w14:textId="389E8BCA" w:rsidR="001F7757" w:rsidRPr="00194541" w:rsidRDefault="001F7757" w:rsidP="001F7757">
            <w:pPr>
              <w:spacing w:after="0" w:line="240" w:lineRule="auto"/>
              <w:rPr>
                <w:rFonts w:ascii="Roboto Condensed" w:hAnsi="Roboto Condensed"/>
                <w:sz w:val="20"/>
                <w:szCs w:val="20"/>
              </w:rPr>
            </w:pPr>
            <w:r>
              <w:rPr>
                <w:rFonts w:ascii="Roboto Condensed" w:eastAsia="Calibri" w:hAnsi="Roboto Condensed"/>
                <w:sz w:val="20"/>
                <w:szCs w:val="20"/>
              </w:rPr>
              <w:t>- de représenter les liens entre ces énergies et les autres aspects vu lors du module (enjeux/interactions/consommation)</w:t>
            </w:r>
          </w:p>
        </w:tc>
      </w:tr>
      <w:tr w:rsidR="001F7757" w14:paraId="415D3FD3" w14:textId="77777777" w:rsidTr="007E6D0E">
        <w:trPr>
          <w:trHeight w:val="1822"/>
        </w:trPr>
        <w:tc>
          <w:tcPr>
            <w:tcW w:w="2515" w:type="dxa"/>
            <w:gridSpan w:val="2"/>
            <w:shd w:val="clear" w:color="auto" w:fill="282D46"/>
            <w:vAlign w:val="center"/>
          </w:tcPr>
          <w:p w14:paraId="483AA5A0" w14:textId="77777777" w:rsidR="001F7757" w:rsidRPr="00AE50D9" w:rsidRDefault="001F7757" w:rsidP="001F7757">
            <w:pPr>
              <w:spacing w:after="0" w:line="240" w:lineRule="auto"/>
              <w:rPr>
                <w:rFonts w:ascii="Roboto Condensed" w:hAnsi="Roboto Condensed"/>
                <w:b/>
                <w:color w:val="FFFFFF" w:themeColor="background1"/>
              </w:rPr>
            </w:pPr>
            <w:r w:rsidRPr="00AE50D9">
              <w:rPr>
                <w:rFonts w:ascii="Roboto Condensed" w:eastAsia="Calibri" w:hAnsi="Roboto Condensed"/>
                <w:b/>
                <w:color w:val="FFFFFF" w:themeColor="background1"/>
              </w:rPr>
              <w:t>Contribution au référentiel Emploi-Compétences</w:t>
            </w:r>
          </w:p>
        </w:tc>
        <w:tc>
          <w:tcPr>
            <w:tcW w:w="7799" w:type="dxa"/>
            <w:gridSpan w:val="3"/>
            <w:shd w:val="clear" w:color="auto" w:fill="F1E5F7"/>
            <w:vAlign w:val="center"/>
          </w:tcPr>
          <w:p w14:paraId="17BB73A3" w14:textId="77777777" w:rsidR="001F7757" w:rsidRDefault="001F7757" w:rsidP="001F7757">
            <w:pPr>
              <w:spacing w:after="0" w:line="240" w:lineRule="auto"/>
              <w:rPr>
                <w:rFonts w:ascii="Roboto Condensed" w:hAnsi="Roboto Condensed"/>
                <w:b/>
                <w:sz w:val="20"/>
                <w:szCs w:val="20"/>
              </w:rPr>
            </w:pPr>
            <w:r>
              <w:rPr>
                <w:rFonts w:ascii="Roboto Condensed" w:hAnsi="Roboto Condensed"/>
                <w:b/>
                <w:sz w:val="20"/>
                <w:szCs w:val="20"/>
              </w:rPr>
              <w:t>C1. COLLECTER, TRAITER ET DIFFUSER DES DONNEES ET DE L’INFORMATION</w:t>
            </w:r>
          </w:p>
          <w:p w14:paraId="0D50042B" w14:textId="77777777" w:rsidR="001F7757" w:rsidRDefault="001F7757" w:rsidP="001F7757">
            <w:pPr>
              <w:spacing w:after="0" w:line="240" w:lineRule="auto"/>
              <w:rPr>
                <w:rFonts w:ascii="Roboto Condensed" w:hAnsi="Roboto Condensed"/>
                <w:sz w:val="20"/>
                <w:szCs w:val="20"/>
              </w:rPr>
            </w:pPr>
            <w:r>
              <w:rPr>
                <w:rFonts w:ascii="Roboto Condensed" w:hAnsi="Roboto Condensed"/>
                <w:sz w:val="20"/>
                <w:szCs w:val="20"/>
              </w:rPr>
              <w:t>C1.1 Collecter, traiter, analyser, interpréter des données ou des informations, quantitatives ou qualitatives, en sachant notamment concevoir les bases de données constitutives d’un système d’information</w:t>
            </w:r>
          </w:p>
          <w:p w14:paraId="51BC91D4" w14:textId="77777777" w:rsidR="001F7757" w:rsidRDefault="001F7757" w:rsidP="001F7757">
            <w:pPr>
              <w:spacing w:after="0" w:line="240" w:lineRule="auto"/>
              <w:rPr>
                <w:rFonts w:ascii="Roboto Condensed" w:hAnsi="Roboto Condensed"/>
                <w:b/>
                <w:sz w:val="20"/>
                <w:szCs w:val="20"/>
              </w:rPr>
            </w:pPr>
            <w:r>
              <w:rPr>
                <w:rFonts w:ascii="Roboto Condensed" w:hAnsi="Roboto Condensed"/>
                <w:b/>
                <w:sz w:val="20"/>
                <w:szCs w:val="20"/>
              </w:rPr>
              <w:t>C4 : STRUCTURER ET PILOTER UN PROJET</w:t>
            </w:r>
          </w:p>
          <w:p w14:paraId="4A33524C" w14:textId="77777777" w:rsidR="001F7757" w:rsidRDefault="001F7757" w:rsidP="001F7757">
            <w:pPr>
              <w:spacing w:after="0" w:line="240" w:lineRule="auto"/>
              <w:rPr>
                <w:rFonts w:ascii="Roboto Condensed" w:hAnsi="Roboto Condensed"/>
                <w:sz w:val="20"/>
                <w:szCs w:val="20"/>
              </w:rPr>
            </w:pPr>
            <w:r>
              <w:rPr>
                <w:rFonts w:ascii="Roboto Condensed" w:hAnsi="Roboto Condensed"/>
                <w:sz w:val="20"/>
                <w:szCs w:val="20"/>
              </w:rPr>
              <w:t>C4.1 Analyser la demande initiale, l’environnement du projet et les attentes des parties prenantes pour définir et documenter un cahier des charges du projet (enjeux, objectifs, livrables, périmètre, etc.) en adéquation avec les souhaits du commanditaire.</w:t>
            </w:r>
          </w:p>
          <w:p w14:paraId="2DE9171C" w14:textId="77777777" w:rsidR="001F7757" w:rsidRDefault="001F7757" w:rsidP="001F7757">
            <w:pPr>
              <w:spacing w:after="0" w:line="240" w:lineRule="auto"/>
              <w:rPr>
                <w:rFonts w:ascii="Roboto Condensed" w:hAnsi="Roboto Condensed"/>
                <w:sz w:val="20"/>
                <w:szCs w:val="20"/>
              </w:rPr>
            </w:pPr>
            <w:r>
              <w:rPr>
                <w:rFonts w:ascii="Roboto Condensed" w:hAnsi="Roboto Condensed"/>
                <w:sz w:val="20"/>
                <w:szCs w:val="20"/>
              </w:rPr>
              <w:t xml:space="preserve">C4.4 Piloter, coordonner et assurer le suivi d’un projet d’ingénierie collaborative inter-métiers, </w:t>
            </w:r>
            <w:proofErr w:type="spellStart"/>
            <w:r>
              <w:rPr>
                <w:rFonts w:ascii="Roboto Condensed" w:hAnsi="Roboto Condensed"/>
                <w:sz w:val="20"/>
                <w:szCs w:val="20"/>
              </w:rPr>
              <w:t>inter-services</w:t>
            </w:r>
            <w:proofErr w:type="spellEnd"/>
            <w:r>
              <w:rPr>
                <w:rFonts w:ascii="Roboto Condensed" w:hAnsi="Roboto Condensed"/>
                <w:sz w:val="20"/>
                <w:szCs w:val="20"/>
              </w:rPr>
              <w:t>, inter-compétences et inter-cultures, au service de l’innovation et/ou de l’amélioration continue.</w:t>
            </w:r>
          </w:p>
          <w:p w14:paraId="62285D6B" w14:textId="77777777" w:rsidR="001F7757" w:rsidRDefault="001F7757" w:rsidP="001F7757">
            <w:pPr>
              <w:spacing w:after="0" w:line="240" w:lineRule="auto"/>
              <w:rPr>
                <w:rFonts w:ascii="Roboto Condensed" w:hAnsi="Roboto Condensed"/>
                <w:b/>
                <w:sz w:val="20"/>
                <w:szCs w:val="20"/>
              </w:rPr>
            </w:pPr>
            <w:r>
              <w:rPr>
                <w:rFonts w:ascii="Roboto Condensed" w:hAnsi="Roboto Condensed"/>
                <w:b/>
                <w:sz w:val="20"/>
                <w:szCs w:val="20"/>
              </w:rPr>
              <w:t>C7 : PROMOUVOIR ET METTRE EN OEUVRE LES PRINCIPES DU DEVELOPPEMENT DURABLE ET DE LA RESPONSABILITE SOCIETALE</w:t>
            </w:r>
          </w:p>
          <w:p w14:paraId="4194C051" w14:textId="77777777" w:rsidR="001F7757" w:rsidRDefault="001F7757" w:rsidP="001F7757">
            <w:pPr>
              <w:spacing w:after="0" w:line="240" w:lineRule="auto"/>
              <w:rPr>
                <w:rFonts w:ascii="Roboto Condensed" w:hAnsi="Roboto Condensed"/>
                <w:sz w:val="20"/>
                <w:szCs w:val="20"/>
              </w:rPr>
            </w:pPr>
            <w:r>
              <w:rPr>
                <w:rFonts w:ascii="Roboto Condensed" w:hAnsi="Roboto Condensed"/>
                <w:sz w:val="20"/>
                <w:szCs w:val="20"/>
              </w:rPr>
              <w:t>C7.4 Piloter une réflexion concertée sur les enjeux et la philosophie du développement durable pour l'entreprise (RSE)</w:t>
            </w:r>
          </w:p>
          <w:p w14:paraId="02A2B33A" w14:textId="77777777" w:rsidR="001F7757" w:rsidRDefault="001F7757" w:rsidP="001F7757">
            <w:pPr>
              <w:spacing w:after="0" w:line="240" w:lineRule="auto"/>
              <w:rPr>
                <w:rFonts w:ascii="Roboto Condensed" w:hAnsi="Roboto Condensed"/>
                <w:sz w:val="20"/>
                <w:szCs w:val="20"/>
              </w:rPr>
            </w:pPr>
            <w:r>
              <w:rPr>
                <w:rFonts w:ascii="Roboto Condensed" w:hAnsi="Roboto Condensed"/>
                <w:sz w:val="20"/>
                <w:szCs w:val="20"/>
              </w:rPr>
              <w:t>C7.5 Rechercher, en intégrant des nouvelles technologies disponibles, les moyens d’améliorer les performances QHSE, DD&amp;RS de l’organisation/produits/procédés</w:t>
            </w:r>
          </w:p>
          <w:p w14:paraId="36C27CB5" w14:textId="77777777" w:rsidR="001F7757" w:rsidRDefault="001F7757" w:rsidP="001F7757">
            <w:pPr>
              <w:spacing w:after="0" w:line="240" w:lineRule="auto"/>
              <w:rPr>
                <w:rFonts w:ascii="Roboto Condensed" w:hAnsi="Roboto Condensed"/>
                <w:sz w:val="20"/>
                <w:szCs w:val="20"/>
              </w:rPr>
            </w:pPr>
            <w:r>
              <w:rPr>
                <w:rFonts w:ascii="Roboto Condensed" w:hAnsi="Roboto Condensed"/>
                <w:sz w:val="20"/>
                <w:szCs w:val="20"/>
              </w:rPr>
              <w:t>C7.7 Se construire une représentation globale de sa responsabilité d’ingénieur dans ses dimensions sociales, environnementales et éthiques</w:t>
            </w:r>
          </w:p>
          <w:p w14:paraId="5E36EDEB" w14:textId="77777777" w:rsidR="001F7757" w:rsidRDefault="001F7757" w:rsidP="001F7757">
            <w:pPr>
              <w:spacing w:after="0" w:line="240" w:lineRule="auto"/>
              <w:rPr>
                <w:rFonts w:ascii="Roboto Condensed" w:hAnsi="Roboto Condensed"/>
                <w:b/>
                <w:sz w:val="20"/>
                <w:szCs w:val="20"/>
              </w:rPr>
            </w:pPr>
            <w:r>
              <w:rPr>
                <w:rFonts w:ascii="Roboto Condensed" w:hAnsi="Roboto Condensed"/>
                <w:b/>
                <w:sz w:val="20"/>
                <w:szCs w:val="20"/>
              </w:rPr>
              <w:t>C9 : EXERCER UN LEADERSHIP COLLABORATIF</w:t>
            </w:r>
          </w:p>
          <w:p w14:paraId="7C5229C2" w14:textId="77777777" w:rsidR="001F7757" w:rsidRDefault="001F7757" w:rsidP="001F7757">
            <w:pPr>
              <w:spacing w:after="0" w:line="240" w:lineRule="auto"/>
              <w:rPr>
                <w:rFonts w:ascii="Roboto Condensed" w:hAnsi="Roboto Condensed"/>
                <w:sz w:val="20"/>
                <w:szCs w:val="20"/>
              </w:rPr>
            </w:pPr>
            <w:r>
              <w:rPr>
                <w:rFonts w:ascii="Roboto Condensed" w:hAnsi="Roboto Condensed"/>
                <w:sz w:val="20"/>
                <w:szCs w:val="20"/>
              </w:rPr>
              <w:t>C9.1 Fédérer l’ensemble des équipes autour de la stratégie de l’entreprise, et créer les conditions de l’adhésion au changement :</w:t>
            </w:r>
          </w:p>
          <w:p w14:paraId="7718EC10" w14:textId="77777777" w:rsidR="001F7757" w:rsidRDefault="001F7757" w:rsidP="001F7757">
            <w:pPr>
              <w:spacing w:after="0" w:line="240" w:lineRule="auto"/>
              <w:rPr>
                <w:rFonts w:ascii="Roboto Condensed" w:hAnsi="Roboto Condensed"/>
                <w:sz w:val="20"/>
                <w:szCs w:val="20"/>
              </w:rPr>
            </w:pPr>
            <w:r>
              <w:rPr>
                <w:rFonts w:ascii="Roboto Condensed" w:hAnsi="Roboto Condensed"/>
                <w:sz w:val="20"/>
                <w:szCs w:val="20"/>
              </w:rPr>
              <w:t>- par la co-construction d’une vision commune du but à atteindre</w:t>
            </w:r>
          </w:p>
          <w:p w14:paraId="122513EE" w14:textId="77777777" w:rsidR="001F7757" w:rsidRDefault="001F7757" w:rsidP="001F7757">
            <w:pPr>
              <w:spacing w:after="0" w:line="240" w:lineRule="auto"/>
              <w:rPr>
                <w:rFonts w:ascii="Roboto Condensed" w:hAnsi="Roboto Condensed"/>
                <w:sz w:val="20"/>
                <w:szCs w:val="20"/>
              </w:rPr>
            </w:pPr>
            <w:r>
              <w:rPr>
                <w:rFonts w:ascii="Roboto Condensed" w:hAnsi="Roboto Condensed"/>
                <w:sz w:val="20"/>
                <w:szCs w:val="20"/>
              </w:rPr>
              <w:t>- en faisant du travail collectif un lieu de sens qui relie l’intérêt collectif et l’intérêt individuel d’épanouissement.</w:t>
            </w:r>
          </w:p>
          <w:p w14:paraId="337A5D84" w14:textId="77777777" w:rsidR="001F7757" w:rsidRDefault="001F7757" w:rsidP="001F7757">
            <w:pPr>
              <w:spacing w:after="0" w:line="240" w:lineRule="auto"/>
              <w:rPr>
                <w:rFonts w:ascii="Roboto Condensed" w:hAnsi="Roboto Condensed"/>
                <w:sz w:val="20"/>
                <w:szCs w:val="20"/>
              </w:rPr>
            </w:pPr>
            <w:r>
              <w:rPr>
                <w:rFonts w:ascii="Roboto Condensed" w:hAnsi="Roboto Condensed"/>
                <w:sz w:val="20"/>
                <w:szCs w:val="20"/>
              </w:rPr>
              <w:t>C9.2 Contribuer à l’établissement d’un climat de confiance et de rapports humains harmonieux, en veillant à la cohésion d’équipe et à la valorisation des acteurs par la reconnaissance des initiatives et de l’implication.</w:t>
            </w:r>
          </w:p>
          <w:p w14:paraId="78625270" w14:textId="77777777" w:rsidR="001F7757" w:rsidRDefault="001F7757" w:rsidP="001F7757">
            <w:pPr>
              <w:spacing w:after="0" w:line="240" w:lineRule="auto"/>
              <w:rPr>
                <w:rFonts w:ascii="Roboto Condensed" w:hAnsi="Roboto Condensed"/>
                <w:sz w:val="20"/>
                <w:szCs w:val="20"/>
              </w:rPr>
            </w:pPr>
            <w:r>
              <w:rPr>
                <w:rFonts w:ascii="Roboto Condensed" w:hAnsi="Roboto Condensed"/>
                <w:sz w:val="20"/>
                <w:szCs w:val="20"/>
              </w:rPr>
              <w:t>C9.3 Promouvoir l’enrichissement mutuel et accompagner l’épanouissement individuel en favorisant la complémentarité des diversités, notamment culturelles, en développant une communication authentique et une posture personnelle d’ouverture et d’accueil.</w:t>
            </w:r>
          </w:p>
          <w:p w14:paraId="7BE9548B" w14:textId="6F018972" w:rsidR="001F7757" w:rsidRPr="00194541" w:rsidRDefault="001F7757" w:rsidP="001F7757">
            <w:pPr>
              <w:spacing w:after="0" w:line="240" w:lineRule="auto"/>
              <w:rPr>
                <w:rFonts w:ascii="Roboto Condensed" w:hAnsi="Roboto Condensed"/>
                <w:sz w:val="20"/>
                <w:szCs w:val="20"/>
              </w:rPr>
            </w:pPr>
            <w:r>
              <w:rPr>
                <w:rFonts w:ascii="Roboto Condensed" w:hAnsi="Roboto Condensed"/>
                <w:sz w:val="20"/>
                <w:szCs w:val="20"/>
              </w:rPr>
              <w:t>C9.5 Se remettre en question grâce à un travail personnel de prise de conscience de ses biais cognitifs et de ses modes de fonctionnement</w:t>
            </w:r>
          </w:p>
        </w:tc>
      </w:tr>
      <w:tr w:rsidR="001F7757" w14:paraId="312335AB" w14:textId="77777777" w:rsidTr="007E6D0E">
        <w:tc>
          <w:tcPr>
            <w:tcW w:w="2515" w:type="dxa"/>
            <w:gridSpan w:val="2"/>
            <w:shd w:val="clear" w:color="auto" w:fill="282D46"/>
            <w:vAlign w:val="center"/>
          </w:tcPr>
          <w:p w14:paraId="316647B6" w14:textId="77777777" w:rsidR="001F7757" w:rsidRPr="00AE50D9" w:rsidRDefault="001F7757" w:rsidP="001F7757">
            <w:pPr>
              <w:spacing w:after="0" w:line="240" w:lineRule="auto"/>
              <w:rPr>
                <w:rFonts w:ascii="Roboto Condensed" w:hAnsi="Roboto Condensed"/>
                <w:b/>
                <w:color w:val="FFFFFF" w:themeColor="background1"/>
              </w:rPr>
            </w:pPr>
            <w:r w:rsidRPr="00AE50D9">
              <w:rPr>
                <w:rFonts w:ascii="Roboto Condensed" w:eastAsia="Calibri" w:hAnsi="Roboto Condensed"/>
                <w:b/>
                <w:color w:val="FFFFFF" w:themeColor="background1"/>
              </w:rPr>
              <w:t>Liens pédagogiques</w:t>
            </w:r>
          </w:p>
        </w:tc>
        <w:tc>
          <w:tcPr>
            <w:tcW w:w="7799" w:type="dxa"/>
            <w:gridSpan w:val="3"/>
            <w:shd w:val="clear" w:color="auto" w:fill="F1E5F7"/>
            <w:vAlign w:val="center"/>
          </w:tcPr>
          <w:p w14:paraId="3BD9E496" w14:textId="6CF9F79C" w:rsidR="001F7757" w:rsidRPr="00194541" w:rsidRDefault="001F7757" w:rsidP="001F7757">
            <w:pPr>
              <w:spacing w:after="0" w:line="240" w:lineRule="auto"/>
              <w:rPr>
                <w:rFonts w:ascii="Roboto Condensed" w:hAnsi="Roboto Condensed"/>
                <w:sz w:val="20"/>
                <w:szCs w:val="20"/>
              </w:rPr>
            </w:pPr>
            <w:r>
              <w:rPr>
                <w:rFonts w:ascii="Roboto Condensed" w:eastAsia="Calibri" w:hAnsi="Roboto Condensed"/>
                <w:sz w:val="20"/>
                <w:szCs w:val="20"/>
              </w:rPr>
              <w:t>Ce module optionnel permet d'aborder les enjeux de l’énergie dans le monde actuel. À travers la connaissance et la compréhension des différents modes de production actuels ou à venir, l’étudiant mobilise un ensemble de connaissances acquises lors de son parcours à l’école.</w:t>
            </w:r>
          </w:p>
        </w:tc>
      </w:tr>
      <w:tr w:rsidR="001F7757" w14:paraId="72B5DF5B" w14:textId="77777777" w:rsidTr="007E6D0E">
        <w:trPr>
          <w:trHeight w:val="406"/>
        </w:trPr>
        <w:tc>
          <w:tcPr>
            <w:tcW w:w="2515" w:type="dxa"/>
            <w:gridSpan w:val="2"/>
            <w:shd w:val="clear" w:color="auto" w:fill="282D46"/>
            <w:vAlign w:val="center"/>
          </w:tcPr>
          <w:p w14:paraId="2ECEBF88" w14:textId="77777777" w:rsidR="001F7757" w:rsidRPr="00AE50D9" w:rsidRDefault="001F7757" w:rsidP="001F7757">
            <w:pPr>
              <w:spacing w:after="0" w:line="240" w:lineRule="auto"/>
              <w:rPr>
                <w:rFonts w:ascii="Roboto Condensed" w:hAnsi="Roboto Condensed"/>
                <w:b/>
                <w:color w:val="FFFFFF" w:themeColor="background1"/>
              </w:rPr>
            </w:pPr>
            <w:r w:rsidRPr="00AE50D9">
              <w:rPr>
                <w:rFonts w:ascii="Roboto Condensed" w:eastAsia="Calibri" w:hAnsi="Roboto Condensed"/>
                <w:b/>
                <w:color w:val="FFFFFF" w:themeColor="background1"/>
              </w:rPr>
              <w:t xml:space="preserve">Contenu </w:t>
            </w:r>
          </w:p>
        </w:tc>
        <w:tc>
          <w:tcPr>
            <w:tcW w:w="7799" w:type="dxa"/>
            <w:gridSpan w:val="3"/>
            <w:shd w:val="clear" w:color="auto" w:fill="F1E5F7"/>
            <w:vAlign w:val="center"/>
          </w:tcPr>
          <w:p w14:paraId="3F9FB070" w14:textId="77777777" w:rsidR="001F7757" w:rsidRDefault="001F7757" w:rsidP="001F7757">
            <w:pPr>
              <w:spacing w:after="0" w:line="240" w:lineRule="auto"/>
              <w:rPr>
                <w:rFonts w:ascii="Roboto Condensed" w:hAnsi="Roboto Condensed"/>
                <w:sz w:val="20"/>
                <w:szCs w:val="20"/>
              </w:rPr>
            </w:pPr>
            <w:r>
              <w:rPr>
                <w:rFonts w:ascii="Roboto Condensed" w:eastAsia="Calibri" w:hAnsi="Roboto Condensed"/>
                <w:sz w:val="20"/>
                <w:szCs w:val="20"/>
              </w:rPr>
              <w:t>Ce module en mode projet a pour objectif le développement d’un projet autour de l’énergie à l’échelle macro (production/utilisation/impact) :</w:t>
            </w:r>
          </w:p>
          <w:p w14:paraId="6C409B71" w14:textId="77777777" w:rsidR="001F7757" w:rsidRDefault="001F7757" w:rsidP="001F7757">
            <w:pPr>
              <w:spacing w:after="0" w:line="240" w:lineRule="auto"/>
              <w:rPr>
                <w:rFonts w:ascii="Roboto Condensed" w:hAnsi="Roboto Condensed"/>
                <w:sz w:val="20"/>
                <w:szCs w:val="20"/>
              </w:rPr>
            </w:pPr>
            <w:r>
              <w:rPr>
                <w:rFonts w:ascii="Roboto Condensed" w:eastAsia="Calibri" w:hAnsi="Roboto Condensed"/>
                <w:sz w:val="20"/>
                <w:szCs w:val="20"/>
              </w:rPr>
              <w:t>- recherches d’informations sur le sujet choisi</w:t>
            </w:r>
          </w:p>
          <w:p w14:paraId="05982754" w14:textId="77777777" w:rsidR="001F7757" w:rsidRDefault="001F7757" w:rsidP="001F7757">
            <w:pPr>
              <w:spacing w:after="0" w:line="240" w:lineRule="auto"/>
              <w:rPr>
                <w:rFonts w:ascii="Roboto Condensed" w:hAnsi="Roboto Condensed"/>
                <w:sz w:val="20"/>
                <w:szCs w:val="20"/>
              </w:rPr>
            </w:pPr>
            <w:r>
              <w:rPr>
                <w:rFonts w:ascii="Roboto Condensed" w:eastAsia="Calibri" w:hAnsi="Roboto Condensed"/>
                <w:sz w:val="20"/>
                <w:szCs w:val="20"/>
              </w:rPr>
              <w:t>- questionnement</w:t>
            </w:r>
          </w:p>
          <w:p w14:paraId="39297CEF" w14:textId="77777777" w:rsidR="001F7757" w:rsidRDefault="001F7757" w:rsidP="001F7757">
            <w:pPr>
              <w:spacing w:after="0" w:line="240" w:lineRule="auto"/>
              <w:rPr>
                <w:rFonts w:ascii="Roboto Condensed" w:hAnsi="Roboto Condensed"/>
                <w:sz w:val="20"/>
                <w:szCs w:val="20"/>
              </w:rPr>
            </w:pPr>
            <w:r>
              <w:rPr>
                <w:rFonts w:ascii="Roboto Condensed" w:eastAsia="Calibri" w:hAnsi="Roboto Condensed"/>
                <w:sz w:val="20"/>
                <w:szCs w:val="20"/>
              </w:rPr>
              <w:t>- génération d’idées</w:t>
            </w:r>
          </w:p>
          <w:p w14:paraId="07AAB83E" w14:textId="77777777" w:rsidR="001F7757" w:rsidRDefault="001F7757" w:rsidP="001F7757">
            <w:pPr>
              <w:spacing w:after="0" w:line="240" w:lineRule="auto"/>
              <w:rPr>
                <w:rFonts w:ascii="Roboto Condensed" w:hAnsi="Roboto Condensed"/>
                <w:sz w:val="20"/>
                <w:szCs w:val="20"/>
              </w:rPr>
            </w:pPr>
            <w:r>
              <w:rPr>
                <w:rFonts w:ascii="Roboto Condensed" w:eastAsia="Calibri" w:hAnsi="Roboto Condensed"/>
                <w:sz w:val="20"/>
                <w:szCs w:val="20"/>
              </w:rPr>
              <w:t>- proposition d’action(s)</w:t>
            </w:r>
          </w:p>
          <w:p w14:paraId="3B6AC6B7" w14:textId="77777777" w:rsidR="001F7757" w:rsidRDefault="001F7757" w:rsidP="001F7757">
            <w:pPr>
              <w:spacing w:after="0" w:line="240" w:lineRule="auto"/>
              <w:rPr>
                <w:rFonts w:ascii="Roboto Condensed" w:hAnsi="Roboto Condensed"/>
                <w:sz w:val="20"/>
                <w:szCs w:val="20"/>
              </w:rPr>
            </w:pPr>
            <w:r>
              <w:rPr>
                <w:rFonts w:ascii="Roboto Condensed" w:eastAsia="Calibri" w:hAnsi="Roboto Condensed"/>
                <w:sz w:val="20"/>
                <w:szCs w:val="20"/>
              </w:rPr>
              <w:t>- identification des impacts associés</w:t>
            </w:r>
          </w:p>
          <w:p w14:paraId="18F4643B" w14:textId="0A562A0F" w:rsidR="001F7757" w:rsidRPr="00194541" w:rsidRDefault="001F7757" w:rsidP="001F7757">
            <w:pPr>
              <w:spacing w:after="0" w:line="240" w:lineRule="auto"/>
              <w:rPr>
                <w:rFonts w:ascii="Roboto Condensed" w:hAnsi="Roboto Condensed"/>
                <w:sz w:val="20"/>
                <w:szCs w:val="20"/>
              </w:rPr>
            </w:pPr>
            <w:r>
              <w:rPr>
                <w:rFonts w:ascii="Roboto Condensed" w:eastAsia="Calibri" w:hAnsi="Roboto Condensed"/>
                <w:sz w:val="20"/>
                <w:szCs w:val="20"/>
              </w:rPr>
              <w:t>- bilan</w:t>
            </w:r>
          </w:p>
        </w:tc>
      </w:tr>
      <w:tr w:rsidR="001F7757" w14:paraId="63B57F5E" w14:textId="77777777" w:rsidTr="007E6D0E">
        <w:trPr>
          <w:trHeight w:val="550"/>
        </w:trPr>
        <w:tc>
          <w:tcPr>
            <w:tcW w:w="2515" w:type="dxa"/>
            <w:gridSpan w:val="2"/>
            <w:shd w:val="clear" w:color="auto" w:fill="282D46"/>
            <w:vAlign w:val="center"/>
          </w:tcPr>
          <w:p w14:paraId="4646A18A" w14:textId="77777777" w:rsidR="001F7757" w:rsidRPr="00AE50D9" w:rsidRDefault="001F7757" w:rsidP="001F7757">
            <w:pPr>
              <w:spacing w:after="0" w:line="240" w:lineRule="auto"/>
              <w:rPr>
                <w:rFonts w:ascii="Roboto Condensed" w:hAnsi="Roboto Condensed"/>
                <w:b/>
                <w:color w:val="FFFFFF" w:themeColor="background1"/>
              </w:rPr>
            </w:pPr>
            <w:r w:rsidRPr="00AE50D9">
              <w:rPr>
                <w:rFonts w:ascii="Roboto Condensed" w:eastAsia="Calibri" w:hAnsi="Roboto Condensed"/>
                <w:b/>
                <w:color w:val="FFFFFF" w:themeColor="background1"/>
              </w:rPr>
              <w:t>Modalités d’enseignement</w:t>
            </w:r>
          </w:p>
        </w:tc>
        <w:tc>
          <w:tcPr>
            <w:tcW w:w="7799" w:type="dxa"/>
            <w:gridSpan w:val="3"/>
            <w:shd w:val="clear" w:color="auto" w:fill="F1E5F7"/>
            <w:vAlign w:val="center"/>
          </w:tcPr>
          <w:p w14:paraId="1EB01229" w14:textId="37A3803D" w:rsidR="001F7757" w:rsidRPr="00194541" w:rsidRDefault="001F7757" w:rsidP="001F7757">
            <w:pPr>
              <w:spacing w:after="0" w:line="240" w:lineRule="auto"/>
              <w:rPr>
                <w:rFonts w:ascii="Roboto Condensed" w:hAnsi="Roboto Condensed"/>
                <w:sz w:val="20"/>
                <w:szCs w:val="20"/>
              </w:rPr>
            </w:pPr>
            <w:r>
              <w:rPr>
                <w:rFonts w:ascii="Roboto Condensed" w:eastAsia="Calibri" w:hAnsi="Roboto Condensed"/>
                <w:sz w:val="20"/>
                <w:szCs w:val="20"/>
              </w:rPr>
              <w:t>Enseignement en mode projet par groupes de 4 à 5 étudiants</w:t>
            </w:r>
          </w:p>
        </w:tc>
      </w:tr>
      <w:tr w:rsidR="001F7757" w14:paraId="023C9DEE" w14:textId="77777777" w:rsidTr="007E6D0E">
        <w:trPr>
          <w:trHeight w:val="827"/>
        </w:trPr>
        <w:tc>
          <w:tcPr>
            <w:tcW w:w="2515" w:type="dxa"/>
            <w:gridSpan w:val="2"/>
            <w:shd w:val="clear" w:color="auto" w:fill="282D46"/>
            <w:vAlign w:val="center"/>
          </w:tcPr>
          <w:p w14:paraId="44E41622" w14:textId="77777777" w:rsidR="001F7757" w:rsidRPr="00AE50D9" w:rsidRDefault="001F7757" w:rsidP="001F7757">
            <w:pPr>
              <w:spacing w:after="0" w:line="240" w:lineRule="auto"/>
              <w:rPr>
                <w:rFonts w:ascii="Roboto Condensed" w:hAnsi="Roboto Condensed"/>
                <w:b/>
                <w:color w:val="FFFFFF" w:themeColor="background1"/>
              </w:rPr>
            </w:pPr>
            <w:r w:rsidRPr="00AE50D9">
              <w:rPr>
                <w:rFonts w:ascii="Roboto Condensed" w:eastAsia="Calibri" w:hAnsi="Roboto Condensed"/>
                <w:b/>
                <w:color w:val="FFFFFF" w:themeColor="background1"/>
              </w:rPr>
              <w:lastRenderedPageBreak/>
              <w:t>Modalités d’évaluation des acquis d’apprentissage</w:t>
            </w:r>
          </w:p>
        </w:tc>
        <w:tc>
          <w:tcPr>
            <w:tcW w:w="7799" w:type="dxa"/>
            <w:gridSpan w:val="3"/>
            <w:shd w:val="clear" w:color="auto" w:fill="F1E5F7"/>
            <w:vAlign w:val="center"/>
          </w:tcPr>
          <w:p w14:paraId="7D320026" w14:textId="16EEC218" w:rsidR="001F7757" w:rsidRPr="00194541" w:rsidRDefault="001F7757" w:rsidP="001F7757">
            <w:pPr>
              <w:spacing w:after="0" w:line="240" w:lineRule="auto"/>
              <w:rPr>
                <w:rFonts w:ascii="Roboto Condensed" w:eastAsia="Calibri" w:hAnsi="Roboto Condensed"/>
                <w:sz w:val="20"/>
                <w:szCs w:val="20"/>
              </w:rPr>
            </w:pPr>
            <w:r>
              <w:rPr>
                <w:rFonts w:ascii="Roboto Condensed" w:eastAsia="Calibri" w:hAnsi="Roboto Condensed"/>
                <w:sz w:val="20"/>
                <w:szCs w:val="20"/>
              </w:rPr>
              <w:t>Les étudiants seront évalués par rapport à leur implication dans le groupe et par un rapport de projet par groupe (30 %-70%)</w:t>
            </w:r>
          </w:p>
        </w:tc>
      </w:tr>
      <w:tr w:rsidR="003620FB" w14:paraId="1676D032" w14:textId="77777777" w:rsidTr="007E6D0E">
        <w:tc>
          <w:tcPr>
            <w:tcW w:w="2515" w:type="dxa"/>
            <w:gridSpan w:val="2"/>
            <w:shd w:val="clear" w:color="auto" w:fill="282D46"/>
            <w:vAlign w:val="center"/>
          </w:tcPr>
          <w:p w14:paraId="6A836B21" w14:textId="77777777" w:rsidR="003620FB" w:rsidRPr="00AE50D9" w:rsidRDefault="003620FB" w:rsidP="00AE50D9">
            <w:pPr>
              <w:spacing w:after="0" w:line="240" w:lineRule="auto"/>
              <w:rPr>
                <w:rFonts w:ascii="Roboto Condensed" w:hAnsi="Roboto Condensed"/>
                <w:b/>
                <w:color w:val="FFFFFF" w:themeColor="background1"/>
              </w:rPr>
            </w:pPr>
            <w:r w:rsidRPr="00AE50D9">
              <w:rPr>
                <w:rFonts w:ascii="Roboto Condensed" w:eastAsia="Calibri" w:hAnsi="Roboto Condensed"/>
                <w:b/>
                <w:color w:val="FFFFFF" w:themeColor="background1"/>
              </w:rPr>
              <w:t>Ressources - références</w:t>
            </w:r>
          </w:p>
        </w:tc>
        <w:tc>
          <w:tcPr>
            <w:tcW w:w="7799" w:type="dxa"/>
            <w:gridSpan w:val="3"/>
            <w:shd w:val="clear" w:color="auto" w:fill="F1E5F7"/>
          </w:tcPr>
          <w:p w14:paraId="4EB1CF9E" w14:textId="77777777" w:rsidR="003620FB" w:rsidRDefault="003620FB" w:rsidP="00BC71AD">
            <w:pPr>
              <w:rPr>
                <w:rFonts w:eastAsia="Calibri"/>
              </w:rPr>
            </w:pPr>
          </w:p>
        </w:tc>
      </w:tr>
    </w:tbl>
    <w:p w14:paraId="671DC1F0" w14:textId="77777777" w:rsidR="003620FB" w:rsidRDefault="003620FB" w:rsidP="003620FB"/>
    <w:p w14:paraId="7BA601BB" w14:textId="77777777" w:rsidR="003620FB" w:rsidRDefault="003620FB" w:rsidP="003620FB">
      <w:r>
        <w:br w:type="page"/>
      </w:r>
    </w:p>
    <w:tbl>
      <w:tblPr>
        <w:tblStyle w:val="Grilledutableau"/>
        <w:tblW w:w="0" w:type="auto"/>
        <w:tblBorders>
          <w:top w:val="single" w:sz="12" w:space="0" w:color="FFFFFF" w:themeColor="background1"/>
          <w:left w:val="single" w:sz="12" w:space="0" w:color="FFFFFF" w:themeColor="background1"/>
          <w:bottom w:val="single" w:sz="12" w:space="0" w:color="FFFFFF" w:themeColor="background1"/>
          <w:right w:val="single" w:sz="12" w:space="0" w:color="FFFFFF" w:themeColor="background1"/>
          <w:insideH w:val="single" w:sz="12" w:space="0" w:color="FFFFFF" w:themeColor="background1"/>
          <w:insideV w:val="single" w:sz="12" w:space="0" w:color="FFFFFF" w:themeColor="background1"/>
        </w:tblBorders>
        <w:tblLook w:val="04A0" w:firstRow="1" w:lastRow="0" w:firstColumn="1" w:lastColumn="0" w:noHBand="0" w:noVBand="1"/>
      </w:tblPr>
      <w:tblGrid>
        <w:gridCol w:w="1951"/>
        <w:gridCol w:w="567"/>
        <w:gridCol w:w="1701"/>
        <w:gridCol w:w="3119"/>
        <w:gridCol w:w="1874"/>
      </w:tblGrid>
      <w:tr w:rsidR="008E4BE6" w:rsidRPr="00365C00" w14:paraId="09C1A885" w14:textId="77777777" w:rsidTr="006236C0">
        <w:trPr>
          <w:trHeight w:val="397"/>
        </w:trPr>
        <w:tc>
          <w:tcPr>
            <w:tcW w:w="9212" w:type="dxa"/>
            <w:gridSpan w:val="5"/>
            <w:shd w:val="clear" w:color="auto" w:fill="62257F"/>
            <w:vAlign w:val="center"/>
          </w:tcPr>
          <w:p w14:paraId="343FAC4C" w14:textId="77777777" w:rsidR="008E4BE6" w:rsidRPr="001B31E1" w:rsidRDefault="008E4BE6" w:rsidP="006236C0">
            <w:pPr>
              <w:jc w:val="center"/>
              <w:rPr>
                <w:rFonts w:ascii="Ando Bold" w:hAnsi="Ando Bold"/>
                <w:color w:val="FFFFFF" w:themeColor="background1"/>
                <w:sz w:val="40"/>
              </w:rPr>
            </w:pPr>
            <w:r w:rsidRPr="001B31E1">
              <w:rPr>
                <w:rFonts w:ascii="Ando Bold" w:hAnsi="Ando Bold"/>
                <w:color w:val="FFFFFF" w:themeColor="background1"/>
                <w:sz w:val="40"/>
              </w:rPr>
              <w:lastRenderedPageBreak/>
              <w:t>[P3 C2] ÉCO INNOVATION ET FILIÈRES DURABLES</w:t>
            </w:r>
          </w:p>
        </w:tc>
      </w:tr>
      <w:tr w:rsidR="008E4BE6" w14:paraId="5EFBD931" w14:textId="77777777" w:rsidTr="006236C0">
        <w:trPr>
          <w:trHeight w:val="397"/>
        </w:trPr>
        <w:tc>
          <w:tcPr>
            <w:tcW w:w="1951" w:type="dxa"/>
            <w:shd w:val="clear" w:color="auto" w:fill="282D46"/>
            <w:vAlign w:val="center"/>
          </w:tcPr>
          <w:p w14:paraId="656A9FAD" w14:textId="77777777" w:rsidR="008E4BE6" w:rsidRPr="007E6D0E" w:rsidRDefault="008E4BE6" w:rsidP="006236C0">
            <w:pPr>
              <w:rPr>
                <w:rFonts w:ascii="Roboto Condensed" w:hAnsi="Roboto Condensed"/>
                <w:b/>
                <w:color w:val="FFFFFF" w:themeColor="background1"/>
              </w:rPr>
            </w:pPr>
            <w:r w:rsidRPr="007E6D0E">
              <w:rPr>
                <w:rFonts w:ascii="Roboto Condensed" w:hAnsi="Roboto Condensed"/>
                <w:b/>
                <w:color w:val="FFFFFF" w:themeColor="background1"/>
              </w:rPr>
              <w:t>SEMESTRE 9</w:t>
            </w:r>
          </w:p>
        </w:tc>
        <w:tc>
          <w:tcPr>
            <w:tcW w:w="5387" w:type="dxa"/>
            <w:gridSpan w:val="3"/>
            <w:shd w:val="clear" w:color="auto" w:fill="F1E5F7"/>
            <w:vAlign w:val="center"/>
          </w:tcPr>
          <w:p w14:paraId="467C93E0" w14:textId="77777777" w:rsidR="008E4BE6" w:rsidRPr="00194541" w:rsidRDefault="008E4BE6" w:rsidP="006236C0">
            <w:pPr>
              <w:rPr>
                <w:rFonts w:ascii="Roboto Condensed" w:hAnsi="Roboto Condensed"/>
              </w:rPr>
            </w:pPr>
            <w:r w:rsidRPr="00194541">
              <w:rPr>
                <w:rFonts w:ascii="Roboto Condensed" w:hAnsi="Roboto Condensed"/>
              </w:rPr>
              <w:t>Pôle : GI et DDQ</w:t>
            </w:r>
          </w:p>
        </w:tc>
        <w:tc>
          <w:tcPr>
            <w:tcW w:w="1874" w:type="dxa"/>
            <w:shd w:val="clear" w:color="auto" w:fill="F1E5F7"/>
            <w:vAlign w:val="center"/>
          </w:tcPr>
          <w:p w14:paraId="3441E506" w14:textId="77777777" w:rsidR="008E4BE6" w:rsidRPr="00AB39E1" w:rsidRDefault="008E4BE6" w:rsidP="006236C0">
            <w:pPr>
              <w:rPr>
                <w:i/>
              </w:rPr>
            </w:pPr>
          </w:p>
        </w:tc>
      </w:tr>
      <w:tr w:rsidR="008E4BE6" w14:paraId="69546F4F" w14:textId="77777777" w:rsidTr="006236C0">
        <w:trPr>
          <w:trHeight w:val="340"/>
        </w:trPr>
        <w:tc>
          <w:tcPr>
            <w:tcW w:w="4219" w:type="dxa"/>
            <w:gridSpan w:val="3"/>
            <w:shd w:val="clear" w:color="auto" w:fill="F1E5F7"/>
            <w:vAlign w:val="center"/>
          </w:tcPr>
          <w:p w14:paraId="7EC8079C" w14:textId="77777777" w:rsidR="008E4BE6" w:rsidRPr="00EB5E26" w:rsidRDefault="008E4BE6" w:rsidP="006236C0">
            <w:pPr>
              <w:rPr>
                <w:rFonts w:ascii="Roboto Condensed" w:hAnsi="Roboto Condensed"/>
                <w:b/>
              </w:rPr>
            </w:pPr>
            <w:r w:rsidRPr="00EB5E26">
              <w:rPr>
                <w:rFonts w:ascii="Roboto Condensed" w:hAnsi="Roboto Condensed"/>
                <w:b/>
              </w:rPr>
              <w:t>Horaire présentiel : 12h CM, 16h TD</w:t>
            </w:r>
          </w:p>
        </w:tc>
        <w:tc>
          <w:tcPr>
            <w:tcW w:w="3119" w:type="dxa"/>
            <w:shd w:val="clear" w:color="auto" w:fill="F1E5F7"/>
            <w:vAlign w:val="center"/>
          </w:tcPr>
          <w:p w14:paraId="5AD8F191" w14:textId="77777777" w:rsidR="008E4BE6" w:rsidRPr="00194541" w:rsidRDefault="008E4BE6" w:rsidP="006236C0">
            <w:pPr>
              <w:rPr>
                <w:rFonts w:ascii="Roboto Condensed" w:hAnsi="Roboto Condensed"/>
              </w:rPr>
            </w:pPr>
            <w:r w:rsidRPr="00194541">
              <w:rPr>
                <w:rFonts w:ascii="Roboto Condensed" w:hAnsi="Roboto Condensed"/>
              </w:rPr>
              <w:t>Travail personnel :</w:t>
            </w:r>
          </w:p>
        </w:tc>
        <w:tc>
          <w:tcPr>
            <w:tcW w:w="1874" w:type="dxa"/>
            <w:shd w:val="clear" w:color="auto" w:fill="F1E5F7"/>
            <w:vAlign w:val="center"/>
          </w:tcPr>
          <w:p w14:paraId="4FB8384B" w14:textId="77777777" w:rsidR="008E4BE6" w:rsidRPr="00194541" w:rsidRDefault="008E4BE6" w:rsidP="006236C0">
            <w:pPr>
              <w:rPr>
                <w:rFonts w:ascii="Roboto Condensed" w:hAnsi="Roboto Condensed"/>
              </w:rPr>
            </w:pPr>
            <w:r w:rsidRPr="00194541">
              <w:rPr>
                <w:rFonts w:ascii="Roboto Condensed" w:hAnsi="Roboto Condensed"/>
              </w:rPr>
              <w:t>ECTS : 2</w:t>
            </w:r>
          </w:p>
        </w:tc>
      </w:tr>
      <w:tr w:rsidR="008E4BE6" w14:paraId="7CA387A2" w14:textId="77777777" w:rsidTr="006236C0">
        <w:tc>
          <w:tcPr>
            <w:tcW w:w="4219" w:type="dxa"/>
            <w:gridSpan w:val="3"/>
            <w:shd w:val="clear" w:color="auto" w:fill="282D46"/>
            <w:vAlign w:val="center"/>
          </w:tcPr>
          <w:p w14:paraId="673F1046" w14:textId="77777777" w:rsidR="008E4BE6" w:rsidRPr="007E6D0E" w:rsidRDefault="008E4BE6" w:rsidP="006236C0">
            <w:pPr>
              <w:rPr>
                <w:rFonts w:ascii="Roboto Condensed" w:hAnsi="Roboto Condensed"/>
                <w:b/>
                <w:color w:val="FFFFFF" w:themeColor="background1"/>
              </w:rPr>
            </w:pPr>
            <w:r w:rsidRPr="007E6D0E">
              <w:rPr>
                <w:rFonts w:ascii="Roboto Condensed" w:hAnsi="Roboto Condensed"/>
                <w:b/>
                <w:color w:val="FFFFFF" w:themeColor="background1"/>
              </w:rPr>
              <w:t xml:space="preserve">Responsable : O. </w:t>
            </w:r>
            <w:proofErr w:type="spellStart"/>
            <w:r w:rsidRPr="007E6D0E">
              <w:rPr>
                <w:rFonts w:ascii="Roboto Condensed" w:hAnsi="Roboto Condensed"/>
                <w:b/>
                <w:color w:val="FFFFFF" w:themeColor="background1"/>
              </w:rPr>
              <w:t>Chery</w:t>
            </w:r>
            <w:proofErr w:type="spellEnd"/>
          </w:p>
        </w:tc>
        <w:tc>
          <w:tcPr>
            <w:tcW w:w="4993" w:type="dxa"/>
            <w:gridSpan w:val="2"/>
            <w:shd w:val="clear" w:color="auto" w:fill="F1E5F7"/>
            <w:vAlign w:val="center"/>
          </w:tcPr>
          <w:p w14:paraId="796040D1" w14:textId="77777777" w:rsidR="008E4BE6" w:rsidRPr="00EB5E26" w:rsidRDefault="008E4BE6" w:rsidP="006236C0">
            <w:pPr>
              <w:rPr>
                <w:rFonts w:ascii="Roboto Condensed" w:hAnsi="Roboto Condensed"/>
                <w:b/>
              </w:rPr>
            </w:pPr>
            <w:r w:rsidRPr="00EB5E26">
              <w:rPr>
                <w:rFonts w:ascii="Roboto Condensed" w:hAnsi="Roboto Condensed"/>
                <w:b/>
              </w:rPr>
              <w:t xml:space="preserve">Intervenants : M. Carre (La Conserverie locale), F. </w:t>
            </w:r>
            <w:proofErr w:type="spellStart"/>
            <w:r w:rsidRPr="00EB5E26">
              <w:rPr>
                <w:rFonts w:ascii="Roboto Condensed" w:hAnsi="Roboto Condensed"/>
                <w:b/>
              </w:rPr>
              <w:t>Kasmi</w:t>
            </w:r>
            <w:proofErr w:type="spellEnd"/>
            <w:r>
              <w:rPr>
                <w:rFonts w:ascii="Roboto Condensed" w:hAnsi="Roboto Condensed"/>
                <w:b/>
              </w:rPr>
              <w:t xml:space="preserve"> et B. Marche</w:t>
            </w:r>
          </w:p>
        </w:tc>
      </w:tr>
      <w:tr w:rsidR="008E4BE6" w14:paraId="3743A297" w14:textId="77777777" w:rsidTr="006236C0">
        <w:trPr>
          <w:trHeight w:val="2106"/>
        </w:trPr>
        <w:tc>
          <w:tcPr>
            <w:tcW w:w="2518" w:type="dxa"/>
            <w:gridSpan w:val="2"/>
            <w:shd w:val="clear" w:color="auto" w:fill="282D46"/>
            <w:vAlign w:val="center"/>
          </w:tcPr>
          <w:p w14:paraId="28975FD8" w14:textId="77777777" w:rsidR="008E4BE6" w:rsidRPr="007E6D0E" w:rsidRDefault="008E4BE6" w:rsidP="006236C0">
            <w:pPr>
              <w:rPr>
                <w:rFonts w:ascii="Roboto Condensed" w:hAnsi="Roboto Condensed"/>
                <w:b/>
                <w:color w:val="FFFFFF" w:themeColor="background1"/>
              </w:rPr>
            </w:pPr>
            <w:r w:rsidRPr="007E6D0E">
              <w:rPr>
                <w:rFonts w:ascii="Roboto Condensed" w:hAnsi="Roboto Condensed"/>
                <w:b/>
                <w:color w:val="FFFFFF" w:themeColor="background1"/>
              </w:rPr>
              <w:t>Acquis d’apprentissage visés</w:t>
            </w:r>
          </w:p>
        </w:tc>
        <w:tc>
          <w:tcPr>
            <w:tcW w:w="6694" w:type="dxa"/>
            <w:gridSpan w:val="3"/>
            <w:shd w:val="clear" w:color="auto" w:fill="F1E5F7"/>
            <w:vAlign w:val="center"/>
          </w:tcPr>
          <w:p w14:paraId="52449D09" w14:textId="77777777" w:rsidR="008E4BE6" w:rsidRDefault="008E4BE6" w:rsidP="008E4BE6">
            <w:pPr>
              <w:pStyle w:val="Paragraphedeliste"/>
              <w:widowControl/>
              <w:numPr>
                <w:ilvl w:val="0"/>
                <w:numId w:val="26"/>
              </w:numPr>
              <w:suppressAutoHyphens w:val="0"/>
              <w:spacing w:after="0" w:line="240" w:lineRule="auto"/>
              <w:ind w:left="0" w:hanging="662"/>
              <w:rPr>
                <w:rFonts w:ascii="Roboto Condensed" w:hAnsi="Roboto Condensed"/>
                <w:sz w:val="20"/>
                <w:szCs w:val="20"/>
              </w:rPr>
            </w:pPr>
            <w:r>
              <w:rPr>
                <w:rFonts w:ascii="Roboto Condensed" w:hAnsi="Roboto Condensed"/>
                <w:sz w:val="20"/>
                <w:szCs w:val="20"/>
              </w:rPr>
              <w:t>A la fin du module, les étudiants doivent être capables de :</w:t>
            </w:r>
          </w:p>
          <w:p w14:paraId="2D494B9F" w14:textId="77777777" w:rsidR="008E4BE6" w:rsidRDefault="008E4BE6" w:rsidP="008E4BE6">
            <w:pPr>
              <w:pStyle w:val="Paragraphedeliste"/>
              <w:widowControl/>
              <w:numPr>
                <w:ilvl w:val="0"/>
                <w:numId w:val="26"/>
              </w:numPr>
              <w:suppressAutoHyphens w:val="0"/>
              <w:spacing w:after="0" w:line="240" w:lineRule="auto"/>
              <w:ind w:left="0" w:hanging="662"/>
              <w:rPr>
                <w:rFonts w:ascii="Roboto Condensed" w:hAnsi="Roboto Condensed"/>
                <w:sz w:val="20"/>
                <w:szCs w:val="20"/>
              </w:rPr>
            </w:pPr>
          </w:p>
          <w:p w14:paraId="6FE6D512" w14:textId="77777777" w:rsidR="008E4BE6" w:rsidRPr="00194541" w:rsidRDefault="008E4BE6" w:rsidP="008E4BE6">
            <w:pPr>
              <w:pStyle w:val="Paragraphedeliste"/>
              <w:widowControl/>
              <w:numPr>
                <w:ilvl w:val="0"/>
                <w:numId w:val="26"/>
              </w:numPr>
              <w:suppressAutoHyphens w:val="0"/>
              <w:spacing w:after="0" w:line="240" w:lineRule="auto"/>
              <w:ind w:left="0" w:hanging="662"/>
              <w:rPr>
                <w:rFonts w:ascii="Roboto Condensed" w:hAnsi="Roboto Condensed"/>
                <w:sz w:val="20"/>
                <w:szCs w:val="20"/>
              </w:rPr>
            </w:pPr>
            <w:r>
              <w:rPr>
                <w:rFonts w:ascii="Roboto Condensed" w:hAnsi="Roboto Condensed"/>
                <w:sz w:val="20"/>
                <w:szCs w:val="20"/>
              </w:rPr>
              <w:t>C</w:t>
            </w:r>
            <w:r w:rsidRPr="00194541">
              <w:rPr>
                <w:rFonts w:ascii="Roboto Condensed" w:hAnsi="Roboto Condensed"/>
                <w:sz w:val="20"/>
                <w:szCs w:val="20"/>
              </w:rPr>
              <w:t>onstruire un projet de conception d’un nouveau produit ou d’un nouveau service en prenant en compte les aspects environnementaux dans toutes les phases de son cycle de vie</w:t>
            </w:r>
          </w:p>
          <w:p w14:paraId="05890A3B" w14:textId="77777777" w:rsidR="008E4BE6" w:rsidRPr="00194541" w:rsidRDefault="008E4BE6" w:rsidP="008E4BE6">
            <w:pPr>
              <w:pStyle w:val="Paragraphedeliste"/>
              <w:widowControl/>
              <w:numPr>
                <w:ilvl w:val="0"/>
                <w:numId w:val="26"/>
              </w:numPr>
              <w:suppressAutoHyphens w:val="0"/>
              <w:spacing w:after="0" w:line="240" w:lineRule="auto"/>
              <w:ind w:left="0" w:hanging="662"/>
              <w:rPr>
                <w:rFonts w:ascii="Roboto Condensed" w:hAnsi="Roboto Condensed"/>
                <w:sz w:val="20"/>
                <w:szCs w:val="20"/>
              </w:rPr>
            </w:pPr>
            <w:r w:rsidRPr="00194541">
              <w:rPr>
                <w:rFonts w:ascii="Roboto Condensed" w:hAnsi="Roboto Condensed"/>
                <w:sz w:val="20"/>
                <w:szCs w:val="20"/>
              </w:rPr>
              <w:t>Identifier les normes et les réglementations en rapport avec l’éco innovation</w:t>
            </w:r>
          </w:p>
          <w:p w14:paraId="755A221E" w14:textId="77777777" w:rsidR="008E4BE6" w:rsidRPr="00194541" w:rsidRDefault="008E4BE6" w:rsidP="008E4BE6">
            <w:pPr>
              <w:pStyle w:val="Paragraphedeliste"/>
              <w:widowControl/>
              <w:numPr>
                <w:ilvl w:val="0"/>
                <w:numId w:val="26"/>
              </w:numPr>
              <w:suppressAutoHyphens w:val="0"/>
              <w:spacing w:after="0" w:line="240" w:lineRule="auto"/>
              <w:ind w:left="0" w:hanging="662"/>
              <w:rPr>
                <w:rFonts w:ascii="Roboto Condensed" w:hAnsi="Roboto Condensed"/>
                <w:sz w:val="20"/>
                <w:szCs w:val="20"/>
              </w:rPr>
            </w:pPr>
            <w:r w:rsidRPr="00194541">
              <w:rPr>
                <w:rFonts w:ascii="Roboto Condensed" w:hAnsi="Roboto Condensed"/>
                <w:sz w:val="20"/>
                <w:szCs w:val="20"/>
              </w:rPr>
              <w:t>Décrire les flux de déchets et leur devenir</w:t>
            </w:r>
          </w:p>
          <w:p w14:paraId="1DDBCAF1" w14:textId="77777777" w:rsidR="008E4BE6" w:rsidRPr="00194541" w:rsidRDefault="008E4BE6" w:rsidP="008E4BE6">
            <w:pPr>
              <w:pStyle w:val="Paragraphedeliste"/>
              <w:widowControl/>
              <w:numPr>
                <w:ilvl w:val="0"/>
                <w:numId w:val="26"/>
              </w:numPr>
              <w:suppressAutoHyphens w:val="0"/>
              <w:spacing w:after="0" w:line="240" w:lineRule="auto"/>
              <w:ind w:left="0" w:hanging="662"/>
              <w:rPr>
                <w:rFonts w:ascii="Roboto Condensed" w:hAnsi="Roboto Condensed"/>
                <w:sz w:val="20"/>
                <w:szCs w:val="20"/>
              </w:rPr>
            </w:pPr>
            <w:r w:rsidRPr="00194541">
              <w:rPr>
                <w:rFonts w:ascii="Roboto Condensed" w:hAnsi="Roboto Condensed"/>
                <w:sz w:val="20"/>
                <w:szCs w:val="20"/>
              </w:rPr>
              <w:t>Relier les métiers de l’environnement à la formation d’ingénieur ENSGSI</w:t>
            </w:r>
          </w:p>
          <w:p w14:paraId="140544B6" w14:textId="77777777" w:rsidR="008E4BE6" w:rsidRDefault="008E4BE6" w:rsidP="008E4BE6">
            <w:pPr>
              <w:pStyle w:val="Paragraphedeliste"/>
              <w:widowControl/>
              <w:numPr>
                <w:ilvl w:val="0"/>
                <w:numId w:val="26"/>
              </w:numPr>
              <w:suppressAutoHyphens w:val="0"/>
              <w:spacing w:after="0" w:line="240" w:lineRule="auto"/>
              <w:ind w:left="0" w:hanging="662"/>
              <w:rPr>
                <w:rFonts w:ascii="Roboto Condensed" w:hAnsi="Roboto Condensed"/>
                <w:sz w:val="20"/>
                <w:szCs w:val="20"/>
              </w:rPr>
            </w:pPr>
            <w:r w:rsidRPr="00194541">
              <w:rPr>
                <w:rFonts w:ascii="Roboto Condensed" w:hAnsi="Roboto Condensed"/>
                <w:sz w:val="20"/>
                <w:szCs w:val="20"/>
              </w:rPr>
              <w:t>S’approprier les principes de l’économie circulaire</w:t>
            </w:r>
          </w:p>
          <w:p w14:paraId="2929C6B2" w14:textId="77777777" w:rsidR="008E4BE6" w:rsidRPr="00194541" w:rsidRDefault="008E4BE6" w:rsidP="008E4BE6">
            <w:pPr>
              <w:pStyle w:val="Paragraphedeliste"/>
              <w:widowControl/>
              <w:numPr>
                <w:ilvl w:val="0"/>
                <w:numId w:val="26"/>
              </w:numPr>
              <w:suppressAutoHyphens w:val="0"/>
              <w:spacing w:after="0" w:line="240" w:lineRule="auto"/>
              <w:ind w:left="0" w:hanging="662"/>
              <w:rPr>
                <w:rFonts w:ascii="Roboto Condensed" w:hAnsi="Roboto Condensed"/>
                <w:sz w:val="20"/>
                <w:szCs w:val="20"/>
              </w:rPr>
            </w:pPr>
            <w:r>
              <w:rPr>
                <w:rFonts w:ascii="Roboto Condensed" w:hAnsi="Roboto Condensed"/>
                <w:sz w:val="20"/>
                <w:szCs w:val="20"/>
              </w:rPr>
              <w:t>Concevoir des scénarios de filières ancrés dans l’économie circulaire</w:t>
            </w:r>
          </w:p>
          <w:p w14:paraId="42B86691" w14:textId="77777777" w:rsidR="008E4BE6" w:rsidRPr="00194541" w:rsidRDefault="008E4BE6" w:rsidP="008E4BE6">
            <w:pPr>
              <w:pStyle w:val="Paragraphedeliste"/>
              <w:widowControl/>
              <w:numPr>
                <w:ilvl w:val="0"/>
                <w:numId w:val="26"/>
              </w:numPr>
              <w:suppressAutoHyphens w:val="0"/>
              <w:spacing w:after="0" w:line="240" w:lineRule="auto"/>
              <w:ind w:left="0" w:hanging="662"/>
              <w:rPr>
                <w:rFonts w:ascii="Roboto Condensed" w:hAnsi="Roboto Condensed"/>
                <w:sz w:val="20"/>
                <w:szCs w:val="20"/>
              </w:rPr>
            </w:pPr>
          </w:p>
        </w:tc>
      </w:tr>
      <w:tr w:rsidR="008E4BE6" w:rsidRPr="00A978F2" w14:paraId="0B4A00C4" w14:textId="77777777" w:rsidTr="006236C0">
        <w:trPr>
          <w:trHeight w:val="1114"/>
        </w:trPr>
        <w:tc>
          <w:tcPr>
            <w:tcW w:w="2518" w:type="dxa"/>
            <w:gridSpan w:val="2"/>
            <w:shd w:val="clear" w:color="auto" w:fill="282D46"/>
            <w:vAlign w:val="center"/>
          </w:tcPr>
          <w:p w14:paraId="38C1537F" w14:textId="77777777" w:rsidR="008E4BE6" w:rsidRPr="007E6D0E" w:rsidRDefault="008E4BE6" w:rsidP="006236C0">
            <w:pPr>
              <w:rPr>
                <w:rFonts w:ascii="Roboto Condensed" w:hAnsi="Roboto Condensed"/>
                <w:b/>
                <w:color w:val="FFFFFF" w:themeColor="background1"/>
              </w:rPr>
            </w:pPr>
            <w:r w:rsidRPr="007E6D0E">
              <w:rPr>
                <w:rFonts w:ascii="Roboto Condensed" w:hAnsi="Roboto Condensed"/>
                <w:b/>
                <w:color w:val="FFFFFF" w:themeColor="background1"/>
              </w:rPr>
              <w:t>Contribution au référentiel Emploi-Compétences</w:t>
            </w:r>
          </w:p>
        </w:tc>
        <w:tc>
          <w:tcPr>
            <w:tcW w:w="6694" w:type="dxa"/>
            <w:gridSpan w:val="3"/>
            <w:shd w:val="clear" w:color="auto" w:fill="F1E5F7"/>
            <w:vAlign w:val="center"/>
          </w:tcPr>
          <w:p w14:paraId="6BAD0467" w14:textId="77777777" w:rsidR="008E4BE6" w:rsidRPr="00194541" w:rsidRDefault="008E4BE6" w:rsidP="006236C0">
            <w:pPr>
              <w:rPr>
                <w:rFonts w:ascii="Roboto Condensed" w:hAnsi="Roboto Condensed"/>
                <w:b/>
                <w:sz w:val="20"/>
                <w:szCs w:val="20"/>
              </w:rPr>
            </w:pPr>
            <w:r w:rsidRPr="00194541">
              <w:rPr>
                <w:rFonts w:ascii="Roboto Condensed" w:hAnsi="Roboto Condensed"/>
                <w:b/>
                <w:sz w:val="20"/>
                <w:szCs w:val="20"/>
              </w:rPr>
              <w:t xml:space="preserve"> C1. COLLECTER, TRAITER ET DIFFUSER DES DONNEES ET DE L’INFORMATION</w:t>
            </w:r>
          </w:p>
          <w:p w14:paraId="678ED861" w14:textId="77777777" w:rsidR="008E4BE6" w:rsidRDefault="008E4BE6" w:rsidP="006236C0">
            <w:pPr>
              <w:rPr>
                <w:rFonts w:ascii="Roboto Condensed" w:hAnsi="Roboto Condensed"/>
                <w:sz w:val="20"/>
                <w:szCs w:val="20"/>
              </w:rPr>
            </w:pPr>
            <w:r w:rsidRPr="00194541">
              <w:rPr>
                <w:rFonts w:ascii="Roboto Condensed" w:hAnsi="Roboto Condensed"/>
                <w:sz w:val="20"/>
                <w:szCs w:val="20"/>
              </w:rPr>
              <w:t>C1.1 Collecter, traiter, analyser, interpréter des données ou des informations, quantitatives ou qualitatives, en sachant notamment concevoir les bases de données constitutives d’un système d’information</w:t>
            </w:r>
          </w:p>
          <w:p w14:paraId="6E0FEFE8" w14:textId="77777777" w:rsidR="008E4BE6" w:rsidRPr="00194541" w:rsidRDefault="008E4BE6" w:rsidP="006236C0">
            <w:pPr>
              <w:rPr>
                <w:rFonts w:ascii="Roboto Condensed" w:hAnsi="Roboto Condensed"/>
                <w:sz w:val="20"/>
                <w:szCs w:val="20"/>
              </w:rPr>
            </w:pPr>
          </w:p>
          <w:p w14:paraId="74737BFB" w14:textId="77777777" w:rsidR="008E4BE6" w:rsidRPr="00194541" w:rsidRDefault="008E4BE6" w:rsidP="006236C0">
            <w:pPr>
              <w:rPr>
                <w:rFonts w:ascii="Roboto Condensed" w:hAnsi="Roboto Condensed"/>
                <w:b/>
                <w:sz w:val="20"/>
                <w:szCs w:val="20"/>
              </w:rPr>
            </w:pPr>
            <w:r w:rsidRPr="00194541">
              <w:rPr>
                <w:rFonts w:ascii="Roboto Condensed" w:hAnsi="Roboto Condensed"/>
                <w:b/>
                <w:sz w:val="20"/>
                <w:szCs w:val="20"/>
              </w:rPr>
              <w:t>C4 : STRUCTURER ET PILOTER UN PROJET</w:t>
            </w:r>
          </w:p>
          <w:p w14:paraId="0D68512F" w14:textId="77777777" w:rsidR="008E4BE6" w:rsidRDefault="008E4BE6" w:rsidP="006236C0">
            <w:pPr>
              <w:rPr>
                <w:rFonts w:ascii="Roboto Condensed" w:hAnsi="Roboto Condensed"/>
                <w:sz w:val="20"/>
                <w:szCs w:val="20"/>
              </w:rPr>
            </w:pPr>
            <w:r w:rsidRPr="00194541">
              <w:rPr>
                <w:rFonts w:ascii="Roboto Condensed" w:hAnsi="Roboto Condensed"/>
                <w:sz w:val="20"/>
                <w:szCs w:val="20"/>
              </w:rPr>
              <w:t>C4.1 Analyser la demande initiale, l’environnement du projet et les attentes des parties prenantes pour définir et documenter un cahier des charges du projet (enjeux, objectifs, livrables, périmètre, etc.) en adéquation avec les souhaits du commanditaire.</w:t>
            </w:r>
          </w:p>
          <w:p w14:paraId="75FF3B6F" w14:textId="77777777" w:rsidR="008E4BE6" w:rsidRPr="00194541" w:rsidRDefault="008E4BE6" w:rsidP="006236C0">
            <w:pPr>
              <w:rPr>
                <w:rFonts w:ascii="Roboto Condensed" w:hAnsi="Roboto Condensed"/>
                <w:sz w:val="20"/>
                <w:szCs w:val="20"/>
              </w:rPr>
            </w:pPr>
          </w:p>
          <w:p w14:paraId="5B97F67A" w14:textId="77777777" w:rsidR="008E4BE6" w:rsidRPr="00194541" w:rsidRDefault="008E4BE6" w:rsidP="006236C0">
            <w:pPr>
              <w:rPr>
                <w:rFonts w:ascii="Roboto Condensed" w:hAnsi="Roboto Condensed"/>
                <w:b/>
                <w:sz w:val="20"/>
                <w:szCs w:val="20"/>
              </w:rPr>
            </w:pPr>
            <w:r w:rsidRPr="00194541">
              <w:rPr>
                <w:rFonts w:ascii="Roboto Condensed" w:hAnsi="Roboto Condensed"/>
                <w:b/>
                <w:sz w:val="20"/>
                <w:szCs w:val="20"/>
              </w:rPr>
              <w:t>C7 : PROMOUVOIR ET METTRE EN OEUVRE LES PRINCIPES DU DEVELOPPEMENT DURABLE ET DE LA RESPONSABILITE SOCIETALE</w:t>
            </w:r>
          </w:p>
          <w:p w14:paraId="6FD7888C" w14:textId="77777777" w:rsidR="008E4BE6" w:rsidRPr="00194541" w:rsidRDefault="008E4BE6" w:rsidP="006236C0">
            <w:pPr>
              <w:rPr>
                <w:rFonts w:ascii="Roboto Condensed" w:hAnsi="Roboto Condensed"/>
                <w:sz w:val="20"/>
                <w:szCs w:val="20"/>
              </w:rPr>
            </w:pPr>
            <w:r w:rsidRPr="00194541">
              <w:rPr>
                <w:rFonts w:ascii="Roboto Condensed" w:hAnsi="Roboto Condensed"/>
                <w:sz w:val="20"/>
                <w:szCs w:val="20"/>
              </w:rPr>
              <w:t>C7.2 Caractériser l’engagement de l’entreprise en matière environnementale, sociale et sociétale en fonction de ses orientations stratégiques (RSE)</w:t>
            </w:r>
          </w:p>
          <w:p w14:paraId="3A9E6815" w14:textId="77777777" w:rsidR="008E4BE6" w:rsidRPr="00194541" w:rsidRDefault="008E4BE6" w:rsidP="006236C0">
            <w:pPr>
              <w:rPr>
                <w:rFonts w:ascii="Roboto Condensed" w:hAnsi="Roboto Condensed"/>
                <w:sz w:val="20"/>
                <w:szCs w:val="20"/>
              </w:rPr>
            </w:pPr>
            <w:r w:rsidRPr="00194541">
              <w:rPr>
                <w:rFonts w:ascii="Roboto Condensed" w:hAnsi="Roboto Condensed"/>
                <w:sz w:val="20"/>
                <w:szCs w:val="20"/>
              </w:rPr>
              <w:t xml:space="preserve">C7.3 Concevoir et mettre en </w:t>
            </w:r>
            <w:proofErr w:type="spellStart"/>
            <w:r w:rsidRPr="00194541">
              <w:rPr>
                <w:rFonts w:ascii="Roboto Condensed" w:hAnsi="Roboto Condensed"/>
                <w:sz w:val="20"/>
                <w:szCs w:val="20"/>
              </w:rPr>
              <w:t>oeuvre</w:t>
            </w:r>
            <w:proofErr w:type="spellEnd"/>
            <w:r w:rsidRPr="00194541">
              <w:rPr>
                <w:rFonts w:ascii="Roboto Condensed" w:hAnsi="Roboto Condensed"/>
                <w:sz w:val="20"/>
                <w:szCs w:val="20"/>
              </w:rPr>
              <w:t xml:space="preserve"> des projets transversaux dans les domaines QHSE et DD&amp;RS, intégrant, bien entendu le bien-être au travail.</w:t>
            </w:r>
          </w:p>
          <w:p w14:paraId="6A0BC5F8" w14:textId="77777777" w:rsidR="008E4BE6" w:rsidRPr="00194541" w:rsidRDefault="008E4BE6" w:rsidP="006236C0">
            <w:pPr>
              <w:rPr>
                <w:rFonts w:ascii="Roboto Condensed" w:hAnsi="Roboto Condensed"/>
                <w:sz w:val="20"/>
                <w:szCs w:val="20"/>
              </w:rPr>
            </w:pPr>
            <w:r w:rsidRPr="00194541">
              <w:rPr>
                <w:rFonts w:ascii="Roboto Condensed" w:hAnsi="Roboto Condensed"/>
                <w:sz w:val="20"/>
                <w:szCs w:val="20"/>
              </w:rPr>
              <w:t>C7.4 Piloter une réflexion concertée sur les enjeux et la philosophie du développement durable pour l'entreprise (RSE)</w:t>
            </w:r>
          </w:p>
          <w:p w14:paraId="60B69ADA" w14:textId="77777777" w:rsidR="008E4BE6" w:rsidRPr="00194541" w:rsidRDefault="008E4BE6" w:rsidP="006236C0">
            <w:pPr>
              <w:rPr>
                <w:rFonts w:ascii="Roboto Condensed" w:hAnsi="Roboto Condensed"/>
                <w:sz w:val="20"/>
                <w:szCs w:val="20"/>
              </w:rPr>
            </w:pPr>
            <w:r w:rsidRPr="00194541">
              <w:rPr>
                <w:rFonts w:ascii="Roboto Condensed" w:hAnsi="Roboto Condensed"/>
                <w:sz w:val="20"/>
                <w:szCs w:val="20"/>
              </w:rPr>
              <w:t>C7.5 Rechercher, en intégrant des nouvelles technologies disponibles, les moyens d’améliorer les performances QHSE, DD&amp;RS de l’organisation/produits/procédés</w:t>
            </w:r>
          </w:p>
          <w:p w14:paraId="585F7C47" w14:textId="77777777" w:rsidR="008E4BE6" w:rsidRPr="00194541" w:rsidRDefault="008E4BE6" w:rsidP="006236C0">
            <w:pPr>
              <w:rPr>
                <w:rFonts w:ascii="Roboto Condensed" w:hAnsi="Roboto Condensed"/>
                <w:sz w:val="20"/>
                <w:szCs w:val="20"/>
              </w:rPr>
            </w:pPr>
            <w:r w:rsidRPr="00194541">
              <w:rPr>
                <w:rFonts w:ascii="Roboto Condensed" w:hAnsi="Roboto Condensed"/>
                <w:sz w:val="20"/>
                <w:szCs w:val="20"/>
              </w:rPr>
              <w:t>C7.6 Déployer ou orienter de nouvelles activités en s’appuyant sur les principes de l’Economie Sociale et Solidaire, de l’Inclusivité et de l’éco conception</w:t>
            </w:r>
          </w:p>
          <w:p w14:paraId="622F9CE3" w14:textId="77777777" w:rsidR="008E4BE6" w:rsidRDefault="008E4BE6" w:rsidP="006236C0">
            <w:pPr>
              <w:rPr>
                <w:rFonts w:ascii="Roboto Condensed" w:hAnsi="Roboto Condensed"/>
                <w:sz w:val="20"/>
                <w:szCs w:val="20"/>
              </w:rPr>
            </w:pPr>
            <w:r w:rsidRPr="00194541">
              <w:rPr>
                <w:rFonts w:ascii="Roboto Condensed" w:hAnsi="Roboto Condensed"/>
                <w:sz w:val="20"/>
                <w:szCs w:val="20"/>
              </w:rPr>
              <w:t>C7.7 Se construire une représentation globale de sa responsabilité d’ingénieur dans ses dimensions sociales, environnementales et éthiques</w:t>
            </w:r>
          </w:p>
          <w:p w14:paraId="57A29C49" w14:textId="77777777" w:rsidR="008E4BE6" w:rsidRPr="00194541" w:rsidRDefault="008E4BE6" w:rsidP="006236C0">
            <w:pPr>
              <w:rPr>
                <w:rFonts w:ascii="Roboto Condensed" w:hAnsi="Roboto Condensed"/>
                <w:sz w:val="20"/>
                <w:szCs w:val="20"/>
              </w:rPr>
            </w:pPr>
          </w:p>
          <w:p w14:paraId="145284F9" w14:textId="77777777" w:rsidR="008E4BE6" w:rsidRPr="00194541" w:rsidRDefault="008E4BE6" w:rsidP="006236C0">
            <w:pPr>
              <w:rPr>
                <w:rFonts w:ascii="Roboto Condensed" w:hAnsi="Roboto Condensed"/>
                <w:b/>
                <w:sz w:val="20"/>
                <w:szCs w:val="20"/>
              </w:rPr>
            </w:pPr>
            <w:r w:rsidRPr="00194541">
              <w:rPr>
                <w:rFonts w:ascii="Roboto Condensed" w:hAnsi="Roboto Condensed"/>
                <w:b/>
                <w:sz w:val="20"/>
                <w:szCs w:val="20"/>
              </w:rPr>
              <w:t>C9 : EXERCER UN LEADERSHIP COLLABORATIF</w:t>
            </w:r>
          </w:p>
          <w:p w14:paraId="3CC3FFE0" w14:textId="77777777" w:rsidR="008E4BE6" w:rsidRPr="00194541" w:rsidRDefault="008E4BE6" w:rsidP="006236C0">
            <w:pPr>
              <w:rPr>
                <w:rFonts w:ascii="Roboto Condensed" w:hAnsi="Roboto Condensed"/>
                <w:sz w:val="20"/>
                <w:szCs w:val="20"/>
              </w:rPr>
            </w:pPr>
            <w:r w:rsidRPr="00194541">
              <w:rPr>
                <w:rFonts w:ascii="Roboto Condensed" w:hAnsi="Roboto Condensed"/>
                <w:sz w:val="20"/>
                <w:szCs w:val="20"/>
              </w:rPr>
              <w:t>C9.2 Contribuer à l’établissement d’un climat de confiance et de rapports humains harmonieux, en veillant à la cohésion d’équipe et à la valorisation des acteurs par la reconnaissance des initiatives et de l’implication.</w:t>
            </w:r>
          </w:p>
          <w:p w14:paraId="463C0FCA" w14:textId="77777777" w:rsidR="008E4BE6" w:rsidRPr="00194541" w:rsidRDefault="008E4BE6" w:rsidP="006236C0">
            <w:pPr>
              <w:rPr>
                <w:rFonts w:ascii="Roboto Condensed" w:hAnsi="Roboto Condensed"/>
                <w:sz w:val="20"/>
                <w:szCs w:val="20"/>
              </w:rPr>
            </w:pPr>
            <w:r w:rsidRPr="00194541">
              <w:rPr>
                <w:rFonts w:ascii="Roboto Condensed" w:hAnsi="Roboto Condensed"/>
                <w:sz w:val="20"/>
                <w:szCs w:val="20"/>
              </w:rPr>
              <w:t>C9.3 Promouvoir l’enrichissement mutuel et accompagner l’épanouissement individuel en favorisant la complémentarité des diversités, notamment culturelles, en développant une communication authentique et une posture personnelle d’ouverture et d’accueil.</w:t>
            </w:r>
          </w:p>
          <w:p w14:paraId="093682F1" w14:textId="77777777" w:rsidR="008E4BE6" w:rsidRPr="00194541" w:rsidRDefault="008E4BE6" w:rsidP="006236C0">
            <w:pPr>
              <w:rPr>
                <w:rFonts w:ascii="Roboto Condensed" w:hAnsi="Roboto Condensed"/>
                <w:sz w:val="20"/>
                <w:szCs w:val="20"/>
              </w:rPr>
            </w:pPr>
            <w:r w:rsidRPr="00194541">
              <w:rPr>
                <w:rFonts w:ascii="Roboto Condensed" w:hAnsi="Roboto Condensed"/>
                <w:sz w:val="20"/>
                <w:szCs w:val="20"/>
              </w:rPr>
              <w:t>C9.5 Se remettre en question grâce à un travail personnel de prise de conscience de ses biais cognitifs et de ses modes de fonctionnement</w:t>
            </w:r>
          </w:p>
        </w:tc>
      </w:tr>
      <w:tr w:rsidR="008E4BE6" w14:paraId="0E2AFEF6" w14:textId="77777777" w:rsidTr="006236C0">
        <w:tc>
          <w:tcPr>
            <w:tcW w:w="2518" w:type="dxa"/>
            <w:gridSpan w:val="2"/>
            <w:shd w:val="clear" w:color="auto" w:fill="282D46"/>
            <w:vAlign w:val="center"/>
          </w:tcPr>
          <w:p w14:paraId="310C0EEF" w14:textId="77777777" w:rsidR="008E4BE6" w:rsidRPr="007E6D0E" w:rsidRDefault="008E4BE6" w:rsidP="006236C0">
            <w:pPr>
              <w:rPr>
                <w:rFonts w:ascii="Roboto Condensed" w:hAnsi="Roboto Condensed"/>
                <w:b/>
                <w:color w:val="FFFFFF" w:themeColor="background1"/>
              </w:rPr>
            </w:pPr>
            <w:r w:rsidRPr="007E6D0E">
              <w:rPr>
                <w:rFonts w:ascii="Roboto Condensed" w:hAnsi="Roboto Condensed"/>
                <w:b/>
                <w:color w:val="FFFFFF" w:themeColor="background1"/>
              </w:rPr>
              <w:t>Prérequis</w:t>
            </w:r>
          </w:p>
        </w:tc>
        <w:tc>
          <w:tcPr>
            <w:tcW w:w="6694" w:type="dxa"/>
            <w:gridSpan w:val="3"/>
            <w:shd w:val="clear" w:color="auto" w:fill="F1E5F7"/>
            <w:vAlign w:val="center"/>
          </w:tcPr>
          <w:p w14:paraId="36A5B55A" w14:textId="77777777" w:rsidR="008E4BE6" w:rsidRPr="00194541" w:rsidRDefault="008E4BE6" w:rsidP="006236C0">
            <w:pPr>
              <w:rPr>
                <w:rFonts w:ascii="Roboto Condensed" w:hAnsi="Roboto Condensed"/>
                <w:sz w:val="20"/>
                <w:szCs w:val="20"/>
              </w:rPr>
            </w:pPr>
            <w:r w:rsidRPr="00194541">
              <w:rPr>
                <w:rFonts w:ascii="Roboto Condensed" w:hAnsi="Roboto Condensed"/>
                <w:sz w:val="20"/>
                <w:szCs w:val="20"/>
              </w:rPr>
              <w:t>DDQ4, DDQ7, tous les modules GI</w:t>
            </w:r>
          </w:p>
        </w:tc>
      </w:tr>
      <w:tr w:rsidR="008E4BE6" w14:paraId="5F8BF6C4" w14:textId="77777777" w:rsidTr="006236C0">
        <w:tc>
          <w:tcPr>
            <w:tcW w:w="2518" w:type="dxa"/>
            <w:gridSpan w:val="2"/>
            <w:shd w:val="clear" w:color="auto" w:fill="282D46"/>
            <w:vAlign w:val="center"/>
          </w:tcPr>
          <w:p w14:paraId="2283DEDD" w14:textId="77777777" w:rsidR="008E4BE6" w:rsidRPr="007E6D0E" w:rsidRDefault="008E4BE6" w:rsidP="006236C0">
            <w:pPr>
              <w:rPr>
                <w:rFonts w:ascii="Roboto Condensed" w:hAnsi="Roboto Condensed"/>
                <w:b/>
                <w:color w:val="FFFFFF" w:themeColor="background1"/>
              </w:rPr>
            </w:pPr>
            <w:r w:rsidRPr="007E6D0E">
              <w:rPr>
                <w:rFonts w:ascii="Roboto Condensed" w:hAnsi="Roboto Condensed"/>
                <w:b/>
                <w:color w:val="FFFFFF" w:themeColor="background1"/>
              </w:rPr>
              <w:t>Liens pédagogiques</w:t>
            </w:r>
          </w:p>
        </w:tc>
        <w:tc>
          <w:tcPr>
            <w:tcW w:w="6694" w:type="dxa"/>
            <w:gridSpan w:val="3"/>
            <w:shd w:val="clear" w:color="auto" w:fill="F1E5F7"/>
            <w:vAlign w:val="center"/>
          </w:tcPr>
          <w:p w14:paraId="3809804E" w14:textId="77777777" w:rsidR="008E4BE6" w:rsidRPr="00194541" w:rsidRDefault="008E4BE6" w:rsidP="006236C0">
            <w:pPr>
              <w:rPr>
                <w:rFonts w:ascii="Roboto Condensed" w:hAnsi="Roboto Condensed"/>
                <w:sz w:val="20"/>
                <w:szCs w:val="20"/>
              </w:rPr>
            </w:pPr>
            <w:r w:rsidRPr="00194541">
              <w:rPr>
                <w:rFonts w:ascii="Roboto Condensed" w:hAnsi="Roboto Condensed"/>
                <w:sz w:val="20"/>
                <w:szCs w:val="20"/>
              </w:rPr>
              <w:t>DDQ4, DDQ7, tous les modules GI</w:t>
            </w:r>
          </w:p>
        </w:tc>
      </w:tr>
      <w:tr w:rsidR="008E4BE6" w14:paraId="045BA517" w14:textId="77777777" w:rsidTr="006236C0">
        <w:tc>
          <w:tcPr>
            <w:tcW w:w="2518" w:type="dxa"/>
            <w:gridSpan w:val="2"/>
            <w:shd w:val="clear" w:color="auto" w:fill="282D46"/>
            <w:vAlign w:val="center"/>
          </w:tcPr>
          <w:p w14:paraId="1786B385" w14:textId="77777777" w:rsidR="008E4BE6" w:rsidRPr="007E6D0E" w:rsidRDefault="008E4BE6" w:rsidP="006236C0">
            <w:pPr>
              <w:rPr>
                <w:rFonts w:ascii="Roboto Condensed" w:hAnsi="Roboto Condensed"/>
                <w:b/>
                <w:color w:val="FFFFFF" w:themeColor="background1"/>
              </w:rPr>
            </w:pPr>
            <w:r w:rsidRPr="007E6D0E">
              <w:rPr>
                <w:rFonts w:ascii="Roboto Condensed" w:hAnsi="Roboto Condensed"/>
                <w:b/>
                <w:color w:val="FFFFFF" w:themeColor="background1"/>
              </w:rPr>
              <w:t xml:space="preserve">Contenu </w:t>
            </w:r>
          </w:p>
        </w:tc>
        <w:tc>
          <w:tcPr>
            <w:tcW w:w="6694" w:type="dxa"/>
            <w:gridSpan w:val="3"/>
            <w:shd w:val="clear" w:color="auto" w:fill="F1E5F7"/>
            <w:vAlign w:val="center"/>
          </w:tcPr>
          <w:p w14:paraId="25A1A187" w14:textId="77777777" w:rsidR="008E4BE6" w:rsidRPr="00194541" w:rsidRDefault="008E4BE6" w:rsidP="008E4BE6">
            <w:pPr>
              <w:pStyle w:val="Paragraphedeliste"/>
              <w:widowControl/>
              <w:numPr>
                <w:ilvl w:val="0"/>
                <w:numId w:val="27"/>
              </w:numPr>
              <w:suppressAutoHyphens w:val="0"/>
              <w:spacing w:after="0" w:line="240" w:lineRule="auto"/>
              <w:ind w:left="338"/>
              <w:rPr>
                <w:rFonts w:ascii="Roboto Condensed" w:hAnsi="Roboto Condensed"/>
                <w:sz w:val="20"/>
                <w:szCs w:val="20"/>
              </w:rPr>
            </w:pPr>
            <w:r w:rsidRPr="00194541">
              <w:rPr>
                <w:rFonts w:ascii="Roboto Condensed" w:hAnsi="Roboto Condensed"/>
                <w:sz w:val="20"/>
                <w:szCs w:val="20"/>
              </w:rPr>
              <w:t>Economie circulaire et innovation</w:t>
            </w:r>
          </w:p>
          <w:p w14:paraId="44BE71F6" w14:textId="77777777" w:rsidR="008E4BE6" w:rsidRPr="00194541" w:rsidRDefault="008E4BE6" w:rsidP="008E4BE6">
            <w:pPr>
              <w:pStyle w:val="Paragraphedeliste"/>
              <w:widowControl/>
              <w:numPr>
                <w:ilvl w:val="0"/>
                <w:numId w:val="27"/>
              </w:numPr>
              <w:suppressAutoHyphens w:val="0"/>
              <w:spacing w:after="0" w:line="240" w:lineRule="auto"/>
              <w:ind w:left="338"/>
              <w:rPr>
                <w:rFonts w:ascii="Roboto Condensed" w:hAnsi="Roboto Condensed"/>
                <w:sz w:val="20"/>
                <w:szCs w:val="20"/>
              </w:rPr>
            </w:pPr>
            <w:r w:rsidRPr="00194541">
              <w:rPr>
                <w:rFonts w:ascii="Roboto Condensed" w:hAnsi="Roboto Condensed"/>
                <w:sz w:val="20"/>
                <w:szCs w:val="20"/>
              </w:rPr>
              <w:t>Atelier : créer un produit en se basant sur les piliers de l’EC</w:t>
            </w:r>
          </w:p>
          <w:p w14:paraId="5926D3DD" w14:textId="77777777" w:rsidR="008E4BE6" w:rsidRPr="00194541" w:rsidRDefault="008E4BE6" w:rsidP="008E4BE6">
            <w:pPr>
              <w:pStyle w:val="Paragraphedeliste"/>
              <w:widowControl/>
              <w:numPr>
                <w:ilvl w:val="0"/>
                <w:numId w:val="27"/>
              </w:numPr>
              <w:suppressAutoHyphens w:val="0"/>
              <w:spacing w:after="0" w:line="240" w:lineRule="auto"/>
              <w:ind w:left="338"/>
              <w:rPr>
                <w:rFonts w:ascii="Roboto Condensed" w:hAnsi="Roboto Condensed"/>
                <w:sz w:val="20"/>
                <w:szCs w:val="20"/>
              </w:rPr>
            </w:pPr>
            <w:r w:rsidRPr="00194541">
              <w:rPr>
                <w:rFonts w:ascii="Roboto Condensed" w:hAnsi="Roboto Condensed"/>
                <w:sz w:val="20"/>
                <w:szCs w:val="20"/>
              </w:rPr>
              <w:t>Les métiers de l’environnement : liens avec la formation d’ingénieur ENSGSI/</w:t>
            </w:r>
          </w:p>
          <w:p w14:paraId="419ABBE6" w14:textId="77777777" w:rsidR="008E4BE6" w:rsidRPr="00194541" w:rsidRDefault="008E4BE6" w:rsidP="008E4BE6">
            <w:pPr>
              <w:pStyle w:val="Paragraphedeliste"/>
              <w:widowControl/>
              <w:numPr>
                <w:ilvl w:val="0"/>
                <w:numId w:val="27"/>
              </w:numPr>
              <w:suppressAutoHyphens w:val="0"/>
              <w:spacing w:after="0" w:line="240" w:lineRule="auto"/>
              <w:ind w:left="338"/>
              <w:rPr>
                <w:rFonts w:ascii="Roboto Condensed" w:hAnsi="Roboto Condensed"/>
                <w:sz w:val="20"/>
                <w:szCs w:val="20"/>
              </w:rPr>
            </w:pPr>
            <w:r w:rsidRPr="00194541">
              <w:rPr>
                <w:rFonts w:ascii="Roboto Condensed" w:hAnsi="Roboto Condensed"/>
                <w:sz w:val="20"/>
                <w:szCs w:val="20"/>
              </w:rPr>
              <w:t>La gestion des déchets</w:t>
            </w:r>
          </w:p>
          <w:p w14:paraId="68272EA2" w14:textId="77777777" w:rsidR="008E4BE6" w:rsidRPr="00194541" w:rsidRDefault="008E4BE6" w:rsidP="008E4BE6">
            <w:pPr>
              <w:pStyle w:val="Paragraphedeliste"/>
              <w:widowControl/>
              <w:numPr>
                <w:ilvl w:val="0"/>
                <w:numId w:val="27"/>
              </w:numPr>
              <w:suppressAutoHyphens w:val="0"/>
              <w:spacing w:after="0" w:line="240" w:lineRule="auto"/>
              <w:ind w:left="338"/>
              <w:rPr>
                <w:rFonts w:ascii="Roboto Condensed" w:hAnsi="Roboto Condensed"/>
                <w:sz w:val="20"/>
                <w:szCs w:val="20"/>
              </w:rPr>
            </w:pPr>
            <w:r w:rsidRPr="00194541">
              <w:rPr>
                <w:rFonts w:ascii="Roboto Condensed" w:hAnsi="Roboto Condensed"/>
                <w:sz w:val="20"/>
                <w:szCs w:val="20"/>
              </w:rPr>
              <w:t>La Fresque de l’Economie Circulaire</w:t>
            </w:r>
          </w:p>
          <w:p w14:paraId="4234F303" w14:textId="77777777" w:rsidR="008E4BE6" w:rsidRPr="00194541" w:rsidRDefault="008E4BE6" w:rsidP="008E4BE6">
            <w:pPr>
              <w:pStyle w:val="Paragraphedeliste"/>
              <w:widowControl/>
              <w:numPr>
                <w:ilvl w:val="0"/>
                <w:numId w:val="27"/>
              </w:numPr>
              <w:suppressAutoHyphens w:val="0"/>
              <w:spacing w:after="0" w:line="240" w:lineRule="auto"/>
              <w:ind w:left="338"/>
              <w:rPr>
                <w:rFonts w:ascii="Roboto Condensed" w:hAnsi="Roboto Condensed"/>
                <w:sz w:val="20"/>
                <w:szCs w:val="20"/>
              </w:rPr>
            </w:pPr>
            <w:r>
              <w:rPr>
                <w:rFonts w:ascii="Roboto Condensed" w:hAnsi="Roboto Condensed"/>
                <w:sz w:val="20"/>
                <w:szCs w:val="20"/>
              </w:rPr>
              <w:t>La conception de filière ancré dans l’économie circulaire</w:t>
            </w:r>
          </w:p>
        </w:tc>
      </w:tr>
      <w:tr w:rsidR="008E4BE6" w14:paraId="7FF6CDAE" w14:textId="77777777" w:rsidTr="006236C0">
        <w:trPr>
          <w:trHeight w:val="691"/>
        </w:trPr>
        <w:tc>
          <w:tcPr>
            <w:tcW w:w="2518" w:type="dxa"/>
            <w:gridSpan w:val="2"/>
            <w:shd w:val="clear" w:color="auto" w:fill="282D46"/>
            <w:vAlign w:val="center"/>
          </w:tcPr>
          <w:p w14:paraId="4AD92584" w14:textId="77777777" w:rsidR="008E4BE6" w:rsidRPr="007E6D0E" w:rsidRDefault="008E4BE6" w:rsidP="006236C0">
            <w:pPr>
              <w:rPr>
                <w:rFonts w:ascii="Roboto Condensed" w:hAnsi="Roboto Condensed"/>
                <w:b/>
                <w:color w:val="FFFFFF" w:themeColor="background1"/>
              </w:rPr>
            </w:pPr>
            <w:r w:rsidRPr="007E6D0E">
              <w:rPr>
                <w:rFonts w:ascii="Roboto Condensed" w:hAnsi="Roboto Condensed"/>
                <w:b/>
                <w:color w:val="FFFFFF" w:themeColor="background1"/>
              </w:rPr>
              <w:lastRenderedPageBreak/>
              <w:t>Modalités d’enseignement</w:t>
            </w:r>
          </w:p>
        </w:tc>
        <w:tc>
          <w:tcPr>
            <w:tcW w:w="6694" w:type="dxa"/>
            <w:gridSpan w:val="3"/>
            <w:shd w:val="clear" w:color="auto" w:fill="F1E5F7"/>
            <w:vAlign w:val="center"/>
          </w:tcPr>
          <w:p w14:paraId="078121B5" w14:textId="77777777" w:rsidR="008E4BE6" w:rsidRPr="00194541" w:rsidRDefault="008E4BE6" w:rsidP="006236C0">
            <w:pPr>
              <w:rPr>
                <w:rFonts w:ascii="Roboto Condensed" w:hAnsi="Roboto Condensed"/>
                <w:sz w:val="20"/>
                <w:szCs w:val="20"/>
              </w:rPr>
            </w:pPr>
            <w:r w:rsidRPr="00194541">
              <w:rPr>
                <w:rFonts w:ascii="Roboto Condensed" w:hAnsi="Roboto Condensed"/>
                <w:sz w:val="20"/>
                <w:szCs w:val="20"/>
              </w:rPr>
              <w:t>CM, exemples industriels, atelier en groupes, supports cinématographiques et internet</w:t>
            </w:r>
          </w:p>
        </w:tc>
      </w:tr>
      <w:tr w:rsidR="008E4BE6" w14:paraId="321F7152" w14:textId="77777777" w:rsidTr="006236C0">
        <w:trPr>
          <w:trHeight w:val="970"/>
        </w:trPr>
        <w:tc>
          <w:tcPr>
            <w:tcW w:w="2518" w:type="dxa"/>
            <w:gridSpan w:val="2"/>
            <w:shd w:val="clear" w:color="auto" w:fill="282D46"/>
            <w:vAlign w:val="center"/>
          </w:tcPr>
          <w:p w14:paraId="3A3D7D81" w14:textId="77777777" w:rsidR="008E4BE6" w:rsidRPr="007E6D0E" w:rsidRDefault="008E4BE6" w:rsidP="006236C0">
            <w:pPr>
              <w:rPr>
                <w:rFonts w:ascii="Roboto Condensed" w:hAnsi="Roboto Condensed"/>
                <w:b/>
                <w:color w:val="FFFFFF" w:themeColor="background1"/>
              </w:rPr>
            </w:pPr>
            <w:r w:rsidRPr="007E6D0E">
              <w:rPr>
                <w:rFonts w:ascii="Roboto Condensed" w:hAnsi="Roboto Condensed"/>
                <w:b/>
                <w:color w:val="FFFFFF" w:themeColor="background1"/>
              </w:rPr>
              <w:t>Modalités d’évaluation des acquis d’apprentissage</w:t>
            </w:r>
          </w:p>
        </w:tc>
        <w:tc>
          <w:tcPr>
            <w:tcW w:w="6694" w:type="dxa"/>
            <w:gridSpan w:val="3"/>
            <w:shd w:val="clear" w:color="auto" w:fill="F1E5F7"/>
            <w:vAlign w:val="center"/>
          </w:tcPr>
          <w:p w14:paraId="640489EA" w14:textId="77777777" w:rsidR="008E4BE6" w:rsidRDefault="008E4BE6" w:rsidP="008E4BE6">
            <w:pPr>
              <w:pStyle w:val="Paragraphedeliste"/>
              <w:widowControl/>
              <w:numPr>
                <w:ilvl w:val="0"/>
                <w:numId w:val="26"/>
              </w:numPr>
              <w:suppressAutoHyphens w:val="0"/>
              <w:spacing w:after="0" w:line="240" w:lineRule="auto"/>
              <w:ind w:left="338"/>
              <w:rPr>
                <w:rFonts w:ascii="Roboto Condensed" w:hAnsi="Roboto Condensed"/>
                <w:sz w:val="20"/>
                <w:szCs w:val="20"/>
              </w:rPr>
            </w:pPr>
            <w:r w:rsidRPr="00194541">
              <w:rPr>
                <w:rFonts w:ascii="Roboto Condensed" w:hAnsi="Roboto Condensed"/>
                <w:sz w:val="20"/>
                <w:szCs w:val="20"/>
              </w:rPr>
              <w:t>Travail de groupe avec soutenance</w:t>
            </w:r>
          </w:p>
          <w:p w14:paraId="1D2BBDDC" w14:textId="77777777" w:rsidR="008E4BE6" w:rsidRPr="00333D4F" w:rsidRDefault="008E4BE6" w:rsidP="008E4BE6">
            <w:pPr>
              <w:pStyle w:val="Paragraphedeliste"/>
              <w:widowControl/>
              <w:numPr>
                <w:ilvl w:val="0"/>
                <w:numId w:val="26"/>
              </w:numPr>
              <w:suppressAutoHyphens w:val="0"/>
              <w:spacing w:after="0" w:line="240" w:lineRule="auto"/>
              <w:ind w:left="338"/>
              <w:rPr>
                <w:rFonts w:ascii="Roboto Condensed" w:hAnsi="Roboto Condensed"/>
                <w:sz w:val="20"/>
                <w:szCs w:val="20"/>
              </w:rPr>
            </w:pPr>
            <w:r>
              <w:rPr>
                <w:rFonts w:ascii="Roboto Condensed" w:hAnsi="Roboto Condensed"/>
                <w:sz w:val="20"/>
                <w:szCs w:val="20"/>
              </w:rPr>
              <w:t>Rapport collectif</w:t>
            </w:r>
          </w:p>
        </w:tc>
      </w:tr>
      <w:tr w:rsidR="008E4BE6" w14:paraId="5ED40754" w14:textId="77777777" w:rsidTr="006236C0">
        <w:tc>
          <w:tcPr>
            <w:tcW w:w="2518" w:type="dxa"/>
            <w:gridSpan w:val="2"/>
            <w:shd w:val="clear" w:color="auto" w:fill="282D46"/>
            <w:vAlign w:val="center"/>
          </w:tcPr>
          <w:p w14:paraId="7B4B2CCE" w14:textId="77777777" w:rsidR="008E4BE6" w:rsidRPr="007E6D0E" w:rsidRDefault="008E4BE6" w:rsidP="006236C0">
            <w:pPr>
              <w:rPr>
                <w:rFonts w:ascii="Roboto Condensed" w:hAnsi="Roboto Condensed"/>
                <w:b/>
                <w:color w:val="FFFFFF" w:themeColor="background1"/>
              </w:rPr>
            </w:pPr>
            <w:r w:rsidRPr="007E6D0E">
              <w:rPr>
                <w:rFonts w:ascii="Roboto Condensed" w:hAnsi="Roboto Condensed"/>
                <w:b/>
                <w:color w:val="FFFFFF" w:themeColor="background1"/>
              </w:rPr>
              <w:t>Ressources – références</w:t>
            </w:r>
          </w:p>
        </w:tc>
        <w:tc>
          <w:tcPr>
            <w:tcW w:w="6694" w:type="dxa"/>
            <w:gridSpan w:val="3"/>
            <w:shd w:val="clear" w:color="auto" w:fill="F1E5F7"/>
            <w:vAlign w:val="center"/>
          </w:tcPr>
          <w:p w14:paraId="0E02C8C2" w14:textId="77777777" w:rsidR="008E4BE6" w:rsidRPr="00194541" w:rsidRDefault="008E4BE6" w:rsidP="008E4BE6">
            <w:pPr>
              <w:pStyle w:val="Paragraphedeliste"/>
              <w:widowControl/>
              <w:numPr>
                <w:ilvl w:val="0"/>
                <w:numId w:val="26"/>
              </w:numPr>
              <w:suppressAutoHyphens w:val="0"/>
              <w:spacing w:after="0" w:line="240" w:lineRule="auto"/>
              <w:ind w:left="338"/>
              <w:rPr>
                <w:rFonts w:ascii="Roboto Condensed" w:hAnsi="Roboto Condensed"/>
                <w:sz w:val="20"/>
                <w:szCs w:val="20"/>
              </w:rPr>
            </w:pPr>
            <w:r w:rsidRPr="00194541">
              <w:rPr>
                <w:rFonts w:ascii="Roboto Condensed" w:hAnsi="Roboto Condensed"/>
                <w:sz w:val="20"/>
                <w:szCs w:val="20"/>
              </w:rPr>
              <w:t>Film « demain »</w:t>
            </w:r>
          </w:p>
          <w:p w14:paraId="1BDC7FF0" w14:textId="77777777" w:rsidR="008E4BE6" w:rsidRPr="00194541" w:rsidRDefault="008E4BE6" w:rsidP="008E4BE6">
            <w:pPr>
              <w:pStyle w:val="Paragraphedeliste"/>
              <w:widowControl/>
              <w:numPr>
                <w:ilvl w:val="0"/>
                <w:numId w:val="26"/>
              </w:numPr>
              <w:suppressAutoHyphens w:val="0"/>
              <w:spacing w:after="0" w:line="240" w:lineRule="auto"/>
              <w:ind w:left="338"/>
              <w:rPr>
                <w:rFonts w:ascii="Roboto Condensed" w:hAnsi="Roboto Condensed"/>
                <w:sz w:val="20"/>
                <w:szCs w:val="20"/>
              </w:rPr>
            </w:pPr>
            <w:r w:rsidRPr="00194541">
              <w:rPr>
                <w:rFonts w:ascii="Roboto Condensed" w:hAnsi="Roboto Condensed"/>
                <w:sz w:val="20"/>
                <w:szCs w:val="20"/>
              </w:rPr>
              <w:t xml:space="preserve">Rémy LE MOIGNE. 2014. L’Économie circulaire. DUNOD. Fonction de l’entreprise. </w:t>
            </w:r>
            <w:proofErr w:type="gramStart"/>
            <w:r w:rsidRPr="00194541">
              <w:rPr>
                <w:rFonts w:ascii="Roboto Condensed" w:hAnsi="Roboto Condensed"/>
                <w:sz w:val="20"/>
                <w:szCs w:val="20"/>
              </w:rPr>
              <w:t>Paris:</w:t>
            </w:r>
            <w:proofErr w:type="gramEnd"/>
            <w:r w:rsidRPr="00194541">
              <w:rPr>
                <w:rFonts w:ascii="Roboto Condensed" w:hAnsi="Roboto Condensed"/>
                <w:sz w:val="20"/>
                <w:szCs w:val="20"/>
              </w:rPr>
              <w:t xml:space="preserve"> DUNOD. Page, 37.</w:t>
            </w:r>
          </w:p>
          <w:p w14:paraId="7524DC45" w14:textId="77777777" w:rsidR="008E4BE6" w:rsidRPr="00194541" w:rsidRDefault="008E4BE6" w:rsidP="008E4BE6">
            <w:pPr>
              <w:pStyle w:val="Paragraphedeliste"/>
              <w:widowControl/>
              <w:numPr>
                <w:ilvl w:val="0"/>
                <w:numId w:val="26"/>
              </w:numPr>
              <w:suppressAutoHyphens w:val="0"/>
              <w:spacing w:after="0" w:line="240" w:lineRule="auto"/>
              <w:ind w:left="338"/>
              <w:rPr>
                <w:rFonts w:ascii="Roboto Condensed" w:hAnsi="Roboto Condensed"/>
                <w:sz w:val="20"/>
                <w:szCs w:val="20"/>
              </w:rPr>
            </w:pPr>
            <w:r w:rsidRPr="00194541">
              <w:rPr>
                <w:rFonts w:ascii="Roboto Condensed" w:hAnsi="Roboto Condensed"/>
                <w:sz w:val="20"/>
                <w:szCs w:val="20"/>
              </w:rPr>
              <w:t xml:space="preserve">Rémy LE MOIGNE. 2014. L’Économie circulaire. DUNOD. Fonction de l’entreprise. </w:t>
            </w:r>
            <w:proofErr w:type="gramStart"/>
            <w:r w:rsidRPr="00194541">
              <w:rPr>
                <w:rFonts w:ascii="Roboto Condensed" w:hAnsi="Roboto Condensed"/>
                <w:sz w:val="20"/>
                <w:szCs w:val="20"/>
              </w:rPr>
              <w:t>Paris:</w:t>
            </w:r>
            <w:proofErr w:type="gramEnd"/>
            <w:r w:rsidRPr="00194541">
              <w:rPr>
                <w:rFonts w:ascii="Roboto Condensed" w:hAnsi="Roboto Condensed"/>
                <w:sz w:val="20"/>
                <w:szCs w:val="20"/>
              </w:rPr>
              <w:t xml:space="preserve"> DUNOD.</w:t>
            </w:r>
          </w:p>
          <w:p w14:paraId="22234B37" w14:textId="77777777" w:rsidR="008E4BE6" w:rsidRPr="00194541" w:rsidRDefault="008E4BE6" w:rsidP="008E4BE6">
            <w:pPr>
              <w:pStyle w:val="Paragraphedeliste"/>
              <w:widowControl/>
              <w:numPr>
                <w:ilvl w:val="0"/>
                <w:numId w:val="26"/>
              </w:numPr>
              <w:suppressAutoHyphens w:val="0"/>
              <w:spacing w:after="0" w:line="240" w:lineRule="auto"/>
              <w:ind w:left="338"/>
              <w:rPr>
                <w:rFonts w:ascii="Roboto Condensed" w:hAnsi="Roboto Condensed"/>
                <w:sz w:val="20"/>
                <w:szCs w:val="20"/>
              </w:rPr>
            </w:pPr>
            <w:r w:rsidRPr="00194541">
              <w:rPr>
                <w:rFonts w:ascii="Roboto Condensed" w:hAnsi="Roboto Condensed"/>
                <w:sz w:val="20"/>
                <w:szCs w:val="20"/>
              </w:rPr>
              <w:t xml:space="preserve">Jean-Claude Lévy « L’économie circulaire : l’urgence </w:t>
            </w:r>
            <w:proofErr w:type="gramStart"/>
            <w:r w:rsidRPr="00194541">
              <w:rPr>
                <w:rFonts w:ascii="Roboto Condensed" w:hAnsi="Roboto Condensed"/>
                <w:sz w:val="20"/>
                <w:szCs w:val="20"/>
              </w:rPr>
              <w:t>écologique?</w:t>
            </w:r>
            <w:proofErr w:type="gramEnd"/>
            <w:r w:rsidRPr="00194541">
              <w:rPr>
                <w:rFonts w:ascii="Roboto Condensed" w:hAnsi="Roboto Condensed"/>
                <w:sz w:val="20"/>
                <w:szCs w:val="20"/>
              </w:rPr>
              <w:t xml:space="preserve"> Monde en transe, Chine en transit », Presses de l’École nationale des Ponts &amp; Chaussées, 2009.</w:t>
            </w:r>
          </w:p>
          <w:p w14:paraId="3F09321B" w14:textId="77777777" w:rsidR="008E4BE6" w:rsidRPr="00194541" w:rsidRDefault="008E4BE6" w:rsidP="008E4BE6">
            <w:pPr>
              <w:pStyle w:val="Paragraphedeliste"/>
              <w:widowControl/>
              <w:numPr>
                <w:ilvl w:val="0"/>
                <w:numId w:val="26"/>
              </w:numPr>
              <w:suppressAutoHyphens w:val="0"/>
              <w:spacing w:after="0" w:line="240" w:lineRule="auto"/>
              <w:ind w:left="338"/>
              <w:rPr>
                <w:rFonts w:ascii="Roboto Condensed" w:hAnsi="Roboto Condensed"/>
                <w:sz w:val="20"/>
                <w:szCs w:val="20"/>
              </w:rPr>
            </w:pPr>
            <w:r w:rsidRPr="00194541">
              <w:rPr>
                <w:rFonts w:ascii="Roboto Condensed" w:hAnsi="Roboto Condensed"/>
                <w:sz w:val="20"/>
                <w:szCs w:val="20"/>
              </w:rPr>
              <w:t>http://www.ademe.fr/expertises/economie-circulaire</w:t>
            </w:r>
          </w:p>
        </w:tc>
      </w:tr>
    </w:tbl>
    <w:p w14:paraId="185549BD" w14:textId="77777777" w:rsidR="003620FB" w:rsidRDefault="003620FB" w:rsidP="003620FB"/>
    <w:p w14:paraId="3BB982DA" w14:textId="77777777" w:rsidR="003620FB" w:rsidRDefault="003620FB" w:rsidP="003620FB"/>
    <w:p w14:paraId="56DDC0D5" w14:textId="77777777" w:rsidR="003620FB" w:rsidRDefault="003620FB" w:rsidP="003620FB">
      <w:r>
        <w:br w:type="page"/>
      </w:r>
    </w:p>
    <w:tbl>
      <w:tblPr>
        <w:tblStyle w:val="Grilledutableau"/>
        <w:tblW w:w="0" w:type="auto"/>
        <w:tblBorders>
          <w:top w:val="single" w:sz="12" w:space="0" w:color="FFFFFF" w:themeColor="background1"/>
          <w:left w:val="single" w:sz="12" w:space="0" w:color="FFFFFF" w:themeColor="background1"/>
          <w:bottom w:val="single" w:sz="12" w:space="0" w:color="FFFFFF" w:themeColor="background1"/>
          <w:right w:val="single" w:sz="12" w:space="0" w:color="FFFFFF" w:themeColor="background1"/>
          <w:insideH w:val="single" w:sz="12" w:space="0" w:color="FFFFFF" w:themeColor="background1"/>
          <w:insideV w:val="single" w:sz="12" w:space="0" w:color="FFFFFF" w:themeColor="background1"/>
        </w:tblBorders>
        <w:tblLook w:val="04A0" w:firstRow="1" w:lastRow="0" w:firstColumn="1" w:lastColumn="0" w:noHBand="0" w:noVBand="1"/>
      </w:tblPr>
      <w:tblGrid>
        <w:gridCol w:w="1951"/>
        <w:gridCol w:w="567"/>
        <w:gridCol w:w="1701"/>
        <w:gridCol w:w="3119"/>
        <w:gridCol w:w="1874"/>
      </w:tblGrid>
      <w:tr w:rsidR="008E4BE6" w:rsidRPr="00A43B63" w14:paraId="702EA146" w14:textId="77777777" w:rsidTr="006236C0">
        <w:trPr>
          <w:trHeight w:val="397"/>
        </w:trPr>
        <w:tc>
          <w:tcPr>
            <w:tcW w:w="9212" w:type="dxa"/>
            <w:gridSpan w:val="5"/>
            <w:shd w:val="clear" w:color="auto" w:fill="62257F"/>
          </w:tcPr>
          <w:p w14:paraId="35113518" w14:textId="77777777" w:rsidR="008E4BE6" w:rsidRPr="00044F9B" w:rsidRDefault="008E4BE6" w:rsidP="006236C0">
            <w:pPr>
              <w:jc w:val="center"/>
              <w:rPr>
                <w:rFonts w:ascii="Ando Bold" w:hAnsi="Ando Bold"/>
                <w:color w:val="FFFFFF" w:themeColor="background1"/>
                <w:sz w:val="40"/>
                <w:lang w:val="en-US"/>
              </w:rPr>
            </w:pPr>
            <w:r w:rsidRPr="00044F9B">
              <w:rPr>
                <w:rFonts w:ascii="Ando Bold" w:hAnsi="Ando Bold"/>
                <w:color w:val="FFFFFF" w:themeColor="background1"/>
                <w:sz w:val="40"/>
                <w:lang w:val="en-US"/>
              </w:rPr>
              <w:lastRenderedPageBreak/>
              <w:t>[P3 C3] TERRITOIRES DURABLES</w:t>
            </w:r>
          </w:p>
        </w:tc>
      </w:tr>
      <w:tr w:rsidR="008E4BE6" w:rsidRPr="00AB39E1" w14:paraId="2D52FD31" w14:textId="77777777" w:rsidTr="006236C0">
        <w:trPr>
          <w:trHeight w:val="397"/>
        </w:trPr>
        <w:tc>
          <w:tcPr>
            <w:tcW w:w="1951" w:type="dxa"/>
            <w:shd w:val="clear" w:color="auto" w:fill="282D46"/>
            <w:vAlign w:val="center"/>
          </w:tcPr>
          <w:p w14:paraId="47EDE62D" w14:textId="77777777" w:rsidR="008E4BE6" w:rsidRPr="00044F9B" w:rsidRDefault="008E4BE6" w:rsidP="006236C0">
            <w:pPr>
              <w:rPr>
                <w:rFonts w:ascii="Roboto Condensed" w:hAnsi="Roboto Condensed"/>
                <w:b/>
                <w:color w:val="FFFFFF" w:themeColor="background1"/>
              </w:rPr>
            </w:pPr>
            <w:r w:rsidRPr="00044F9B">
              <w:rPr>
                <w:rFonts w:ascii="Roboto Condensed" w:hAnsi="Roboto Condensed"/>
                <w:b/>
                <w:color w:val="FFFFFF" w:themeColor="background1"/>
              </w:rPr>
              <w:t>SEMESTRE 9</w:t>
            </w:r>
          </w:p>
        </w:tc>
        <w:tc>
          <w:tcPr>
            <w:tcW w:w="5387" w:type="dxa"/>
            <w:gridSpan w:val="3"/>
            <w:shd w:val="clear" w:color="auto" w:fill="F1E5F7"/>
            <w:vAlign w:val="center"/>
          </w:tcPr>
          <w:p w14:paraId="0CA42DFC" w14:textId="77777777" w:rsidR="008E4BE6" w:rsidRPr="00CC0651" w:rsidRDefault="008E4BE6" w:rsidP="006236C0">
            <w:pPr>
              <w:rPr>
                <w:rFonts w:ascii="Roboto Condensed" w:hAnsi="Roboto Condensed"/>
              </w:rPr>
            </w:pPr>
            <w:r w:rsidRPr="00CC0651">
              <w:rPr>
                <w:rFonts w:ascii="Roboto Condensed" w:hAnsi="Roboto Condensed"/>
              </w:rPr>
              <w:t xml:space="preserve">Pôle : Développement Durable et Qualité </w:t>
            </w:r>
          </w:p>
        </w:tc>
        <w:tc>
          <w:tcPr>
            <w:tcW w:w="1874" w:type="dxa"/>
            <w:shd w:val="clear" w:color="auto" w:fill="F1E5F7"/>
            <w:vAlign w:val="center"/>
          </w:tcPr>
          <w:p w14:paraId="1184C3AA" w14:textId="77777777" w:rsidR="008E4BE6" w:rsidRPr="00CC0651" w:rsidRDefault="008E4BE6" w:rsidP="006236C0">
            <w:pPr>
              <w:rPr>
                <w:rFonts w:ascii="Roboto Condensed" w:hAnsi="Roboto Condensed"/>
                <w:i/>
              </w:rPr>
            </w:pPr>
          </w:p>
        </w:tc>
      </w:tr>
      <w:tr w:rsidR="008E4BE6" w14:paraId="5E3FD2FF" w14:textId="77777777" w:rsidTr="006236C0">
        <w:trPr>
          <w:trHeight w:val="340"/>
        </w:trPr>
        <w:tc>
          <w:tcPr>
            <w:tcW w:w="4219" w:type="dxa"/>
            <w:gridSpan w:val="3"/>
            <w:shd w:val="clear" w:color="auto" w:fill="F1E5F7"/>
            <w:vAlign w:val="center"/>
          </w:tcPr>
          <w:p w14:paraId="63C80FA0" w14:textId="77777777" w:rsidR="008E4BE6" w:rsidRPr="00044F9B" w:rsidRDefault="008E4BE6" w:rsidP="006236C0">
            <w:pPr>
              <w:rPr>
                <w:rFonts w:ascii="Roboto Condensed" w:hAnsi="Roboto Condensed"/>
                <w:b/>
              </w:rPr>
            </w:pPr>
            <w:r w:rsidRPr="00044F9B">
              <w:rPr>
                <w:rFonts w:ascii="Roboto Condensed" w:hAnsi="Roboto Condensed"/>
                <w:b/>
              </w:rPr>
              <w:t>Horaire présentiel : 8h</w:t>
            </w:r>
            <w:r>
              <w:rPr>
                <w:rFonts w:ascii="Roboto Condensed" w:hAnsi="Roboto Condensed"/>
                <w:b/>
              </w:rPr>
              <w:t>CM et 20h</w:t>
            </w:r>
            <w:r w:rsidRPr="00044F9B">
              <w:rPr>
                <w:rFonts w:ascii="Roboto Condensed" w:hAnsi="Roboto Condensed"/>
                <w:b/>
              </w:rPr>
              <w:t>TD</w:t>
            </w:r>
          </w:p>
        </w:tc>
        <w:tc>
          <w:tcPr>
            <w:tcW w:w="3119" w:type="dxa"/>
            <w:shd w:val="clear" w:color="auto" w:fill="F1E5F7"/>
            <w:vAlign w:val="center"/>
          </w:tcPr>
          <w:p w14:paraId="0D0C4A44" w14:textId="77777777" w:rsidR="008E4BE6" w:rsidRPr="00CC0651" w:rsidRDefault="008E4BE6" w:rsidP="006236C0">
            <w:pPr>
              <w:rPr>
                <w:rFonts w:ascii="Roboto Condensed" w:hAnsi="Roboto Condensed"/>
              </w:rPr>
            </w:pPr>
            <w:r w:rsidRPr="00CC0651">
              <w:rPr>
                <w:rFonts w:ascii="Roboto Condensed" w:hAnsi="Roboto Condensed"/>
              </w:rPr>
              <w:t>Travail personnel : inclus dans le module</w:t>
            </w:r>
          </w:p>
        </w:tc>
        <w:tc>
          <w:tcPr>
            <w:tcW w:w="1874" w:type="dxa"/>
            <w:shd w:val="clear" w:color="auto" w:fill="F1E5F7"/>
            <w:vAlign w:val="center"/>
          </w:tcPr>
          <w:p w14:paraId="2B89BDB7" w14:textId="77777777" w:rsidR="008E4BE6" w:rsidRPr="00CC0651" w:rsidRDefault="008E4BE6" w:rsidP="006236C0">
            <w:pPr>
              <w:rPr>
                <w:rFonts w:ascii="Roboto Condensed" w:hAnsi="Roboto Condensed"/>
              </w:rPr>
            </w:pPr>
            <w:r w:rsidRPr="00CC0651">
              <w:rPr>
                <w:rFonts w:ascii="Roboto Condensed" w:hAnsi="Roboto Condensed"/>
              </w:rPr>
              <w:t>ECTS : 2</w:t>
            </w:r>
          </w:p>
        </w:tc>
      </w:tr>
      <w:tr w:rsidR="008E4BE6" w14:paraId="5A4C8B8E" w14:textId="77777777" w:rsidTr="006236C0">
        <w:tc>
          <w:tcPr>
            <w:tcW w:w="4219" w:type="dxa"/>
            <w:gridSpan w:val="3"/>
            <w:shd w:val="clear" w:color="auto" w:fill="282D46"/>
            <w:vAlign w:val="center"/>
          </w:tcPr>
          <w:p w14:paraId="518E5F58" w14:textId="77777777" w:rsidR="008E4BE6" w:rsidRPr="00044F9B" w:rsidRDefault="008E4BE6" w:rsidP="006236C0">
            <w:pPr>
              <w:rPr>
                <w:rFonts w:ascii="Roboto Condensed" w:hAnsi="Roboto Condensed"/>
                <w:b/>
                <w:color w:val="FFFFFF" w:themeColor="background1"/>
              </w:rPr>
            </w:pPr>
            <w:r w:rsidRPr="00044F9B">
              <w:rPr>
                <w:rFonts w:ascii="Roboto Condensed" w:hAnsi="Roboto Condensed"/>
                <w:b/>
                <w:color w:val="FFFFFF" w:themeColor="background1"/>
              </w:rPr>
              <w:t xml:space="preserve">Responsable : O. </w:t>
            </w:r>
            <w:proofErr w:type="spellStart"/>
            <w:r w:rsidRPr="00044F9B">
              <w:rPr>
                <w:rFonts w:ascii="Roboto Condensed" w:hAnsi="Roboto Condensed"/>
                <w:b/>
                <w:color w:val="FFFFFF" w:themeColor="background1"/>
              </w:rPr>
              <w:t>Chery</w:t>
            </w:r>
            <w:proofErr w:type="spellEnd"/>
          </w:p>
        </w:tc>
        <w:tc>
          <w:tcPr>
            <w:tcW w:w="4993" w:type="dxa"/>
            <w:gridSpan w:val="2"/>
            <w:shd w:val="clear" w:color="auto" w:fill="F1E5F7"/>
            <w:vAlign w:val="center"/>
          </w:tcPr>
          <w:p w14:paraId="5DECA396" w14:textId="77777777" w:rsidR="008E4BE6" w:rsidRPr="00044F9B" w:rsidRDefault="008E4BE6" w:rsidP="006236C0">
            <w:pPr>
              <w:rPr>
                <w:rFonts w:ascii="Roboto Condensed" w:hAnsi="Roboto Condensed"/>
                <w:b/>
              </w:rPr>
            </w:pPr>
            <w:r w:rsidRPr="00044F9B">
              <w:rPr>
                <w:rFonts w:ascii="Roboto Condensed" w:hAnsi="Roboto Condensed"/>
                <w:b/>
              </w:rPr>
              <w:t xml:space="preserve">Intervenant : L. Dupont, O. Potier, O. </w:t>
            </w:r>
            <w:proofErr w:type="spellStart"/>
            <w:r w:rsidRPr="00044F9B">
              <w:rPr>
                <w:rFonts w:ascii="Roboto Condensed" w:hAnsi="Roboto Condensed"/>
                <w:b/>
              </w:rPr>
              <w:t>Chery</w:t>
            </w:r>
            <w:proofErr w:type="spellEnd"/>
            <w:r w:rsidRPr="00044F9B">
              <w:rPr>
                <w:rFonts w:ascii="Roboto Condensed" w:hAnsi="Roboto Condensed"/>
                <w:b/>
              </w:rPr>
              <w:t>, O. Farges + 2 enseignants de l’ENSAIA</w:t>
            </w:r>
          </w:p>
        </w:tc>
      </w:tr>
      <w:tr w:rsidR="008E4BE6" w:rsidRPr="00D010C9" w14:paraId="5FAC15DC" w14:textId="77777777" w:rsidTr="006236C0">
        <w:trPr>
          <w:trHeight w:val="6548"/>
        </w:trPr>
        <w:tc>
          <w:tcPr>
            <w:tcW w:w="2518" w:type="dxa"/>
            <w:gridSpan w:val="2"/>
            <w:shd w:val="clear" w:color="auto" w:fill="282D46"/>
            <w:vAlign w:val="center"/>
          </w:tcPr>
          <w:p w14:paraId="4592AD2A" w14:textId="77777777" w:rsidR="008E4BE6" w:rsidRPr="00044F9B" w:rsidRDefault="008E4BE6" w:rsidP="006236C0">
            <w:pPr>
              <w:rPr>
                <w:rFonts w:ascii="Roboto Condensed" w:hAnsi="Roboto Condensed"/>
                <w:b/>
                <w:color w:val="FFFFFF" w:themeColor="background1"/>
              </w:rPr>
            </w:pPr>
            <w:r w:rsidRPr="00044F9B">
              <w:rPr>
                <w:rFonts w:ascii="Roboto Condensed" w:hAnsi="Roboto Condensed"/>
                <w:b/>
                <w:color w:val="FFFFFF" w:themeColor="background1"/>
              </w:rPr>
              <w:t>Acquis d’apprentissage visés</w:t>
            </w:r>
          </w:p>
        </w:tc>
        <w:tc>
          <w:tcPr>
            <w:tcW w:w="6694" w:type="dxa"/>
            <w:gridSpan w:val="3"/>
            <w:shd w:val="clear" w:color="auto" w:fill="F1E5F7"/>
            <w:vAlign w:val="center"/>
          </w:tcPr>
          <w:p w14:paraId="2709F149" w14:textId="77777777" w:rsidR="008E4BE6" w:rsidRPr="00CC0651" w:rsidRDefault="008E4BE6" w:rsidP="006236C0">
            <w:pPr>
              <w:rPr>
                <w:rFonts w:ascii="Roboto Condensed" w:eastAsia="Times New Roman" w:hAnsi="Roboto Condensed" w:cs="Times New Roman"/>
                <w:sz w:val="20"/>
                <w:szCs w:val="20"/>
                <w:lang w:eastAsia="fr-FR"/>
              </w:rPr>
            </w:pPr>
            <w:r w:rsidRPr="00CC0651">
              <w:rPr>
                <w:rFonts w:ascii="Roboto Condensed" w:eastAsia="Times New Roman" w:hAnsi="Roboto Condensed" w:cs="Arial"/>
                <w:sz w:val="20"/>
                <w:szCs w:val="20"/>
                <w:lang w:eastAsia="fr-FR"/>
              </w:rPr>
              <w:t xml:space="preserve">A la fin de ce module, l'étudiant devra être </w:t>
            </w:r>
            <w:r w:rsidRPr="00CC0651">
              <w:rPr>
                <w:rFonts w:ascii="Roboto Condensed" w:eastAsia="Times New Roman" w:hAnsi="Roboto Condensed" w:cs="Times New Roman"/>
                <w:sz w:val="20"/>
                <w:szCs w:val="20"/>
                <w:lang w:eastAsia="fr-FR"/>
              </w:rPr>
              <w:t>capable :</w:t>
            </w:r>
          </w:p>
          <w:p w14:paraId="437A4CDE" w14:textId="77777777" w:rsidR="008E4BE6" w:rsidRPr="00CC0651" w:rsidRDefault="008E4BE6" w:rsidP="006236C0">
            <w:pPr>
              <w:rPr>
                <w:rFonts w:ascii="Roboto Condensed" w:hAnsi="Roboto Condensed"/>
                <w:sz w:val="20"/>
                <w:szCs w:val="20"/>
              </w:rPr>
            </w:pPr>
            <w:r w:rsidRPr="00CC0651">
              <w:rPr>
                <w:rFonts w:ascii="Roboto Condensed" w:eastAsia="Times New Roman" w:hAnsi="Roboto Condensed" w:cs="Times New Roman"/>
                <w:sz w:val="20"/>
                <w:szCs w:val="20"/>
                <w:lang w:eastAsia="fr-FR"/>
              </w:rPr>
              <w:t>- d'exposer</w:t>
            </w:r>
            <w:r w:rsidRPr="00CC0651">
              <w:rPr>
                <w:rFonts w:ascii="Roboto Condensed" w:hAnsi="Roboto Condensed"/>
                <w:sz w:val="20"/>
                <w:szCs w:val="20"/>
              </w:rPr>
              <w:t xml:space="preserve"> ce qu’est la pollution de l’eau et le traitement biologique.</w:t>
            </w:r>
          </w:p>
          <w:p w14:paraId="45E3C833" w14:textId="77777777" w:rsidR="008E4BE6" w:rsidRPr="00CC0651" w:rsidRDefault="008E4BE6" w:rsidP="006236C0">
            <w:pPr>
              <w:rPr>
                <w:rFonts w:ascii="Roboto Condensed" w:hAnsi="Roboto Condensed"/>
                <w:sz w:val="20"/>
                <w:szCs w:val="20"/>
              </w:rPr>
            </w:pPr>
            <w:r w:rsidRPr="00CC0651">
              <w:rPr>
                <w:rFonts w:ascii="Roboto Condensed" w:eastAsia="Times New Roman" w:hAnsi="Roboto Condensed" w:cs="Times New Roman"/>
                <w:sz w:val="20"/>
                <w:szCs w:val="20"/>
                <w:lang w:eastAsia="fr-FR"/>
              </w:rPr>
              <w:t>- d'expliquer</w:t>
            </w:r>
            <w:r w:rsidRPr="00CC0651">
              <w:rPr>
                <w:rFonts w:ascii="Roboto Condensed" w:hAnsi="Roboto Condensed"/>
                <w:sz w:val="20"/>
                <w:szCs w:val="20"/>
              </w:rPr>
              <w:t xml:space="preserve"> le principe complexe d’élimination de la pollution azoté.</w:t>
            </w:r>
          </w:p>
          <w:p w14:paraId="4E84276A" w14:textId="77777777" w:rsidR="008E4BE6" w:rsidRPr="00CC0651" w:rsidRDefault="008E4BE6" w:rsidP="006236C0">
            <w:pPr>
              <w:rPr>
                <w:rFonts w:ascii="Roboto Condensed" w:hAnsi="Roboto Condensed"/>
                <w:sz w:val="20"/>
                <w:szCs w:val="20"/>
              </w:rPr>
            </w:pPr>
            <w:r w:rsidRPr="00CC0651">
              <w:rPr>
                <w:rFonts w:ascii="Roboto Condensed" w:eastAsia="Times New Roman" w:hAnsi="Roboto Condensed" w:cs="Times New Roman"/>
                <w:sz w:val="20"/>
                <w:szCs w:val="20"/>
                <w:lang w:eastAsia="fr-FR"/>
              </w:rPr>
              <w:t xml:space="preserve">- d’expliquer </w:t>
            </w:r>
            <w:r w:rsidRPr="00CC0651">
              <w:rPr>
                <w:rFonts w:ascii="Roboto Condensed" w:hAnsi="Roboto Condensed"/>
                <w:sz w:val="20"/>
                <w:szCs w:val="20"/>
              </w:rPr>
              <w:t>ce que sont les variables classiques de mesure de la pollution (DCO, DBO5, TOC, Azote NTK, Nitrite, Nitrate, etc.)</w:t>
            </w:r>
          </w:p>
          <w:p w14:paraId="3EE8F403" w14:textId="77777777" w:rsidR="008E4BE6" w:rsidRPr="00CC0651" w:rsidRDefault="008E4BE6" w:rsidP="006236C0">
            <w:pPr>
              <w:rPr>
                <w:rFonts w:ascii="Roboto Condensed" w:hAnsi="Roboto Condensed"/>
                <w:sz w:val="20"/>
                <w:szCs w:val="20"/>
              </w:rPr>
            </w:pPr>
            <w:r w:rsidRPr="00CC0651">
              <w:rPr>
                <w:rFonts w:ascii="Roboto Condensed" w:hAnsi="Roboto Condensed"/>
                <w:sz w:val="20"/>
                <w:szCs w:val="20"/>
              </w:rPr>
              <w:t>- d’expliquer ce que sont les micropolluants, leurs types et leurs sources</w:t>
            </w:r>
          </w:p>
          <w:p w14:paraId="09E5DD27" w14:textId="77777777" w:rsidR="008E4BE6" w:rsidRPr="00CC0651" w:rsidRDefault="008E4BE6" w:rsidP="006236C0">
            <w:pPr>
              <w:rPr>
                <w:rFonts w:ascii="Roboto Condensed" w:hAnsi="Roboto Condensed"/>
                <w:sz w:val="20"/>
                <w:szCs w:val="20"/>
              </w:rPr>
            </w:pPr>
            <w:r w:rsidRPr="00CC0651">
              <w:rPr>
                <w:rFonts w:ascii="Roboto Condensed" w:hAnsi="Roboto Condensed"/>
                <w:sz w:val="20"/>
                <w:szCs w:val="20"/>
              </w:rPr>
              <w:t>- d’avoir des notions d’ordre de grandeur des procédés et des connaissances technologiques (niveau culture scientifique et technique).</w:t>
            </w:r>
          </w:p>
          <w:p w14:paraId="5261CE46" w14:textId="77777777" w:rsidR="008E4BE6" w:rsidRPr="00CC0651" w:rsidRDefault="008E4BE6" w:rsidP="006236C0">
            <w:pPr>
              <w:rPr>
                <w:rFonts w:ascii="Roboto Condensed" w:hAnsi="Roboto Condensed"/>
                <w:sz w:val="20"/>
                <w:szCs w:val="20"/>
              </w:rPr>
            </w:pPr>
            <w:r w:rsidRPr="00CC0651">
              <w:rPr>
                <w:rFonts w:ascii="Roboto Condensed" w:hAnsi="Roboto Condensed"/>
                <w:sz w:val="20"/>
                <w:szCs w:val="20"/>
              </w:rPr>
              <w:t xml:space="preserve">- d’établir le </w:t>
            </w:r>
            <w:proofErr w:type="spellStart"/>
            <w:r w:rsidRPr="00CC0651">
              <w:rPr>
                <w:rFonts w:ascii="Roboto Condensed" w:hAnsi="Roboto Condensed"/>
                <w:sz w:val="20"/>
                <w:szCs w:val="20"/>
              </w:rPr>
              <w:t>pré-dimensionnement</w:t>
            </w:r>
            <w:proofErr w:type="spellEnd"/>
            <w:r w:rsidRPr="00CC0651">
              <w:rPr>
                <w:rFonts w:ascii="Roboto Condensed" w:hAnsi="Roboto Condensed"/>
                <w:sz w:val="20"/>
                <w:szCs w:val="20"/>
              </w:rPr>
              <w:t xml:space="preserve"> de décanteur et de réacteur biologique.</w:t>
            </w:r>
          </w:p>
          <w:p w14:paraId="0D333A9C" w14:textId="77777777" w:rsidR="008E4BE6" w:rsidRPr="00CC0651" w:rsidRDefault="008E4BE6" w:rsidP="006236C0">
            <w:pPr>
              <w:rPr>
                <w:rFonts w:ascii="Roboto Condensed" w:hAnsi="Roboto Condensed"/>
                <w:sz w:val="20"/>
                <w:szCs w:val="20"/>
              </w:rPr>
            </w:pPr>
            <w:r w:rsidRPr="00CC0651">
              <w:rPr>
                <w:rFonts w:ascii="Roboto Condensed" w:hAnsi="Roboto Condensed"/>
                <w:sz w:val="20"/>
                <w:szCs w:val="20"/>
              </w:rPr>
              <w:t>- d’exposer les notions de réactif et de produit, de réacteurs idéaux et de réacteurs réels.</w:t>
            </w:r>
          </w:p>
          <w:p w14:paraId="015C2AB9" w14:textId="77777777" w:rsidR="008E4BE6" w:rsidRPr="00CC0651" w:rsidRDefault="008E4BE6" w:rsidP="006236C0">
            <w:pPr>
              <w:rPr>
                <w:rFonts w:ascii="Roboto Condensed" w:hAnsi="Roboto Condensed"/>
                <w:sz w:val="20"/>
                <w:szCs w:val="20"/>
              </w:rPr>
            </w:pPr>
            <w:r w:rsidRPr="00CC0651">
              <w:rPr>
                <w:rFonts w:ascii="Roboto Condensed" w:hAnsi="Roboto Condensed"/>
                <w:sz w:val="20"/>
                <w:szCs w:val="20"/>
              </w:rPr>
              <w:t>- de poursuivre ultérieurement un approfondissement des connaissances en auto-apprentissage dans le milieu professionnel.</w:t>
            </w:r>
          </w:p>
          <w:p w14:paraId="47DFA996" w14:textId="77777777" w:rsidR="008E4BE6" w:rsidRPr="00CC0651" w:rsidRDefault="008E4BE6" w:rsidP="006236C0">
            <w:pPr>
              <w:rPr>
                <w:rFonts w:ascii="Roboto Condensed" w:hAnsi="Roboto Condensed"/>
                <w:sz w:val="20"/>
                <w:szCs w:val="20"/>
              </w:rPr>
            </w:pPr>
            <w:r w:rsidRPr="00CC0651">
              <w:rPr>
                <w:rFonts w:ascii="Roboto Condensed" w:eastAsia="Times New Roman" w:hAnsi="Roboto Condensed" w:cs="Times New Roman"/>
                <w:sz w:val="20"/>
                <w:szCs w:val="20"/>
                <w:lang w:eastAsia="fr-FR"/>
              </w:rPr>
              <w:t>- d'exposer</w:t>
            </w:r>
            <w:r w:rsidRPr="00CC0651">
              <w:rPr>
                <w:rFonts w:ascii="Roboto Condensed" w:hAnsi="Roboto Condensed"/>
                <w:sz w:val="20"/>
                <w:szCs w:val="20"/>
              </w:rPr>
              <w:t xml:space="preserve"> ce qu’est la pollution de l’air et leur responsabilité future en tant qu’ingénieur.</w:t>
            </w:r>
          </w:p>
          <w:p w14:paraId="6A79CA0A" w14:textId="77777777" w:rsidR="008E4BE6" w:rsidRPr="00CC0651" w:rsidRDefault="008E4BE6" w:rsidP="006236C0">
            <w:pPr>
              <w:rPr>
                <w:rFonts w:ascii="Roboto Condensed" w:hAnsi="Roboto Condensed"/>
                <w:color w:val="000000" w:themeColor="text1"/>
                <w:sz w:val="20"/>
                <w:szCs w:val="20"/>
              </w:rPr>
            </w:pPr>
            <w:r w:rsidRPr="00CC0651">
              <w:rPr>
                <w:rFonts w:ascii="Roboto Condensed" w:hAnsi="Roboto Condensed"/>
                <w:sz w:val="20"/>
                <w:szCs w:val="20"/>
              </w:rPr>
              <w:t xml:space="preserve">- identifier </w:t>
            </w:r>
            <w:r w:rsidRPr="00CC0651">
              <w:rPr>
                <w:rFonts w:ascii="Roboto Condensed" w:hAnsi="Roboto Condensed"/>
                <w:color w:val="000000" w:themeColor="text1"/>
                <w:sz w:val="20"/>
                <w:szCs w:val="20"/>
              </w:rPr>
              <w:t>les phénomènes de pollution en général dans la société, et en particulier les différentes sources d'émission d’effluents gazeux en entreprise et dans la société</w:t>
            </w:r>
          </w:p>
          <w:p w14:paraId="5D48D22C" w14:textId="77777777" w:rsidR="008E4BE6" w:rsidRPr="00CC0651" w:rsidRDefault="008E4BE6" w:rsidP="006236C0">
            <w:pPr>
              <w:rPr>
                <w:rFonts w:ascii="Roboto Condensed" w:hAnsi="Roboto Condensed"/>
                <w:color w:val="000000" w:themeColor="text1"/>
                <w:sz w:val="20"/>
                <w:szCs w:val="20"/>
              </w:rPr>
            </w:pPr>
            <w:r w:rsidRPr="00CC0651">
              <w:rPr>
                <w:rFonts w:ascii="Roboto Condensed" w:hAnsi="Roboto Condensed"/>
                <w:color w:val="000000" w:themeColor="text1"/>
                <w:sz w:val="20"/>
                <w:szCs w:val="20"/>
              </w:rPr>
              <w:t>- décrire les phénomènes planétaires de pollution atmosphérique</w:t>
            </w:r>
          </w:p>
          <w:p w14:paraId="4DB3DB71" w14:textId="77777777" w:rsidR="008E4BE6" w:rsidRPr="00CC0651" w:rsidRDefault="008E4BE6" w:rsidP="006236C0">
            <w:pPr>
              <w:rPr>
                <w:rFonts w:ascii="Roboto Condensed" w:hAnsi="Roboto Condensed"/>
                <w:color w:val="000000" w:themeColor="text1"/>
                <w:sz w:val="20"/>
                <w:szCs w:val="20"/>
              </w:rPr>
            </w:pPr>
            <w:r w:rsidRPr="00CC0651">
              <w:rPr>
                <w:rFonts w:ascii="Roboto Condensed" w:hAnsi="Roboto Condensed"/>
                <w:color w:val="000000" w:themeColor="text1"/>
                <w:sz w:val="20"/>
                <w:szCs w:val="20"/>
              </w:rPr>
              <w:t>- discerner les différents moyens de lutte et de contrôle des effluents gazeux</w:t>
            </w:r>
          </w:p>
          <w:p w14:paraId="07F668C1" w14:textId="77777777" w:rsidR="008E4BE6" w:rsidRPr="00CC0651" w:rsidRDefault="008E4BE6" w:rsidP="006236C0">
            <w:pPr>
              <w:rPr>
                <w:rFonts w:ascii="Roboto Condensed" w:hAnsi="Roboto Condensed"/>
                <w:color w:val="000000" w:themeColor="text1"/>
                <w:sz w:val="20"/>
                <w:szCs w:val="20"/>
              </w:rPr>
            </w:pPr>
            <w:r w:rsidRPr="00CC0651">
              <w:rPr>
                <w:rFonts w:ascii="Roboto Condensed" w:hAnsi="Roboto Condensed"/>
                <w:color w:val="000000" w:themeColor="text1"/>
                <w:sz w:val="20"/>
                <w:szCs w:val="20"/>
              </w:rPr>
              <w:t>- d’identifier et d’expliquer les principaux modes de production d’énergie</w:t>
            </w:r>
          </w:p>
          <w:p w14:paraId="131D5A68" w14:textId="77777777" w:rsidR="008E4BE6" w:rsidRPr="00CC0651" w:rsidRDefault="008E4BE6" w:rsidP="006236C0">
            <w:pPr>
              <w:rPr>
                <w:rFonts w:ascii="Roboto Condensed" w:hAnsi="Roboto Condensed"/>
                <w:color w:val="000000" w:themeColor="text1"/>
                <w:sz w:val="20"/>
                <w:szCs w:val="20"/>
              </w:rPr>
            </w:pPr>
            <w:r w:rsidRPr="00CC0651">
              <w:rPr>
                <w:rFonts w:ascii="Roboto Condensed" w:hAnsi="Roboto Condensed"/>
                <w:color w:val="000000" w:themeColor="text1"/>
                <w:sz w:val="20"/>
                <w:szCs w:val="20"/>
              </w:rPr>
              <w:t>- de comparer et critiquer ses différents modes et les technologies associées</w:t>
            </w:r>
          </w:p>
          <w:p w14:paraId="6821F449" w14:textId="77777777" w:rsidR="008E4BE6" w:rsidRPr="00CC0651" w:rsidRDefault="008E4BE6" w:rsidP="006236C0">
            <w:pPr>
              <w:rPr>
                <w:rFonts w:ascii="Roboto Condensed" w:hAnsi="Roboto Condensed"/>
                <w:color w:val="000000" w:themeColor="text1"/>
                <w:sz w:val="20"/>
                <w:szCs w:val="20"/>
              </w:rPr>
            </w:pPr>
            <w:r w:rsidRPr="00CC0651">
              <w:rPr>
                <w:rFonts w:ascii="Roboto Condensed" w:hAnsi="Roboto Condensed"/>
                <w:color w:val="000000" w:themeColor="text1"/>
                <w:sz w:val="20"/>
                <w:szCs w:val="20"/>
              </w:rPr>
              <w:t>- de lier la thématique énergie aux autres aspects environnementaux</w:t>
            </w:r>
          </w:p>
          <w:p w14:paraId="79A590AC" w14:textId="77777777" w:rsidR="008E4BE6" w:rsidRPr="00CC0651" w:rsidRDefault="008E4BE6" w:rsidP="006236C0">
            <w:pPr>
              <w:rPr>
                <w:rFonts w:ascii="Roboto Condensed" w:hAnsi="Roboto Condensed"/>
                <w:b/>
                <w:color w:val="000000" w:themeColor="text1"/>
                <w:sz w:val="20"/>
                <w:szCs w:val="20"/>
              </w:rPr>
            </w:pPr>
            <w:r w:rsidRPr="00CC0651">
              <w:rPr>
                <w:rFonts w:ascii="Roboto Condensed" w:hAnsi="Roboto Condensed"/>
                <w:b/>
                <w:color w:val="000000" w:themeColor="text1"/>
                <w:sz w:val="20"/>
                <w:szCs w:val="20"/>
              </w:rPr>
              <w:t>Globalement, toutes ces thématiques seront appliquées au domaine des territoires urbains. Les enjeux associés à la pollution de l’eau, la pollution de l’air et à l’énergie seront construits par rapport au territoire urbain.</w:t>
            </w:r>
          </w:p>
        </w:tc>
      </w:tr>
      <w:tr w:rsidR="008E4BE6" w:rsidRPr="00895066" w14:paraId="3BFF26FC" w14:textId="77777777" w:rsidTr="006236C0">
        <w:trPr>
          <w:trHeight w:val="1678"/>
        </w:trPr>
        <w:tc>
          <w:tcPr>
            <w:tcW w:w="2518" w:type="dxa"/>
            <w:gridSpan w:val="2"/>
            <w:shd w:val="clear" w:color="auto" w:fill="282D46"/>
            <w:vAlign w:val="center"/>
          </w:tcPr>
          <w:p w14:paraId="67CF9108" w14:textId="77777777" w:rsidR="008E4BE6" w:rsidRPr="00044F9B" w:rsidRDefault="008E4BE6" w:rsidP="006236C0">
            <w:pPr>
              <w:rPr>
                <w:rFonts w:ascii="Roboto Condensed" w:hAnsi="Roboto Condensed"/>
                <w:b/>
                <w:color w:val="FFFFFF" w:themeColor="background1"/>
              </w:rPr>
            </w:pPr>
            <w:r w:rsidRPr="00044F9B">
              <w:rPr>
                <w:rFonts w:ascii="Roboto Condensed" w:hAnsi="Roboto Condensed"/>
                <w:b/>
                <w:color w:val="FFFFFF" w:themeColor="background1"/>
              </w:rPr>
              <w:t>Contribution au référentiel Emploi-Compétences</w:t>
            </w:r>
          </w:p>
        </w:tc>
        <w:tc>
          <w:tcPr>
            <w:tcW w:w="6694" w:type="dxa"/>
            <w:gridSpan w:val="3"/>
            <w:shd w:val="clear" w:color="auto" w:fill="F1E5F7"/>
            <w:vAlign w:val="center"/>
          </w:tcPr>
          <w:p w14:paraId="20FBC044" w14:textId="77777777" w:rsidR="008E4BE6" w:rsidRPr="00CC0651" w:rsidRDefault="008E4BE6" w:rsidP="006236C0">
            <w:pPr>
              <w:rPr>
                <w:rFonts w:ascii="Roboto Condensed" w:hAnsi="Roboto Condensed"/>
                <w:b/>
                <w:sz w:val="20"/>
                <w:szCs w:val="20"/>
              </w:rPr>
            </w:pPr>
            <w:r w:rsidRPr="00CC0651">
              <w:rPr>
                <w:rFonts w:ascii="Roboto Condensed" w:hAnsi="Roboto Condensed"/>
                <w:b/>
                <w:sz w:val="20"/>
                <w:szCs w:val="20"/>
              </w:rPr>
              <w:t>C1. COLLECTER, TRAITER ET DIFFUSER DES DONNEES ET DE L’INFORMATION</w:t>
            </w:r>
          </w:p>
          <w:p w14:paraId="750BBACE" w14:textId="77777777" w:rsidR="008E4BE6" w:rsidRPr="00CC0651" w:rsidRDefault="008E4BE6" w:rsidP="006236C0">
            <w:pPr>
              <w:rPr>
                <w:rFonts w:ascii="Roboto Condensed" w:hAnsi="Roboto Condensed"/>
                <w:sz w:val="20"/>
                <w:szCs w:val="20"/>
              </w:rPr>
            </w:pPr>
            <w:r w:rsidRPr="00CC0651">
              <w:rPr>
                <w:rFonts w:ascii="Roboto Condensed" w:hAnsi="Roboto Condensed"/>
                <w:sz w:val="20"/>
                <w:szCs w:val="20"/>
              </w:rPr>
              <w:t>C1.1 Collecter, traiter, analyser, interpréter des données ou des informations, quantitatives ou qualitatives, en sachant notamment concevoir les bases de données constitutives d’un système d’information</w:t>
            </w:r>
          </w:p>
          <w:p w14:paraId="5E0A6353" w14:textId="77777777" w:rsidR="008E4BE6" w:rsidRPr="00CC0651" w:rsidRDefault="008E4BE6" w:rsidP="006236C0">
            <w:pPr>
              <w:rPr>
                <w:rFonts w:ascii="Roboto Condensed" w:hAnsi="Roboto Condensed"/>
                <w:b/>
                <w:sz w:val="20"/>
                <w:szCs w:val="20"/>
              </w:rPr>
            </w:pPr>
            <w:r w:rsidRPr="00CC0651">
              <w:rPr>
                <w:rFonts w:ascii="Roboto Condensed" w:hAnsi="Roboto Condensed"/>
                <w:b/>
                <w:sz w:val="20"/>
                <w:szCs w:val="20"/>
              </w:rPr>
              <w:t>C4 : STRUCTURER ET PILOTER UN PROJET</w:t>
            </w:r>
          </w:p>
          <w:p w14:paraId="4F9155F8" w14:textId="77777777" w:rsidR="008E4BE6" w:rsidRPr="00CC0651" w:rsidRDefault="008E4BE6" w:rsidP="006236C0">
            <w:pPr>
              <w:rPr>
                <w:rFonts w:ascii="Roboto Condensed" w:hAnsi="Roboto Condensed"/>
                <w:sz w:val="20"/>
                <w:szCs w:val="20"/>
              </w:rPr>
            </w:pPr>
            <w:r w:rsidRPr="00CC0651">
              <w:rPr>
                <w:rFonts w:ascii="Roboto Condensed" w:hAnsi="Roboto Condensed"/>
                <w:sz w:val="20"/>
                <w:szCs w:val="20"/>
              </w:rPr>
              <w:t>C4.1 Analyser la demande initiale, l’environnement du projet et les attentes des parties prenantes pour définir et documenter un cahier des charges du projet (enjeux, objectifs, livrables, périmètre, etc.) en adéquation avec les souhaits du commanditaire.</w:t>
            </w:r>
          </w:p>
          <w:p w14:paraId="159BFDBD" w14:textId="77777777" w:rsidR="008E4BE6" w:rsidRPr="00CC0651" w:rsidRDefault="008E4BE6" w:rsidP="006236C0">
            <w:pPr>
              <w:rPr>
                <w:rFonts w:ascii="Roboto Condensed" w:hAnsi="Roboto Condensed"/>
                <w:sz w:val="20"/>
                <w:szCs w:val="20"/>
              </w:rPr>
            </w:pPr>
            <w:r w:rsidRPr="00CC0651">
              <w:rPr>
                <w:rFonts w:ascii="Roboto Condensed" w:hAnsi="Roboto Condensed"/>
                <w:sz w:val="20"/>
                <w:szCs w:val="20"/>
              </w:rPr>
              <w:t>C4.3 Piloter le projet en adaptant les méthodes et outils de pilotage, ainsi que les indicateurs de suivi (coûts, délais, sécurité, qualité, …) au contexte et à la nature du projet</w:t>
            </w:r>
          </w:p>
          <w:p w14:paraId="1C61EBB1" w14:textId="77777777" w:rsidR="008E4BE6" w:rsidRPr="00CC0651" w:rsidRDefault="008E4BE6" w:rsidP="006236C0">
            <w:pPr>
              <w:rPr>
                <w:rFonts w:ascii="Roboto Condensed" w:hAnsi="Roboto Condensed"/>
                <w:sz w:val="20"/>
                <w:szCs w:val="20"/>
              </w:rPr>
            </w:pPr>
            <w:r w:rsidRPr="00CC0651">
              <w:rPr>
                <w:rFonts w:ascii="Roboto Condensed" w:hAnsi="Roboto Condensed"/>
                <w:sz w:val="20"/>
                <w:szCs w:val="20"/>
              </w:rPr>
              <w:t xml:space="preserve">C4.4 Piloter, coordonner et assurer le suivi d’un projet d’ingénierie collaborative inter-métiers, </w:t>
            </w:r>
            <w:proofErr w:type="spellStart"/>
            <w:r w:rsidRPr="00CC0651">
              <w:rPr>
                <w:rFonts w:ascii="Roboto Condensed" w:hAnsi="Roboto Condensed"/>
                <w:sz w:val="20"/>
                <w:szCs w:val="20"/>
              </w:rPr>
              <w:t>inter-services</w:t>
            </w:r>
            <w:proofErr w:type="spellEnd"/>
            <w:r w:rsidRPr="00CC0651">
              <w:rPr>
                <w:rFonts w:ascii="Roboto Condensed" w:hAnsi="Roboto Condensed"/>
                <w:sz w:val="20"/>
                <w:szCs w:val="20"/>
              </w:rPr>
              <w:t>, inter-compétences et inter-cultures, au service de l’innovation et/ou de l’amélioration continue.</w:t>
            </w:r>
          </w:p>
          <w:p w14:paraId="739BA955" w14:textId="77777777" w:rsidR="008E4BE6" w:rsidRPr="00CC0651" w:rsidRDefault="008E4BE6" w:rsidP="006236C0">
            <w:pPr>
              <w:rPr>
                <w:rFonts w:ascii="Roboto Condensed" w:hAnsi="Roboto Condensed"/>
                <w:b/>
                <w:sz w:val="20"/>
                <w:szCs w:val="20"/>
              </w:rPr>
            </w:pPr>
            <w:r w:rsidRPr="00CC0651">
              <w:rPr>
                <w:rFonts w:ascii="Roboto Condensed" w:hAnsi="Roboto Condensed"/>
                <w:b/>
                <w:sz w:val="20"/>
                <w:szCs w:val="20"/>
              </w:rPr>
              <w:t>C7 : PROMOUVOIR ET METTRE EN OEUVRE LES PRINCIPES DU DEVELOPPEMENT DURABLE ET DE LA RESPONSABILITE SOCIETALE</w:t>
            </w:r>
          </w:p>
          <w:p w14:paraId="35BC1F62" w14:textId="77777777" w:rsidR="008E4BE6" w:rsidRPr="00CC0651" w:rsidRDefault="008E4BE6" w:rsidP="006236C0">
            <w:pPr>
              <w:rPr>
                <w:rFonts w:ascii="Roboto Condensed" w:hAnsi="Roboto Condensed"/>
                <w:sz w:val="20"/>
                <w:szCs w:val="20"/>
              </w:rPr>
            </w:pPr>
            <w:r w:rsidRPr="00CC0651">
              <w:rPr>
                <w:rFonts w:ascii="Roboto Condensed" w:hAnsi="Roboto Condensed"/>
                <w:sz w:val="20"/>
                <w:szCs w:val="20"/>
              </w:rPr>
              <w:t>C7.2 Caractériser l’engagement de l’entreprise en matière environnementale, sociale et sociétale en fonction de ses orientations stratégiques (RSE)</w:t>
            </w:r>
          </w:p>
          <w:p w14:paraId="0D0CD609" w14:textId="77777777" w:rsidR="008E4BE6" w:rsidRPr="00CC0651" w:rsidRDefault="008E4BE6" w:rsidP="006236C0">
            <w:pPr>
              <w:rPr>
                <w:rFonts w:ascii="Roboto Condensed" w:hAnsi="Roboto Condensed"/>
                <w:sz w:val="20"/>
                <w:szCs w:val="20"/>
              </w:rPr>
            </w:pPr>
            <w:r w:rsidRPr="00CC0651">
              <w:rPr>
                <w:rFonts w:ascii="Roboto Condensed" w:hAnsi="Roboto Condensed"/>
                <w:sz w:val="20"/>
                <w:szCs w:val="20"/>
              </w:rPr>
              <w:t xml:space="preserve">C7.3 Concevoir et mettre en </w:t>
            </w:r>
            <w:proofErr w:type="spellStart"/>
            <w:r w:rsidRPr="00CC0651">
              <w:rPr>
                <w:rFonts w:ascii="Roboto Condensed" w:hAnsi="Roboto Condensed"/>
                <w:sz w:val="20"/>
                <w:szCs w:val="20"/>
              </w:rPr>
              <w:t>oeuvre</w:t>
            </w:r>
            <w:proofErr w:type="spellEnd"/>
            <w:r w:rsidRPr="00CC0651">
              <w:rPr>
                <w:rFonts w:ascii="Roboto Condensed" w:hAnsi="Roboto Condensed"/>
                <w:sz w:val="20"/>
                <w:szCs w:val="20"/>
              </w:rPr>
              <w:t xml:space="preserve"> des projets transversaux dans les domaines QHSE et DD&amp;RS, intégrant, bien entendu le bien-être au travail.</w:t>
            </w:r>
          </w:p>
          <w:p w14:paraId="407BCC2B" w14:textId="77777777" w:rsidR="008E4BE6" w:rsidRPr="00CC0651" w:rsidRDefault="008E4BE6" w:rsidP="006236C0">
            <w:pPr>
              <w:rPr>
                <w:rFonts w:ascii="Roboto Condensed" w:hAnsi="Roboto Condensed"/>
                <w:sz w:val="20"/>
                <w:szCs w:val="20"/>
              </w:rPr>
            </w:pPr>
            <w:r w:rsidRPr="00CC0651">
              <w:rPr>
                <w:rFonts w:ascii="Roboto Condensed" w:hAnsi="Roboto Condensed"/>
                <w:sz w:val="20"/>
                <w:szCs w:val="20"/>
              </w:rPr>
              <w:t>C7.4 Piloter une réflexion concertée sur les enjeux et la philosophie du développement durable pour l'entreprise (RSE)</w:t>
            </w:r>
          </w:p>
          <w:p w14:paraId="68547099" w14:textId="77777777" w:rsidR="008E4BE6" w:rsidRPr="00CC0651" w:rsidRDefault="008E4BE6" w:rsidP="006236C0">
            <w:pPr>
              <w:rPr>
                <w:rFonts w:ascii="Roboto Condensed" w:hAnsi="Roboto Condensed"/>
                <w:sz w:val="20"/>
                <w:szCs w:val="20"/>
              </w:rPr>
            </w:pPr>
            <w:r w:rsidRPr="00CC0651">
              <w:rPr>
                <w:rFonts w:ascii="Roboto Condensed" w:hAnsi="Roboto Condensed"/>
                <w:sz w:val="20"/>
                <w:szCs w:val="20"/>
              </w:rPr>
              <w:t>C7.5 Rechercher, en intégrant des nouvelles technologies disponibles, les moyens d’améliorer les performances QHSE, DD&amp;RS de l’organisation/produits/procédés</w:t>
            </w:r>
          </w:p>
          <w:p w14:paraId="0A709BC4" w14:textId="77777777" w:rsidR="008E4BE6" w:rsidRPr="00CC0651" w:rsidRDefault="008E4BE6" w:rsidP="006236C0">
            <w:pPr>
              <w:rPr>
                <w:rFonts w:ascii="Roboto Condensed" w:hAnsi="Roboto Condensed"/>
                <w:sz w:val="20"/>
                <w:szCs w:val="20"/>
              </w:rPr>
            </w:pPr>
            <w:r w:rsidRPr="00CC0651">
              <w:rPr>
                <w:rFonts w:ascii="Roboto Condensed" w:hAnsi="Roboto Condensed"/>
                <w:sz w:val="20"/>
                <w:szCs w:val="20"/>
              </w:rPr>
              <w:t>C7.6 Déployer ou orienter de nouvelles activités en s’appuyant sur les principes de l’Economie Sociale et Solidaire, de l’Inclusivité et de l’éco conception</w:t>
            </w:r>
          </w:p>
          <w:p w14:paraId="1D145D30" w14:textId="77777777" w:rsidR="008E4BE6" w:rsidRPr="00CC0651" w:rsidRDefault="008E4BE6" w:rsidP="006236C0">
            <w:pPr>
              <w:rPr>
                <w:rFonts w:ascii="Roboto Condensed" w:hAnsi="Roboto Condensed"/>
                <w:sz w:val="20"/>
                <w:szCs w:val="20"/>
              </w:rPr>
            </w:pPr>
            <w:r w:rsidRPr="00CC0651">
              <w:rPr>
                <w:rFonts w:ascii="Roboto Condensed" w:hAnsi="Roboto Condensed"/>
                <w:sz w:val="20"/>
                <w:szCs w:val="20"/>
              </w:rPr>
              <w:lastRenderedPageBreak/>
              <w:t>C7.7 Se construire une représentation globale de sa responsabilité d’ingénieur dans ses dimensions sociales, environnementales et éthiques</w:t>
            </w:r>
          </w:p>
          <w:p w14:paraId="3147A9A5" w14:textId="77777777" w:rsidR="008E4BE6" w:rsidRPr="00CC0651" w:rsidRDefault="008E4BE6" w:rsidP="006236C0">
            <w:pPr>
              <w:rPr>
                <w:rFonts w:ascii="Roboto Condensed" w:hAnsi="Roboto Condensed"/>
                <w:b/>
                <w:sz w:val="20"/>
                <w:szCs w:val="20"/>
              </w:rPr>
            </w:pPr>
            <w:r w:rsidRPr="00CC0651">
              <w:rPr>
                <w:rFonts w:ascii="Roboto Condensed" w:hAnsi="Roboto Condensed"/>
                <w:b/>
                <w:sz w:val="20"/>
                <w:szCs w:val="20"/>
              </w:rPr>
              <w:t>C9 : EXERCER UN LEADERSHIP COLLABORATIF</w:t>
            </w:r>
          </w:p>
          <w:p w14:paraId="2543E30E" w14:textId="77777777" w:rsidR="008E4BE6" w:rsidRPr="00CC0651" w:rsidRDefault="008E4BE6" w:rsidP="006236C0">
            <w:pPr>
              <w:rPr>
                <w:rFonts w:ascii="Roboto Condensed" w:hAnsi="Roboto Condensed"/>
                <w:sz w:val="20"/>
                <w:szCs w:val="20"/>
              </w:rPr>
            </w:pPr>
            <w:r w:rsidRPr="00CC0651">
              <w:rPr>
                <w:rFonts w:ascii="Roboto Condensed" w:hAnsi="Roboto Condensed"/>
                <w:sz w:val="20"/>
                <w:szCs w:val="20"/>
              </w:rPr>
              <w:t>C9.1 Fédérer l’ensemble des équipes autour de la stratégie de l’entreprise, et créer les conditions de l’adhésion au changement :</w:t>
            </w:r>
          </w:p>
          <w:p w14:paraId="386A47D5" w14:textId="77777777" w:rsidR="008E4BE6" w:rsidRPr="00CC0651" w:rsidRDefault="008E4BE6" w:rsidP="006236C0">
            <w:pPr>
              <w:rPr>
                <w:rFonts w:ascii="Roboto Condensed" w:hAnsi="Roboto Condensed"/>
                <w:sz w:val="20"/>
                <w:szCs w:val="20"/>
              </w:rPr>
            </w:pPr>
            <w:r w:rsidRPr="00CC0651">
              <w:rPr>
                <w:rFonts w:ascii="Roboto Condensed" w:hAnsi="Roboto Condensed"/>
                <w:sz w:val="20"/>
                <w:szCs w:val="20"/>
              </w:rPr>
              <w:t>- par la co-construction d’une vision commune du but à atteindre</w:t>
            </w:r>
          </w:p>
          <w:p w14:paraId="6052959C" w14:textId="77777777" w:rsidR="008E4BE6" w:rsidRPr="00CC0651" w:rsidRDefault="008E4BE6" w:rsidP="006236C0">
            <w:pPr>
              <w:rPr>
                <w:rFonts w:ascii="Roboto Condensed" w:hAnsi="Roboto Condensed"/>
                <w:sz w:val="20"/>
                <w:szCs w:val="20"/>
              </w:rPr>
            </w:pPr>
            <w:r w:rsidRPr="00CC0651">
              <w:rPr>
                <w:rFonts w:ascii="Roboto Condensed" w:hAnsi="Roboto Condensed"/>
                <w:sz w:val="20"/>
                <w:szCs w:val="20"/>
              </w:rPr>
              <w:t>- en faisant du travail collectif un lieu de sens qui relie l’intérêt collectif et l’intérêt individuel d’épanouissement.</w:t>
            </w:r>
          </w:p>
          <w:p w14:paraId="5B427CB4" w14:textId="77777777" w:rsidR="008E4BE6" w:rsidRPr="00CC0651" w:rsidRDefault="008E4BE6" w:rsidP="006236C0">
            <w:pPr>
              <w:rPr>
                <w:rFonts w:ascii="Roboto Condensed" w:hAnsi="Roboto Condensed"/>
                <w:sz w:val="20"/>
                <w:szCs w:val="20"/>
              </w:rPr>
            </w:pPr>
            <w:r w:rsidRPr="00CC0651">
              <w:rPr>
                <w:rFonts w:ascii="Roboto Condensed" w:hAnsi="Roboto Condensed"/>
                <w:sz w:val="20"/>
                <w:szCs w:val="20"/>
              </w:rPr>
              <w:t>C9.2 Contribuer à l’établissement d’un climat de confiance et de rapports humains harmonieux, en veillant à la cohésion d’équipe et à la valorisation des acteurs par la reconnaissance des initiatives et de l’implication.</w:t>
            </w:r>
          </w:p>
          <w:p w14:paraId="20B6E8F9" w14:textId="77777777" w:rsidR="008E4BE6" w:rsidRPr="00CC0651" w:rsidRDefault="008E4BE6" w:rsidP="006236C0">
            <w:pPr>
              <w:rPr>
                <w:rFonts w:ascii="Roboto Condensed" w:hAnsi="Roboto Condensed"/>
                <w:sz w:val="20"/>
                <w:szCs w:val="20"/>
              </w:rPr>
            </w:pPr>
            <w:r w:rsidRPr="00CC0651">
              <w:rPr>
                <w:rFonts w:ascii="Roboto Condensed" w:hAnsi="Roboto Condensed"/>
                <w:sz w:val="20"/>
                <w:szCs w:val="20"/>
              </w:rPr>
              <w:t>C9.3 Promouvoir l’enrichissement mutuel et accompagner l’épanouissement individuel en favorisant la complémentarité des diversités, notamment culturelles, en développant une communication authentique et une posture personnelle d’ouverture et d’accueil.</w:t>
            </w:r>
          </w:p>
          <w:p w14:paraId="24145B4C" w14:textId="77777777" w:rsidR="008E4BE6" w:rsidRPr="00CC0651" w:rsidRDefault="008E4BE6" w:rsidP="006236C0">
            <w:pPr>
              <w:rPr>
                <w:rFonts w:ascii="Roboto Condensed" w:hAnsi="Roboto Condensed"/>
                <w:sz w:val="20"/>
                <w:szCs w:val="20"/>
              </w:rPr>
            </w:pPr>
            <w:r w:rsidRPr="00CC0651">
              <w:rPr>
                <w:rFonts w:ascii="Roboto Condensed" w:hAnsi="Roboto Condensed"/>
                <w:sz w:val="20"/>
                <w:szCs w:val="20"/>
              </w:rPr>
              <w:t>C9.5 Se remettre en question grâce à un travail personnel de prise de conscience de ses biais cognitifs et de ses modes de fonctionnement</w:t>
            </w:r>
          </w:p>
        </w:tc>
      </w:tr>
      <w:tr w:rsidR="008E4BE6" w:rsidRPr="00F23480" w14:paraId="6B9FEC76" w14:textId="77777777" w:rsidTr="006236C0">
        <w:tc>
          <w:tcPr>
            <w:tcW w:w="2518" w:type="dxa"/>
            <w:gridSpan w:val="2"/>
            <w:shd w:val="clear" w:color="auto" w:fill="282D46"/>
            <w:vAlign w:val="center"/>
          </w:tcPr>
          <w:p w14:paraId="46876A1D" w14:textId="77777777" w:rsidR="008E4BE6" w:rsidRPr="00044F9B" w:rsidRDefault="008E4BE6" w:rsidP="006236C0">
            <w:pPr>
              <w:rPr>
                <w:rFonts w:ascii="Roboto Condensed" w:hAnsi="Roboto Condensed"/>
                <w:b/>
                <w:color w:val="FFFFFF" w:themeColor="background1"/>
                <w:szCs w:val="28"/>
              </w:rPr>
            </w:pPr>
            <w:r w:rsidRPr="00044F9B">
              <w:rPr>
                <w:rFonts w:ascii="Roboto Condensed" w:hAnsi="Roboto Condensed"/>
                <w:b/>
                <w:color w:val="FFFFFF" w:themeColor="background1"/>
                <w:szCs w:val="28"/>
              </w:rPr>
              <w:lastRenderedPageBreak/>
              <w:t>Prérequis</w:t>
            </w:r>
          </w:p>
        </w:tc>
        <w:tc>
          <w:tcPr>
            <w:tcW w:w="6694" w:type="dxa"/>
            <w:gridSpan w:val="3"/>
            <w:shd w:val="clear" w:color="auto" w:fill="F1E5F7"/>
            <w:vAlign w:val="center"/>
          </w:tcPr>
          <w:p w14:paraId="53FEA8D6" w14:textId="77777777" w:rsidR="008E4BE6" w:rsidRPr="00CC0651" w:rsidRDefault="008E4BE6" w:rsidP="006236C0">
            <w:pPr>
              <w:rPr>
                <w:rFonts w:ascii="Roboto Condensed" w:hAnsi="Roboto Condensed"/>
                <w:sz w:val="20"/>
                <w:szCs w:val="20"/>
                <w:lang w:val="en-US"/>
              </w:rPr>
            </w:pPr>
            <w:r w:rsidRPr="00CC0651">
              <w:rPr>
                <w:rFonts w:ascii="Roboto Condensed" w:hAnsi="Roboto Condensed"/>
                <w:sz w:val="20"/>
                <w:szCs w:val="20"/>
                <w:lang w:val="en-US"/>
              </w:rPr>
              <w:t>GP2, GME3, GP4, DDQ4, GME2</w:t>
            </w:r>
          </w:p>
        </w:tc>
      </w:tr>
      <w:tr w:rsidR="008E4BE6" w14:paraId="6D198231" w14:textId="77777777" w:rsidTr="006236C0">
        <w:tc>
          <w:tcPr>
            <w:tcW w:w="2518" w:type="dxa"/>
            <w:gridSpan w:val="2"/>
            <w:shd w:val="clear" w:color="auto" w:fill="282D46"/>
            <w:vAlign w:val="center"/>
          </w:tcPr>
          <w:p w14:paraId="713F5916" w14:textId="77777777" w:rsidR="008E4BE6" w:rsidRPr="00044F9B" w:rsidRDefault="008E4BE6" w:rsidP="006236C0">
            <w:pPr>
              <w:rPr>
                <w:rFonts w:ascii="Roboto Condensed" w:hAnsi="Roboto Condensed"/>
                <w:b/>
                <w:color w:val="FFFFFF" w:themeColor="background1"/>
                <w:szCs w:val="28"/>
              </w:rPr>
            </w:pPr>
            <w:r w:rsidRPr="00044F9B">
              <w:rPr>
                <w:rFonts w:ascii="Roboto Condensed" w:hAnsi="Roboto Condensed"/>
                <w:b/>
                <w:color w:val="FFFFFF" w:themeColor="background1"/>
                <w:szCs w:val="28"/>
              </w:rPr>
              <w:t>Liens pédagogiques</w:t>
            </w:r>
          </w:p>
        </w:tc>
        <w:tc>
          <w:tcPr>
            <w:tcW w:w="6694" w:type="dxa"/>
            <w:gridSpan w:val="3"/>
            <w:shd w:val="clear" w:color="auto" w:fill="F1E5F7"/>
            <w:vAlign w:val="center"/>
          </w:tcPr>
          <w:p w14:paraId="26498253" w14:textId="77777777" w:rsidR="008E4BE6" w:rsidRPr="00CC0651" w:rsidRDefault="008E4BE6" w:rsidP="006236C0">
            <w:pPr>
              <w:rPr>
                <w:rFonts w:ascii="Roboto Condensed" w:hAnsi="Roboto Condensed"/>
                <w:sz w:val="20"/>
                <w:szCs w:val="20"/>
              </w:rPr>
            </w:pPr>
            <w:r w:rsidRPr="00CC0651">
              <w:rPr>
                <w:rFonts w:ascii="Roboto Condensed" w:hAnsi="Roboto Condensed"/>
                <w:sz w:val="20"/>
                <w:szCs w:val="20"/>
              </w:rPr>
              <w:t>Liens avec les modules DDQ4, DDQ5, DDQ7, GP2, GME3, GP4, S1 O1</w:t>
            </w:r>
          </w:p>
        </w:tc>
      </w:tr>
      <w:tr w:rsidR="008E4BE6" w:rsidRPr="00E53022" w14:paraId="34290D4B" w14:textId="77777777" w:rsidTr="006236C0">
        <w:trPr>
          <w:trHeight w:val="6351"/>
        </w:trPr>
        <w:tc>
          <w:tcPr>
            <w:tcW w:w="2518" w:type="dxa"/>
            <w:gridSpan w:val="2"/>
            <w:shd w:val="clear" w:color="auto" w:fill="282D46"/>
            <w:vAlign w:val="center"/>
          </w:tcPr>
          <w:p w14:paraId="06A47C0E" w14:textId="77777777" w:rsidR="008E4BE6" w:rsidRPr="00044F9B" w:rsidRDefault="008E4BE6" w:rsidP="006236C0">
            <w:pPr>
              <w:rPr>
                <w:rFonts w:ascii="Roboto Condensed" w:hAnsi="Roboto Condensed"/>
                <w:b/>
                <w:color w:val="FFFFFF" w:themeColor="background1"/>
                <w:szCs w:val="28"/>
              </w:rPr>
            </w:pPr>
            <w:r w:rsidRPr="00044F9B">
              <w:rPr>
                <w:rFonts w:ascii="Roboto Condensed" w:hAnsi="Roboto Condensed"/>
                <w:b/>
                <w:color w:val="FFFFFF" w:themeColor="background1"/>
                <w:szCs w:val="28"/>
              </w:rPr>
              <w:t xml:space="preserve">Contenu </w:t>
            </w:r>
          </w:p>
        </w:tc>
        <w:tc>
          <w:tcPr>
            <w:tcW w:w="6694" w:type="dxa"/>
            <w:gridSpan w:val="3"/>
            <w:shd w:val="clear" w:color="auto" w:fill="F1E5F7"/>
            <w:vAlign w:val="center"/>
          </w:tcPr>
          <w:p w14:paraId="6F37C813" w14:textId="77777777" w:rsidR="008E4BE6" w:rsidRPr="00CC0651" w:rsidRDefault="008E4BE6" w:rsidP="006236C0">
            <w:pPr>
              <w:rPr>
                <w:rFonts w:ascii="Roboto Condensed" w:hAnsi="Roboto Condensed"/>
                <w:bCs/>
                <w:caps/>
                <w:sz w:val="20"/>
                <w:szCs w:val="20"/>
              </w:rPr>
            </w:pPr>
            <w:r w:rsidRPr="00CC0651">
              <w:rPr>
                <w:rFonts w:ascii="Roboto Condensed" w:hAnsi="Roboto Condensed"/>
                <w:bCs/>
                <w:caps/>
                <w:sz w:val="20"/>
                <w:szCs w:val="20"/>
              </w:rPr>
              <w:t>LA NOTION DE SMART CITIES</w:t>
            </w:r>
          </w:p>
          <w:p w14:paraId="4A037A70" w14:textId="77777777" w:rsidR="008E4BE6" w:rsidRPr="00CC0651" w:rsidRDefault="008E4BE6" w:rsidP="006236C0">
            <w:pPr>
              <w:rPr>
                <w:rFonts w:ascii="Roboto Condensed" w:hAnsi="Roboto Condensed"/>
                <w:bCs/>
                <w:caps/>
                <w:sz w:val="20"/>
                <w:szCs w:val="20"/>
              </w:rPr>
            </w:pPr>
          </w:p>
          <w:p w14:paraId="027CE625" w14:textId="77777777" w:rsidR="008E4BE6" w:rsidRPr="00CC0651" w:rsidRDefault="008E4BE6" w:rsidP="006236C0">
            <w:pPr>
              <w:rPr>
                <w:rFonts w:ascii="Roboto Condensed" w:hAnsi="Roboto Condensed"/>
                <w:caps/>
                <w:sz w:val="20"/>
                <w:szCs w:val="20"/>
              </w:rPr>
            </w:pPr>
            <w:r w:rsidRPr="00CC0651">
              <w:rPr>
                <w:rFonts w:ascii="Roboto Condensed" w:hAnsi="Roboto Condensed"/>
                <w:bCs/>
                <w:caps/>
                <w:sz w:val="20"/>
                <w:szCs w:val="20"/>
              </w:rPr>
              <w:t>Pollution des eaux</w:t>
            </w:r>
            <w:r w:rsidRPr="00CC0651">
              <w:rPr>
                <w:rFonts w:ascii="Roboto Condensed" w:hAnsi="Roboto Condensed"/>
                <w:caps/>
                <w:sz w:val="20"/>
                <w:szCs w:val="20"/>
              </w:rPr>
              <w:t xml:space="preserve"> &amp; </w:t>
            </w:r>
            <w:r w:rsidRPr="00CC0651">
              <w:rPr>
                <w:rFonts w:ascii="Roboto Condensed" w:hAnsi="Roboto Condensed"/>
                <w:bCs/>
                <w:caps/>
                <w:sz w:val="20"/>
                <w:szCs w:val="20"/>
              </w:rPr>
              <w:t>Traitement des eaux usées</w:t>
            </w:r>
            <w:r w:rsidRPr="00CC0651">
              <w:rPr>
                <w:rFonts w:ascii="Roboto Condensed" w:hAnsi="Roboto Condensed"/>
                <w:caps/>
                <w:sz w:val="20"/>
                <w:szCs w:val="20"/>
              </w:rPr>
              <w:t xml:space="preserve"> </w:t>
            </w:r>
            <w:r w:rsidRPr="00CC0651">
              <w:rPr>
                <w:rFonts w:ascii="Roboto Condensed" w:hAnsi="Roboto Condensed"/>
                <w:bCs/>
                <w:caps/>
                <w:sz w:val="20"/>
                <w:szCs w:val="20"/>
              </w:rPr>
              <w:t>et des déchets liquides</w:t>
            </w:r>
          </w:p>
          <w:p w14:paraId="0C95C98D" w14:textId="77777777" w:rsidR="008E4BE6" w:rsidRPr="00CC0651" w:rsidRDefault="008E4BE6" w:rsidP="006236C0">
            <w:pPr>
              <w:rPr>
                <w:rFonts w:ascii="Roboto Condensed" w:hAnsi="Roboto Condensed"/>
                <w:sz w:val="20"/>
                <w:szCs w:val="20"/>
              </w:rPr>
            </w:pPr>
            <w:r w:rsidRPr="00CC0651">
              <w:rPr>
                <w:rFonts w:ascii="Roboto Condensed" w:hAnsi="Roboto Condensed"/>
                <w:bCs/>
                <w:sz w:val="20"/>
                <w:szCs w:val="20"/>
              </w:rPr>
              <w:t>Pollution de l’eau</w:t>
            </w:r>
            <w:r w:rsidRPr="00CC0651">
              <w:rPr>
                <w:rFonts w:ascii="Roboto Condensed" w:hAnsi="Roboto Condensed"/>
                <w:sz w:val="20"/>
                <w:szCs w:val="20"/>
              </w:rPr>
              <w:t xml:space="preserve"> – Définition - Autoépuration naturelle – Mesure - Equivalent habitant - État des lieux en France - Variabilité des effluents</w:t>
            </w:r>
          </w:p>
          <w:p w14:paraId="6961CADD" w14:textId="77777777" w:rsidR="008E4BE6" w:rsidRPr="00CC0651" w:rsidRDefault="008E4BE6" w:rsidP="006236C0">
            <w:pPr>
              <w:rPr>
                <w:rFonts w:ascii="Roboto Condensed" w:hAnsi="Roboto Condensed"/>
                <w:sz w:val="20"/>
                <w:szCs w:val="20"/>
              </w:rPr>
            </w:pPr>
            <w:r w:rsidRPr="00CC0651">
              <w:rPr>
                <w:rFonts w:ascii="Roboto Condensed" w:hAnsi="Roboto Condensed"/>
                <w:bCs/>
                <w:sz w:val="20"/>
                <w:szCs w:val="20"/>
              </w:rPr>
              <w:t>Eaux usées et déchets liquides industriels</w:t>
            </w:r>
            <w:r w:rsidRPr="00CC0651">
              <w:rPr>
                <w:rFonts w:ascii="Roboto Condensed" w:hAnsi="Roboto Condensed"/>
                <w:sz w:val="20"/>
                <w:szCs w:val="20"/>
              </w:rPr>
              <w:t xml:space="preserve"> – Filières - Règle d’élimination</w:t>
            </w:r>
          </w:p>
          <w:p w14:paraId="67B06A4C" w14:textId="77777777" w:rsidR="008E4BE6" w:rsidRPr="00CC0651" w:rsidRDefault="008E4BE6" w:rsidP="006236C0">
            <w:pPr>
              <w:rPr>
                <w:rFonts w:ascii="Roboto Condensed" w:hAnsi="Roboto Condensed"/>
                <w:sz w:val="20"/>
                <w:szCs w:val="20"/>
              </w:rPr>
            </w:pPr>
            <w:r w:rsidRPr="00CC0651">
              <w:rPr>
                <w:rFonts w:ascii="Roboto Condensed" w:hAnsi="Roboto Condensed"/>
                <w:bCs/>
                <w:sz w:val="20"/>
                <w:szCs w:val="20"/>
              </w:rPr>
              <w:t>Station d’épuration</w:t>
            </w:r>
            <w:r w:rsidRPr="00CC0651">
              <w:rPr>
                <w:rFonts w:ascii="Roboto Condensed" w:hAnsi="Roboto Condensed"/>
                <w:sz w:val="20"/>
                <w:szCs w:val="20"/>
              </w:rPr>
              <w:t xml:space="preserve"> – Objectifs - Micropolluants et nouvel enjeu - Etapes du traitement biologique classique, technologie, ouvrages - Réacteur : élimination de la pollution (organique, azote, phosphore) - Dimensionnement simple et règle de base</w:t>
            </w:r>
          </w:p>
          <w:p w14:paraId="75EAD759" w14:textId="77777777" w:rsidR="008E4BE6" w:rsidRPr="00CC0651" w:rsidRDefault="008E4BE6" w:rsidP="006236C0">
            <w:pPr>
              <w:rPr>
                <w:rFonts w:ascii="Roboto Condensed" w:hAnsi="Roboto Condensed"/>
                <w:sz w:val="20"/>
                <w:szCs w:val="20"/>
              </w:rPr>
            </w:pPr>
            <w:r w:rsidRPr="00CC0651">
              <w:rPr>
                <w:rFonts w:ascii="Roboto Condensed" w:hAnsi="Roboto Condensed"/>
                <w:bCs/>
                <w:sz w:val="20"/>
                <w:szCs w:val="20"/>
              </w:rPr>
              <w:t>Approfondissement</w:t>
            </w:r>
            <w:r w:rsidRPr="00CC0651">
              <w:rPr>
                <w:rFonts w:ascii="Roboto Condensed" w:hAnsi="Roboto Condensed"/>
                <w:sz w:val="20"/>
                <w:szCs w:val="20"/>
              </w:rPr>
              <w:t xml:space="preserve"> - Cinétique complexe – Hydrodynamique – Simulation - Problème d’aération – Filamenteuses - Mesure rapide de la pollution</w:t>
            </w:r>
          </w:p>
          <w:p w14:paraId="4D546732" w14:textId="77777777" w:rsidR="008E4BE6" w:rsidRPr="00CC0651" w:rsidRDefault="008E4BE6" w:rsidP="006236C0">
            <w:pPr>
              <w:rPr>
                <w:rFonts w:ascii="Roboto Condensed" w:hAnsi="Roboto Condensed"/>
                <w:sz w:val="20"/>
                <w:szCs w:val="20"/>
              </w:rPr>
            </w:pPr>
          </w:p>
          <w:p w14:paraId="3A07B85D" w14:textId="77777777" w:rsidR="008E4BE6" w:rsidRPr="00CC0651" w:rsidRDefault="008E4BE6" w:rsidP="006236C0">
            <w:pPr>
              <w:rPr>
                <w:rFonts w:ascii="Roboto Condensed" w:hAnsi="Roboto Condensed"/>
                <w:sz w:val="20"/>
                <w:szCs w:val="20"/>
              </w:rPr>
            </w:pPr>
            <w:r w:rsidRPr="00CC0651">
              <w:rPr>
                <w:rFonts w:ascii="Roboto Condensed" w:hAnsi="Roboto Condensed"/>
                <w:sz w:val="20"/>
                <w:szCs w:val="20"/>
              </w:rPr>
              <w:t>POLLUTION ET TRAITEMENT DE L'AIR</w:t>
            </w:r>
          </w:p>
          <w:p w14:paraId="5538A166" w14:textId="77777777" w:rsidR="008E4BE6" w:rsidRPr="00CC0651" w:rsidRDefault="008E4BE6" w:rsidP="006236C0">
            <w:pPr>
              <w:rPr>
                <w:rFonts w:ascii="Roboto Condensed" w:hAnsi="Roboto Condensed"/>
                <w:sz w:val="20"/>
                <w:szCs w:val="20"/>
              </w:rPr>
            </w:pPr>
            <w:r w:rsidRPr="00CC0651">
              <w:rPr>
                <w:rFonts w:ascii="Roboto Condensed" w:hAnsi="Roboto Condensed"/>
                <w:sz w:val="20"/>
                <w:szCs w:val="20"/>
              </w:rPr>
              <w:t>Les élèves préparent des dossiers dont le plan est le suivant :</w:t>
            </w:r>
          </w:p>
          <w:p w14:paraId="7894A92F" w14:textId="77777777" w:rsidR="008E4BE6" w:rsidRPr="00CC0651" w:rsidRDefault="008E4BE6" w:rsidP="008E4BE6">
            <w:pPr>
              <w:pStyle w:val="Paragraphedeliste"/>
              <w:widowControl/>
              <w:numPr>
                <w:ilvl w:val="0"/>
                <w:numId w:val="34"/>
              </w:numPr>
              <w:suppressAutoHyphens w:val="0"/>
              <w:spacing w:after="0" w:line="240" w:lineRule="auto"/>
              <w:rPr>
                <w:rFonts w:ascii="Roboto Condensed" w:hAnsi="Roboto Condensed"/>
                <w:sz w:val="20"/>
                <w:szCs w:val="20"/>
              </w:rPr>
            </w:pPr>
            <w:r w:rsidRPr="00CC0651">
              <w:rPr>
                <w:rFonts w:ascii="Roboto Condensed" w:hAnsi="Roboto Condensed"/>
                <w:sz w:val="20"/>
                <w:szCs w:val="20"/>
              </w:rPr>
              <w:t>Gaz mis en cause et sources</w:t>
            </w:r>
          </w:p>
          <w:p w14:paraId="7A2B55D3" w14:textId="77777777" w:rsidR="008E4BE6" w:rsidRPr="00CC0651" w:rsidRDefault="008E4BE6" w:rsidP="008E4BE6">
            <w:pPr>
              <w:pStyle w:val="Paragraphedeliste"/>
              <w:widowControl/>
              <w:numPr>
                <w:ilvl w:val="0"/>
                <w:numId w:val="34"/>
              </w:numPr>
              <w:suppressAutoHyphens w:val="0"/>
              <w:spacing w:after="0" w:line="240" w:lineRule="auto"/>
              <w:rPr>
                <w:rFonts w:ascii="Roboto Condensed" w:hAnsi="Roboto Condensed"/>
                <w:sz w:val="20"/>
                <w:szCs w:val="20"/>
              </w:rPr>
            </w:pPr>
            <w:r w:rsidRPr="00CC0651">
              <w:rPr>
                <w:rFonts w:ascii="Roboto Condensed" w:hAnsi="Roboto Condensed"/>
                <w:sz w:val="20"/>
                <w:szCs w:val="20"/>
              </w:rPr>
              <w:t>Explication du(es) phénomène(s)</w:t>
            </w:r>
          </w:p>
          <w:p w14:paraId="6B887344" w14:textId="77777777" w:rsidR="008E4BE6" w:rsidRPr="00CC0651" w:rsidRDefault="008E4BE6" w:rsidP="008E4BE6">
            <w:pPr>
              <w:pStyle w:val="Paragraphedeliste"/>
              <w:widowControl/>
              <w:numPr>
                <w:ilvl w:val="0"/>
                <w:numId w:val="34"/>
              </w:numPr>
              <w:suppressAutoHyphens w:val="0"/>
              <w:spacing w:after="0" w:line="240" w:lineRule="auto"/>
              <w:rPr>
                <w:rFonts w:ascii="Roboto Condensed" w:hAnsi="Roboto Condensed"/>
                <w:sz w:val="20"/>
                <w:szCs w:val="20"/>
              </w:rPr>
            </w:pPr>
            <w:r w:rsidRPr="00CC0651">
              <w:rPr>
                <w:rFonts w:ascii="Roboto Condensed" w:hAnsi="Roboto Condensed"/>
                <w:sz w:val="20"/>
                <w:szCs w:val="20"/>
              </w:rPr>
              <w:t>Les effets sur l’homme et les écosystèmes</w:t>
            </w:r>
          </w:p>
          <w:p w14:paraId="6CBADC08" w14:textId="77777777" w:rsidR="008E4BE6" w:rsidRPr="00CC0651" w:rsidRDefault="008E4BE6" w:rsidP="008E4BE6">
            <w:pPr>
              <w:pStyle w:val="Paragraphedeliste"/>
              <w:widowControl/>
              <w:numPr>
                <w:ilvl w:val="0"/>
                <w:numId w:val="34"/>
              </w:numPr>
              <w:suppressAutoHyphens w:val="0"/>
              <w:spacing w:after="0" w:line="240" w:lineRule="auto"/>
              <w:rPr>
                <w:rFonts w:ascii="Roboto Condensed" w:hAnsi="Roboto Condensed"/>
                <w:sz w:val="20"/>
                <w:szCs w:val="20"/>
              </w:rPr>
            </w:pPr>
            <w:r w:rsidRPr="00CC0651">
              <w:rPr>
                <w:rFonts w:ascii="Roboto Condensed" w:hAnsi="Roboto Condensed"/>
                <w:sz w:val="20"/>
                <w:szCs w:val="20"/>
              </w:rPr>
              <w:t>La législation nationale et internationale</w:t>
            </w:r>
          </w:p>
          <w:p w14:paraId="57980123" w14:textId="77777777" w:rsidR="008E4BE6" w:rsidRPr="00CC0651" w:rsidRDefault="008E4BE6" w:rsidP="008E4BE6">
            <w:pPr>
              <w:pStyle w:val="Paragraphedeliste"/>
              <w:widowControl/>
              <w:numPr>
                <w:ilvl w:val="0"/>
                <w:numId w:val="34"/>
              </w:numPr>
              <w:suppressAutoHyphens w:val="0"/>
              <w:spacing w:after="0" w:line="240" w:lineRule="auto"/>
              <w:rPr>
                <w:rFonts w:ascii="Roboto Condensed" w:hAnsi="Roboto Condensed"/>
                <w:sz w:val="20"/>
                <w:szCs w:val="20"/>
              </w:rPr>
            </w:pPr>
            <w:r w:rsidRPr="00CC0651">
              <w:rPr>
                <w:rFonts w:ascii="Roboto Condensed" w:hAnsi="Roboto Condensed"/>
                <w:sz w:val="20"/>
                <w:szCs w:val="20"/>
              </w:rPr>
              <w:t>Les moyens de prévention et de contrôle</w:t>
            </w:r>
          </w:p>
          <w:p w14:paraId="7D707AA5" w14:textId="77777777" w:rsidR="008E4BE6" w:rsidRPr="00CC0651" w:rsidRDefault="008E4BE6" w:rsidP="006236C0">
            <w:pPr>
              <w:ind w:left="360"/>
              <w:rPr>
                <w:rFonts w:ascii="Roboto Condensed" w:hAnsi="Roboto Condensed"/>
                <w:sz w:val="20"/>
                <w:szCs w:val="20"/>
              </w:rPr>
            </w:pPr>
          </w:p>
          <w:p w14:paraId="5F1E1176" w14:textId="77777777" w:rsidR="008E4BE6" w:rsidRPr="00CC0651" w:rsidRDefault="008E4BE6" w:rsidP="006236C0">
            <w:pPr>
              <w:rPr>
                <w:rFonts w:ascii="Roboto Condensed" w:hAnsi="Roboto Condensed"/>
                <w:sz w:val="20"/>
                <w:szCs w:val="20"/>
              </w:rPr>
            </w:pPr>
            <w:r w:rsidRPr="00CC0651">
              <w:rPr>
                <w:rFonts w:ascii="Roboto Condensed" w:hAnsi="Roboto Condensed"/>
                <w:sz w:val="20"/>
                <w:szCs w:val="20"/>
              </w:rPr>
              <w:t>ENERGIE</w:t>
            </w:r>
          </w:p>
          <w:p w14:paraId="1F90D015" w14:textId="77777777" w:rsidR="008E4BE6" w:rsidRPr="00CC0651" w:rsidRDefault="008E4BE6" w:rsidP="008E4BE6">
            <w:pPr>
              <w:pStyle w:val="Paragraphedeliste"/>
              <w:widowControl/>
              <w:numPr>
                <w:ilvl w:val="0"/>
                <w:numId w:val="35"/>
              </w:numPr>
              <w:suppressAutoHyphens w:val="0"/>
              <w:spacing w:after="0" w:line="240" w:lineRule="auto"/>
              <w:rPr>
                <w:rFonts w:ascii="Roboto Condensed" w:hAnsi="Roboto Condensed"/>
                <w:sz w:val="20"/>
                <w:szCs w:val="20"/>
              </w:rPr>
            </w:pPr>
            <w:r w:rsidRPr="00CC0651">
              <w:rPr>
                <w:rFonts w:ascii="Roboto Condensed" w:hAnsi="Roboto Condensed"/>
                <w:sz w:val="20"/>
                <w:szCs w:val="20"/>
              </w:rPr>
              <w:t>L’énergie dans le monde</w:t>
            </w:r>
          </w:p>
          <w:p w14:paraId="118B84E8" w14:textId="77777777" w:rsidR="008E4BE6" w:rsidRPr="00CC0651" w:rsidRDefault="008E4BE6" w:rsidP="008E4BE6">
            <w:pPr>
              <w:pStyle w:val="Paragraphedeliste"/>
              <w:widowControl/>
              <w:numPr>
                <w:ilvl w:val="0"/>
                <w:numId w:val="35"/>
              </w:numPr>
              <w:suppressAutoHyphens w:val="0"/>
              <w:spacing w:after="0" w:line="240" w:lineRule="auto"/>
              <w:rPr>
                <w:rFonts w:ascii="Roboto Condensed" w:hAnsi="Roboto Condensed"/>
                <w:sz w:val="20"/>
                <w:szCs w:val="20"/>
              </w:rPr>
            </w:pPr>
            <w:r w:rsidRPr="00CC0651">
              <w:rPr>
                <w:rFonts w:ascii="Roboto Condensed" w:hAnsi="Roboto Condensed"/>
                <w:sz w:val="20"/>
                <w:szCs w:val="20"/>
              </w:rPr>
              <w:t>La production d’énergie : quand, comment, combien, avec quels avantages et inconvénients</w:t>
            </w:r>
          </w:p>
          <w:p w14:paraId="30767280" w14:textId="77777777" w:rsidR="008E4BE6" w:rsidRPr="00CC0651" w:rsidRDefault="008E4BE6" w:rsidP="008E4BE6">
            <w:pPr>
              <w:pStyle w:val="Paragraphedeliste"/>
              <w:widowControl/>
              <w:numPr>
                <w:ilvl w:val="0"/>
                <w:numId w:val="35"/>
              </w:numPr>
              <w:suppressAutoHyphens w:val="0"/>
              <w:spacing w:after="0" w:line="240" w:lineRule="auto"/>
              <w:rPr>
                <w:rFonts w:ascii="Roboto Condensed" w:hAnsi="Roboto Condensed"/>
                <w:sz w:val="20"/>
                <w:szCs w:val="20"/>
              </w:rPr>
            </w:pPr>
            <w:r w:rsidRPr="00CC0651">
              <w:rPr>
                <w:rFonts w:ascii="Roboto Condensed" w:hAnsi="Roboto Condensed"/>
                <w:sz w:val="20"/>
                <w:szCs w:val="20"/>
              </w:rPr>
              <w:t>Le mix énergétique </w:t>
            </w:r>
          </w:p>
          <w:p w14:paraId="4B137782" w14:textId="77777777" w:rsidR="008E4BE6" w:rsidRPr="00CC0651" w:rsidRDefault="008E4BE6" w:rsidP="008E4BE6">
            <w:pPr>
              <w:pStyle w:val="Paragraphedeliste"/>
              <w:widowControl/>
              <w:numPr>
                <w:ilvl w:val="0"/>
                <w:numId w:val="35"/>
              </w:numPr>
              <w:suppressAutoHyphens w:val="0"/>
              <w:spacing w:after="0" w:line="240" w:lineRule="auto"/>
              <w:rPr>
                <w:rFonts w:ascii="Roboto Condensed" w:hAnsi="Roboto Condensed"/>
                <w:sz w:val="20"/>
                <w:szCs w:val="20"/>
              </w:rPr>
            </w:pPr>
            <w:r w:rsidRPr="00CC0651">
              <w:rPr>
                <w:rFonts w:ascii="Roboto Condensed" w:hAnsi="Roboto Condensed"/>
                <w:sz w:val="20"/>
                <w:szCs w:val="20"/>
              </w:rPr>
              <w:t>Quels liens avec les autres enjeux environnementaux</w:t>
            </w:r>
          </w:p>
          <w:p w14:paraId="44DC9C5B" w14:textId="77777777" w:rsidR="008E4BE6" w:rsidRPr="00CC0651" w:rsidRDefault="008E4BE6" w:rsidP="006236C0">
            <w:pPr>
              <w:rPr>
                <w:rFonts w:ascii="Roboto Condensed" w:hAnsi="Roboto Condensed"/>
                <w:sz w:val="20"/>
                <w:szCs w:val="20"/>
              </w:rPr>
            </w:pPr>
          </w:p>
          <w:p w14:paraId="5E6718A3" w14:textId="77777777" w:rsidR="008E4BE6" w:rsidRPr="00CC0651" w:rsidRDefault="008E4BE6" w:rsidP="006236C0">
            <w:pPr>
              <w:rPr>
                <w:rFonts w:ascii="Roboto Condensed" w:hAnsi="Roboto Condensed"/>
                <w:sz w:val="20"/>
                <w:szCs w:val="20"/>
              </w:rPr>
            </w:pPr>
            <w:r w:rsidRPr="00CC0651">
              <w:rPr>
                <w:rFonts w:ascii="Roboto Condensed" w:hAnsi="Roboto Condensed"/>
                <w:sz w:val="20"/>
                <w:szCs w:val="20"/>
              </w:rPr>
              <w:t>POLLUTION DES SOLS</w:t>
            </w:r>
          </w:p>
        </w:tc>
      </w:tr>
      <w:tr w:rsidR="008E4BE6" w:rsidRPr="00AB39E1" w14:paraId="356AAD66" w14:textId="77777777" w:rsidTr="006236C0">
        <w:tc>
          <w:tcPr>
            <w:tcW w:w="2518" w:type="dxa"/>
            <w:gridSpan w:val="2"/>
            <w:shd w:val="clear" w:color="auto" w:fill="282D46"/>
            <w:vAlign w:val="center"/>
          </w:tcPr>
          <w:p w14:paraId="25EFB530" w14:textId="77777777" w:rsidR="008E4BE6" w:rsidRPr="00044F9B" w:rsidRDefault="008E4BE6" w:rsidP="006236C0">
            <w:pPr>
              <w:rPr>
                <w:rFonts w:ascii="Roboto Condensed" w:hAnsi="Roboto Condensed"/>
                <w:b/>
                <w:color w:val="FFFFFF" w:themeColor="background1"/>
                <w:szCs w:val="28"/>
              </w:rPr>
            </w:pPr>
            <w:r w:rsidRPr="00044F9B">
              <w:rPr>
                <w:rFonts w:ascii="Roboto Condensed" w:hAnsi="Roboto Condensed"/>
                <w:b/>
                <w:color w:val="FFFFFF" w:themeColor="background1"/>
                <w:szCs w:val="28"/>
              </w:rPr>
              <w:t>Modalités d’enseignement</w:t>
            </w:r>
          </w:p>
        </w:tc>
        <w:tc>
          <w:tcPr>
            <w:tcW w:w="6694" w:type="dxa"/>
            <w:gridSpan w:val="3"/>
            <w:shd w:val="clear" w:color="auto" w:fill="F1E5F7"/>
            <w:vAlign w:val="center"/>
          </w:tcPr>
          <w:p w14:paraId="7806BC17" w14:textId="77777777" w:rsidR="008E4BE6" w:rsidRPr="00CC0651" w:rsidRDefault="008E4BE6" w:rsidP="006236C0">
            <w:pPr>
              <w:rPr>
                <w:rFonts w:ascii="Roboto Condensed" w:hAnsi="Roboto Condensed"/>
                <w:sz w:val="20"/>
                <w:szCs w:val="20"/>
              </w:rPr>
            </w:pPr>
            <w:r>
              <w:rPr>
                <w:rFonts w:ascii="Roboto Condensed" w:hAnsi="Roboto Condensed"/>
                <w:sz w:val="20"/>
                <w:szCs w:val="20"/>
              </w:rPr>
              <w:t>8</w:t>
            </w:r>
            <w:r w:rsidRPr="00CC0651">
              <w:rPr>
                <w:rFonts w:ascii="Roboto Condensed" w:hAnsi="Roboto Condensed"/>
                <w:sz w:val="20"/>
                <w:szCs w:val="20"/>
              </w:rPr>
              <w:t xml:space="preserve">h de CM, </w:t>
            </w:r>
            <w:r>
              <w:rPr>
                <w:rFonts w:ascii="Roboto Condensed" w:hAnsi="Roboto Condensed"/>
                <w:sz w:val="20"/>
                <w:szCs w:val="20"/>
              </w:rPr>
              <w:t>20</w:t>
            </w:r>
            <w:r w:rsidRPr="00CC0651">
              <w:rPr>
                <w:rFonts w:ascii="Roboto Condensed" w:hAnsi="Roboto Condensed"/>
                <w:sz w:val="20"/>
                <w:szCs w:val="20"/>
              </w:rPr>
              <w:t xml:space="preserve">h de travail en autonomie </w:t>
            </w:r>
            <w:r>
              <w:rPr>
                <w:rFonts w:ascii="Roboto Condensed" w:hAnsi="Roboto Condensed"/>
                <w:sz w:val="20"/>
                <w:szCs w:val="20"/>
              </w:rPr>
              <w:t>tutorée</w:t>
            </w:r>
          </w:p>
        </w:tc>
      </w:tr>
      <w:tr w:rsidR="008E4BE6" w14:paraId="493D6359" w14:textId="77777777" w:rsidTr="006236C0">
        <w:tc>
          <w:tcPr>
            <w:tcW w:w="2518" w:type="dxa"/>
            <w:gridSpan w:val="2"/>
            <w:shd w:val="clear" w:color="auto" w:fill="282D46"/>
            <w:vAlign w:val="center"/>
          </w:tcPr>
          <w:p w14:paraId="588B0363" w14:textId="77777777" w:rsidR="008E4BE6" w:rsidRPr="00044F9B" w:rsidRDefault="008E4BE6" w:rsidP="006236C0">
            <w:pPr>
              <w:rPr>
                <w:rFonts w:ascii="Roboto Condensed" w:hAnsi="Roboto Condensed"/>
                <w:b/>
                <w:color w:val="FFFFFF" w:themeColor="background1"/>
                <w:szCs w:val="28"/>
              </w:rPr>
            </w:pPr>
            <w:r w:rsidRPr="00044F9B">
              <w:rPr>
                <w:rFonts w:ascii="Roboto Condensed" w:hAnsi="Roboto Condensed"/>
                <w:b/>
                <w:color w:val="FFFFFF" w:themeColor="background1"/>
                <w:szCs w:val="28"/>
              </w:rPr>
              <w:t>Modalités d’évaluation des acquis d’apprentissage</w:t>
            </w:r>
          </w:p>
        </w:tc>
        <w:tc>
          <w:tcPr>
            <w:tcW w:w="6694" w:type="dxa"/>
            <w:gridSpan w:val="3"/>
            <w:shd w:val="clear" w:color="auto" w:fill="F1E5F7"/>
            <w:vAlign w:val="center"/>
          </w:tcPr>
          <w:p w14:paraId="680DC4EE" w14:textId="77777777" w:rsidR="008E4BE6" w:rsidRPr="00CC0651" w:rsidRDefault="008E4BE6" w:rsidP="008E4BE6">
            <w:pPr>
              <w:pStyle w:val="Paragraphedeliste"/>
              <w:widowControl/>
              <w:numPr>
                <w:ilvl w:val="0"/>
                <w:numId w:val="33"/>
              </w:numPr>
              <w:suppressAutoHyphens w:val="0"/>
              <w:spacing w:after="0" w:line="240" w:lineRule="auto"/>
              <w:ind w:left="338"/>
              <w:rPr>
                <w:rFonts w:ascii="Roboto Condensed" w:hAnsi="Roboto Condensed"/>
                <w:sz w:val="20"/>
                <w:szCs w:val="20"/>
              </w:rPr>
            </w:pPr>
            <w:r w:rsidRPr="00CC0651">
              <w:rPr>
                <w:rFonts w:ascii="Roboto Condensed" w:hAnsi="Roboto Condensed"/>
                <w:sz w:val="20"/>
                <w:szCs w:val="20"/>
              </w:rPr>
              <w:t xml:space="preserve">1 dossier individuel </w:t>
            </w:r>
          </w:p>
          <w:p w14:paraId="7348C1BD" w14:textId="77777777" w:rsidR="008E4BE6" w:rsidRPr="00CC0651" w:rsidRDefault="008E4BE6" w:rsidP="008E4BE6">
            <w:pPr>
              <w:pStyle w:val="Paragraphedeliste"/>
              <w:widowControl/>
              <w:numPr>
                <w:ilvl w:val="0"/>
                <w:numId w:val="33"/>
              </w:numPr>
              <w:suppressAutoHyphens w:val="0"/>
              <w:spacing w:after="0" w:line="240" w:lineRule="auto"/>
              <w:ind w:left="338"/>
              <w:rPr>
                <w:rFonts w:ascii="Roboto Condensed" w:hAnsi="Roboto Condensed"/>
                <w:sz w:val="20"/>
                <w:szCs w:val="20"/>
              </w:rPr>
            </w:pPr>
            <w:r w:rsidRPr="00CC0651">
              <w:rPr>
                <w:rFonts w:ascii="Roboto Condensed" w:hAnsi="Roboto Condensed"/>
                <w:sz w:val="20"/>
                <w:szCs w:val="20"/>
              </w:rPr>
              <w:t>1 soutenance de groupe</w:t>
            </w:r>
          </w:p>
        </w:tc>
      </w:tr>
      <w:tr w:rsidR="008E4BE6" w:rsidRPr="00895066" w14:paraId="2CFE2B1C" w14:textId="77777777" w:rsidTr="006236C0">
        <w:tc>
          <w:tcPr>
            <w:tcW w:w="2518" w:type="dxa"/>
            <w:gridSpan w:val="2"/>
            <w:shd w:val="clear" w:color="auto" w:fill="282D46"/>
            <w:vAlign w:val="center"/>
          </w:tcPr>
          <w:p w14:paraId="5319388E" w14:textId="77777777" w:rsidR="008E4BE6" w:rsidRPr="00044F9B" w:rsidRDefault="008E4BE6" w:rsidP="006236C0">
            <w:pPr>
              <w:rPr>
                <w:rFonts w:ascii="Roboto Condensed" w:hAnsi="Roboto Condensed"/>
                <w:b/>
                <w:color w:val="FFFFFF" w:themeColor="background1"/>
                <w:szCs w:val="28"/>
              </w:rPr>
            </w:pPr>
            <w:r w:rsidRPr="00044F9B">
              <w:rPr>
                <w:rFonts w:ascii="Roboto Condensed" w:hAnsi="Roboto Condensed"/>
                <w:b/>
                <w:color w:val="FFFFFF" w:themeColor="background1"/>
                <w:szCs w:val="28"/>
              </w:rPr>
              <w:t>Ressources - références</w:t>
            </w:r>
          </w:p>
        </w:tc>
        <w:tc>
          <w:tcPr>
            <w:tcW w:w="6694" w:type="dxa"/>
            <w:gridSpan w:val="3"/>
            <w:shd w:val="clear" w:color="auto" w:fill="F1E5F7"/>
            <w:vAlign w:val="center"/>
          </w:tcPr>
          <w:p w14:paraId="099B76A8" w14:textId="77777777" w:rsidR="008E4BE6" w:rsidRPr="00CC0651" w:rsidRDefault="008E4BE6" w:rsidP="006236C0">
            <w:pPr>
              <w:rPr>
                <w:rFonts w:ascii="Roboto Condensed" w:hAnsi="Roboto Condensed"/>
                <w:bCs/>
                <w:sz w:val="20"/>
                <w:szCs w:val="20"/>
              </w:rPr>
            </w:pPr>
            <w:r w:rsidRPr="00CC0651">
              <w:rPr>
                <w:rFonts w:ascii="Roboto Condensed" w:hAnsi="Roboto Condensed"/>
                <w:sz w:val="20"/>
                <w:szCs w:val="20"/>
              </w:rPr>
              <w:t xml:space="preserve">Polycopié de </w:t>
            </w:r>
            <w:r w:rsidRPr="00CC0651">
              <w:rPr>
                <w:rFonts w:ascii="Roboto Condensed" w:hAnsi="Roboto Condensed"/>
                <w:bCs/>
                <w:sz w:val="20"/>
                <w:szCs w:val="20"/>
              </w:rPr>
              <w:t>Pollution des eaux</w:t>
            </w:r>
            <w:r w:rsidRPr="00CC0651">
              <w:rPr>
                <w:rFonts w:ascii="Roboto Condensed" w:hAnsi="Roboto Condensed"/>
                <w:sz w:val="20"/>
                <w:szCs w:val="20"/>
              </w:rPr>
              <w:t xml:space="preserve"> &amp; </w:t>
            </w:r>
            <w:r w:rsidRPr="00CC0651">
              <w:rPr>
                <w:rFonts w:ascii="Roboto Condensed" w:hAnsi="Roboto Condensed"/>
                <w:bCs/>
                <w:sz w:val="20"/>
                <w:szCs w:val="20"/>
              </w:rPr>
              <w:t>Traitement des eaux usées</w:t>
            </w:r>
            <w:r w:rsidRPr="00CC0651">
              <w:rPr>
                <w:rFonts w:ascii="Roboto Condensed" w:hAnsi="Roboto Condensed"/>
                <w:sz w:val="20"/>
                <w:szCs w:val="20"/>
              </w:rPr>
              <w:t xml:space="preserve"> </w:t>
            </w:r>
            <w:r w:rsidRPr="00CC0651">
              <w:rPr>
                <w:rFonts w:ascii="Roboto Condensed" w:hAnsi="Roboto Condensed"/>
                <w:bCs/>
                <w:sz w:val="20"/>
                <w:szCs w:val="20"/>
              </w:rPr>
              <w:t>et des déchets liquides</w:t>
            </w:r>
          </w:p>
          <w:p w14:paraId="2C23C10E" w14:textId="77777777" w:rsidR="008E4BE6" w:rsidRPr="00CC0651" w:rsidRDefault="008E4BE6" w:rsidP="006236C0">
            <w:pPr>
              <w:rPr>
                <w:rFonts w:ascii="Roboto Condensed" w:hAnsi="Roboto Condensed"/>
                <w:bCs/>
                <w:sz w:val="20"/>
                <w:szCs w:val="20"/>
              </w:rPr>
            </w:pPr>
            <w:r w:rsidRPr="00CC0651">
              <w:rPr>
                <w:rFonts w:ascii="Roboto Condensed" w:hAnsi="Roboto Condensed"/>
                <w:bCs/>
                <w:sz w:val="20"/>
                <w:szCs w:val="20"/>
              </w:rPr>
              <w:t>Ressources internet sur les différents polluants atmosphériques</w:t>
            </w:r>
          </w:p>
          <w:p w14:paraId="72B20E80" w14:textId="77777777" w:rsidR="008E4BE6" w:rsidRPr="00CC0651" w:rsidRDefault="008E4BE6" w:rsidP="006236C0">
            <w:pPr>
              <w:rPr>
                <w:rFonts w:ascii="Roboto Condensed" w:hAnsi="Roboto Condensed"/>
                <w:sz w:val="20"/>
                <w:szCs w:val="20"/>
              </w:rPr>
            </w:pPr>
          </w:p>
          <w:p w14:paraId="33E32B3A" w14:textId="77777777" w:rsidR="008E4BE6" w:rsidRPr="00CC0651" w:rsidRDefault="008E4BE6" w:rsidP="006236C0">
            <w:pPr>
              <w:rPr>
                <w:rFonts w:ascii="Roboto Condensed" w:hAnsi="Roboto Condensed"/>
                <w:sz w:val="20"/>
                <w:szCs w:val="20"/>
              </w:rPr>
            </w:pPr>
            <w:r w:rsidRPr="00CC0651">
              <w:rPr>
                <w:rFonts w:ascii="Roboto Condensed" w:hAnsi="Roboto Condensed"/>
                <w:sz w:val="20"/>
                <w:szCs w:val="20"/>
              </w:rPr>
              <w:t>C. Hernandez-</w:t>
            </w:r>
            <w:proofErr w:type="spellStart"/>
            <w:r w:rsidRPr="00CC0651">
              <w:rPr>
                <w:rFonts w:ascii="Roboto Condensed" w:hAnsi="Roboto Condensed"/>
                <w:sz w:val="20"/>
                <w:szCs w:val="20"/>
              </w:rPr>
              <w:t>Zakine</w:t>
            </w:r>
            <w:proofErr w:type="spellEnd"/>
            <w:r w:rsidRPr="00CC0651">
              <w:rPr>
                <w:rFonts w:ascii="Roboto Condensed" w:hAnsi="Roboto Condensed"/>
                <w:sz w:val="20"/>
                <w:szCs w:val="20"/>
              </w:rPr>
              <w:t xml:space="preserve">, </w:t>
            </w:r>
            <w:r w:rsidRPr="00CC0651">
              <w:rPr>
                <w:rFonts w:ascii="Roboto Condensed" w:hAnsi="Roboto Condensed"/>
                <w:i/>
                <w:sz w:val="20"/>
                <w:szCs w:val="20"/>
              </w:rPr>
              <w:t xml:space="preserve">Guide de l'air : Comment moins le polluer ? Comment le </w:t>
            </w:r>
            <w:proofErr w:type="gramStart"/>
            <w:r w:rsidRPr="00CC0651">
              <w:rPr>
                <w:rFonts w:ascii="Roboto Condensed" w:hAnsi="Roboto Condensed"/>
                <w:i/>
                <w:sz w:val="20"/>
                <w:szCs w:val="20"/>
              </w:rPr>
              <w:t>préserver ?</w:t>
            </w:r>
            <w:r w:rsidRPr="00CC0651">
              <w:rPr>
                <w:rFonts w:ascii="Roboto Condensed" w:hAnsi="Roboto Condensed"/>
                <w:sz w:val="20"/>
                <w:szCs w:val="20"/>
              </w:rPr>
              <w:t>,</w:t>
            </w:r>
            <w:proofErr w:type="gramEnd"/>
            <w:r w:rsidRPr="00CC0651">
              <w:rPr>
                <w:rFonts w:ascii="Roboto Condensed" w:hAnsi="Roboto Condensed"/>
                <w:sz w:val="20"/>
                <w:szCs w:val="20"/>
              </w:rPr>
              <w:t xml:space="preserve">  Collection : Guides </w:t>
            </w:r>
            <w:proofErr w:type="gramStart"/>
            <w:r w:rsidRPr="00CC0651">
              <w:rPr>
                <w:rFonts w:ascii="Roboto Condensed" w:hAnsi="Roboto Condensed"/>
                <w:sz w:val="20"/>
                <w:szCs w:val="20"/>
              </w:rPr>
              <w:t>Pratiques,  Seuil</w:t>
            </w:r>
            <w:proofErr w:type="gramEnd"/>
            <w:r w:rsidRPr="00CC0651">
              <w:rPr>
                <w:rFonts w:ascii="Roboto Condensed" w:hAnsi="Roboto Condensed"/>
                <w:sz w:val="20"/>
                <w:szCs w:val="20"/>
              </w:rPr>
              <w:t>, Paris, 2003</w:t>
            </w:r>
          </w:p>
        </w:tc>
      </w:tr>
    </w:tbl>
    <w:p w14:paraId="57A7A843" w14:textId="77777777" w:rsidR="00730EA4" w:rsidRPr="005D433E" w:rsidRDefault="00730EA4">
      <w:pPr>
        <w:rPr>
          <w:rFonts w:ascii="Roboto Condensed" w:hAnsi="Roboto Condensed"/>
          <w:sz w:val="20"/>
          <w:szCs w:val="20"/>
        </w:rPr>
      </w:pPr>
    </w:p>
    <w:sectPr w:rsidR="00730EA4" w:rsidRPr="005D433E" w:rsidSect="00EB3B9D">
      <w:pgSz w:w="11906" w:h="16838"/>
      <w:pgMar w:top="851" w:right="1274" w:bottom="567" w:left="993"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 w:author="Fabio Cruz Sanchez" w:date="2025-04-25T08:01:00Z" w:initials="FC">
    <w:p w14:paraId="12B907D2" w14:textId="4F075A79" w:rsidR="00D2701D" w:rsidRDefault="00D2701D">
      <w:pPr>
        <w:pStyle w:val="Commentaire"/>
      </w:pPr>
      <w:r>
        <w:rPr>
          <w:rStyle w:val="Marquedecommentaire"/>
        </w:rPr>
        <w:annotationRef/>
      </w:r>
      <w:r>
        <w:t xml:space="preserve">Cela on devrait </w:t>
      </w:r>
      <w:proofErr w:type="gramStart"/>
      <w:r>
        <w:t>l’enlever ?,</w:t>
      </w:r>
      <w:proofErr w:type="gramEnd"/>
      <w:r>
        <w:t xml:space="preserve"> non</w:t>
      </w:r>
      <w:proofErr w:type="gramStart"/>
      <w:r>
        <w:t> ?..</w:t>
      </w:r>
      <w:proofErr w:type="gramEnd"/>
      <w:r>
        <w:t xml:space="preserve"> </w:t>
      </w:r>
      <w:proofErr w:type="gramStart"/>
      <w:r>
        <w:t>si</w:t>
      </w:r>
      <w:proofErr w:type="gramEnd"/>
      <w:r>
        <w:t xml:space="preserve"> c’est pour 3AI, on va le demander l’article sauf </w:t>
      </w:r>
      <w:proofErr w:type="spellStart"/>
      <w:r>
        <w:t>opur</w:t>
      </w:r>
      <w:proofErr w:type="spellEnd"/>
      <w:r>
        <w:t xml:space="preserve"> ceux qui font double ?</w:t>
      </w:r>
    </w:p>
  </w:comment>
  <w:comment w:id="36" w:author="Mauricio" w:date="2025-04-25T06:06:00Z" w:initials="M">
    <w:p w14:paraId="44101C02" w14:textId="28744AC4" w:rsidR="00714C49" w:rsidRDefault="00714C49">
      <w:pPr>
        <w:pStyle w:val="Commentaire"/>
      </w:pPr>
      <w:r>
        <w:rPr>
          <w:rStyle w:val="Marquedecommentaire"/>
        </w:rPr>
        <w:annotationRef/>
      </w:r>
      <w:r>
        <w:t>A actualiser (Fabio)</w:t>
      </w:r>
    </w:p>
  </w:comment>
  <w:comment w:id="68" w:author="Mauricio" w:date="2025-04-25T06:06:00Z" w:initials="M">
    <w:p w14:paraId="2CB22787" w14:textId="56E69932" w:rsidR="00714C49" w:rsidRDefault="00714C49">
      <w:pPr>
        <w:pStyle w:val="Commentaire"/>
      </w:pPr>
      <w:r>
        <w:rPr>
          <w:rStyle w:val="Marquedecommentaire"/>
        </w:rPr>
        <w:annotationRef/>
      </w:r>
      <w:r>
        <w:t>Actualiser Alex et Ferney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2B907D2" w15:done="0"/>
  <w15:commentEx w15:paraId="44101C02" w15:done="0"/>
  <w15:commentEx w15:paraId="2CB2278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207FF34" w16cex:dateUtc="2025-04-25T06:01:00Z"/>
  <w16cex:commentExtensible w16cex:durableId="20005C64" w16cex:dateUtc="2025-04-25T04:06:00Z"/>
  <w16cex:commentExtensible w16cex:durableId="4EDBBBB8" w16cex:dateUtc="2025-04-25T04:0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2B907D2" w16cid:durableId="5207FF34"/>
  <w16cid:commentId w16cid:paraId="44101C02" w16cid:durableId="20005C64"/>
  <w16cid:commentId w16cid:paraId="2CB22787" w16cid:durableId="4EDBBBB8"/>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Roboto Condensed">
    <w:panose1 w:val="02000000000000000000"/>
    <w:charset w:val="00"/>
    <w:family w:val="auto"/>
    <w:pitch w:val="variable"/>
    <w:sig w:usb0="E0000AFF" w:usb1="5000217F" w:usb2="00000021" w:usb3="00000000" w:csb0="0000019F" w:csb1="00000000"/>
  </w:font>
  <w:font w:name="OpenSymbol">
    <w:altName w:val="Segoe UI Symbol"/>
    <w:panose1 w:val="020B0604020202020204"/>
    <w:charset w:val="02"/>
    <w:family w:val="auto"/>
    <w:pitch w:val="default"/>
  </w:font>
  <w:font w:name="Arial Narrow">
    <w:panose1 w:val="020B0606020202030204"/>
    <w:charset w:val="00"/>
    <w:family w:val="swiss"/>
    <w:pitch w:val="variable"/>
    <w:sig w:usb0="00000287" w:usb1="00000800" w:usb2="00000000" w:usb3="00000000" w:csb0="0000009F" w:csb1="00000000"/>
  </w:font>
  <w:font w:name="Times">
    <w:altName w:val="Times New Roman"/>
    <w:panose1 w:val="020B0604020202020204"/>
    <w:charset w:val="00"/>
    <w:family w:val="auto"/>
    <w:pitch w:val="default"/>
  </w:font>
  <w:font w:name="Helvetica">
    <w:panose1 w:val="00000000000000000000"/>
    <w:charset w:val="00"/>
    <w:family w:val="auto"/>
    <w:pitch w:val="variable"/>
    <w:sig w:usb0="E00002FF" w:usb1="5000785B" w:usb2="00000000" w:usb3="00000000" w:csb0="0000019F" w:csb1="00000000"/>
  </w:font>
  <w:font w:name="Segoe UI">
    <w:panose1 w:val="020B0502040204020203"/>
    <w:charset w:val="00"/>
    <w:family w:val="swiss"/>
    <w:pitch w:val="variable"/>
    <w:sig w:usb0="E4002EFF" w:usb1="C000E47F" w:usb2="00000009" w:usb3="00000000" w:csb0="000001FF" w:csb1="00000000"/>
  </w:font>
  <w:font w:name="Ando Bold">
    <w:altName w:val="Calibri"/>
    <w:panose1 w:val="020B0604020202020204"/>
    <w:charset w:val="00"/>
    <w:family w:val="auto"/>
    <w:pitch w:val="variable"/>
    <w:sig w:usb0="A000002F" w:usb1="4000004B" w:usb2="00000000" w:usb3="00000000" w:csb0="00000093" w:csb1="00000000"/>
  </w:font>
  <w:font w:name="HGMinchoB">
    <w:altName w:val="Yu Gothic"/>
    <w:panose1 w:val="020B0604020202020204"/>
    <w:charset w:val="80"/>
    <w:family w:val="roman"/>
    <w:pitch w:val="default"/>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92159"/>
    <w:multiLevelType w:val="hybridMultilevel"/>
    <w:tmpl w:val="5ABA2C10"/>
    <w:lvl w:ilvl="0" w:tplc="806899D0">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C467F8E"/>
    <w:multiLevelType w:val="multilevel"/>
    <w:tmpl w:val="959E422E"/>
    <w:lvl w:ilvl="0">
      <w:start w:val="1"/>
      <w:numFmt w:val="decimal"/>
      <w:lvlText w:val="%1"/>
      <w:lvlJc w:val="left"/>
      <w:pPr>
        <w:ind w:left="380" w:hanging="380"/>
      </w:pPr>
      <w:rPr>
        <w:rFonts w:hint="default"/>
      </w:rPr>
    </w:lvl>
    <w:lvl w:ilvl="1">
      <w:start w:val="1"/>
      <w:numFmt w:val="decimal"/>
      <w:lvlText w:val="%1.%2"/>
      <w:lvlJc w:val="left"/>
      <w:pPr>
        <w:ind w:left="480" w:hanging="380"/>
      </w:pPr>
      <w:rPr>
        <w:rFonts w:hint="default"/>
      </w:rPr>
    </w:lvl>
    <w:lvl w:ilvl="2">
      <w:start w:val="1"/>
      <w:numFmt w:val="decimal"/>
      <w:lvlText w:val="%1.%2.%3"/>
      <w:lvlJc w:val="left"/>
      <w:pPr>
        <w:ind w:left="920" w:hanging="720"/>
      </w:pPr>
      <w:rPr>
        <w:rFonts w:hint="default"/>
      </w:rPr>
    </w:lvl>
    <w:lvl w:ilvl="3">
      <w:start w:val="1"/>
      <w:numFmt w:val="decimal"/>
      <w:lvlText w:val="%1.%2.%3.%4"/>
      <w:lvlJc w:val="left"/>
      <w:pPr>
        <w:ind w:left="1020" w:hanging="720"/>
      </w:pPr>
      <w:rPr>
        <w:rFonts w:hint="default"/>
      </w:rPr>
    </w:lvl>
    <w:lvl w:ilvl="4">
      <w:start w:val="1"/>
      <w:numFmt w:val="decimal"/>
      <w:lvlText w:val="%1.%2.%3.%4.%5"/>
      <w:lvlJc w:val="left"/>
      <w:pPr>
        <w:ind w:left="1480" w:hanging="1080"/>
      </w:pPr>
      <w:rPr>
        <w:rFonts w:hint="default"/>
      </w:rPr>
    </w:lvl>
    <w:lvl w:ilvl="5">
      <w:start w:val="1"/>
      <w:numFmt w:val="decimal"/>
      <w:lvlText w:val="%1.%2.%3.%4.%5.%6"/>
      <w:lvlJc w:val="left"/>
      <w:pPr>
        <w:ind w:left="1580" w:hanging="1080"/>
      </w:pPr>
      <w:rPr>
        <w:rFonts w:hint="default"/>
      </w:rPr>
    </w:lvl>
    <w:lvl w:ilvl="6">
      <w:start w:val="1"/>
      <w:numFmt w:val="decimal"/>
      <w:lvlText w:val="%1.%2.%3.%4.%5.%6.%7"/>
      <w:lvlJc w:val="left"/>
      <w:pPr>
        <w:ind w:left="2040" w:hanging="1440"/>
      </w:pPr>
      <w:rPr>
        <w:rFonts w:hint="default"/>
      </w:rPr>
    </w:lvl>
    <w:lvl w:ilvl="7">
      <w:start w:val="1"/>
      <w:numFmt w:val="decimal"/>
      <w:lvlText w:val="%1.%2.%3.%4.%5.%6.%7.%8"/>
      <w:lvlJc w:val="left"/>
      <w:pPr>
        <w:ind w:left="2140" w:hanging="1440"/>
      </w:pPr>
      <w:rPr>
        <w:rFonts w:hint="default"/>
      </w:rPr>
    </w:lvl>
    <w:lvl w:ilvl="8">
      <w:start w:val="1"/>
      <w:numFmt w:val="decimal"/>
      <w:lvlText w:val="%1.%2.%3.%4.%5.%6.%7.%8.%9"/>
      <w:lvlJc w:val="left"/>
      <w:pPr>
        <w:ind w:left="2240" w:hanging="1440"/>
      </w:pPr>
      <w:rPr>
        <w:rFonts w:hint="default"/>
      </w:rPr>
    </w:lvl>
  </w:abstractNum>
  <w:abstractNum w:abstractNumId="2" w15:restartNumberingAfterBreak="0">
    <w:nsid w:val="11855E07"/>
    <w:multiLevelType w:val="hybridMultilevel"/>
    <w:tmpl w:val="E1B22F52"/>
    <w:lvl w:ilvl="0" w:tplc="8F9E247E">
      <w:start w:val="550"/>
      <w:numFmt w:val="bullet"/>
      <w:lvlText w:val="-"/>
      <w:lvlJc w:val="left"/>
      <w:pPr>
        <w:ind w:left="720" w:hanging="360"/>
      </w:pPr>
      <w:rPr>
        <w:rFonts w:ascii="Arial" w:eastAsiaTheme="minorEastAsia"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5127CE2"/>
    <w:multiLevelType w:val="hybridMultilevel"/>
    <w:tmpl w:val="98C4062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AB12AB5"/>
    <w:multiLevelType w:val="hybridMultilevel"/>
    <w:tmpl w:val="8FA2C0D6"/>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1DE81756"/>
    <w:multiLevelType w:val="hybridMultilevel"/>
    <w:tmpl w:val="D7C2C37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2E7E46C0"/>
    <w:multiLevelType w:val="hybridMultilevel"/>
    <w:tmpl w:val="0D54ACE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2ECE45CF"/>
    <w:multiLevelType w:val="hybridMultilevel"/>
    <w:tmpl w:val="D1BC8EAC"/>
    <w:lvl w:ilvl="0" w:tplc="8F9E247E">
      <w:start w:val="550"/>
      <w:numFmt w:val="bullet"/>
      <w:lvlText w:val="-"/>
      <w:lvlJc w:val="left"/>
      <w:pPr>
        <w:ind w:left="720" w:hanging="360"/>
      </w:pPr>
      <w:rPr>
        <w:rFonts w:ascii="Arial" w:eastAsiaTheme="minorEastAsia"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305B3D2C"/>
    <w:multiLevelType w:val="hybridMultilevel"/>
    <w:tmpl w:val="E348F04A"/>
    <w:lvl w:ilvl="0" w:tplc="0F8489CE">
      <w:start w:val="1"/>
      <w:numFmt w:val="bullet"/>
      <w:lvlText w:val=""/>
      <w:lvlJc w:val="left"/>
      <w:pPr>
        <w:ind w:left="1068" w:hanging="360"/>
      </w:pPr>
      <w:rPr>
        <w:rFonts w:ascii="Symbol" w:hAnsi="Symbol" w:hint="default"/>
      </w:rPr>
    </w:lvl>
    <w:lvl w:ilvl="1" w:tplc="3CC25C6E">
      <w:start w:val="1"/>
      <w:numFmt w:val="bullet"/>
      <w:lvlText w:val=""/>
      <w:lvlJc w:val="left"/>
      <w:pPr>
        <w:ind w:left="1080" w:hanging="360"/>
      </w:pPr>
      <w:rPr>
        <w:rFonts w:ascii="Symbol" w:hAnsi="Symbol" w:hint="default"/>
      </w:rPr>
    </w:lvl>
    <w:lvl w:ilvl="2" w:tplc="6B4A83F2">
      <w:start w:val="1"/>
      <w:numFmt w:val="bullet"/>
      <w:lvlText w:val=""/>
      <w:lvlJc w:val="left"/>
      <w:pPr>
        <w:ind w:left="2508" w:hanging="360"/>
      </w:pPr>
      <w:rPr>
        <w:rFonts w:ascii="Wingdings" w:hAnsi="Wingdings" w:hint="default"/>
      </w:rPr>
    </w:lvl>
    <w:lvl w:ilvl="3" w:tplc="6136CA32">
      <w:start w:val="1"/>
      <w:numFmt w:val="bullet"/>
      <w:lvlText w:val=""/>
      <w:lvlJc w:val="left"/>
      <w:pPr>
        <w:ind w:left="3228" w:hanging="360"/>
      </w:pPr>
      <w:rPr>
        <w:rFonts w:ascii="Symbol" w:hAnsi="Symbol" w:hint="default"/>
      </w:rPr>
    </w:lvl>
    <w:lvl w:ilvl="4" w:tplc="86E0CB36">
      <w:start w:val="1"/>
      <w:numFmt w:val="bullet"/>
      <w:lvlText w:val="o"/>
      <w:lvlJc w:val="left"/>
      <w:pPr>
        <w:ind w:left="3948" w:hanging="360"/>
      </w:pPr>
      <w:rPr>
        <w:rFonts w:ascii="Courier New" w:hAnsi="Courier New" w:cs="Courier New" w:hint="default"/>
      </w:rPr>
    </w:lvl>
    <w:lvl w:ilvl="5" w:tplc="84985864">
      <w:start w:val="1"/>
      <w:numFmt w:val="bullet"/>
      <w:lvlText w:val=""/>
      <w:lvlJc w:val="left"/>
      <w:pPr>
        <w:ind w:left="4668" w:hanging="360"/>
      </w:pPr>
      <w:rPr>
        <w:rFonts w:ascii="Wingdings" w:hAnsi="Wingdings" w:hint="default"/>
      </w:rPr>
    </w:lvl>
    <w:lvl w:ilvl="6" w:tplc="63BECDCE">
      <w:start w:val="1"/>
      <w:numFmt w:val="bullet"/>
      <w:lvlText w:val=""/>
      <w:lvlJc w:val="left"/>
      <w:pPr>
        <w:ind w:left="5388" w:hanging="360"/>
      </w:pPr>
      <w:rPr>
        <w:rFonts w:ascii="Symbol" w:hAnsi="Symbol" w:hint="default"/>
      </w:rPr>
    </w:lvl>
    <w:lvl w:ilvl="7" w:tplc="0FDCBCA2">
      <w:start w:val="1"/>
      <w:numFmt w:val="bullet"/>
      <w:lvlText w:val="o"/>
      <w:lvlJc w:val="left"/>
      <w:pPr>
        <w:ind w:left="6108" w:hanging="360"/>
      </w:pPr>
      <w:rPr>
        <w:rFonts w:ascii="Courier New" w:hAnsi="Courier New" w:cs="Courier New" w:hint="default"/>
      </w:rPr>
    </w:lvl>
    <w:lvl w:ilvl="8" w:tplc="2DCE8EAA">
      <w:start w:val="1"/>
      <w:numFmt w:val="bullet"/>
      <w:lvlText w:val=""/>
      <w:lvlJc w:val="left"/>
      <w:pPr>
        <w:ind w:left="6828" w:hanging="360"/>
      </w:pPr>
      <w:rPr>
        <w:rFonts w:ascii="Wingdings" w:hAnsi="Wingdings" w:hint="default"/>
      </w:rPr>
    </w:lvl>
  </w:abstractNum>
  <w:abstractNum w:abstractNumId="9" w15:restartNumberingAfterBreak="0">
    <w:nsid w:val="31B2498F"/>
    <w:multiLevelType w:val="hybridMultilevel"/>
    <w:tmpl w:val="49AA7154"/>
    <w:lvl w:ilvl="0" w:tplc="040C0001">
      <w:start w:val="1"/>
      <w:numFmt w:val="bullet"/>
      <w:lvlText w:val=""/>
      <w:lvlJc w:val="left"/>
      <w:pPr>
        <w:ind w:left="720" w:hanging="360"/>
      </w:pPr>
      <w:rPr>
        <w:rFonts w:ascii="Symbol" w:hAnsi="Symbol" w:hint="default"/>
      </w:rPr>
    </w:lvl>
    <w:lvl w:ilvl="1" w:tplc="46B4F9F0">
      <w:numFmt w:val="bullet"/>
      <w:lvlText w:val="-"/>
      <w:lvlJc w:val="left"/>
      <w:pPr>
        <w:ind w:left="1440" w:hanging="360"/>
      </w:pPr>
      <w:rPr>
        <w:rFonts w:ascii="Times New Roman" w:eastAsiaTheme="minorHAnsi" w:hAnsi="Times New Roman" w:cs="Times New Roman"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34E564CA"/>
    <w:multiLevelType w:val="hybridMultilevel"/>
    <w:tmpl w:val="A9D011C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36255897"/>
    <w:multiLevelType w:val="hybridMultilevel"/>
    <w:tmpl w:val="7E68DCD6"/>
    <w:lvl w:ilvl="0" w:tplc="16D68270">
      <w:numFmt w:val="bullet"/>
      <w:lvlText w:val="-"/>
      <w:lvlJc w:val="left"/>
      <w:pPr>
        <w:ind w:left="456" w:hanging="360"/>
      </w:pPr>
      <w:rPr>
        <w:rFonts w:ascii="Roboto Condensed" w:eastAsia="Calibri" w:hAnsi="Roboto Condensed" w:cs="Calibri" w:hint="default"/>
      </w:rPr>
    </w:lvl>
    <w:lvl w:ilvl="1" w:tplc="040C0003" w:tentative="1">
      <w:start w:val="1"/>
      <w:numFmt w:val="bullet"/>
      <w:lvlText w:val="o"/>
      <w:lvlJc w:val="left"/>
      <w:pPr>
        <w:ind w:left="1176" w:hanging="360"/>
      </w:pPr>
      <w:rPr>
        <w:rFonts w:ascii="Courier New" w:hAnsi="Courier New" w:cs="Courier New" w:hint="default"/>
      </w:rPr>
    </w:lvl>
    <w:lvl w:ilvl="2" w:tplc="040C0005" w:tentative="1">
      <w:start w:val="1"/>
      <w:numFmt w:val="bullet"/>
      <w:lvlText w:val=""/>
      <w:lvlJc w:val="left"/>
      <w:pPr>
        <w:ind w:left="1896" w:hanging="360"/>
      </w:pPr>
      <w:rPr>
        <w:rFonts w:ascii="Wingdings" w:hAnsi="Wingdings" w:hint="default"/>
      </w:rPr>
    </w:lvl>
    <w:lvl w:ilvl="3" w:tplc="040C0001" w:tentative="1">
      <w:start w:val="1"/>
      <w:numFmt w:val="bullet"/>
      <w:lvlText w:val=""/>
      <w:lvlJc w:val="left"/>
      <w:pPr>
        <w:ind w:left="2616" w:hanging="360"/>
      </w:pPr>
      <w:rPr>
        <w:rFonts w:ascii="Symbol" w:hAnsi="Symbol" w:hint="default"/>
      </w:rPr>
    </w:lvl>
    <w:lvl w:ilvl="4" w:tplc="040C0003" w:tentative="1">
      <w:start w:val="1"/>
      <w:numFmt w:val="bullet"/>
      <w:lvlText w:val="o"/>
      <w:lvlJc w:val="left"/>
      <w:pPr>
        <w:ind w:left="3336" w:hanging="360"/>
      </w:pPr>
      <w:rPr>
        <w:rFonts w:ascii="Courier New" w:hAnsi="Courier New" w:cs="Courier New" w:hint="default"/>
      </w:rPr>
    </w:lvl>
    <w:lvl w:ilvl="5" w:tplc="040C0005" w:tentative="1">
      <w:start w:val="1"/>
      <w:numFmt w:val="bullet"/>
      <w:lvlText w:val=""/>
      <w:lvlJc w:val="left"/>
      <w:pPr>
        <w:ind w:left="4056" w:hanging="360"/>
      </w:pPr>
      <w:rPr>
        <w:rFonts w:ascii="Wingdings" w:hAnsi="Wingdings" w:hint="default"/>
      </w:rPr>
    </w:lvl>
    <w:lvl w:ilvl="6" w:tplc="040C0001" w:tentative="1">
      <w:start w:val="1"/>
      <w:numFmt w:val="bullet"/>
      <w:lvlText w:val=""/>
      <w:lvlJc w:val="left"/>
      <w:pPr>
        <w:ind w:left="4776" w:hanging="360"/>
      </w:pPr>
      <w:rPr>
        <w:rFonts w:ascii="Symbol" w:hAnsi="Symbol" w:hint="default"/>
      </w:rPr>
    </w:lvl>
    <w:lvl w:ilvl="7" w:tplc="040C0003" w:tentative="1">
      <w:start w:val="1"/>
      <w:numFmt w:val="bullet"/>
      <w:lvlText w:val="o"/>
      <w:lvlJc w:val="left"/>
      <w:pPr>
        <w:ind w:left="5496" w:hanging="360"/>
      </w:pPr>
      <w:rPr>
        <w:rFonts w:ascii="Courier New" w:hAnsi="Courier New" w:cs="Courier New" w:hint="default"/>
      </w:rPr>
    </w:lvl>
    <w:lvl w:ilvl="8" w:tplc="040C0005" w:tentative="1">
      <w:start w:val="1"/>
      <w:numFmt w:val="bullet"/>
      <w:lvlText w:val=""/>
      <w:lvlJc w:val="left"/>
      <w:pPr>
        <w:ind w:left="6216" w:hanging="360"/>
      </w:pPr>
      <w:rPr>
        <w:rFonts w:ascii="Wingdings" w:hAnsi="Wingdings" w:hint="default"/>
      </w:rPr>
    </w:lvl>
  </w:abstractNum>
  <w:abstractNum w:abstractNumId="12" w15:restartNumberingAfterBreak="0">
    <w:nsid w:val="37EC0DC0"/>
    <w:multiLevelType w:val="hybridMultilevel"/>
    <w:tmpl w:val="4FA01FF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3FFC6993"/>
    <w:multiLevelType w:val="hybridMultilevel"/>
    <w:tmpl w:val="2FD202A4"/>
    <w:lvl w:ilvl="0" w:tplc="9B023FF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426E33F3"/>
    <w:multiLevelType w:val="hybridMultilevel"/>
    <w:tmpl w:val="68C24ACA"/>
    <w:lvl w:ilvl="0" w:tplc="878C9DCE">
      <w:start w:val="1"/>
      <w:numFmt w:val="decimal"/>
      <w:lvlText w:val="%1."/>
      <w:lvlJc w:val="left"/>
      <w:pPr>
        <w:ind w:left="360" w:hanging="360"/>
      </w:pPr>
      <w:rPr>
        <w:rFonts w:hint="default"/>
      </w:rPr>
    </w:lvl>
    <w:lvl w:ilvl="1" w:tplc="7FFA0CB0">
      <w:start w:val="1"/>
      <w:numFmt w:val="bullet"/>
      <w:lvlText w:val=""/>
      <w:lvlJc w:val="left"/>
      <w:pPr>
        <w:ind w:left="1080" w:hanging="360"/>
      </w:pPr>
      <w:rPr>
        <w:rFonts w:ascii="Symbol" w:hAnsi="Symbol" w:hint="default"/>
      </w:rPr>
    </w:lvl>
    <w:lvl w:ilvl="2" w:tplc="FA24C48E">
      <w:start w:val="1"/>
      <w:numFmt w:val="bullet"/>
      <w:lvlText w:val=""/>
      <w:lvlJc w:val="left"/>
      <w:pPr>
        <w:ind w:left="1800" w:hanging="360"/>
      </w:pPr>
      <w:rPr>
        <w:rFonts w:ascii="Wingdings" w:hAnsi="Wingdings" w:hint="default"/>
      </w:rPr>
    </w:lvl>
    <w:lvl w:ilvl="3" w:tplc="F7E255A2">
      <w:start w:val="1"/>
      <w:numFmt w:val="bullet"/>
      <w:lvlText w:val=""/>
      <w:lvlJc w:val="left"/>
      <w:pPr>
        <w:ind w:left="2520" w:hanging="360"/>
      </w:pPr>
      <w:rPr>
        <w:rFonts w:ascii="Symbol" w:hAnsi="Symbol" w:hint="default"/>
      </w:rPr>
    </w:lvl>
    <w:lvl w:ilvl="4" w:tplc="BF70DC06">
      <w:start w:val="1"/>
      <w:numFmt w:val="bullet"/>
      <w:lvlText w:val="o"/>
      <w:lvlJc w:val="left"/>
      <w:pPr>
        <w:ind w:left="3240" w:hanging="360"/>
      </w:pPr>
      <w:rPr>
        <w:rFonts w:ascii="Courier New" w:hAnsi="Courier New" w:cs="Courier New" w:hint="default"/>
      </w:rPr>
    </w:lvl>
    <w:lvl w:ilvl="5" w:tplc="732E4E02">
      <w:start w:val="1"/>
      <w:numFmt w:val="bullet"/>
      <w:lvlText w:val=""/>
      <w:lvlJc w:val="left"/>
      <w:pPr>
        <w:ind w:left="3960" w:hanging="360"/>
      </w:pPr>
      <w:rPr>
        <w:rFonts w:ascii="Wingdings" w:hAnsi="Wingdings" w:hint="default"/>
      </w:rPr>
    </w:lvl>
    <w:lvl w:ilvl="6" w:tplc="099058DC">
      <w:start w:val="1"/>
      <w:numFmt w:val="bullet"/>
      <w:lvlText w:val=""/>
      <w:lvlJc w:val="left"/>
      <w:pPr>
        <w:ind w:left="4680" w:hanging="360"/>
      </w:pPr>
      <w:rPr>
        <w:rFonts w:ascii="Symbol" w:hAnsi="Symbol" w:hint="default"/>
      </w:rPr>
    </w:lvl>
    <w:lvl w:ilvl="7" w:tplc="5246CCF6">
      <w:start w:val="1"/>
      <w:numFmt w:val="bullet"/>
      <w:lvlText w:val="o"/>
      <w:lvlJc w:val="left"/>
      <w:pPr>
        <w:ind w:left="5400" w:hanging="360"/>
      </w:pPr>
      <w:rPr>
        <w:rFonts w:ascii="Courier New" w:hAnsi="Courier New" w:cs="Courier New" w:hint="default"/>
      </w:rPr>
    </w:lvl>
    <w:lvl w:ilvl="8" w:tplc="758C05BC">
      <w:start w:val="1"/>
      <w:numFmt w:val="bullet"/>
      <w:lvlText w:val=""/>
      <w:lvlJc w:val="left"/>
      <w:pPr>
        <w:ind w:left="6120" w:hanging="360"/>
      </w:pPr>
      <w:rPr>
        <w:rFonts w:ascii="Wingdings" w:hAnsi="Wingdings" w:hint="default"/>
      </w:rPr>
    </w:lvl>
  </w:abstractNum>
  <w:abstractNum w:abstractNumId="15" w15:restartNumberingAfterBreak="0">
    <w:nsid w:val="45EE0154"/>
    <w:multiLevelType w:val="hybridMultilevel"/>
    <w:tmpl w:val="5B4008E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46417A34"/>
    <w:multiLevelType w:val="hybridMultilevel"/>
    <w:tmpl w:val="0310ED0A"/>
    <w:lvl w:ilvl="0" w:tplc="040C0001">
      <w:start w:val="1"/>
      <w:numFmt w:val="bullet"/>
      <w:lvlText w:val=""/>
      <w:lvlJc w:val="left"/>
      <w:pPr>
        <w:ind w:left="460" w:hanging="360"/>
      </w:pPr>
      <w:rPr>
        <w:rFonts w:ascii="Symbol" w:hAnsi="Symbol" w:hint="default"/>
      </w:rPr>
    </w:lvl>
    <w:lvl w:ilvl="1" w:tplc="040C0003" w:tentative="1">
      <w:start w:val="1"/>
      <w:numFmt w:val="bullet"/>
      <w:lvlText w:val="o"/>
      <w:lvlJc w:val="left"/>
      <w:pPr>
        <w:ind w:left="1180" w:hanging="360"/>
      </w:pPr>
      <w:rPr>
        <w:rFonts w:ascii="Courier New" w:hAnsi="Courier New" w:cs="Courier New" w:hint="default"/>
      </w:rPr>
    </w:lvl>
    <w:lvl w:ilvl="2" w:tplc="040C0005" w:tentative="1">
      <w:start w:val="1"/>
      <w:numFmt w:val="bullet"/>
      <w:lvlText w:val=""/>
      <w:lvlJc w:val="left"/>
      <w:pPr>
        <w:ind w:left="1900" w:hanging="360"/>
      </w:pPr>
      <w:rPr>
        <w:rFonts w:ascii="Wingdings" w:hAnsi="Wingdings" w:hint="default"/>
      </w:rPr>
    </w:lvl>
    <w:lvl w:ilvl="3" w:tplc="040C0001" w:tentative="1">
      <w:start w:val="1"/>
      <w:numFmt w:val="bullet"/>
      <w:lvlText w:val=""/>
      <w:lvlJc w:val="left"/>
      <w:pPr>
        <w:ind w:left="2620" w:hanging="360"/>
      </w:pPr>
      <w:rPr>
        <w:rFonts w:ascii="Symbol" w:hAnsi="Symbol" w:hint="default"/>
      </w:rPr>
    </w:lvl>
    <w:lvl w:ilvl="4" w:tplc="040C0003" w:tentative="1">
      <w:start w:val="1"/>
      <w:numFmt w:val="bullet"/>
      <w:lvlText w:val="o"/>
      <w:lvlJc w:val="left"/>
      <w:pPr>
        <w:ind w:left="3340" w:hanging="360"/>
      </w:pPr>
      <w:rPr>
        <w:rFonts w:ascii="Courier New" w:hAnsi="Courier New" w:cs="Courier New" w:hint="default"/>
      </w:rPr>
    </w:lvl>
    <w:lvl w:ilvl="5" w:tplc="040C0005" w:tentative="1">
      <w:start w:val="1"/>
      <w:numFmt w:val="bullet"/>
      <w:lvlText w:val=""/>
      <w:lvlJc w:val="left"/>
      <w:pPr>
        <w:ind w:left="4060" w:hanging="360"/>
      </w:pPr>
      <w:rPr>
        <w:rFonts w:ascii="Wingdings" w:hAnsi="Wingdings" w:hint="default"/>
      </w:rPr>
    </w:lvl>
    <w:lvl w:ilvl="6" w:tplc="040C0001" w:tentative="1">
      <w:start w:val="1"/>
      <w:numFmt w:val="bullet"/>
      <w:lvlText w:val=""/>
      <w:lvlJc w:val="left"/>
      <w:pPr>
        <w:ind w:left="4780" w:hanging="360"/>
      </w:pPr>
      <w:rPr>
        <w:rFonts w:ascii="Symbol" w:hAnsi="Symbol" w:hint="default"/>
      </w:rPr>
    </w:lvl>
    <w:lvl w:ilvl="7" w:tplc="040C0003" w:tentative="1">
      <w:start w:val="1"/>
      <w:numFmt w:val="bullet"/>
      <w:lvlText w:val="o"/>
      <w:lvlJc w:val="left"/>
      <w:pPr>
        <w:ind w:left="5500" w:hanging="360"/>
      </w:pPr>
      <w:rPr>
        <w:rFonts w:ascii="Courier New" w:hAnsi="Courier New" w:cs="Courier New" w:hint="default"/>
      </w:rPr>
    </w:lvl>
    <w:lvl w:ilvl="8" w:tplc="040C0005" w:tentative="1">
      <w:start w:val="1"/>
      <w:numFmt w:val="bullet"/>
      <w:lvlText w:val=""/>
      <w:lvlJc w:val="left"/>
      <w:pPr>
        <w:ind w:left="6220" w:hanging="360"/>
      </w:pPr>
      <w:rPr>
        <w:rFonts w:ascii="Wingdings" w:hAnsi="Wingdings" w:hint="default"/>
      </w:rPr>
    </w:lvl>
  </w:abstractNum>
  <w:abstractNum w:abstractNumId="17" w15:restartNumberingAfterBreak="0">
    <w:nsid w:val="4BB057D2"/>
    <w:multiLevelType w:val="hybridMultilevel"/>
    <w:tmpl w:val="C3BEEF14"/>
    <w:lvl w:ilvl="0" w:tplc="8F9E247E">
      <w:start w:val="550"/>
      <w:numFmt w:val="bullet"/>
      <w:lvlText w:val="-"/>
      <w:lvlJc w:val="left"/>
      <w:pPr>
        <w:ind w:left="720" w:hanging="360"/>
      </w:pPr>
      <w:rPr>
        <w:rFonts w:ascii="Arial" w:eastAsiaTheme="minorEastAsia" w:hAnsi="Arial" w:cs="Aria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4C1E53DB"/>
    <w:multiLevelType w:val="hybridMultilevel"/>
    <w:tmpl w:val="86DE5802"/>
    <w:lvl w:ilvl="0" w:tplc="AFB075FC">
      <w:start w:val="1"/>
      <w:numFmt w:val="decimal"/>
      <w:lvlText w:val="%1."/>
      <w:lvlJc w:val="left"/>
      <w:pPr>
        <w:ind w:left="360" w:hanging="360"/>
      </w:pPr>
      <w:rPr>
        <w:rFonts w:hint="default"/>
      </w:rPr>
    </w:lvl>
    <w:lvl w:ilvl="1" w:tplc="CB02A990">
      <w:start w:val="1"/>
      <w:numFmt w:val="bullet"/>
      <w:lvlText w:val=""/>
      <w:lvlJc w:val="left"/>
      <w:pPr>
        <w:ind w:left="1080" w:hanging="360"/>
      </w:pPr>
      <w:rPr>
        <w:rFonts w:ascii="Symbol" w:hAnsi="Symbol" w:hint="default"/>
      </w:rPr>
    </w:lvl>
    <w:lvl w:ilvl="2" w:tplc="64744E5A">
      <w:start w:val="1"/>
      <w:numFmt w:val="bullet"/>
      <w:lvlText w:val=""/>
      <w:lvlJc w:val="left"/>
      <w:pPr>
        <w:ind w:left="1800" w:hanging="360"/>
      </w:pPr>
      <w:rPr>
        <w:rFonts w:ascii="Wingdings" w:hAnsi="Wingdings" w:hint="default"/>
      </w:rPr>
    </w:lvl>
    <w:lvl w:ilvl="3" w:tplc="25766C82">
      <w:start w:val="1"/>
      <w:numFmt w:val="bullet"/>
      <w:lvlText w:val=""/>
      <w:lvlJc w:val="left"/>
      <w:pPr>
        <w:ind w:left="2520" w:hanging="360"/>
      </w:pPr>
      <w:rPr>
        <w:rFonts w:ascii="Symbol" w:hAnsi="Symbol" w:hint="default"/>
      </w:rPr>
    </w:lvl>
    <w:lvl w:ilvl="4" w:tplc="34981248">
      <w:start w:val="1"/>
      <w:numFmt w:val="bullet"/>
      <w:lvlText w:val="o"/>
      <w:lvlJc w:val="left"/>
      <w:pPr>
        <w:ind w:left="3240" w:hanging="360"/>
      </w:pPr>
      <w:rPr>
        <w:rFonts w:ascii="Courier New" w:hAnsi="Courier New" w:cs="Courier New" w:hint="default"/>
      </w:rPr>
    </w:lvl>
    <w:lvl w:ilvl="5" w:tplc="9C10A9B2">
      <w:start w:val="1"/>
      <w:numFmt w:val="bullet"/>
      <w:lvlText w:val=""/>
      <w:lvlJc w:val="left"/>
      <w:pPr>
        <w:ind w:left="3960" w:hanging="360"/>
      </w:pPr>
      <w:rPr>
        <w:rFonts w:ascii="Wingdings" w:hAnsi="Wingdings" w:hint="default"/>
      </w:rPr>
    </w:lvl>
    <w:lvl w:ilvl="6" w:tplc="8A7E945A">
      <w:start w:val="1"/>
      <w:numFmt w:val="bullet"/>
      <w:lvlText w:val=""/>
      <w:lvlJc w:val="left"/>
      <w:pPr>
        <w:ind w:left="4680" w:hanging="360"/>
      </w:pPr>
      <w:rPr>
        <w:rFonts w:ascii="Symbol" w:hAnsi="Symbol" w:hint="default"/>
      </w:rPr>
    </w:lvl>
    <w:lvl w:ilvl="7" w:tplc="A4F01D34">
      <w:start w:val="1"/>
      <w:numFmt w:val="bullet"/>
      <w:lvlText w:val="o"/>
      <w:lvlJc w:val="left"/>
      <w:pPr>
        <w:ind w:left="5400" w:hanging="360"/>
      </w:pPr>
      <w:rPr>
        <w:rFonts w:ascii="Courier New" w:hAnsi="Courier New" w:cs="Courier New" w:hint="default"/>
      </w:rPr>
    </w:lvl>
    <w:lvl w:ilvl="8" w:tplc="A24CB564">
      <w:start w:val="1"/>
      <w:numFmt w:val="bullet"/>
      <w:lvlText w:val=""/>
      <w:lvlJc w:val="left"/>
      <w:pPr>
        <w:ind w:left="6120" w:hanging="360"/>
      </w:pPr>
      <w:rPr>
        <w:rFonts w:ascii="Wingdings" w:hAnsi="Wingdings" w:hint="default"/>
      </w:rPr>
    </w:lvl>
  </w:abstractNum>
  <w:abstractNum w:abstractNumId="19" w15:restartNumberingAfterBreak="0">
    <w:nsid w:val="4FE9690E"/>
    <w:multiLevelType w:val="multilevel"/>
    <w:tmpl w:val="782E2220"/>
    <w:lvl w:ilvl="0">
      <w:start w:val="1"/>
      <w:numFmt w:val="bullet"/>
      <w:lvlText w:val=""/>
      <w:lvlJc w:val="left"/>
      <w:pPr>
        <w:tabs>
          <w:tab w:val="num" w:pos="851"/>
        </w:tabs>
        <w:ind w:left="851" w:hanging="360"/>
      </w:pPr>
      <w:rPr>
        <w:rFonts w:ascii="Symbol" w:hAnsi="Symbol" w:cs="Symbol" w:hint="default"/>
      </w:rPr>
    </w:lvl>
    <w:lvl w:ilvl="1">
      <w:start w:val="1"/>
      <w:numFmt w:val="bullet"/>
      <w:lvlText w:val="◦"/>
      <w:lvlJc w:val="left"/>
      <w:pPr>
        <w:tabs>
          <w:tab w:val="num" w:pos="1211"/>
        </w:tabs>
        <w:ind w:left="1211" w:hanging="360"/>
      </w:pPr>
      <w:rPr>
        <w:rFonts w:ascii="OpenSymbol" w:hAnsi="OpenSymbol" w:cs="OpenSymbol" w:hint="default"/>
      </w:rPr>
    </w:lvl>
    <w:lvl w:ilvl="2">
      <w:start w:val="1"/>
      <w:numFmt w:val="bullet"/>
      <w:lvlText w:val="▪"/>
      <w:lvlJc w:val="left"/>
      <w:pPr>
        <w:tabs>
          <w:tab w:val="num" w:pos="1571"/>
        </w:tabs>
        <w:ind w:left="1571" w:hanging="360"/>
      </w:pPr>
      <w:rPr>
        <w:rFonts w:ascii="OpenSymbol" w:hAnsi="OpenSymbol" w:cs="OpenSymbol" w:hint="default"/>
      </w:rPr>
    </w:lvl>
    <w:lvl w:ilvl="3">
      <w:start w:val="1"/>
      <w:numFmt w:val="bullet"/>
      <w:lvlText w:val=""/>
      <w:lvlJc w:val="left"/>
      <w:pPr>
        <w:tabs>
          <w:tab w:val="num" w:pos="1931"/>
        </w:tabs>
        <w:ind w:left="1931" w:hanging="360"/>
      </w:pPr>
      <w:rPr>
        <w:rFonts w:ascii="Symbol" w:hAnsi="Symbol" w:cs="Symbol" w:hint="default"/>
      </w:rPr>
    </w:lvl>
    <w:lvl w:ilvl="4">
      <w:start w:val="1"/>
      <w:numFmt w:val="bullet"/>
      <w:lvlText w:val="◦"/>
      <w:lvlJc w:val="left"/>
      <w:pPr>
        <w:tabs>
          <w:tab w:val="num" w:pos="2291"/>
        </w:tabs>
        <w:ind w:left="2291" w:hanging="360"/>
      </w:pPr>
      <w:rPr>
        <w:rFonts w:ascii="OpenSymbol" w:hAnsi="OpenSymbol" w:cs="OpenSymbol" w:hint="default"/>
      </w:rPr>
    </w:lvl>
    <w:lvl w:ilvl="5">
      <w:start w:val="1"/>
      <w:numFmt w:val="bullet"/>
      <w:lvlText w:val="▪"/>
      <w:lvlJc w:val="left"/>
      <w:pPr>
        <w:tabs>
          <w:tab w:val="num" w:pos="2651"/>
        </w:tabs>
        <w:ind w:left="2651" w:hanging="360"/>
      </w:pPr>
      <w:rPr>
        <w:rFonts w:ascii="OpenSymbol" w:hAnsi="OpenSymbol" w:cs="OpenSymbol" w:hint="default"/>
      </w:rPr>
    </w:lvl>
    <w:lvl w:ilvl="6">
      <w:start w:val="1"/>
      <w:numFmt w:val="bullet"/>
      <w:lvlText w:val=""/>
      <w:lvlJc w:val="left"/>
      <w:pPr>
        <w:tabs>
          <w:tab w:val="num" w:pos="3011"/>
        </w:tabs>
        <w:ind w:left="3011" w:hanging="360"/>
      </w:pPr>
      <w:rPr>
        <w:rFonts w:ascii="Symbol" w:hAnsi="Symbol" w:cs="Symbol" w:hint="default"/>
      </w:rPr>
    </w:lvl>
    <w:lvl w:ilvl="7">
      <w:start w:val="1"/>
      <w:numFmt w:val="bullet"/>
      <w:lvlText w:val="◦"/>
      <w:lvlJc w:val="left"/>
      <w:pPr>
        <w:tabs>
          <w:tab w:val="num" w:pos="3371"/>
        </w:tabs>
        <w:ind w:left="3371" w:hanging="360"/>
      </w:pPr>
      <w:rPr>
        <w:rFonts w:ascii="OpenSymbol" w:hAnsi="OpenSymbol" w:cs="OpenSymbol" w:hint="default"/>
      </w:rPr>
    </w:lvl>
    <w:lvl w:ilvl="8">
      <w:start w:val="1"/>
      <w:numFmt w:val="bullet"/>
      <w:lvlText w:val="▪"/>
      <w:lvlJc w:val="left"/>
      <w:pPr>
        <w:tabs>
          <w:tab w:val="num" w:pos="3731"/>
        </w:tabs>
        <w:ind w:left="3731" w:hanging="360"/>
      </w:pPr>
      <w:rPr>
        <w:rFonts w:ascii="OpenSymbol" w:hAnsi="OpenSymbol" w:cs="OpenSymbol" w:hint="default"/>
      </w:rPr>
    </w:lvl>
  </w:abstractNum>
  <w:abstractNum w:abstractNumId="20" w15:restartNumberingAfterBreak="0">
    <w:nsid w:val="5041099D"/>
    <w:multiLevelType w:val="hybridMultilevel"/>
    <w:tmpl w:val="BC52125C"/>
    <w:lvl w:ilvl="0" w:tplc="040C0001">
      <w:start w:val="1"/>
      <w:numFmt w:val="bullet"/>
      <w:lvlText w:val=""/>
      <w:lvlJc w:val="left"/>
      <w:pPr>
        <w:ind w:left="1012" w:hanging="360"/>
      </w:pPr>
      <w:rPr>
        <w:rFonts w:ascii="Symbol" w:hAnsi="Symbol" w:hint="default"/>
      </w:rPr>
    </w:lvl>
    <w:lvl w:ilvl="1" w:tplc="040C0003">
      <w:start w:val="1"/>
      <w:numFmt w:val="bullet"/>
      <w:lvlText w:val="o"/>
      <w:lvlJc w:val="left"/>
      <w:pPr>
        <w:ind w:left="1732" w:hanging="360"/>
      </w:pPr>
      <w:rPr>
        <w:rFonts w:ascii="Courier New" w:hAnsi="Courier New" w:cs="Courier New" w:hint="default"/>
      </w:rPr>
    </w:lvl>
    <w:lvl w:ilvl="2" w:tplc="040C0005" w:tentative="1">
      <w:start w:val="1"/>
      <w:numFmt w:val="bullet"/>
      <w:lvlText w:val=""/>
      <w:lvlJc w:val="left"/>
      <w:pPr>
        <w:ind w:left="2452" w:hanging="360"/>
      </w:pPr>
      <w:rPr>
        <w:rFonts w:ascii="Wingdings" w:hAnsi="Wingdings" w:hint="default"/>
      </w:rPr>
    </w:lvl>
    <w:lvl w:ilvl="3" w:tplc="040C0001" w:tentative="1">
      <w:start w:val="1"/>
      <w:numFmt w:val="bullet"/>
      <w:lvlText w:val=""/>
      <w:lvlJc w:val="left"/>
      <w:pPr>
        <w:ind w:left="3172" w:hanging="360"/>
      </w:pPr>
      <w:rPr>
        <w:rFonts w:ascii="Symbol" w:hAnsi="Symbol" w:hint="default"/>
      </w:rPr>
    </w:lvl>
    <w:lvl w:ilvl="4" w:tplc="040C0003" w:tentative="1">
      <w:start w:val="1"/>
      <w:numFmt w:val="bullet"/>
      <w:lvlText w:val="o"/>
      <w:lvlJc w:val="left"/>
      <w:pPr>
        <w:ind w:left="3892" w:hanging="360"/>
      </w:pPr>
      <w:rPr>
        <w:rFonts w:ascii="Courier New" w:hAnsi="Courier New" w:cs="Courier New" w:hint="default"/>
      </w:rPr>
    </w:lvl>
    <w:lvl w:ilvl="5" w:tplc="040C0005" w:tentative="1">
      <w:start w:val="1"/>
      <w:numFmt w:val="bullet"/>
      <w:lvlText w:val=""/>
      <w:lvlJc w:val="left"/>
      <w:pPr>
        <w:ind w:left="4612" w:hanging="360"/>
      </w:pPr>
      <w:rPr>
        <w:rFonts w:ascii="Wingdings" w:hAnsi="Wingdings" w:hint="default"/>
      </w:rPr>
    </w:lvl>
    <w:lvl w:ilvl="6" w:tplc="040C0001" w:tentative="1">
      <w:start w:val="1"/>
      <w:numFmt w:val="bullet"/>
      <w:lvlText w:val=""/>
      <w:lvlJc w:val="left"/>
      <w:pPr>
        <w:ind w:left="5332" w:hanging="360"/>
      </w:pPr>
      <w:rPr>
        <w:rFonts w:ascii="Symbol" w:hAnsi="Symbol" w:hint="default"/>
      </w:rPr>
    </w:lvl>
    <w:lvl w:ilvl="7" w:tplc="040C0003" w:tentative="1">
      <w:start w:val="1"/>
      <w:numFmt w:val="bullet"/>
      <w:lvlText w:val="o"/>
      <w:lvlJc w:val="left"/>
      <w:pPr>
        <w:ind w:left="6052" w:hanging="360"/>
      </w:pPr>
      <w:rPr>
        <w:rFonts w:ascii="Courier New" w:hAnsi="Courier New" w:cs="Courier New" w:hint="default"/>
      </w:rPr>
    </w:lvl>
    <w:lvl w:ilvl="8" w:tplc="040C0005" w:tentative="1">
      <w:start w:val="1"/>
      <w:numFmt w:val="bullet"/>
      <w:lvlText w:val=""/>
      <w:lvlJc w:val="left"/>
      <w:pPr>
        <w:ind w:left="6772" w:hanging="360"/>
      </w:pPr>
      <w:rPr>
        <w:rFonts w:ascii="Wingdings" w:hAnsi="Wingdings" w:hint="default"/>
      </w:rPr>
    </w:lvl>
  </w:abstractNum>
  <w:abstractNum w:abstractNumId="21" w15:restartNumberingAfterBreak="0">
    <w:nsid w:val="511B4B4A"/>
    <w:multiLevelType w:val="hybridMultilevel"/>
    <w:tmpl w:val="4F2CE34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54E76C33"/>
    <w:multiLevelType w:val="multilevel"/>
    <w:tmpl w:val="782E2220"/>
    <w:lvl w:ilvl="0">
      <w:start w:val="1"/>
      <w:numFmt w:val="bullet"/>
      <w:lvlText w:val=""/>
      <w:lvlJc w:val="left"/>
      <w:pPr>
        <w:tabs>
          <w:tab w:val="num" w:pos="851"/>
        </w:tabs>
        <w:ind w:left="851" w:hanging="360"/>
      </w:pPr>
      <w:rPr>
        <w:rFonts w:ascii="Symbol" w:hAnsi="Symbol" w:cs="Symbol" w:hint="default"/>
      </w:rPr>
    </w:lvl>
    <w:lvl w:ilvl="1">
      <w:start w:val="1"/>
      <w:numFmt w:val="bullet"/>
      <w:lvlText w:val="◦"/>
      <w:lvlJc w:val="left"/>
      <w:pPr>
        <w:tabs>
          <w:tab w:val="num" w:pos="1211"/>
        </w:tabs>
        <w:ind w:left="1211" w:hanging="360"/>
      </w:pPr>
      <w:rPr>
        <w:rFonts w:ascii="OpenSymbol" w:hAnsi="OpenSymbol" w:cs="OpenSymbol" w:hint="default"/>
      </w:rPr>
    </w:lvl>
    <w:lvl w:ilvl="2">
      <w:start w:val="1"/>
      <w:numFmt w:val="bullet"/>
      <w:lvlText w:val="▪"/>
      <w:lvlJc w:val="left"/>
      <w:pPr>
        <w:tabs>
          <w:tab w:val="num" w:pos="1571"/>
        </w:tabs>
        <w:ind w:left="1571" w:hanging="360"/>
      </w:pPr>
      <w:rPr>
        <w:rFonts w:ascii="OpenSymbol" w:hAnsi="OpenSymbol" w:cs="OpenSymbol" w:hint="default"/>
      </w:rPr>
    </w:lvl>
    <w:lvl w:ilvl="3">
      <w:start w:val="1"/>
      <w:numFmt w:val="bullet"/>
      <w:lvlText w:val=""/>
      <w:lvlJc w:val="left"/>
      <w:pPr>
        <w:tabs>
          <w:tab w:val="num" w:pos="1931"/>
        </w:tabs>
        <w:ind w:left="1931" w:hanging="360"/>
      </w:pPr>
      <w:rPr>
        <w:rFonts w:ascii="Symbol" w:hAnsi="Symbol" w:cs="Symbol" w:hint="default"/>
      </w:rPr>
    </w:lvl>
    <w:lvl w:ilvl="4">
      <w:start w:val="1"/>
      <w:numFmt w:val="bullet"/>
      <w:lvlText w:val="◦"/>
      <w:lvlJc w:val="left"/>
      <w:pPr>
        <w:tabs>
          <w:tab w:val="num" w:pos="2291"/>
        </w:tabs>
        <w:ind w:left="2291" w:hanging="360"/>
      </w:pPr>
      <w:rPr>
        <w:rFonts w:ascii="OpenSymbol" w:hAnsi="OpenSymbol" w:cs="OpenSymbol" w:hint="default"/>
      </w:rPr>
    </w:lvl>
    <w:lvl w:ilvl="5">
      <w:start w:val="1"/>
      <w:numFmt w:val="bullet"/>
      <w:lvlText w:val="▪"/>
      <w:lvlJc w:val="left"/>
      <w:pPr>
        <w:tabs>
          <w:tab w:val="num" w:pos="2651"/>
        </w:tabs>
        <w:ind w:left="2651" w:hanging="360"/>
      </w:pPr>
      <w:rPr>
        <w:rFonts w:ascii="OpenSymbol" w:hAnsi="OpenSymbol" w:cs="OpenSymbol" w:hint="default"/>
      </w:rPr>
    </w:lvl>
    <w:lvl w:ilvl="6">
      <w:start w:val="1"/>
      <w:numFmt w:val="bullet"/>
      <w:lvlText w:val=""/>
      <w:lvlJc w:val="left"/>
      <w:pPr>
        <w:tabs>
          <w:tab w:val="num" w:pos="3011"/>
        </w:tabs>
        <w:ind w:left="3011" w:hanging="360"/>
      </w:pPr>
      <w:rPr>
        <w:rFonts w:ascii="Symbol" w:hAnsi="Symbol" w:cs="Symbol" w:hint="default"/>
      </w:rPr>
    </w:lvl>
    <w:lvl w:ilvl="7">
      <w:start w:val="1"/>
      <w:numFmt w:val="bullet"/>
      <w:lvlText w:val="◦"/>
      <w:lvlJc w:val="left"/>
      <w:pPr>
        <w:tabs>
          <w:tab w:val="num" w:pos="3371"/>
        </w:tabs>
        <w:ind w:left="3371" w:hanging="360"/>
      </w:pPr>
      <w:rPr>
        <w:rFonts w:ascii="OpenSymbol" w:hAnsi="OpenSymbol" w:cs="OpenSymbol" w:hint="default"/>
      </w:rPr>
    </w:lvl>
    <w:lvl w:ilvl="8">
      <w:start w:val="1"/>
      <w:numFmt w:val="bullet"/>
      <w:lvlText w:val="▪"/>
      <w:lvlJc w:val="left"/>
      <w:pPr>
        <w:tabs>
          <w:tab w:val="num" w:pos="3731"/>
        </w:tabs>
        <w:ind w:left="3731" w:hanging="360"/>
      </w:pPr>
      <w:rPr>
        <w:rFonts w:ascii="OpenSymbol" w:hAnsi="OpenSymbol" w:cs="OpenSymbol" w:hint="default"/>
      </w:rPr>
    </w:lvl>
  </w:abstractNum>
  <w:abstractNum w:abstractNumId="23" w15:restartNumberingAfterBreak="0">
    <w:nsid w:val="57E82612"/>
    <w:multiLevelType w:val="hybridMultilevel"/>
    <w:tmpl w:val="DA7AF662"/>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 w15:restartNumberingAfterBreak="0">
    <w:nsid w:val="5C7E1CA8"/>
    <w:multiLevelType w:val="multilevel"/>
    <w:tmpl w:val="93E6567C"/>
    <w:lvl w:ilvl="0">
      <w:start w:val="1"/>
      <w:numFmt w:val="decimal"/>
      <w:pStyle w:val="Titre1"/>
      <w:lvlText w:val="%1"/>
      <w:lvlJc w:val="left"/>
      <w:pPr>
        <w:tabs>
          <w:tab w:val="num" w:pos="432"/>
        </w:tabs>
        <w:ind w:left="432" w:hanging="432"/>
      </w:pPr>
      <w:rPr>
        <w:rFonts w:hint="default"/>
      </w:rPr>
    </w:lvl>
    <w:lvl w:ilvl="1">
      <w:start w:val="1"/>
      <w:numFmt w:val="decimal"/>
      <w:pStyle w:val="Titre2"/>
      <w:lvlText w:val="%1.%2"/>
      <w:lvlJc w:val="left"/>
      <w:pPr>
        <w:tabs>
          <w:tab w:val="num" w:pos="576"/>
        </w:tabs>
        <w:ind w:left="576" w:hanging="576"/>
      </w:pPr>
      <w:rPr>
        <w:rFonts w:hint="default"/>
      </w:rPr>
    </w:lvl>
    <w:lvl w:ilvl="2">
      <w:start w:val="1"/>
      <w:numFmt w:val="decimal"/>
      <w:pStyle w:val="Titre3"/>
      <w:lvlText w:val="%1.%2.%3"/>
      <w:lvlJc w:val="left"/>
      <w:pPr>
        <w:tabs>
          <w:tab w:val="num" w:pos="720"/>
        </w:tabs>
        <w:ind w:left="720" w:hanging="720"/>
      </w:pPr>
      <w:rPr>
        <w:rFonts w:hint="default"/>
      </w:rPr>
    </w:lvl>
    <w:lvl w:ilvl="3">
      <w:start w:val="1"/>
      <w:numFmt w:val="decimal"/>
      <w:pStyle w:val="Titre4"/>
      <w:lvlText w:val="%1.%2.%3.%4"/>
      <w:lvlJc w:val="left"/>
      <w:pPr>
        <w:tabs>
          <w:tab w:val="num" w:pos="864"/>
        </w:tabs>
        <w:ind w:left="864" w:hanging="864"/>
      </w:pPr>
      <w:rPr>
        <w:rFonts w:hint="default"/>
      </w:rPr>
    </w:lvl>
    <w:lvl w:ilvl="4">
      <w:start w:val="1"/>
      <w:numFmt w:val="decimal"/>
      <w:pStyle w:val="Titre5"/>
      <w:lvlText w:val="%1.%2.%3.%4.%5"/>
      <w:lvlJc w:val="left"/>
      <w:pPr>
        <w:tabs>
          <w:tab w:val="num" w:pos="1008"/>
        </w:tabs>
        <w:ind w:left="1008" w:hanging="1008"/>
      </w:pPr>
      <w:rPr>
        <w:rFonts w:hint="default"/>
      </w:rPr>
    </w:lvl>
    <w:lvl w:ilvl="5">
      <w:start w:val="1"/>
      <w:numFmt w:val="decimal"/>
      <w:pStyle w:val="Titre6"/>
      <w:lvlText w:val="%1.%2.%3.%4.%5.%6"/>
      <w:lvlJc w:val="left"/>
      <w:pPr>
        <w:tabs>
          <w:tab w:val="num" w:pos="1152"/>
        </w:tabs>
        <w:ind w:left="1152" w:hanging="1152"/>
      </w:pPr>
      <w:rPr>
        <w:rFonts w:hint="default"/>
      </w:rPr>
    </w:lvl>
    <w:lvl w:ilvl="6">
      <w:start w:val="1"/>
      <w:numFmt w:val="decimal"/>
      <w:pStyle w:val="Titre7"/>
      <w:lvlText w:val="%1.%2.%3.%4.%5.%6.%7"/>
      <w:lvlJc w:val="left"/>
      <w:pPr>
        <w:tabs>
          <w:tab w:val="num" w:pos="1296"/>
        </w:tabs>
        <w:ind w:left="1296" w:hanging="1296"/>
      </w:pPr>
      <w:rPr>
        <w:rFonts w:hint="default"/>
      </w:rPr>
    </w:lvl>
    <w:lvl w:ilvl="7">
      <w:start w:val="1"/>
      <w:numFmt w:val="decimal"/>
      <w:pStyle w:val="Titre8"/>
      <w:lvlText w:val="%1.%2.%3.%4.%5.%6.%7.%8"/>
      <w:lvlJc w:val="left"/>
      <w:pPr>
        <w:tabs>
          <w:tab w:val="num" w:pos="1440"/>
        </w:tabs>
        <w:ind w:left="1440" w:hanging="1440"/>
      </w:pPr>
      <w:rPr>
        <w:rFonts w:hint="default"/>
      </w:rPr>
    </w:lvl>
    <w:lvl w:ilvl="8">
      <w:start w:val="1"/>
      <w:numFmt w:val="decimal"/>
      <w:pStyle w:val="Titre9"/>
      <w:lvlText w:val="%1.%2.%3.%4.%5.%6.%7.%8.%9"/>
      <w:lvlJc w:val="left"/>
      <w:pPr>
        <w:tabs>
          <w:tab w:val="num" w:pos="1584"/>
        </w:tabs>
        <w:ind w:left="1584" w:hanging="1584"/>
      </w:pPr>
      <w:rPr>
        <w:rFonts w:hint="default"/>
      </w:rPr>
    </w:lvl>
  </w:abstractNum>
  <w:abstractNum w:abstractNumId="25" w15:restartNumberingAfterBreak="0">
    <w:nsid w:val="5C9451FB"/>
    <w:multiLevelType w:val="hybridMultilevel"/>
    <w:tmpl w:val="8C68E8F8"/>
    <w:lvl w:ilvl="0" w:tplc="7A36D340">
      <w:start w:val="2"/>
      <w:numFmt w:val="bullet"/>
      <w:lvlText w:val="-"/>
      <w:lvlJc w:val="left"/>
      <w:pPr>
        <w:ind w:left="820" w:hanging="360"/>
      </w:pPr>
      <w:rPr>
        <w:rFonts w:ascii="Calibri" w:eastAsia="Calibri" w:hAnsi="Calibri" w:cs="Calibri" w:hint="default"/>
      </w:rPr>
    </w:lvl>
    <w:lvl w:ilvl="1" w:tplc="040C0003" w:tentative="1">
      <w:start w:val="1"/>
      <w:numFmt w:val="bullet"/>
      <w:lvlText w:val="o"/>
      <w:lvlJc w:val="left"/>
      <w:pPr>
        <w:ind w:left="1540" w:hanging="360"/>
      </w:pPr>
      <w:rPr>
        <w:rFonts w:ascii="Courier New" w:hAnsi="Courier New" w:hint="default"/>
      </w:rPr>
    </w:lvl>
    <w:lvl w:ilvl="2" w:tplc="040C0005" w:tentative="1">
      <w:start w:val="1"/>
      <w:numFmt w:val="bullet"/>
      <w:lvlText w:val=""/>
      <w:lvlJc w:val="left"/>
      <w:pPr>
        <w:ind w:left="2260" w:hanging="360"/>
      </w:pPr>
      <w:rPr>
        <w:rFonts w:ascii="Wingdings" w:hAnsi="Wingdings" w:hint="default"/>
      </w:rPr>
    </w:lvl>
    <w:lvl w:ilvl="3" w:tplc="040C0001" w:tentative="1">
      <w:start w:val="1"/>
      <w:numFmt w:val="bullet"/>
      <w:lvlText w:val=""/>
      <w:lvlJc w:val="left"/>
      <w:pPr>
        <w:ind w:left="2980" w:hanging="360"/>
      </w:pPr>
      <w:rPr>
        <w:rFonts w:ascii="Symbol" w:hAnsi="Symbol" w:hint="default"/>
      </w:rPr>
    </w:lvl>
    <w:lvl w:ilvl="4" w:tplc="040C0003" w:tentative="1">
      <w:start w:val="1"/>
      <w:numFmt w:val="bullet"/>
      <w:lvlText w:val="o"/>
      <w:lvlJc w:val="left"/>
      <w:pPr>
        <w:ind w:left="3700" w:hanging="360"/>
      </w:pPr>
      <w:rPr>
        <w:rFonts w:ascii="Courier New" w:hAnsi="Courier New" w:hint="default"/>
      </w:rPr>
    </w:lvl>
    <w:lvl w:ilvl="5" w:tplc="040C0005" w:tentative="1">
      <w:start w:val="1"/>
      <w:numFmt w:val="bullet"/>
      <w:lvlText w:val=""/>
      <w:lvlJc w:val="left"/>
      <w:pPr>
        <w:ind w:left="4420" w:hanging="360"/>
      </w:pPr>
      <w:rPr>
        <w:rFonts w:ascii="Wingdings" w:hAnsi="Wingdings" w:hint="default"/>
      </w:rPr>
    </w:lvl>
    <w:lvl w:ilvl="6" w:tplc="040C0001" w:tentative="1">
      <w:start w:val="1"/>
      <w:numFmt w:val="bullet"/>
      <w:lvlText w:val=""/>
      <w:lvlJc w:val="left"/>
      <w:pPr>
        <w:ind w:left="5140" w:hanging="360"/>
      </w:pPr>
      <w:rPr>
        <w:rFonts w:ascii="Symbol" w:hAnsi="Symbol" w:hint="default"/>
      </w:rPr>
    </w:lvl>
    <w:lvl w:ilvl="7" w:tplc="040C0003" w:tentative="1">
      <w:start w:val="1"/>
      <w:numFmt w:val="bullet"/>
      <w:lvlText w:val="o"/>
      <w:lvlJc w:val="left"/>
      <w:pPr>
        <w:ind w:left="5860" w:hanging="360"/>
      </w:pPr>
      <w:rPr>
        <w:rFonts w:ascii="Courier New" w:hAnsi="Courier New" w:hint="default"/>
      </w:rPr>
    </w:lvl>
    <w:lvl w:ilvl="8" w:tplc="040C0005" w:tentative="1">
      <w:start w:val="1"/>
      <w:numFmt w:val="bullet"/>
      <w:lvlText w:val=""/>
      <w:lvlJc w:val="left"/>
      <w:pPr>
        <w:ind w:left="6580" w:hanging="360"/>
      </w:pPr>
      <w:rPr>
        <w:rFonts w:ascii="Wingdings" w:hAnsi="Wingdings" w:hint="default"/>
      </w:rPr>
    </w:lvl>
  </w:abstractNum>
  <w:abstractNum w:abstractNumId="26" w15:restartNumberingAfterBreak="0">
    <w:nsid w:val="5EA944E9"/>
    <w:multiLevelType w:val="hybridMultilevel"/>
    <w:tmpl w:val="9D3EE35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5F54529C"/>
    <w:multiLevelType w:val="hybridMultilevel"/>
    <w:tmpl w:val="D25217A4"/>
    <w:lvl w:ilvl="0" w:tplc="42288C2C">
      <w:start w:val="1"/>
      <w:numFmt w:val="decimal"/>
      <w:lvlText w:val="%1."/>
      <w:lvlJc w:val="left"/>
      <w:pPr>
        <w:ind w:left="360" w:hanging="360"/>
      </w:pPr>
      <w:rPr>
        <w:rFonts w:hint="default"/>
      </w:rPr>
    </w:lvl>
    <w:lvl w:ilvl="1" w:tplc="E9A01F60">
      <w:start w:val="1"/>
      <w:numFmt w:val="bullet"/>
      <w:lvlText w:val="o"/>
      <w:lvlJc w:val="left"/>
      <w:pPr>
        <w:ind w:left="1080" w:hanging="360"/>
      </w:pPr>
      <w:rPr>
        <w:rFonts w:ascii="Courier New" w:hAnsi="Courier New" w:cs="Courier New" w:hint="default"/>
      </w:rPr>
    </w:lvl>
    <w:lvl w:ilvl="2" w:tplc="0FC0B404">
      <w:start w:val="1"/>
      <w:numFmt w:val="bullet"/>
      <w:lvlText w:val=""/>
      <w:lvlJc w:val="left"/>
      <w:pPr>
        <w:ind w:left="1800" w:hanging="360"/>
      </w:pPr>
      <w:rPr>
        <w:rFonts w:ascii="Wingdings" w:hAnsi="Wingdings" w:hint="default"/>
      </w:rPr>
    </w:lvl>
    <w:lvl w:ilvl="3" w:tplc="7786AA02">
      <w:start w:val="1"/>
      <w:numFmt w:val="bullet"/>
      <w:lvlText w:val=""/>
      <w:lvlJc w:val="left"/>
      <w:pPr>
        <w:ind w:left="2520" w:hanging="360"/>
      </w:pPr>
      <w:rPr>
        <w:rFonts w:ascii="Symbol" w:hAnsi="Symbol" w:hint="default"/>
      </w:rPr>
    </w:lvl>
    <w:lvl w:ilvl="4" w:tplc="AF5A9E1C">
      <w:start w:val="1"/>
      <w:numFmt w:val="bullet"/>
      <w:lvlText w:val="o"/>
      <w:lvlJc w:val="left"/>
      <w:pPr>
        <w:ind w:left="3240" w:hanging="360"/>
      </w:pPr>
      <w:rPr>
        <w:rFonts w:ascii="Courier New" w:hAnsi="Courier New" w:cs="Courier New" w:hint="default"/>
      </w:rPr>
    </w:lvl>
    <w:lvl w:ilvl="5" w:tplc="28CCA0CA">
      <w:start w:val="1"/>
      <w:numFmt w:val="bullet"/>
      <w:lvlText w:val=""/>
      <w:lvlJc w:val="left"/>
      <w:pPr>
        <w:ind w:left="3960" w:hanging="360"/>
      </w:pPr>
      <w:rPr>
        <w:rFonts w:ascii="Wingdings" w:hAnsi="Wingdings" w:hint="default"/>
      </w:rPr>
    </w:lvl>
    <w:lvl w:ilvl="6" w:tplc="E3C8EE4E">
      <w:start w:val="1"/>
      <w:numFmt w:val="bullet"/>
      <w:lvlText w:val=""/>
      <w:lvlJc w:val="left"/>
      <w:pPr>
        <w:ind w:left="4680" w:hanging="360"/>
      </w:pPr>
      <w:rPr>
        <w:rFonts w:ascii="Symbol" w:hAnsi="Symbol" w:hint="default"/>
      </w:rPr>
    </w:lvl>
    <w:lvl w:ilvl="7" w:tplc="D8BACEDE">
      <w:start w:val="1"/>
      <w:numFmt w:val="bullet"/>
      <w:lvlText w:val="o"/>
      <w:lvlJc w:val="left"/>
      <w:pPr>
        <w:ind w:left="5400" w:hanging="360"/>
      </w:pPr>
      <w:rPr>
        <w:rFonts w:ascii="Courier New" w:hAnsi="Courier New" w:cs="Courier New" w:hint="default"/>
      </w:rPr>
    </w:lvl>
    <w:lvl w:ilvl="8" w:tplc="D9D6711A">
      <w:start w:val="1"/>
      <w:numFmt w:val="bullet"/>
      <w:lvlText w:val=""/>
      <w:lvlJc w:val="left"/>
      <w:pPr>
        <w:ind w:left="6120" w:hanging="360"/>
      </w:pPr>
      <w:rPr>
        <w:rFonts w:ascii="Wingdings" w:hAnsi="Wingdings" w:hint="default"/>
      </w:rPr>
    </w:lvl>
  </w:abstractNum>
  <w:abstractNum w:abstractNumId="28" w15:restartNumberingAfterBreak="0">
    <w:nsid w:val="66D669D3"/>
    <w:multiLevelType w:val="hybridMultilevel"/>
    <w:tmpl w:val="F85A61B4"/>
    <w:lvl w:ilvl="0" w:tplc="FC6E8C32">
      <w:numFmt w:val="bullet"/>
      <w:lvlText w:val="-"/>
      <w:lvlJc w:val="left"/>
      <w:pPr>
        <w:ind w:left="495" w:hanging="360"/>
      </w:pPr>
      <w:rPr>
        <w:rFonts w:ascii="Calibri" w:eastAsia="Times New Roman" w:hAnsi="Calibri" w:cs="Calibri" w:hint="default"/>
        <w:sz w:val="22"/>
      </w:rPr>
    </w:lvl>
    <w:lvl w:ilvl="1" w:tplc="040C0003" w:tentative="1">
      <w:start w:val="1"/>
      <w:numFmt w:val="bullet"/>
      <w:lvlText w:val="o"/>
      <w:lvlJc w:val="left"/>
      <w:pPr>
        <w:ind w:left="1215" w:hanging="360"/>
      </w:pPr>
      <w:rPr>
        <w:rFonts w:ascii="Courier New" w:hAnsi="Courier New" w:cs="Courier New" w:hint="default"/>
      </w:rPr>
    </w:lvl>
    <w:lvl w:ilvl="2" w:tplc="040C0005" w:tentative="1">
      <w:start w:val="1"/>
      <w:numFmt w:val="bullet"/>
      <w:lvlText w:val=""/>
      <w:lvlJc w:val="left"/>
      <w:pPr>
        <w:ind w:left="1935" w:hanging="360"/>
      </w:pPr>
      <w:rPr>
        <w:rFonts w:ascii="Wingdings" w:hAnsi="Wingdings" w:hint="default"/>
      </w:rPr>
    </w:lvl>
    <w:lvl w:ilvl="3" w:tplc="040C0001" w:tentative="1">
      <w:start w:val="1"/>
      <w:numFmt w:val="bullet"/>
      <w:lvlText w:val=""/>
      <w:lvlJc w:val="left"/>
      <w:pPr>
        <w:ind w:left="2655" w:hanging="360"/>
      </w:pPr>
      <w:rPr>
        <w:rFonts w:ascii="Symbol" w:hAnsi="Symbol" w:hint="default"/>
      </w:rPr>
    </w:lvl>
    <w:lvl w:ilvl="4" w:tplc="040C0003" w:tentative="1">
      <w:start w:val="1"/>
      <w:numFmt w:val="bullet"/>
      <w:lvlText w:val="o"/>
      <w:lvlJc w:val="left"/>
      <w:pPr>
        <w:ind w:left="3375" w:hanging="360"/>
      </w:pPr>
      <w:rPr>
        <w:rFonts w:ascii="Courier New" w:hAnsi="Courier New" w:cs="Courier New" w:hint="default"/>
      </w:rPr>
    </w:lvl>
    <w:lvl w:ilvl="5" w:tplc="040C0005" w:tentative="1">
      <w:start w:val="1"/>
      <w:numFmt w:val="bullet"/>
      <w:lvlText w:val=""/>
      <w:lvlJc w:val="left"/>
      <w:pPr>
        <w:ind w:left="4095" w:hanging="360"/>
      </w:pPr>
      <w:rPr>
        <w:rFonts w:ascii="Wingdings" w:hAnsi="Wingdings" w:hint="default"/>
      </w:rPr>
    </w:lvl>
    <w:lvl w:ilvl="6" w:tplc="040C0001" w:tentative="1">
      <w:start w:val="1"/>
      <w:numFmt w:val="bullet"/>
      <w:lvlText w:val=""/>
      <w:lvlJc w:val="left"/>
      <w:pPr>
        <w:ind w:left="4815" w:hanging="360"/>
      </w:pPr>
      <w:rPr>
        <w:rFonts w:ascii="Symbol" w:hAnsi="Symbol" w:hint="default"/>
      </w:rPr>
    </w:lvl>
    <w:lvl w:ilvl="7" w:tplc="040C0003" w:tentative="1">
      <w:start w:val="1"/>
      <w:numFmt w:val="bullet"/>
      <w:lvlText w:val="o"/>
      <w:lvlJc w:val="left"/>
      <w:pPr>
        <w:ind w:left="5535" w:hanging="360"/>
      </w:pPr>
      <w:rPr>
        <w:rFonts w:ascii="Courier New" w:hAnsi="Courier New" w:cs="Courier New" w:hint="default"/>
      </w:rPr>
    </w:lvl>
    <w:lvl w:ilvl="8" w:tplc="040C0005" w:tentative="1">
      <w:start w:val="1"/>
      <w:numFmt w:val="bullet"/>
      <w:lvlText w:val=""/>
      <w:lvlJc w:val="left"/>
      <w:pPr>
        <w:ind w:left="6255" w:hanging="360"/>
      </w:pPr>
      <w:rPr>
        <w:rFonts w:ascii="Wingdings" w:hAnsi="Wingdings" w:hint="default"/>
      </w:rPr>
    </w:lvl>
  </w:abstractNum>
  <w:abstractNum w:abstractNumId="29" w15:restartNumberingAfterBreak="0">
    <w:nsid w:val="67916877"/>
    <w:multiLevelType w:val="hybridMultilevel"/>
    <w:tmpl w:val="179E8C58"/>
    <w:lvl w:ilvl="0" w:tplc="A5B6A950">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0" w15:restartNumberingAfterBreak="0">
    <w:nsid w:val="67AF039A"/>
    <w:multiLevelType w:val="hybridMultilevel"/>
    <w:tmpl w:val="9FB68DC0"/>
    <w:lvl w:ilvl="0" w:tplc="8FAE9B68">
      <w:start w:val="1"/>
      <w:numFmt w:val="bullet"/>
      <w:lvlText w:val="-"/>
      <w:lvlJc w:val="left"/>
      <w:pPr>
        <w:ind w:left="720" w:hanging="360"/>
      </w:pPr>
      <w:rPr>
        <w:rFonts w:ascii="Arial Narrow" w:eastAsiaTheme="minorHAnsi" w:hAnsi="Arial Narrow" w:cs="Arial Narrow" w:hint="default"/>
      </w:rPr>
    </w:lvl>
    <w:lvl w:ilvl="1" w:tplc="91F2867C">
      <w:start w:val="1"/>
      <w:numFmt w:val="bullet"/>
      <w:lvlText w:val="o"/>
      <w:lvlJc w:val="left"/>
      <w:pPr>
        <w:ind w:left="1440" w:hanging="360"/>
      </w:pPr>
      <w:rPr>
        <w:rFonts w:ascii="Courier New" w:hAnsi="Courier New" w:cs="Courier New" w:hint="default"/>
      </w:rPr>
    </w:lvl>
    <w:lvl w:ilvl="2" w:tplc="A314B002">
      <w:start w:val="1"/>
      <w:numFmt w:val="bullet"/>
      <w:lvlText w:val=""/>
      <w:lvlJc w:val="left"/>
      <w:pPr>
        <w:ind w:left="2160" w:hanging="360"/>
      </w:pPr>
      <w:rPr>
        <w:rFonts w:ascii="Wingdings" w:hAnsi="Wingdings" w:hint="default"/>
      </w:rPr>
    </w:lvl>
    <w:lvl w:ilvl="3" w:tplc="F3442EC4">
      <w:start w:val="1"/>
      <w:numFmt w:val="bullet"/>
      <w:lvlText w:val=""/>
      <w:lvlJc w:val="left"/>
      <w:pPr>
        <w:ind w:left="2880" w:hanging="360"/>
      </w:pPr>
      <w:rPr>
        <w:rFonts w:ascii="Symbol" w:hAnsi="Symbol" w:hint="default"/>
      </w:rPr>
    </w:lvl>
    <w:lvl w:ilvl="4" w:tplc="9F9813B6">
      <w:start w:val="1"/>
      <w:numFmt w:val="bullet"/>
      <w:lvlText w:val="o"/>
      <w:lvlJc w:val="left"/>
      <w:pPr>
        <w:ind w:left="3600" w:hanging="360"/>
      </w:pPr>
      <w:rPr>
        <w:rFonts w:ascii="Courier New" w:hAnsi="Courier New" w:cs="Courier New" w:hint="default"/>
      </w:rPr>
    </w:lvl>
    <w:lvl w:ilvl="5" w:tplc="878A20DA">
      <w:start w:val="1"/>
      <w:numFmt w:val="bullet"/>
      <w:lvlText w:val=""/>
      <w:lvlJc w:val="left"/>
      <w:pPr>
        <w:ind w:left="4320" w:hanging="360"/>
      </w:pPr>
      <w:rPr>
        <w:rFonts w:ascii="Wingdings" w:hAnsi="Wingdings" w:hint="default"/>
      </w:rPr>
    </w:lvl>
    <w:lvl w:ilvl="6" w:tplc="AEE416BA">
      <w:start w:val="1"/>
      <w:numFmt w:val="bullet"/>
      <w:lvlText w:val=""/>
      <w:lvlJc w:val="left"/>
      <w:pPr>
        <w:ind w:left="5040" w:hanging="360"/>
      </w:pPr>
      <w:rPr>
        <w:rFonts w:ascii="Symbol" w:hAnsi="Symbol" w:hint="default"/>
      </w:rPr>
    </w:lvl>
    <w:lvl w:ilvl="7" w:tplc="534ABECE">
      <w:start w:val="1"/>
      <w:numFmt w:val="bullet"/>
      <w:lvlText w:val="o"/>
      <w:lvlJc w:val="left"/>
      <w:pPr>
        <w:ind w:left="5760" w:hanging="360"/>
      </w:pPr>
      <w:rPr>
        <w:rFonts w:ascii="Courier New" w:hAnsi="Courier New" w:cs="Courier New" w:hint="default"/>
      </w:rPr>
    </w:lvl>
    <w:lvl w:ilvl="8" w:tplc="5FF80F86">
      <w:start w:val="1"/>
      <w:numFmt w:val="bullet"/>
      <w:lvlText w:val=""/>
      <w:lvlJc w:val="left"/>
      <w:pPr>
        <w:ind w:left="6480" w:hanging="360"/>
      </w:pPr>
      <w:rPr>
        <w:rFonts w:ascii="Wingdings" w:hAnsi="Wingdings" w:hint="default"/>
      </w:rPr>
    </w:lvl>
  </w:abstractNum>
  <w:abstractNum w:abstractNumId="31" w15:restartNumberingAfterBreak="0">
    <w:nsid w:val="6BB124A4"/>
    <w:multiLevelType w:val="hybridMultilevel"/>
    <w:tmpl w:val="D688DEAC"/>
    <w:lvl w:ilvl="0" w:tplc="E50A5BDE">
      <w:start w:val="1"/>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6F6C4B35"/>
    <w:multiLevelType w:val="hybridMultilevel"/>
    <w:tmpl w:val="BED6BE3C"/>
    <w:lvl w:ilvl="0" w:tplc="93BC10BA">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716A44D2"/>
    <w:multiLevelType w:val="hybridMultilevel"/>
    <w:tmpl w:val="DCCE88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73380552"/>
    <w:multiLevelType w:val="hybridMultilevel"/>
    <w:tmpl w:val="6F709C34"/>
    <w:lvl w:ilvl="0" w:tplc="8F9E247E">
      <w:start w:val="550"/>
      <w:numFmt w:val="bullet"/>
      <w:lvlText w:val="-"/>
      <w:lvlJc w:val="left"/>
      <w:pPr>
        <w:ind w:left="720" w:hanging="360"/>
      </w:pPr>
      <w:rPr>
        <w:rFonts w:ascii="Arial" w:eastAsiaTheme="minorEastAsia"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755C1323"/>
    <w:multiLevelType w:val="hybridMultilevel"/>
    <w:tmpl w:val="D62020FA"/>
    <w:lvl w:ilvl="0" w:tplc="AE6E5922">
      <w:start w:val="1"/>
      <w:numFmt w:val="bullet"/>
      <w:lvlText w:val="-"/>
      <w:lvlJc w:val="left"/>
      <w:pPr>
        <w:ind w:left="698" w:hanging="360"/>
      </w:pPr>
      <w:rPr>
        <w:rFonts w:ascii="Roboto Condensed" w:eastAsiaTheme="minorHAnsi" w:hAnsi="Roboto Condensed" w:cstheme="minorBidi" w:hint="default"/>
      </w:rPr>
    </w:lvl>
    <w:lvl w:ilvl="1" w:tplc="040C0003" w:tentative="1">
      <w:start w:val="1"/>
      <w:numFmt w:val="bullet"/>
      <w:lvlText w:val="o"/>
      <w:lvlJc w:val="left"/>
      <w:pPr>
        <w:ind w:left="1418" w:hanging="360"/>
      </w:pPr>
      <w:rPr>
        <w:rFonts w:ascii="Courier New" w:hAnsi="Courier New" w:cs="Courier New" w:hint="default"/>
      </w:rPr>
    </w:lvl>
    <w:lvl w:ilvl="2" w:tplc="040C0005" w:tentative="1">
      <w:start w:val="1"/>
      <w:numFmt w:val="bullet"/>
      <w:lvlText w:val=""/>
      <w:lvlJc w:val="left"/>
      <w:pPr>
        <w:ind w:left="2138" w:hanging="360"/>
      </w:pPr>
      <w:rPr>
        <w:rFonts w:ascii="Wingdings" w:hAnsi="Wingdings" w:hint="default"/>
      </w:rPr>
    </w:lvl>
    <w:lvl w:ilvl="3" w:tplc="040C0001" w:tentative="1">
      <w:start w:val="1"/>
      <w:numFmt w:val="bullet"/>
      <w:lvlText w:val=""/>
      <w:lvlJc w:val="left"/>
      <w:pPr>
        <w:ind w:left="2858" w:hanging="360"/>
      </w:pPr>
      <w:rPr>
        <w:rFonts w:ascii="Symbol" w:hAnsi="Symbol" w:hint="default"/>
      </w:rPr>
    </w:lvl>
    <w:lvl w:ilvl="4" w:tplc="040C0003" w:tentative="1">
      <w:start w:val="1"/>
      <w:numFmt w:val="bullet"/>
      <w:lvlText w:val="o"/>
      <w:lvlJc w:val="left"/>
      <w:pPr>
        <w:ind w:left="3578" w:hanging="360"/>
      </w:pPr>
      <w:rPr>
        <w:rFonts w:ascii="Courier New" w:hAnsi="Courier New" w:cs="Courier New" w:hint="default"/>
      </w:rPr>
    </w:lvl>
    <w:lvl w:ilvl="5" w:tplc="040C0005" w:tentative="1">
      <w:start w:val="1"/>
      <w:numFmt w:val="bullet"/>
      <w:lvlText w:val=""/>
      <w:lvlJc w:val="left"/>
      <w:pPr>
        <w:ind w:left="4298" w:hanging="360"/>
      </w:pPr>
      <w:rPr>
        <w:rFonts w:ascii="Wingdings" w:hAnsi="Wingdings" w:hint="default"/>
      </w:rPr>
    </w:lvl>
    <w:lvl w:ilvl="6" w:tplc="040C0001" w:tentative="1">
      <w:start w:val="1"/>
      <w:numFmt w:val="bullet"/>
      <w:lvlText w:val=""/>
      <w:lvlJc w:val="left"/>
      <w:pPr>
        <w:ind w:left="5018" w:hanging="360"/>
      </w:pPr>
      <w:rPr>
        <w:rFonts w:ascii="Symbol" w:hAnsi="Symbol" w:hint="default"/>
      </w:rPr>
    </w:lvl>
    <w:lvl w:ilvl="7" w:tplc="040C0003" w:tentative="1">
      <w:start w:val="1"/>
      <w:numFmt w:val="bullet"/>
      <w:lvlText w:val="o"/>
      <w:lvlJc w:val="left"/>
      <w:pPr>
        <w:ind w:left="5738" w:hanging="360"/>
      </w:pPr>
      <w:rPr>
        <w:rFonts w:ascii="Courier New" w:hAnsi="Courier New" w:cs="Courier New" w:hint="default"/>
      </w:rPr>
    </w:lvl>
    <w:lvl w:ilvl="8" w:tplc="040C0005" w:tentative="1">
      <w:start w:val="1"/>
      <w:numFmt w:val="bullet"/>
      <w:lvlText w:val=""/>
      <w:lvlJc w:val="left"/>
      <w:pPr>
        <w:ind w:left="6458" w:hanging="360"/>
      </w:pPr>
      <w:rPr>
        <w:rFonts w:ascii="Wingdings" w:hAnsi="Wingdings" w:hint="default"/>
      </w:rPr>
    </w:lvl>
  </w:abstractNum>
  <w:abstractNum w:abstractNumId="36" w15:restartNumberingAfterBreak="0">
    <w:nsid w:val="763B0391"/>
    <w:multiLevelType w:val="hybridMultilevel"/>
    <w:tmpl w:val="F17E0CF8"/>
    <w:lvl w:ilvl="0" w:tplc="D99E250C">
      <w:start w:val="1"/>
      <w:numFmt w:val="bullet"/>
      <w:lvlText w:val=""/>
      <w:lvlJc w:val="left"/>
      <w:pPr>
        <w:ind w:left="1068" w:hanging="360"/>
      </w:pPr>
      <w:rPr>
        <w:rFonts w:ascii="Symbol" w:hAnsi="Symbol" w:hint="default"/>
      </w:rPr>
    </w:lvl>
    <w:lvl w:ilvl="1" w:tplc="9F643098">
      <w:start w:val="1"/>
      <w:numFmt w:val="bullet"/>
      <w:lvlText w:val=""/>
      <w:lvlJc w:val="left"/>
      <w:pPr>
        <w:ind w:left="1788" w:hanging="360"/>
      </w:pPr>
      <w:rPr>
        <w:rFonts w:ascii="Symbol" w:hAnsi="Symbol" w:hint="default"/>
      </w:rPr>
    </w:lvl>
    <w:lvl w:ilvl="2" w:tplc="BAD06932">
      <w:start w:val="1"/>
      <w:numFmt w:val="bullet"/>
      <w:lvlText w:val=""/>
      <w:lvlJc w:val="left"/>
      <w:pPr>
        <w:ind w:left="2508" w:hanging="360"/>
      </w:pPr>
      <w:rPr>
        <w:rFonts w:ascii="Wingdings" w:hAnsi="Wingdings" w:hint="default"/>
      </w:rPr>
    </w:lvl>
    <w:lvl w:ilvl="3" w:tplc="051AF660">
      <w:start w:val="1"/>
      <w:numFmt w:val="bullet"/>
      <w:lvlText w:val=""/>
      <w:lvlJc w:val="left"/>
      <w:pPr>
        <w:ind w:left="3228" w:hanging="360"/>
      </w:pPr>
      <w:rPr>
        <w:rFonts w:ascii="Symbol" w:hAnsi="Symbol" w:hint="default"/>
      </w:rPr>
    </w:lvl>
    <w:lvl w:ilvl="4" w:tplc="5D2854DE">
      <w:start w:val="1"/>
      <w:numFmt w:val="bullet"/>
      <w:lvlText w:val="o"/>
      <w:lvlJc w:val="left"/>
      <w:pPr>
        <w:ind w:left="3948" w:hanging="360"/>
      </w:pPr>
      <w:rPr>
        <w:rFonts w:ascii="Courier New" w:hAnsi="Courier New" w:cs="Courier New" w:hint="default"/>
      </w:rPr>
    </w:lvl>
    <w:lvl w:ilvl="5" w:tplc="34446CF6">
      <w:start w:val="1"/>
      <w:numFmt w:val="bullet"/>
      <w:lvlText w:val=""/>
      <w:lvlJc w:val="left"/>
      <w:pPr>
        <w:ind w:left="4668" w:hanging="360"/>
      </w:pPr>
      <w:rPr>
        <w:rFonts w:ascii="Wingdings" w:hAnsi="Wingdings" w:hint="default"/>
      </w:rPr>
    </w:lvl>
    <w:lvl w:ilvl="6" w:tplc="94A0548C">
      <w:start w:val="1"/>
      <w:numFmt w:val="bullet"/>
      <w:lvlText w:val=""/>
      <w:lvlJc w:val="left"/>
      <w:pPr>
        <w:ind w:left="5388" w:hanging="360"/>
      </w:pPr>
      <w:rPr>
        <w:rFonts w:ascii="Symbol" w:hAnsi="Symbol" w:hint="default"/>
      </w:rPr>
    </w:lvl>
    <w:lvl w:ilvl="7" w:tplc="F322023C">
      <w:start w:val="1"/>
      <w:numFmt w:val="bullet"/>
      <w:lvlText w:val="o"/>
      <w:lvlJc w:val="left"/>
      <w:pPr>
        <w:ind w:left="6108" w:hanging="360"/>
      </w:pPr>
      <w:rPr>
        <w:rFonts w:ascii="Courier New" w:hAnsi="Courier New" w:cs="Courier New" w:hint="default"/>
      </w:rPr>
    </w:lvl>
    <w:lvl w:ilvl="8" w:tplc="0674CA3A">
      <w:start w:val="1"/>
      <w:numFmt w:val="bullet"/>
      <w:lvlText w:val=""/>
      <w:lvlJc w:val="left"/>
      <w:pPr>
        <w:ind w:left="6828" w:hanging="360"/>
      </w:pPr>
      <w:rPr>
        <w:rFonts w:ascii="Wingdings" w:hAnsi="Wingdings" w:hint="default"/>
      </w:rPr>
    </w:lvl>
  </w:abstractNum>
  <w:abstractNum w:abstractNumId="37" w15:restartNumberingAfterBreak="0">
    <w:nsid w:val="77460E82"/>
    <w:multiLevelType w:val="hybridMultilevel"/>
    <w:tmpl w:val="77101CD8"/>
    <w:lvl w:ilvl="0" w:tplc="0F7077E4">
      <w:start w:val="1"/>
      <w:numFmt w:val="decimal"/>
      <w:lvlText w:val="%1."/>
      <w:lvlJc w:val="left"/>
      <w:pPr>
        <w:ind w:left="360" w:hanging="360"/>
      </w:pPr>
      <w:rPr>
        <w:rFonts w:hint="default"/>
      </w:rPr>
    </w:lvl>
    <w:lvl w:ilvl="1" w:tplc="FFDEA306">
      <w:start w:val="1"/>
      <w:numFmt w:val="bullet"/>
      <w:lvlText w:val=""/>
      <w:lvlJc w:val="left"/>
      <w:pPr>
        <w:ind w:left="1080" w:hanging="360"/>
      </w:pPr>
      <w:rPr>
        <w:rFonts w:ascii="Symbol" w:hAnsi="Symbol" w:hint="default"/>
      </w:rPr>
    </w:lvl>
    <w:lvl w:ilvl="2" w:tplc="AE020132">
      <w:start w:val="1"/>
      <w:numFmt w:val="bullet"/>
      <w:lvlText w:val=""/>
      <w:lvlJc w:val="left"/>
      <w:pPr>
        <w:ind w:left="1800" w:hanging="360"/>
      </w:pPr>
      <w:rPr>
        <w:rFonts w:ascii="Wingdings" w:hAnsi="Wingdings" w:hint="default"/>
      </w:rPr>
    </w:lvl>
    <w:lvl w:ilvl="3" w:tplc="5E148A90">
      <w:start w:val="1"/>
      <w:numFmt w:val="bullet"/>
      <w:lvlText w:val=""/>
      <w:lvlJc w:val="left"/>
      <w:pPr>
        <w:ind w:left="2520" w:hanging="360"/>
      </w:pPr>
      <w:rPr>
        <w:rFonts w:ascii="Symbol" w:hAnsi="Symbol" w:hint="default"/>
      </w:rPr>
    </w:lvl>
    <w:lvl w:ilvl="4" w:tplc="514EA21A">
      <w:start w:val="1"/>
      <w:numFmt w:val="bullet"/>
      <w:lvlText w:val="o"/>
      <w:lvlJc w:val="left"/>
      <w:pPr>
        <w:ind w:left="3240" w:hanging="360"/>
      </w:pPr>
      <w:rPr>
        <w:rFonts w:ascii="Courier New" w:hAnsi="Courier New" w:cs="Courier New" w:hint="default"/>
      </w:rPr>
    </w:lvl>
    <w:lvl w:ilvl="5" w:tplc="4DF2CF40">
      <w:start w:val="1"/>
      <w:numFmt w:val="bullet"/>
      <w:lvlText w:val=""/>
      <w:lvlJc w:val="left"/>
      <w:pPr>
        <w:ind w:left="3960" w:hanging="360"/>
      </w:pPr>
      <w:rPr>
        <w:rFonts w:ascii="Wingdings" w:hAnsi="Wingdings" w:hint="default"/>
      </w:rPr>
    </w:lvl>
    <w:lvl w:ilvl="6" w:tplc="7F00A8BC">
      <w:start w:val="1"/>
      <w:numFmt w:val="bullet"/>
      <w:lvlText w:val=""/>
      <w:lvlJc w:val="left"/>
      <w:pPr>
        <w:ind w:left="4680" w:hanging="360"/>
      </w:pPr>
      <w:rPr>
        <w:rFonts w:ascii="Symbol" w:hAnsi="Symbol" w:hint="default"/>
      </w:rPr>
    </w:lvl>
    <w:lvl w:ilvl="7" w:tplc="C75243E2">
      <w:start w:val="1"/>
      <w:numFmt w:val="bullet"/>
      <w:lvlText w:val="o"/>
      <w:lvlJc w:val="left"/>
      <w:pPr>
        <w:ind w:left="5400" w:hanging="360"/>
      </w:pPr>
      <w:rPr>
        <w:rFonts w:ascii="Courier New" w:hAnsi="Courier New" w:cs="Courier New" w:hint="default"/>
      </w:rPr>
    </w:lvl>
    <w:lvl w:ilvl="8" w:tplc="C3A2A15C">
      <w:start w:val="1"/>
      <w:numFmt w:val="bullet"/>
      <w:lvlText w:val=""/>
      <w:lvlJc w:val="left"/>
      <w:pPr>
        <w:ind w:left="6120" w:hanging="360"/>
      </w:pPr>
      <w:rPr>
        <w:rFonts w:ascii="Wingdings" w:hAnsi="Wingdings" w:hint="default"/>
      </w:rPr>
    </w:lvl>
  </w:abstractNum>
  <w:abstractNum w:abstractNumId="38" w15:restartNumberingAfterBreak="0">
    <w:nsid w:val="781D3B3B"/>
    <w:multiLevelType w:val="hybridMultilevel"/>
    <w:tmpl w:val="DDB4E7F0"/>
    <w:lvl w:ilvl="0" w:tplc="7A36D340">
      <w:start w:val="2"/>
      <w:numFmt w:val="bullet"/>
      <w:lvlText w:val="-"/>
      <w:lvlJc w:val="left"/>
      <w:pPr>
        <w:ind w:left="720" w:hanging="360"/>
      </w:pPr>
      <w:rPr>
        <w:rFonts w:ascii="Calibri" w:eastAsia="Calibr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78412EBF"/>
    <w:multiLevelType w:val="hybridMultilevel"/>
    <w:tmpl w:val="2AECE57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15:restartNumberingAfterBreak="0">
    <w:nsid w:val="79952669"/>
    <w:multiLevelType w:val="hybridMultilevel"/>
    <w:tmpl w:val="191E1D78"/>
    <w:lvl w:ilvl="0" w:tplc="EEFA8E88">
      <w:start w:val="1"/>
      <w:numFmt w:val="bullet"/>
      <w:lvlText w:val=""/>
      <w:lvlJc w:val="left"/>
      <w:pPr>
        <w:ind w:left="810" w:hanging="360"/>
      </w:pPr>
      <w:rPr>
        <w:rFonts w:ascii="Symbol" w:hAnsi="Symbol" w:hint="default"/>
        <w:sz w:val="22"/>
        <w:szCs w:val="22"/>
      </w:rPr>
    </w:lvl>
    <w:lvl w:ilvl="1" w:tplc="040C0003" w:tentative="1">
      <w:start w:val="1"/>
      <w:numFmt w:val="bullet"/>
      <w:lvlText w:val="o"/>
      <w:lvlJc w:val="left"/>
      <w:pPr>
        <w:ind w:left="1530" w:hanging="360"/>
      </w:pPr>
      <w:rPr>
        <w:rFonts w:ascii="Courier New" w:hAnsi="Courier New" w:cs="Courier New" w:hint="default"/>
      </w:rPr>
    </w:lvl>
    <w:lvl w:ilvl="2" w:tplc="040C0005" w:tentative="1">
      <w:start w:val="1"/>
      <w:numFmt w:val="bullet"/>
      <w:lvlText w:val=""/>
      <w:lvlJc w:val="left"/>
      <w:pPr>
        <w:ind w:left="2250" w:hanging="360"/>
      </w:pPr>
      <w:rPr>
        <w:rFonts w:ascii="Wingdings" w:hAnsi="Wingdings" w:hint="default"/>
      </w:rPr>
    </w:lvl>
    <w:lvl w:ilvl="3" w:tplc="040C0001" w:tentative="1">
      <w:start w:val="1"/>
      <w:numFmt w:val="bullet"/>
      <w:lvlText w:val=""/>
      <w:lvlJc w:val="left"/>
      <w:pPr>
        <w:ind w:left="2970" w:hanging="360"/>
      </w:pPr>
      <w:rPr>
        <w:rFonts w:ascii="Symbol" w:hAnsi="Symbol" w:hint="default"/>
      </w:rPr>
    </w:lvl>
    <w:lvl w:ilvl="4" w:tplc="040C0003" w:tentative="1">
      <w:start w:val="1"/>
      <w:numFmt w:val="bullet"/>
      <w:lvlText w:val="o"/>
      <w:lvlJc w:val="left"/>
      <w:pPr>
        <w:ind w:left="3690" w:hanging="360"/>
      </w:pPr>
      <w:rPr>
        <w:rFonts w:ascii="Courier New" w:hAnsi="Courier New" w:cs="Courier New" w:hint="default"/>
      </w:rPr>
    </w:lvl>
    <w:lvl w:ilvl="5" w:tplc="040C0005" w:tentative="1">
      <w:start w:val="1"/>
      <w:numFmt w:val="bullet"/>
      <w:lvlText w:val=""/>
      <w:lvlJc w:val="left"/>
      <w:pPr>
        <w:ind w:left="4410" w:hanging="360"/>
      </w:pPr>
      <w:rPr>
        <w:rFonts w:ascii="Wingdings" w:hAnsi="Wingdings" w:hint="default"/>
      </w:rPr>
    </w:lvl>
    <w:lvl w:ilvl="6" w:tplc="040C0001" w:tentative="1">
      <w:start w:val="1"/>
      <w:numFmt w:val="bullet"/>
      <w:lvlText w:val=""/>
      <w:lvlJc w:val="left"/>
      <w:pPr>
        <w:ind w:left="5130" w:hanging="360"/>
      </w:pPr>
      <w:rPr>
        <w:rFonts w:ascii="Symbol" w:hAnsi="Symbol" w:hint="default"/>
      </w:rPr>
    </w:lvl>
    <w:lvl w:ilvl="7" w:tplc="040C0003" w:tentative="1">
      <w:start w:val="1"/>
      <w:numFmt w:val="bullet"/>
      <w:lvlText w:val="o"/>
      <w:lvlJc w:val="left"/>
      <w:pPr>
        <w:ind w:left="5850" w:hanging="360"/>
      </w:pPr>
      <w:rPr>
        <w:rFonts w:ascii="Courier New" w:hAnsi="Courier New" w:cs="Courier New" w:hint="default"/>
      </w:rPr>
    </w:lvl>
    <w:lvl w:ilvl="8" w:tplc="040C0005" w:tentative="1">
      <w:start w:val="1"/>
      <w:numFmt w:val="bullet"/>
      <w:lvlText w:val=""/>
      <w:lvlJc w:val="left"/>
      <w:pPr>
        <w:ind w:left="6570" w:hanging="360"/>
      </w:pPr>
      <w:rPr>
        <w:rFonts w:ascii="Wingdings" w:hAnsi="Wingdings" w:hint="default"/>
      </w:rPr>
    </w:lvl>
  </w:abstractNum>
  <w:num w:numId="1" w16cid:durableId="271985127">
    <w:abstractNumId w:val="22"/>
  </w:num>
  <w:num w:numId="2" w16cid:durableId="800269013">
    <w:abstractNumId w:val="10"/>
  </w:num>
  <w:num w:numId="3" w16cid:durableId="1606380077">
    <w:abstractNumId w:val="20"/>
  </w:num>
  <w:num w:numId="4" w16cid:durableId="716710255">
    <w:abstractNumId w:val="19"/>
  </w:num>
  <w:num w:numId="5" w16cid:durableId="1072315611">
    <w:abstractNumId w:val="28"/>
  </w:num>
  <w:num w:numId="6" w16cid:durableId="865607098">
    <w:abstractNumId w:val="40"/>
  </w:num>
  <w:num w:numId="7" w16cid:durableId="889194584">
    <w:abstractNumId w:val="12"/>
  </w:num>
  <w:num w:numId="8" w16cid:durableId="922841119">
    <w:abstractNumId w:val="30"/>
  </w:num>
  <w:num w:numId="9" w16cid:durableId="214898592">
    <w:abstractNumId w:val="27"/>
  </w:num>
  <w:num w:numId="10" w16cid:durableId="133378325">
    <w:abstractNumId w:val="8"/>
  </w:num>
  <w:num w:numId="11" w16cid:durableId="64645148">
    <w:abstractNumId w:val="18"/>
  </w:num>
  <w:num w:numId="12" w16cid:durableId="1854612446">
    <w:abstractNumId w:val="36"/>
  </w:num>
  <w:num w:numId="13" w16cid:durableId="948702774">
    <w:abstractNumId w:val="37"/>
  </w:num>
  <w:num w:numId="14" w16cid:durableId="733351513">
    <w:abstractNumId w:val="14"/>
  </w:num>
  <w:num w:numId="15" w16cid:durableId="854613823">
    <w:abstractNumId w:val="9"/>
  </w:num>
  <w:num w:numId="16" w16cid:durableId="1611938044">
    <w:abstractNumId w:val="26"/>
  </w:num>
  <w:num w:numId="17" w16cid:durableId="582884960">
    <w:abstractNumId w:val="39"/>
  </w:num>
  <w:num w:numId="18" w16cid:durableId="1122770810">
    <w:abstractNumId w:val="24"/>
  </w:num>
  <w:num w:numId="19" w16cid:durableId="1241478509">
    <w:abstractNumId w:val="6"/>
  </w:num>
  <w:num w:numId="20" w16cid:durableId="1565335833">
    <w:abstractNumId w:val="13"/>
  </w:num>
  <w:num w:numId="21" w16cid:durableId="1578399140">
    <w:abstractNumId w:val="38"/>
  </w:num>
  <w:num w:numId="22" w16cid:durableId="1377046942">
    <w:abstractNumId w:val="11"/>
  </w:num>
  <w:num w:numId="23" w16cid:durableId="502865263">
    <w:abstractNumId w:val="25"/>
  </w:num>
  <w:num w:numId="24" w16cid:durableId="619839714">
    <w:abstractNumId w:val="3"/>
  </w:num>
  <w:num w:numId="25" w16cid:durableId="1417246787">
    <w:abstractNumId w:val="1"/>
  </w:num>
  <w:num w:numId="26" w16cid:durableId="1129593086">
    <w:abstractNumId w:val="0"/>
  </w:num>
  <w:num w:numId="27" w16cid:durableId="2120098120">
    <w:abstractNumId w:val="29"/>
  </w:num>
  <w:num w:numId="28" w16cid:durableId="219244135">
    <w:abstractNumId w:val="32"/>
  </w:num>
  <w:num w:numId="29" w16cid:durableId="1079015781">
    <w:abstractNumId w:val="7"/>
  </w:num>
  <w:num w:numId="30" w16cid:durableId="1966423291">
    <w:abstractNumId w:val="34"/>
  </w:num>
  <w:num w:numId="31" w16cid:durableId="462117888">
    <w:abstractNumId w:val="17"/>
  </w:num>
  <w:num w:numId="32" w16cid:durableId="2032366506">
    <w:abstractNumId w:val="2"/>
  </w:num>
  <w:num w:numId="33" w16cid:durableId="1547257395">
    <w:abstractNumId w:val="31"/>
  </w:num>
  <w:num w:numId="34" w16cid:durableId="1128232977">
    <w:abstractNumId w:val="4"/>
  </w:num>
  <w:num w:numId="35" w16cid:durableId="1918784816">
    <w:abstractNumId w:val="23"/>
  </w:num>
  <w:num w:numId="36" w16cid:durableId="933902189">
    <w:abstractNumId w:val="33"/>
  </w:num>
  <w:num w:numId="37" w16cid:durableId="1123302100">
    <w:abstractNumId w:val="5"/>
  </w:num>
  <w:num w:numId="38" w16cid:durableId="219286569">
    <w:abstractNumId w:val="15"/>
  </w:num>
  <w:num w:numId="39" w16cid:durableId="1039667474">
    <w:abstractNumId w:val="21"/>
  </w:num>
  <w:num w:numId="40" w16cid:durableId="969747589">
    <w:abstractNumId w:val="35"/>
  </w:num>
  <w:num w:numId="41" w16cid:durableId="1322731427">
    <w:abstractNumId w:val="16"/>
  </w:num>
  <w:numIdMacAtCleanup w:val="4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uricio">
    <w15:presenceInfo w15:providerId="None" w15:userId="Mauricio"/>
  </w15:person>
  <w15:person w15:author="Fabio Cruz Sanchez">
    <w15:presenceInfo w15:providerId="AD" w15:userId="S::cruzsanc1@univ-lorraine.fr::35c611f6-818e-4a45-9e97-026cf77017c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5"/>
  <w:proofState w:spelling="clean" w:grammar="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0D8"/>
    <w:rsid w:val="000040BB"/>
    <w:rsid w:val="00005323"/>
    <w:rsid w:val="00044F9B"/>
    <w:rsid w:val="000551B3"/>
    <w:rsid w:val="000C2897"/>
    <w:rsid w:val="00104DB5"/>
    <w:rsid w:val="001161BE"/>
    <w:rsid w:val="00165C41"/>
    <w:rsid w:val="001B25E4"/>
    <w:rsid w:val="001B302A"/>
    <w:rsid w:val="001B31E1"/>
    <w:rsid w:val="001B5722"/>
    <w:rsid w:val="001D482F"/>
    <w:rsid w:val="001F7757"/>
    <w:rsid w:val="0023481F"/>
    <w:rsid w:val="00242B85"/>
    <w:rsid w:val="002C7AAE"/>
    <w:rsid w:val="002D051B"/>
    <w:rsid w:val="002E39B3"/>
    <w:rsid w:val="002F2566"/>
    <w:rsid w:val="003177AB"/>
    <w:rsid w:val="003402AC"/>
    <w:rsid w:val="003465C4"/>
    <w:rsid w:val="0035258C"/>
    <w:rsid w:val="003620FB"/>
    <w:rsid w:val="00365096"/>
    <w:rsid w:val="003A33F7"/>
    <w:rsid w:val="00404B7F"/>
    <w:rsid w:val="00420F6B"/>
    <w:rsid w:val="004368A2"/>
    <w:rsid w:val="004470D8"/>
    <w:rsid w:val="00472F6E"/>
    <w:rsid w:val="004B2DEE"/>
    <w:rsid w:val="004D1129"/>
    <w:rsid w:val="004F6CE3"/>
    <w:rsid w:val="00533A06"/>
    <w:rsid w:val="00543D77"/>
    <w:rsid w:val="00550FD7"/>
    <w:rsid w:val="00552F12"/>
    <w:rsid w:val="005B57FF"/>
    <w:rsid w:val="005D433E"/>
    <w:rsid w:val="005D6A2B"/>
    <w:rsid w:val="006236C0"/>
    <w:rsid w:val="00635C5A"/>
    <w:rsid w:val="00640B4E"/>
    <w:rsid w:val="006C1497"/>
    <w:rsid w:val="006D7DA5"/>
    <w:rsid w:val="006E616F"/>
    <w:rsid w:val="00713078"/>
    <w:rsid w:val="00714C49"/>
    <w:rsid w:val="00730EA4"/>
    <w:rsid w:val="00751A65"/>
    <w:rsid w:val="0076060A"/>
    <w:rsid w:val="00792CBF"/>
    <w:rsid w:val="007E6D0E"/>
    <w:rsid w:val="00803E1C"/>
    <w:rsid w:val="00823FBE"/>
    <w:rsid w:val="00837BAB"/>
    <w:rsid w:val="00846A7F"/>
    <w:rsid w:val="008A35A5"/>
    <w:rsid w:val="008A4391"/>
    <w:rsid w:val="008D459D"/>
    <w:rsid w:val="008D7003"/>
    <w:rsid w:val="008E1048"/>
    <w:rsid w:val="008E4BE6"/>
    <w:rsid w:val="008E7676"/>
    <w:rsid w:val="00905C56"/>
    <w:rsid w:val="0097068E"/>
    <w:rsid w:val="0097274A"/>
    <w:rsid w:val="00973EEA"/>
    <w:rsid w:val="009969BA"/>
    <w:rsid w:val="009A21F1"/>
    <w:rsid w:val="009E0A0E"/>
    <w:rsid w:val="00A03E91"/>
    <w:rsid w:val="00A231FA"/>
    <w:rsid w:val="00AB0FEB"/>
    <w:rsid w:val="00AC2651"/>
    <w:rsid w:val="00AD1CEB"/>
    <w:rsid w:val="00AE1A9A"/>
    <w:rsid w:val="00AE50D9"/>
    <w:rsid w:val="00B007F1"/>
    <w:rsid w:val="00B06331"/>
    <w:rsid w:val="00B14B55"/>
    <w:rsid w:val="00B31676"/>
    <w:rsid w:val="00B35728"/>
    <w:rsid w:val="00BA6A46"/>
    <w:rsid w:val="00BB1912"/>
    <w:rsid w:val="00BC71AD"/>
    <w:rsid w:val="00BD791B"/>
    <w:rsid w:val="00BF1570"/>
    <w:rsid w:val="00C02BD8"/>
    <w:rsid w:val="00C37521"/>
    <w:rsid w:val="00C37776"/>
    <w:rsid w:val="00C56028"/>
    <w:rsid w:val="00C77B17"/>
    <w:rsid w:val="00D2545C"/>
    <w:rsid w:val="00D2701D"/>
    <w:rsid w:val="00D36892"/>
    <w:rsid w:val="00D76AD5"/>
    <w:rsid w:val="00D91157"/>
    <w:rsid w:val="00D93CC3"/>
    <w:rsid w:val="00E17072"/>
    <w:rsid w:val="00E21AD8"/>
    <w:rsid w:val="00E41FE9"/>
    <w:rsid w:val="00E70805"/>
    <w:rsid w:val="00EB3B9D"/>
    <w:rsid w:val="00EB5E26"/>
    <w:rsid w:val="00EF7FB1"/>
    <w:rsid w:val="00F144C7"/>
    <w:rsid w:val="00F23480"/>
    <w:rsid w:val="00F816F6"/>
    <w:rsid w:val="00FA46B0"/>
    <w:rsid w:val="00FC3B33"/>
    <w:rsid w:val="00FF09D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C5E92B"/>
  <w15:chartTrackingRefBased/>
  <w15:docId w15:val="{1132824B-ADAE-44F7-BB66-548540703D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70D8"/>
  </w:style>
  <w:style w:type="paragraph" w:styleId="Titre1">
    <w:name w:val="heading 1"/>
    <w:next w:val="Normal"/>
    <w:link w:val="Titre1Car"/>
    <w:qFormat/>
    <w:rsid w:val="00533A06"/>
    <w:pPr>
      <w:keepNext/>
      <w:numPr>
        <w:numId w:val="18"/>
      </w:numPr>
      <w:suppressLineNumbers/>
      <w:overflowPunct w:val="0"/>
      <w:autoSpaceDE w:val="0"/>
      <w:autoSpaceDN w:val="0"/>
      <w:adjustRightInd w:val="0"/>
      <w:spacing w:before="60" w:after="0" w:line="240" w:lineRule="auto"/>
      <w:textAlignment w:val="baseline"/>
      <w:outlineLvl w:val="0"/>
    </w:pPr>
    <w:rPr>
      <w:rFonts w:ascii="Times" w:eastAsia="Times New Roman" w:hAnsi="Times" w:cs="Times New Roman"/>
      <w:b/>
      <w:caps/>
      <w:sz w:val="14"/>
      <w:szCs w:val="20"/>
      <w:lang w:eastAsia="fr-FR"/>
    </w:rPr>
  </w:style>
  <w:style w:type="paragraph" w:styleId="Titre2">
    <w:name w:val="heading 2"/>
    <w:next w:val="Normal"/>
    <w:link w:val="Titre2Car"/>
    <w:qFormat/>
    <w:rsid w:val="00533A06"/>
    <w:pPr>
      <w:numPr>
        <w:ilvl w:val="1"/>
        <w:numId w:val="18"/>
      </w:numPr>
      <w:spacing w:after="0" w:line="240" w:lineRule="auto"/>
      <w:outlineLvl w:val="1"/>
    </w:pPr>
    <w:rPr>
      <w:rFonts w:ascii="Times" w:eastAsia="Times New Roman" w:hAnsi="Times" w:cs="Times New Roman"/>
      <w:sz w:val="14"/>
      <w:szCs w:val="20"/>
      <w:lang w:eastAsia="fr-FR"/>
    </w:rPr>
  </w:style>
  <w:style w:type="paragraph" w:styleId="Titre3">
    <w:name w:val="heading 3"/>
    <w:basedOn w:val="Titre2"/>
    <w:next w:val="Normal"/>
    <w:link w:val="Titre3Car"/>
    <w:qFormat/>
    <w:rsid w:val="00533A06"/>
    <w:pPr>
      <w:numPr>
        <w:ilvl w:val="2"/>
      </w:numPr>
      <w:outlineLvl w:val="2"/>
    </w:pPr>
    <w:rPr>
      <w:caps/>
    </w:rPr>
  </w:style>
  <w:style w:type="paragraph" w:styleId="Titre4">
    <w:name w:val="heading 4"/>
    <w:basedOn w:val="Titre3"/>
    <w:next w:val="Normal"/>
    <w:link w:val="Titre4Car"/>
    <w:qFormat/>
    <w:rsid w:val="00533A06"/>
    <w:pPr>
      <w:numPr>
        <w:ilvl w:val="3"/>
      </w:numPr>
      <w:outlineLvl w:val="3"/>
    </w:pPr>
    <w:rPr>
      <w:b/>
    </w:rPr>
  </w:style>
  <w:style w:type="paragraph" w:styleId="Titre5">
    <w:name w:val="heading 5"/>
    <w:basedOn w:val="Normal"/>
    <w:next w:val="Normal"/>
    <w:link w:val="Titre5Car"/>
    <w:qFormat/>
    <w:rsid w:val="00533A06"/>
    <w:pPr>
      <w:numPr>
        <w:ilvl w:val="4"/>
        <w:numId w:val="18"/>
      </w:numPr>
      <w:overflowPunct w:val="0"/>
      <w:autoSpaceDE w:val="0"/>
      <w:autoSpaceDN w:val="0"/>
      <w:adjustRightInd w:val="0"/>
      <w:spacing w:before="240" w:after="60" w:line="240" w:lineRule="auto"/>
      <w:jc w:val="both"/>
      <w:textAlignment w:val="baseline"/>
      <w:outlineLvl w:val="4"/>
    </w:pPr>
    <w:rPr>
      <w:rFonts w:ascii="Helvetica" w:eastAsia="Times New Roman" w:hAnsi="Helvetica" w:cs="Times New Roman"/>
      <w:szCs w:val="20"/>
      <w:lang w:eastAsia="fr-FR"/>
    </w:rPr>
  </w:style>
  <w:style w:type="paragraph" w:styleId="Titre6">
    <w:name w:val="heading 6"/>
    <w:basedOn w:val="Normal"/>
    <w:next w:val="Normal"/>
    <w:link w:val="Titre6Car"/>
    <w:qFormat/>
    <w:rsid w:val="00533A06"/>
    <w:pPr>
      <w:numPr>
        <w:ilvl w:val="5"/>
        <w:numId w:val="18"/>
      </w:numPr>
      <w:overflowPunct w:val="0"/>
      <w:autoSpaceDE w:val="0"/>
      <w:autoSpaceDN w:val="0"/>
      <w:adjustRightInd w:val="0"/>
      <w:spacing w:before="240" w:after="60" w:line="240" w:lineRule="auto"/>
      <w:jc w:val="both"/>
      <w:textAlignment w:val="baseline"/>
      <w:outlineLvl w:val="5"/>
    </w:pPr>
    <w:rPr>
      <w:rFonts w:ascii="Helvetica" w:eastAsia="Times New Roman" w:hAnsi="Helvetica" w:cs="Times New Roman"/>
      <w:i/>
      <w:szCs w:val="20"/>
      <w:lang w:eastAsia="fr-FR"/>
    </w:rPr>
  </w:style>
  <w:style w:type="paragraph" w:styleId="Titre7">
    <w:name w:val="heading 7"/>
    <w:basedOn w:val="Normal"/>
    <w:next w:val="Normal"/>
    <w:link w:val="Titre7Car"/>
    <w:qFormat/>
    <w:rsid w:val="00533A06"/>
    <w:pPr>
      <w:numPr>
        <w:ilvl w:val="6"/>
        <w:numId w:val="18"/>
      </w:numPr>
      <w:overflowPunct w:val="0"/>
      <w:autoSpaceDE w:val="0"/>
      <w:autoSpaceDN w:val="0"/>
      <w:adjustRightInd w:val="0"/>
      <w:spacing w:before="240" w:after="60" w:line="240" w:lineRule="auto"/>
      <w:jc w:val="both"/>
      <w:textAlignment w:val="baseline"/>
      <w:outlineLvl w:val="6"/>
    </w:pPr>
    <w:rPr>
      <w:rFonts w:ascii="Helvetica" w:eastAsia="Times New Roman" w:hAnsi="Helvetica" w:cs="Times New Roman"/>
      <w:sz w:val="20"/>
      <w:szCs w:val="20"/>
      <w:lang w:eastAsia="fr-FR"/>
    </w:rPr>
  </w:style>
  <w:style w:type="paragraph" w:styleId="Titre8">
    <w:name w:val="heading 8"/>
    <w:basedOn w:val="Normal"/>
    <w:next w:val="Normal"/>
    <w:link w:val="Titre8Car"/>
    <w:qFormat/>
    <w:rsid w:val="00533A06"/>
    <w:pPr>
      <w:numPr>
        <w:ilvl w:val="7"/>
        <w:numId w:val="18"/>
      </w:numPr>
      <w:overflowPunct w:val="0"/>
      <w:autoSpaceDE w:val="0"/>
      <w:autoSpaceDN w:val="0"/>
      <w:adjustRightInd w:val="0"/>
      <w:spacing w:before="240" w:after="60" w:line="240" w:lineRule="auto"/>
      <w:jc w:val="both"/>
      <w:textAlignment w:val="baseline"/>
      <w:outlineLvl w:val="7"/>
    </w:pPr>
    <w:rPr>
      <w:rFonts w:ascii="Helvetica" w:eastAsia="Times New Roman" w:hAnsi="Helvetica" w:cs="Times New Roman"/>
      <w:i/>
      <w:sz w:val="20"/>
      <w:szCs w:val="20"/>
      <w:lang w:eastAsia="fr-FR"/>
    </w:rPr>
  </w:style>
  <w:style w:type="paragraph" w:styleId="Titre9">
    <w:name w:val="heading 9"/>
    <w:basedOn w:val="Normal"/>
    <w:next w:val="Normal"/>
    <w:link w:val="Titre9Car"/>
    <w:qFormat/>
    <w:rsid w:val="00533A06"/>
    <w:pPr>
      <w:numPr>
        <w:ilvl w:val="8"/>
        <w:numId w:val="18"/>
      </w:numPr>
      <w:overflowPunct w:val="0"/>
      <w:autoSpaceDE w:val="0"/>
      <w:autoSpaceDN w:val="0"/>
      <w:adjustRightInd w:val="0"/>
      <w:spacing w:before="240" w:after="60" w:line="240" w:lineRule="auto"/>
      <w:jc w:val="both"/>
      <w:textAlignment w:val="baseline"/>
      <w:outlineLvl w:val="8"/>
    </w:pPr>
    <w:rPr>
      <w:rFonts w:ascii="Helvetica" w:eastAsia="Times New Roman" w:hAnsi="Helvetica" w:cs="Times New Roman"/>
      <w:i/>
      <w:sz w:val="18"/>
      <w:szCs w:val="20"/>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Marquedecommentaire">
    <w:name w:val="annotation reference"/>
    <w:basedOn w:val="Policepardfaut"/>
    <w:uiPriority w:val="99"/>
    <w:semiHidden/>
    <w:unhideWhenUsed/>
    <w:rsid w:val="004470D8"/>
    <w:rPr>
      <w:sz w:val="16"/>
      <w:szCs w:val="16"/>
    </w:rPr>
  </w:style>
  <w:style w:type="paragraph" w:styleId="Commentaire">
    <w:name w:val="annotation text"/>
    <w:basedOn w:val="Normal"/>
    <w:link w:val="CommentaireCar"/>
    <w:uiPriority w:val="99"/>
    <w:semiHidden/>
    <w:unhideWhenUsed/>
    <w:rsid w:val="004470D8"/>
    <w:pPr>
      <w:widowControl w:val="0"/>
      <w:spacing w:after="200" w:line="240" w:lineRule="auto"/>
    </w:pPr>
    <w:rPr>
      <w:sz w:val="20"/>
      <w:szCs w:val="20"/>
    </w:rPr>
  </w:style>
  <w:style w:type="character" w:customStyle="1" w:styleId="CommentaireCar">
    <w:name w:val="Commentaire Car"/>
    <w:basedOn w:val="Policepardfaut"/>
    <w:link w:val="Commentaire"/>
    <w:uiPriority w:val="99"/>
    <w:semiHidden/>
    <w:rsid w:val="004470D8"/>
    <w:rPr>
      <w:sz w:val="20"/>
      <w:szCs w:val="20"/>
    </w:rPr>
  </w:style>
  <w:style w:type="paragraph" w:styleId="Paragraphedeliste">
    <w:name w:val="List Paragraph"/>
    <w:basedOn w:val="Normal"/>
    <w:uiPriority w:val="34"/>
    <w:qFormat/>
    <w:rsid w:val="00B31676"/>
    <w:pPr>
      <w:widowControl w:val="0"/>
      <w:suppressAutoHyphens/>
      <w:spacing w:after="200" w:line="276" w:lineRule="auto"/>
      <w:ind w:left="720"/>
      <w:contextualSpacing/>
    </w:pPr>
    <w:rPr>
      <w:rFonts w:eastAsia="Calibri"/>
    </w:rPr>
  </w:style>
  <w:style w:type="paragraph" w:customStyle="1" w:styleId="Default">
    <w:name w:val="Default"/>
    <w:rsid w:val="00B31676"/>
    <w:pPr>
      <w:autoSpaceDE w:val="0"/>
      <w:autoSpaceDN w:val="0"/>
      <w:adjustRightInd w:val="0"/>
      <w:spacing w:after="0" w:line="240" w:lineRule="auto"/>
    </w:pPr>
    <w:rPr>
      <w:rFonts w:ascii="Roboto Condensed" w:hAnsi="Roboto Condensed" w:cs="Roboto Condensed"/>
      <w:color w:val="000000"/>
      <w:sz w:val="24"/>
      <w:szCs w:val="24"/>
    </w:rPr>
  </w:style>
  <w:style w:type="character" w:styleId="Lienhypertexte">
    <w:name w:val="Hyperlink"/>
    <w:basedOn w:val="Policepardfaut"/>
    <w:uiPriority w:val="99"/>
    <w:unhideWhenUsed/>
    <w:rsid w:val="00B31676"/>
    <w:rPr>
      <w:color w:val="0563C1" w:themeColor="hyperlink"/>
      <w:u w:val="single"/>
    </w:rPr>
  </w:style>
  <w:style w:type="character" w:customStyle="1" w:styleId="normaltextrun">
    <w:name w:val="normaltextrun"/>
    <w:basedOn w:val="Policepardfaut"/>
    <w:rsid w:val="00B31676"/>
  </w:style>
  <w:style w:type="character" w:customStyle="1" w:styleId="eop">
    <w:name w:val="eop"/>
    <w:basedOn w:val="Policepardfaut"/>
    <w:rsid w:val="00B31676"/>
  </w:style>
  <w:style w:type="paragraph" w:customStyle="1" w:styleId="paragraph">
    <w:name w:val="paragraph"/>
    <w:basedOn w:val="Normal"/>
    <w:rsid w:val="00B31676"/>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abchar">
    <w:name w:val="tabchar"/>
    <w:basedOn w:val="Policepardfaut"/>
    <w:rsid w:val="00B31676"/>
  </w:style>
  <w:style w:type="table" w:styleId="Grilledutableau">
    <w:name w:val="Table Grid"/>
    <w:basedOn w:val="TableauNormal"/>
    <w:uiPriority w:val="59"/>
    <w:rsid w:val="00B316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1Car">
    <w:name w:val="Titre 1 Car"/>
    <w:basedOn w:val="Policepardfaut"/>
    <w:link w:val="Titre1"/>
    <w:rsid w:val="00533A06"/>
    <w:rPr>
      <w:rFonts w:ascii="Times" w:eastAsia="Times New Roman" w:hAnsi="Times" w:cs="Times New Roman"/>
      <w:b/>
      <w:caps/>
      <w:sz w:val="14"/>
      <w:szCs w:val="20"/>
      <w:lang w:eastAsia="fr-FR"/>
    </w:rPr>
  </w:style>
  <w:style w:type="character" w:customStyle="1" w:styleId="Titre2Car">
    <w:name w:val="Titre 2 Car"/>
    <w:basedOn w:val="Policepardfaut"/>
    <w:link w:val="Titre2"/>
    <w:rsid w:val="00533A06"/>
    <w:rPr>
      <w:rFonts w:ascii="Times" w:eastAsia="Times New Roman" w:hAnsi="Times" w:cs="Times New Roman"/>
      <w:sz w:val="14"/>
      <w:szCs w:val="20"/>
      <w:lang w:eastAsia="fr-FR"/>
    </w:rPr>
  </w:style>
  <w:style w:type="character" w:customStyle="1" w:styleId="Titre3Car">
    <w:name w:val="Titre 3 Car"/>
    <w:basedOn w:val="Policepardfaut"/>
    <w:link w:val="Titre3"/>
    <w:rsid w:val="00533A06"/>
    <w:rPr>
      <w:rFonts w:ascii="Times" w:eastAsia="Times New Roman" w:hAnsi="Times" w:cs="Times New Roman"/>
      <w:caps/>
      <w:sz w:val="14"/>
      <w:szCs w:val="20"/>
      <w:lang w:eastAsia="fr-FR"/>
    </w:rPr>
  </w:style>
  <w:style w:type="character" w:customStyle="1" w:styleId="Titre4Car">
    <w:name w:val="Titre 4 Car"/>
    <w:basedOn w:val="Policepardfaut"/>
    <w:link w:val="Titre4"/>
    <w:rsid w:val="00533A06"/>
    <w:rPr>
      <w:rFonts w:ascii="Times" w:eastAsia="Times New Roman" w:hAnsi="Times" w:cs="Times New Roman"/>
      <w:b/>
      <w:caps/>
      <w:sz w:val="14"/>
      <w:szCs w:val="20"/>
      <w:lang w:eastAsia="fr-FR"/>
    </w:rPr>
  </w:style>
  <w:style w:type="character" w:customStyle="1" w:styleId="Titre5Car">
    <w:name w:val="Titre 5 Car"/>
    <w:basedOn w:val="Policepardfaut"/>
    <w:link w:val="Titre5"/>
    <w:rsid w:val="00533A06"/>
    <w:rPr>
      <w:rFonts w:ascii="Helvetica" w:eastAsia="Times New Roman" w:hAnsi="Helvetica" w:cs="Times New Roman"/>
      <w:szCs w:val="20"/>
      <w:lang w:eastAsia="fr-FR"/>
    </w:rPr>
  </w:style>
  <w:style w:type="character" w:customStyle="1" w:styleId="Titre6Car">
    <w:name w:val="Titre 6 Car"/>
    <w:basedOn w:val="Policepardfaut"/>
    <w:link w:val="Titre6"/>
    <w:rsid w:val="00533A06"/>
    <w:rPr>
      <w:rFonts w:ascii="Helvetica" w:eastAsia="Times New Roman" w:hAnsi="Helvetica" w:cs="Times New Roman"/>
      <w:i/>
      <w:szCs w:val="20"/>
      <w:lang w:eastAsia="fr-FR"/>
    </w:rPr>
  </w:style>
  <w:style w:type="character" w:customStyle="1" w:styleId="Titre7Car">
    <w:name w:val="Titre 7 Car"/>
    <w:basedOn w:val="Policepardfaut"/>
    <w:link w:val="Titre7"/>
    <w:rsid w:val="00533A06"/>
    <w:rPr>
      <w:rFonts w:ascii="Helvetica" w:eastAsia="Times New Roman" w:hAnsi="Helvetica" w:cs="Times New Roman"/>
      <w:sz w:val="20"/>
      <w:szCs w:val="20"/>
      <w:lang w:eastAsia="fr-FR"/>
    </w:rPr>
  </w:style>
  <w:style w:type="character" w:customStyle="1" w:styleId="Titre8Car">
    <w:name w:val="Titre 8 Car"/>
    <w:basedOn w:val="Policepardfaut"/>
    <w:link w:val="Titre8"/>
    <w:rsid w:val="00533A06"/>
    <w:rPr>
      <w:rFonts w:ascii="Helvetica" w:eastAsia="Times New Roman" w:hAnsi="Helvetica" w:cs="Times New Roman"/>
      <w:i/>
      <w:sz w:val="20"/>
      <w:szCs w:val="20"/>
      <w:lang w:eastAsia="fr-FR"/>
    </w:rPr>
  </w:style>
  <w:style w:type="character" w:customStyle="1" w:styleId="Titre9Car">
    <w:name w:val="Titre 9 Car"/>
    <w:basedOn w:val="Policepardfaut"/>
    <w:link w:val="Titre9"/>
    <w:rsid w:val="00533A06"/>
    <w:rPr>
      <w:rFonts w:ascii="Helvetica" w:eastAsia="Times New Roman" w:hAnsi="Helvetica" w:cs="Times New Roman"/>
      <w:i/>
      <w:sz w:val="18"/>
      <w:szCs w:val="20"/>
      <w:lang w:eastAsia="fr-FR"/>
    </w:rPr>
  </w:style>
  <w:style w:type="character" w:customStyle="1" w:styleId="a-text-bold">
    <w:name w:val="a-text-bold"/>
    <w:basedOn w:val="Policepardfaut"/>
    <w:rsid w:val="004F6CE3"/>
  </w:style>
  <w:style w:type="paragraph" w:styleId="NormalWeb">
    <w:name w:val="Normal (Web)"/>
    <w:basedOn w:val="Normal"/>
    <w:uiPriority w:val="99"/>
    <w:unhideWhenUsed/>
    <w:rsid w:val="0076060A"/>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Bibliographie">
    <w:name w:val="Bibliography"/>
    <w:basedOn w:val="Normal"/>
    <w:next w:val="Normal"/>
    <w:uiPriority w:val="37"/>
    <w:unhideWhenUsed/>
    <w:rsid w:val="0076060A"/>
    <w:pPr>
      <w:spacing w:after="0" w:line="240" w:lineRule="auto"/>
    </w:pPr>
    <w:rPr>
      <w:rFonts w:ascii="Times New Roman" w:eastAsia="Times New Roman" w:hAnsi="Times New Roman" w:cs="Times New Roman"/>
      <w:sz w:val="24"/>
      <w:szCs w:val="24"/>
      <w:lang w:eastAsia="fr-FR"/>
    </w:rPr>
  </w:style>
  <w:style w:type="paragraph" w:styleId="Textedebulles">
    <w:name w:val="Balloon Text"/>
    <w:basedOn w:val="Normal"/>
    <w:link w:val="TextedebullesCar"/>
    <w:uiPriority w:val="99"/>
    <w:semiHidden/>
    <w:unhideWhenUsed/>
    <w:rsid w:val="0076060A"/>
    <w:pPr>
      <w:spacing w:after="0" w:line="240" w:lineRule="auto"/>
    </w:pPr>
    <w:rPr>
      <w:rFonts w:ascii="Segoe UI" w:eastAsia="Times New Roman" w:hAnsi="Segoe UI" w:cs="Segoe UI"/>
      <w:sz w:val="18"/>
      <w:szCs w:val="18"/>
      <w:lang w:eastAsia="fr-FR"/>
    </w:rPr>
  </w:style>
  <w:style w:type="character" w:customStyle="1" w:styleId="TextedebullesCar">
    <w:name w:val="Texte de bulles Car"/>
    <w:basedOn w:val="Policepardfaut"/>
    <w:link w:val="Textedebulles"/>
    <w:uiPriority w:val="99"/>
    <w:semiHidden/>
    <w:rsid w:val="0076060A"/>
    <w:rPr>
      <w:rFonts w:ascii="Segoe UI" w:eastAsia="Times New Roman" w:hAnsi="Segoe UI" w:cs="Segoe UI"/>
      <w:sz w:val="18"/>
      <w:szCs w:val="18"/>
      <w:lang w:eastAsia="fr-FR"/>
    </w:rPr>
  </w:style>
  <w:style w:type="paragraph" w:styleId="Notedebasdepage">
    <w:name w:val="footnote text"/>
    <w:basedOn w:val="Normal"/>
    <w:link w:val="NotedebasdepageCar"/>
    <w:autoRedefine/>
    <w:unhideWhenUsed/>
    <w:qFormat/>
    <w:rsid w:val="0076060A"/>
    <w:pPr>
      <w:spacing w:after="0" w:line="240" w:lineRule="auto"/>
      <w:jc w:val="both"/>
    </w:pPr>
    <w:rPr>
      <w:rFonts w:ascii="Times New Roman" w:eastAsia="Times New Roman" w:hAnsi="Times New Roman" w:cs="Times New Roman"/>
      <w:sz w:val="20"/>
      <w:szCs w:val="20"/>
      <w:lang w:val="en-GB" w:eastAsia="fr-FR"/>
    </w:rPr>
  </w:style>
  <w:style w:type="character" w:customStyle="1" w:styleId="NotedebasdepageCar">
    <w:name w:val="Note de bas de page Car"/>
    <w:basedOn w:val="Policepardfaut"/>
    <w:link w:val="Notedebasdepage"/>
    <w:rsid w:val="0076060A"/>
    <w:rPr>
      <w:rFonts w:ascii="Times New Roman" w:eastAsia="Times New Roman" w:hAnsi="Times New Roman" w:cs="Times New Roman"/>
      <w:sz w:val="20"/>
      <w:szCs w:val="20"/>
      <w:lang w:val="en-GB" w:eastAsia="fr-FR"/>
    </w:rPr>
  </w:style>
  <w:style w:type="paragraph" w:styleId="Rvision">
    <w:name w:val="Revision"/>
    <w:hidden/>
    <w:uiPriority w:val="99"/>
    <w:semiHidden/>
    <w:rsid w:val="00BA6A46"/>
    <w:pPr>
      <w:spacing w:after="0" w:line="240" w:lineRule="auto"/>
    </w:pPr>
  </w:style>
  <w:style w:type="paragraph" w:styleId="Objetducommentaire">
    <w:name w:val="annotation subject"/>
    <w:basedOn w:val="Commentaire"/>
    <w:next w:val="Commentaire"/>
    <w:link w:val="ObjetducommentaireCar"/>
    <w:uiPriority w:val="99"/>
    <w:semiHidden/>
    <w:unhideWhenUsed/>
    <w:rsid w:val="00714C49"/>
    <w:pPr>
      <w:widowControl/>
      <w:spacing w:after="160"/>
    </w:pPr>
    <w:rPr>
      <w:b/>
      <w:bCs/>
    </w:rPr>
  </w:style>
  <w:style w:type="character" w:customStyle="1" w:styleId="ObjetducommentaireCar">
    <w:name w:val="Objet du commentaire Car"/>
    <w:basedOn w:val="CommentaireCar"/>
    <w:link w:val="Objetducommentaire"/>
    <w:uiPriority w:val="99"/>
    <w:semiHidden/>
    <w:rsid w:val="00714C4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908242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http://eu.wiley.com/WileyCDA/Section/id-302479.html?query=Moses+Ma" TargetMode="External"/><Relationship Id="rId18" Type="http://schemas.openxmlformats.org/officeDocument/2006/relationships/hyperlink" Target="https://www.amazon.fr/Guide-pratique-lintelligence-artificielle-lentreprise/dp/2212571224/ref=sr_1_3?__mk_fr_FR=%C3%85M%C3%85%C5%BD%C3%95%C3%91&amp;crid=3AIKQD4TFI4Z8&amp;keywords=intelligence+artificielle+entreprise&amp;qid=1698238973&amp;s=books&amp;sprefix=intelligence+artificielle+entreprise%2Cstripbooks%2C85&amp;sr=1-3" TargetMode="External"/><Relationship Id="rId3" Type="http://schemas.openxmlformats.org/officeDocument/2006/relationships/styles" Target="styles.xml"/><Relationship Id="rId21" Type="http://schemas.openxmlformats.org/officeDocument/2006/relationships/hyperlink" Target="https://www.amazon.fr/Jake-Knapp/e/B019N34KS2/ref=dp_byline_cont_book_3" TargetMode="External"/><Relationship Id="rId7" Type="http://schemas.openxmlformats.org/officeDocument/2006/relationships/hyperlink" Target="http://iip.innovation-way.com/" TargetMode="External"/><Relationship Id="rId12" Type="http://schemas.openxmlformats.org/officeDocument/2006/relationships/hyperlink" Target="http://eu.wiley.com/WileyCDA/Section/id-302479.html?query=Langdon+Morris" TargetMode="External"/><Relationship Id="rId17" Type="http://schemas.openxmlformats.org/officeDocument/2006/relationships/hyperlink" Target="https://ncase.me/loopy/"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www.ormfoundation.org" TargetMode="External"/><Relationship Id="rId20" Type="http://schemas.openxmlformats.org/officeDocument/2006/relationships/hyperlink" Target="https://www.amazon.fr/s/ref=dp_byline_sr_book_2?ie=UTF8&amp;text=John+Zeratsky&amp;search-alias=books-fr&amp;field-author=John+Zeratsky&amp;sort=relevancerank" TargetMode="External"/><Relationship Id="rId1" Type="http://schemas.openxmlformats.org/officeDocument/2006/relationships/customXml" Target="../customXml/item1.xml"/><Relationship Id="rId6" Type="http://schemas.openxmlformats.org/officeDocument/2006/relationships/image" Target="media/image1.jpeg"/><Relationship Id="rId11" Type="http://schemas.microsoft.com/office/2018/08/relationships/commentsExtensible" Target="commentsExtensible.xml"/><Relationship Id="rId24" Type="http://schemas.microsoft.com/office/2011/relationships/people" Target="people.xml"/><Relationship Id="rId5" Type="http://schemas.openxmlformats.org/officeDocument/2006/relationships/webSettings" Target="webSettings.xml"/><Relationship Id="rId15" Type="http://schemas.openxmlformats.org/officeDocument/2006/relationships/hyperlink" Target="https://www.amazon.fr/Igor-Arkhipov/e/B0C8MTRW1D/ref=dp_byline_cont_book_1" TargetMode="External"/><Relationship Id="rId23" Type="http://schemas.openxmlformats.org/officeDocument/2006/relationships/fontTable" Target="fontTable.xml"/><Relationship Id="rId10" Type="http://schemas.microsoft.com/office/2016/09/relationships/commentsIds" Target="commentsIds.xml"/><Relationship Id="rId19" Type="http://schemas.openxmlformats.org/officeDocument/2006/relationships/hyperlink" Target="https://www.amazon.fr/s/ref=dp_byline_sr_book_1?ie=UTF8&amp;text=Braden+Kowitz&amp;search-alias=books-fr&amp;field-author=Braden+Kowitz&amp;sort=relevancerank" TargetMode="Externa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http://eu.wiley.com/WileyCDA/Section/id-302479.html?query=Po+Chi+Wu" TargetMode="External"/><Relationship Id="rId22" Type="http://schemas.openxmlformats.org/officeDocument/2006/relationships/hyperlink" Target="http://www.lrilogistics.com/"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757178-93F2-469E-9BD8-E90CAB5CB5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1009</TotalTime>
  <Pages>42</Pages>
  <Words>14457</Words>
  <Characters>79519</Characters>
  <Application>Microsoft Office Word</Application>
  <DocSecurity>0</DocSecurity>
  <Lines>662</Lines>
  <Paragraphs>187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93789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Celine Droy</dc:creator>
  <cp:keywords/>
  <dc:description/>
  <cp:lastModifiedBy>Fabio Cruz Sanchez</cp:lastModifiedBy>
  <cp:revision>76</cp:revision>
  <dcterms:created xsi:type="dcterms:W3CDTF">2023-11-09T15:39:00Z</dcterms:created>
  <dcterms:modified xsi:type="dcterms:W3CDTF">2025-04-25T06:29:00Z</dcterms:modified>
</cp:coreProperties>
</file>